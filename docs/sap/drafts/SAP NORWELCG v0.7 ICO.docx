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F673E" w:rsidR="003415B2" w:rsidRDefault="7E2C4AF2" w14:paraId="72174123" w14:textId="05ADC6E3">
      <w:pPr>
        <w:pStyle w:val="Heading1NoTOC"/>
        <w:pageBreakBefore w:val="0"/>
        <w:rPr>
          <w:rFonts w:ascii="Times New Roman" w:hAnsi="Times New Roman" w:eastAsia="Times New Roman" w:cs="Times New Roman"/>
          <w:lang w:val="en-GB"/>
        </w:rPr>
      </w:pPr>
      <w:bookmarkStart w:name="_Toc154052357" w:id="0"/>
      <w:r w:rsidRPr="008F673E">
        <w:rPr>
          <w:rFonts w:ascii="Times New Roman" w:hAnsi="Times New Roman" w:eastAsia="Times New Roman" w:cs="Times New Roman"/>
          <w:lang w:val="en-GB"/>
        </w:rPr>
        <w:t>Title Page</w:t>
      </w:r>
      <w:bookmarkEnd w:id="0"/>
    </w:p>
    <w:p w:rsidRPr="008F673E" w:rsidR="00E14CD3" w:rsidP="00E90F3E" w:rsidRDefault="00E14CD3" w14:paraId="1FE9695A" w14:textId="09A8C419">
      <w:pPr/>
      <w:r w:rsidRPr="2023D86C" w:rsidR="6D01C095">
        <w:rPr>
          <w:b w:val="1"/>
          <w:bCs w:val="1"/>
          <w:lang w:val="en-GB"/>
        </w:rPr>
        <w:t xml:space="preserve">Protocol Title: </w:t>
      </w:r>
      <w:r w:rsidRPr="2023D86C" w:rsidR="56CBB5DD">
        <w:rPr>
          <w:b w:val="1"/>
          <w:bCs w:val="1"/>
          <w:lang w:val="en-GB"/>
        </w:rPr>
        <w:t>The Norwegian WHO Labour Care Trial, a stepped wedge cluster randomised trial</w:t>
      </w:r>
    </w:p>
    <w:p w:rsidRPr="008F673E" w:rsidR="00E14CD3" w:rsidP="2023D86C" w:rsidRDefault="00E14CD3" w14:paraId="53BD0C9F" w14:textId="77CBE5F2">
      <w:pPr>
        <w:pStyle w:val="Normal"/>
        <w:rPr>
          <w:b w:val="1"/>
          <w:bCs w:val="1"/>
          <w:lang w:val="en-GB"/>
        </w:rPr>
      </w:pPr>
    </w:p>
    <w:p w:rsidRPr="008F673E" w:rsidR="00411C2B" w:rsidP="2023D86C" w:rsidRDefault="7E2C4AF2" w14:paraId="056670C9" w14:textId="2009C36D">
      <w:pPr>
        <w:spacing w:before="240" w:after="0"/>
        <w:rPr>
          <w:b w:val="1"/>
          <w:bCs w:val="1"/>
          <w:lang w:val="en-GB"/>
        </w:rPr>
      </w:pPr>
      <w:r w:rsidRPr="2023D86C" w:rsidR="6D01C095">
        <w:rPr>
          <w:b w:val="1"/>
          <w:bCs w:val="1"/>
          <w:lang w:val="en-GB"/>
        </w:rPr>
        <w:t xml:space="preserve">Protocol Number: </w:t>
      </w:r>
      <w:r w:rsidRPr="2023D86C" w:rsidR="3D4EE54E">
        <w:rPr>
          <w:b w:val="1"/>
          <w:bCs w:val="1"/>
          <w:lang w:val="en-GB"/>
        </w:rPr>
        <w:t xml:space="preserve"> </w:t>
      </w:r>
      <w:r w:rsidRPr="2023D86C" w:rsidR="4572AAF7">
        <w:rPr>
          <w:b w:val="1"/>
          <w:bCs w:val="1"/>
          <w:lang w:val="en-GB"/>
        </w:rPr>
        <w:t>NA</w:t>
      </w:r>
    </w:p>
    <w:p w:rsidRPr="008F673E" w:rsidR="00411C2B" w:rsidP="7E2C4AF2" w:rsidRDefault="7E2C4AF2" w14:paraId="2948EC7D" w14:textId="52FF7849">
      <w:pPr>
        <w:spacing w:before="240" w:after="0"/>
        <w:rPr>
          <w:b w:val="1"/>
          <w:bCs w:val="1"/>
          <w:lang w:val="en-GB"/>
        </w:rPr>
      </w:pPr>
      <w:r w:rsidRPr="2023D86C" w:rsidR="6D01C095">
        <w:rPr>
          <w:b w:val="1"/>
          <w:bCs w:val="1"/>
          <w:lang w:val="en-GB"/>
        </w:rPr>
        <w:t xml:space="preserve">Compound Number: </w:t>
      </w:r>
      <w:r w:rsidRPr="2023D86C" w:rsidR="07A8E6F9">
        <w:rPr>
          <w:b w:val="1"/>
          <w:bCs w:val="1"/>
          <w:lang w:val="en-GB"/>
        </w:rPr>
        <w:t>NA</w:t>
      </w:r>
    </w:p>
    <w:p w:rsidRPr="008F673E" w:rsidR="00D869DE" w:rsidP="7E2C4AF2" w:rsidRDefault="7E2C4AF2" w14:paraId="27D34DE6" w14:textId="23B0C7C6">
      <w:pPr>
        <w:spacing w:before="240" w:after="0"/>
        <w:rPr>
          <w:b w:val="1"/>
          <w:bCs w:val="1"/>
          <w:lang w:val="en-GB"/>
        </w:rPr>
      </w:pPr>
      <w:r w:rsidRPr="2023D86C" w:rsidR="6D01C095">
        <w:rPr>
          <w:b w:val="1"/>
          <w:bCs w:val="1"/>
          <w:lang w:val="en-GB"/>
        </w:rPr>
        <w:t xml:space="preserve">Short Title: </w:t>
      </w:r>
      <w:r w:rsidRPr="2023D86C" w:rsidR="4A2FF10F">
        <w:rPr>
          <w:b w:val="1"/>
          <w:bCs w:val="1"/>
          <w:lang w:val="en-GB"/>
        </w:rPr>
        <w:t>NORWELCG</w:t>
      </w:r>
    </w:p>
    <w:p w:rsidRPr="008F673E" w:rsidR="00D869DE" w:rsidP="7E2C4AF2" w:rsidRDefault="7E2C4AF2" w14:paraId="3635D758" w14:textId="2C00BD87">
      <w:pPr>
        <w:spacing w:before="240" w:after="0"/>
      </w:pPr>
      <w:r w:rsidRPr="2023D86C" w:rsidR="6D01C095">
        <w:rPr>
          <w:b w:val="1"/>
          <w:bCs w:val="1"/>
          <w:lang w:val="en-GB"/>
        </w:rPr>
        <w:t xml:space="preserve">Sponsor Name: </w:t>
      </w:r>
      <w:r w:rsidRPr="2023D86C" w:rsidR="20EC6EFC">
        <w:rPr>
          <w:b w:val="1"/>
          <w:bCs w:val="1"/>
          <w:lang w:val="en-GB"/>
        </w:rPr>
        <w:t xml:space="preserve">Department of Obstetrics and Gynecology, Østfold Hospital Trust, </w:t>
      </w:r>
    </w:p>
    <w:p w:rsidRPr="008F673E" w:rsidR="00D869DE" w:rsidP="7E2C4AF2" w:rsidRDefault="7E2C4AF2" w14:paraId="066B93BE" w14:textId="6E0FC2D4">
      <w:pPr>
        <w:spacing w:before="240" w:after="0"/>
      </w:pPr>
      <w:r w:rsidRPr="2023D86C" w:rsidR="6D01C095">
        <w:rPr>
          <w:b w:val="1"/>
          <w:bCs w:val="1"/>
          <w:lang w:val="en-GB"/>
        </w:rPr>
        <w:t xml:space="preserve">Legal Registered Address: </w:t>
      </w:r>
      <w:r w:rsidRPr="2023D86C" w:rsidR="20E83952">
        <w:rPr>
          <w:b w:val="1"/>
          <w:bCs w:val="1"/>
          <w:lang w:val="en-GB"/>
        </w:rPr>
        <w:t>Po.box</w:t>
      </w:r>
      <w:r w:rsidRPr="2023D86C" w:rsidR="20E83952">
        <w:rPr>
          <w:b w:val="1"/>
          <w:bCs w:val="1"/>
          <w:lang w:val="en-GB"/>
        </w:rPr>
        <w:t xml:space="preserve"> 300, 1714 </w:t>
      </w:r>
      <w:r w:rsidRPr="2023D86C" w:rsidR="20E83952">
        <w:rPr>
          <w:b w:val="1"/>
          <w:bCs w:val="1"/>
          <w:lang w:val="en-GB"/>
        </w:rPr>
        <w:t>Grålum</w:t>
      </w:r>
      <w:r w:rsidRPr="2023D86C" w:rsidR="20E83952">
        <w:rPr>
          <w:b w:val="1"/>
          <w:bCs w:val="1"/>
          <w:lang w:val="en-GB"/>
        </w:rPr>
        <w:t xml:space="preserve"> Norway</w:t>
      </w:r>
    </w:p>
    <w:p w:rsidRPr="008F673E" w:rsidR="00947452" w:rsidP="00596FA9" w:rsidRDefault="00BB2265" w14:paraId="53F5B344" w14:textId="30D99B84">
      <w:pPr>
        <w:spacing w:before="240" w:after="0"/>
        <w:rPr>
          <w:b/>
          <w:lang w:val="en-GB"/>
        </w:rPr>
      </w:pPr>
      <w:r w:rsidRPr="008F673E">
        <w:rPr>
          <w:b/>
          <w:bCs/>
          <w:lang w:val="en-GB"/>
        </w:rPr>
        <w:t>Regulatory Agency Identifier Number(s)</w:t>
      </w:r>
      <w:r w:rsidRPr="008F673E" w:rsidR="001C15A2">
        <w:rPr>
          <w:b/>
          <w:lang w:val="en-GB"/>
        </w:rPr>
        <w:t>:</w:t>
      </w:r>
    </w:p>
    <w:tbl>
      <w:tblPr>
        <w:tblStyle w:val="TableGrid"/>
        <w:tblW w:w="9360" w:type="dxa"/>
        <w:tblInd w:w="0" w:type="dxa"/>
        <w:tblLook w:val="04A0" w:firstRow="1" w:lastRow="0" w:firstColumn="1" w:lastColumn="0" w:noHBand="0" w:noVBand="1"/>
      </w:tblPr>
      <w:tblGrid>
        <w:gridCol w:w="2340"/>
        <w:gridCol w:w="7020"/>
      </w:tblGrid>
      <w:tr w:rsidRPr="008F673E" w:rsidR="00BB2265" w:rsidTr="2023D86C" w14:paraId="10CE4A2D" w14:textId="77777777">
        <w:tc>
          <w:tcPr>
            <w:tcW w:w="2340" w:type="dxa"/>
            <w:tcMar/>
          </w:tcPr>
          <w:p w:rsidRPr="008F673E" w:rsidR="00BB2265" w:rsidRDefault="00BB2265" w14:paraId="106DDB26" w14:textId="77777777">
            <w:pPr>
              <w:rPr>
                <w:b/>
                <w:bCs/>
                <w:lang w:val="en-GB"/>
              </w:rPr>
            </w:pPr>
            <w:r w:rsidRPr="008F673E">
              <w:rPr>
                <w:b/>
                <w:bCs/>
                <w:lang w:val="en-GB"/>
              </w:rPr>
              <w:t>Registry</w:t>
            </w:r>
          </w:p>
        </w:tc>
        <w:tc>
          <w:tcPr>
            <w:tcW w:w="7020" w:type="dxa"/>
            <w:tcMar/>
          </w:tcPr>
          <w:p w:rsidRPr="008F673E" w:rsidR="00BB2265" w:rsidRDefault="00BB2265" w14:paraId="617CEE49" w14:textId="77777777">
            <w:pPr>
              <w:rPr>
                <w:b/>
                <w:bCs/>
                <w:lang w:val="en-GB"/>
              </w:rPr>
            </w:pPr>
            <w:r w:rsidRPr="008F673E">
              <w:rPr>
                <w:b/>
                <w:bCs/>
                <w:lang w:val="en-GB"/>
              </w:rPr>
              <w:t>ID</w:t>
            </w:r>
          </w:p>
        </w:tc>
      </w:tr>
      <w:tr w:rsidRPr="008F673E" w:rsidR="00BB2265" w:rsidTr="2023D86C" w14:paraId="585D67F5" w14:textId="77777777">
        <w:tc>
          <w:tcPr>
            <w:tcW w:w="2340" w:type="dxa"/>
            <w:tcMar/>
          </w:tcPr>
          <w:p w:rsidRPr="008F673E" w:rsidR="00BB2265" w:rsidP="00164A3B" w:rsidRDefault="00BB2265" w14:paraId="55006A27" w14:textId="19EBE1C9">
            <w:pPr/>
            <w:r w:rsidRPr="2023D86C" w:rsidR="3E6047D6">
              <w:rPr>
                <w:lang w:val="en-GB"/>
              </w:rPr>
              <w:t>ClinicalTrials</w:t>
            </w:r>
            <w:r w:rsidRPr="2023D86C" w:rsidR="3E6047D6">
              <w:rPr>
                <w:lang w:val="en-GB"/>
              </w:rPr>
              <w:t>.gov</w:t>
            </w:r>
          </w:p>
        </w:tc>
        <w:tc>
          <w:tcPr>
            <w:tcW w:w="7020" w:type="dxa"/>
            <w:tcMar/>
          </w:tcPr>
          <w:p w:rsidRPr="008F673E" w:rsidR="00BB2265" w:rsidP="2023D86C" w:rsidRDefault="00BB2265" w14:paraId="0BF530CA" w14:textId="12DD8B07">
            <w:pPr>
              <w:pStyle w:val="Normal"/>
            </w:pPr>
            <w:r w:rsidRPr="2023D86C" w:rsidR="3E6047D6">
              <w:rPr>
                <w:rFonts w:ascii="Times New Roman" w:hAnsi="Times New Roman" w:eastAsia="Times New Roman" w:cs="Times New Roman"/>
                <w:b w:val="0"/>
                <w:bCs w:val="0"/>
                <w:i w:val="0"/>
                <w:iCs w:val="0"/>
                <w:caps w:val="0"/>
                <w:smallCaps w:val="0"/>
                <w:noProof w:val="0"/>
                <w:color w:val="1B1B1B"/>
                <w:sz w:val="24"/>
                <w:szCs w:val="24"/>
                <w:lang w:val="en-GB"/>
              </w:rPr>
              <w:t>NCT05791630</w:t>
            </w:r>
          </w:p>
        </w:tc>
      </w:tr>
    </w:tbl>
    <w:p w:rsidRPr="008F673E" w:rsidR="00136BE8" w:rsidP="2023D86C" w:rsidRDefault="00612A28" w14:paraId="43804071" w14:textId="41B8E13E">
      <w:pPr>
        <w:pStyle w:val="Normal"/>
        <w:spacing w:before="0" w:after="0"/>
        <w:rPr>
          <w:lang w:val="en-GB"/>
        </w:rPr>
      </w:pPr>
    </w:p>
    <w:p w:rsidRPr="008F673E" w:rsidR="002A6C5E" w:rsidP="003359AC" w:rsidRDefault="7E2C4AF2" w14:paraId="479ABE12" w14:textId="5159DC13">
      <w:pPr>
        <w:pStyle w:val="Heading3NoTOC"/>
        <w:pageBreakBefore/>
        <w:rPr>
          <w:rFonts w:hint="eastAsia"/>
          <w:lang w:val="en-GB"/>
        </w:rPr>
      </w:pPr>
      <w:bookmarkStart w:name="_Toc518466152" w:id="1"/>
      <w:bookmarkStart w:name="_Toc518655967" w:id="2"/>
      <w:r w:rsidRPr="008F673E">
        <w:rPr>
          <w:lang w:val="en-GB"/>
        </w:rPr>
        <w:t>Table of Contents</w:t>
      </w:r>
      <w:bookmarkEnd w:id="1"/>
      <w:bookmarkEnd w:id="2"/>
    </w:p>
    <w:p w:rsidRPr="008F673E" w:rsidR="00E73365" w:rsidRDefault="00BA285C" w14:paraId="54053161" w14:textId="19DFAF9B">
      <w:pPr>
        <w:pStyle w:val="TOC1"/>
        <w:rPr>
          <w:rFonts w:asciiTheme="minorHAnsi" w:hAnsiTheme="minorHAnsi" w:eastAsiaTheme="minorEastAsia" w:cstheme="minorBidi"/>
          <w:b w:val="0"/>
          <w:color w:val="auto"/>
          <w:kern w:val="2"/>
          <w:sz w:val="22"/>
          <w:szCs w:val="22"/>
          <w:lang w:val="en-GB"/>
          <w14:ligatures w14:val="standardContextual"/>
        </w:rPr>
      </w:pPr>
      <w:r w:rsidRPr="008F673E">
        <w:rPr>
          <w:b w:val="0"/>
          <w:lang w:val="en-GB"/>
        </w:rPr>
        <w:fldChar w:fldCharType="begin"/>
      </w:r>
      <w:r w:rsidRPr="008F673E">
        <w:rPr>
          <w:b w:val="0"/>
          <w:lang w:val="en-GB"/>
        </w:rPr>
        <w:instrText xml:space="preserve"> TOC \o "1-2" \h \z \t "Heading 3,3,Heading 3 (non-numbered),3" </w:instrText>
      </w:r>
      <w:r w:rsidRPr="008F673E">
        <w:rPr>
          <w:b w:val="0"/>
          <w:lang w:val="en-GB"/>
        </w:rPr>
        <w:fldChar w:fldCharType="separate"/>
      </w:r>
      <w:r w:rsidRPr="008F673E" w:rsidR="00E73365">
        <w:rPr>
          <w:lang w:val="en-GB"/>
          <w:rPrChange w:author="Therese Buerengen" w:date="2025-10-27T11:17:00Z" w16du:dateUtc="2025-10-27T10:17:00Z" w:id="3">
            <w:rPr/>
          </w:rPrChange>
        </w:rPr>
        <w:fldChar w:fldCharType="begin"/>
      </w:r>
      <w:r w:rsidRPr="008F673E" w:rsidR="00E73365">
        <w:rPr>
          <w:lang w:val="en-GB"/>
          <w:rPrChange w:author="Therese Buerengen" w:date="2025-10-27T11:17:00Z" w16du:dateUtc="2025-10-27T10:17:00Z" w:id="4">
            <w:rPr/>
          </w:rPrChange>
        </w:rPr>
        <w:instrText>HYPERLINK \l "_Toc154052357"</w:instrText>
      </w:r>
      <w:r w:rsidRPr="00BD2705" w:rsidR="00E73365">
        <w:rPr>
          <w:lang w:val="en-GB"/>
        </w:rPr>
      </w:r>
      <w:r w:rsidRPr="008F673E" w:rsidR="00E73365">
        <w:rPr>
          <w:lang w:val="en-GB"/>
          <w:rPrChange w:author="Therese Buerengen" w:date="2025-10-27T11:17:00Z" w16du:dateUtc="2025-10-27T10:17:00Z" w:id="5">
            <w:rPr/>
          </w:rPrChange>
        </w:rPr>
        <w:fldChar w:fldCharType="separate"/>
      </w:r>
      <w:r w:rsidRPr="008F673E" w:rsidR="00E73365">
        <w:rPr>
          <w:rStyle w:val="Hyperlink"/>
          <w:rFonts w:eastAsia="Times New Roman"/>
          <w:lang w:val="en-GB"/>
        </w:rPr>
        <w:t>Title Page</w:t>
      </w:r>
      <w:r w:rsidRPr="008F673E" w:rsidR="00E73365">
        <w:rPr>
          <w:webHidden/>
          <w:lang w:val="en-GB"/>
        </w:rPr>
        <w:tab/>
      </w:r>
      <w:r w:rsidRPr="008F673E" w:rsidR="00E73365">
        <w:rPr>
          <w:webHidden/>
          <w:lang w:val="en-GB"/>
        </w:rPr>
        <w:fldChar w:fldCharType="begin"/>
      </w:r>
      <w:r w:rsidRPr="008F673E" w:rsidR="00E73365">
        <w:rPr>
          <w:webHidden/>
          <w:lang w:val="en-GB"/>
        </w:rPr>
        <w:instrText xml:space="preserve"> PAGEREF _Toc154052357 \h </w:instrText>
      </w:r>
      <w:r w:rsidRPr="008F673E" w:rsidR="00E73365">
        <w:rPr>
          <w:webHidden/>
          <w:lang w:val="en-GB"/>
        </w:rPr>
      </w:r>
      <w:r w:rsidRPr="008F673E" w:rsidR="00E73365">
        <w:rPr>
          <w:webHidden/>
          <w:lang w:val="en-GB"/>
        </w:rPr>
        <w:fldChar w:fldCharType="separate"/>
      </w:r>
      <w:r w:rsidRPr="008F673E" w:rsidR="00E73365">
        <w:rPr>
          <w:webHidden/>
          <w:lang w:val="en-GB"/>
        </w:rPr>
        <w:t>1</w:t>
      </w:r>
      <w:r w:rsidRPr="008F673E" w:rsidR="00E73365">
        <w:rPr>
          <w:webHidden/>
          <w:lang w:val="en-GB"/>
        </w:rPr>
        <w:fldChar w:fldCharType="end"/>
      </w:r>
      <w:r w:rsidRPr="008F673E" w:rsidR="00E73365">
        <w:rPr>
          <w:lang w:val="en-GB"/>
          <w:rPrChange w:author="Therese Buerengen" w:date="2025-10-27T11:17:00Z" w16du:dateUtc="2025-10-27T10:17:00Z" w:id="6">
            <w:rPr/>
          </w:rPrChange>
        </w:rPr>
        <w:fldChar w:fldCharType="end"/>
      </w:r>
    </w:p>
    <w:p w:rsidRPr="008F673E" w:rsidR="00E73365" w:rsidRDefault="00E73365" w14:paraId="664432D9" w14:textId="353847FA">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7">
            <w:rPr/>
          </w:rPrChange>
        </w:rPr>
        <w:fldChar w:fldCharType="begin"/>
      </w:r>
      <w:r w:rsidRPr="008F673E">
        <w:rPr>
          <w:lang w:val="en-GB"/>
          <w:rPrChange w:author="Therese Buerengen" w:date="2025-10-27T11:17:00Z" w16du:dateUtc="2025-10-27T10:17:00Z" w:id="8">
            <w:rPr/>
          </w:rPrChange>
        </w:rPr>
        <w:instrText>HYPERLINK \l "_Toc154052358"</w:instrText>
      </w:r>
      <w:r w:rsidRPr="00BD2705">
        <w:rPr>
          <w:lang w:val="en-GB"/>
        </w:rPr>
      </w:r>
      <w:r w:rsidRPr="008F673E">
        <w:rPr>
          <w:lang w:val="en-GB"/>
          <w:rPrChange w:author="Therese Buerengen" w:date="2025-10-27T11:17:00Z" w16du:dateUtc="2025-10-27T10:17:00Z" w:id="9">
            <w:rPr/>
          </w:rPrChange>
        </w:rPr>
        <w:fldChar w:fldCharType="separate"/>
      </w:r>
      <w:r w:rsidRPr="008F673E">
        <w:rPr>
          <w:rStyle w:val="Hyperlink"/>
          <w:lang w:val="en-GB"/>
        </w:rPr>
        <w:t>Version History</w:t>
      </w:r>
      <w:r w:rsidRPr="008F673E">
        <w:rPr>
          <w:webHidden/>
          <w:lang w:val="en-GB"/>
        </w:rPr>
        <w:tab/>
      </w:r>
      <w:r w:rsidRPr="008F673E">
        <w:rPr>
          <w:webHidden/>
          <w:lang w:val="en-GB"/>
        </w:rPr>
        <w:fldChar w:fldCharType="begin"/>
      </w:r>
      <w:r w:rsidRPr="008F673E">
        <w:rPr>
          <w:webHidden/>
          <w:lang w:val="en-GB"/>
        </w:rPr>
        <w:instrText xml:space="preserve"> PAGEREF _Toc154052358 \h </w:instrText>
      </w:r>
      <w:r w:rsidRPr="008F673E">
        <w:rPr>
          <w:webHidden/>
          <w:lang w:val="en-GB"/>
        </w:rPr>
      </w:r>
      <w:r w:rsidRPr="008F673E">
        <w:rPr>
          <w:webHidden/>
          <w:lang w:val="en-GB"/>
        </w:rPr>
        <w:fldChar w:fldCharType="separate"/>
      </w:r>
      <w:r w:rsidRPr="008F673E">
        <w:rPr>
          <w:webHidden/>
          <w:lang w:val="en-GB"/>
        </w:rPr>
        <w:t>3</w:t>
      </w:r>
      <w:r w:rsidRPr="008F673E">
        <w:rPr>
          <w:webHidden/>
          <w:lang w:val="en-GB"/>
        </w:rPr>
        <w:fldChar w:fldCharType="end"/>
      </w:r>
      <w:r w:rsidRPr="008F673E">
        <w:rPr>
          <w:lang w:val="en-GB"/>
          <w:rPrChange w:author="Therese Buerengen" w:date="2025-10-27T11:17:00Z" w16du:dateUtc="2025-10-27T10:17:00Z" w:id="10">
            <w:rPr/>
          </w:rPrChange>
        </w:rPr>
        <w:fldChar w:fldCharType="end"/>
      </w:r>
    </w:p>
    <w:p w:rsidRPr="008F673E" w:rsidR="00E73365" w:rsidRDefault="00E73365" w14:paraId="615F9C27" w14:textId="38BF7139">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11">
            <w:rPr/>
          </w:rPrChange>
        </w:rPr>
        <w:fldChar w:fldCharType="begin"/>
      </w:r>
      <w:r w:rsidRPr="008F673E">
        <w:rPr>
          <w:lang w:val="en-GB"/>
          <w:rPrChange w:author="Therese Buerengen" w:date="2025-10-27T11:17:00Z" w16du:dateUtc="2025-10-27T10:17:00Z" w:id="12">
            <w:rPr/>
          </w:rPrChange>
        </w:rPr>
        <w:instrText>HYPERLINK \l "_Toc154052359"</w:instrText>
      </w:r>
      <w:r w:rsidRPr="00BD2705">
        <w:rPr>
          <w:lang w:val="en-GB"/>
        </w:rPr>
      </w:r>
      <w:r w:rsidRPr="008F673E">
        <w:rPr>
          <w:lang w:val="en-GB"/>
          <w:rPrChange w:author="Therese Buerengen" w:date="2025-10-27T11:17:00Z" w16du:dateUtc="2025-10-27T10:17:00Z" w:id="13">
            <w:rPr/>
          </w:rPrChange>
        </w:rPr>
        <w:fldChar w:fldCharType="separate"/>
      </w:r>
      <w:r w:rsidRPr="008F673E">
        <w:rPr>
          <w:rStyle w:val="Hyperlink"/>
          <w:lang w:val="en-GB"/>
        </w:rPr>
        <w:t>1.</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Introduction</w:t>
      </w:r>
      <w:r w:rsidRPr="008F673E">
        <w:rPr>
          <w:webHidden/>
          <w:lang w:val="en-GB"/>
        </w:rPr>
        <w:tab/>
      </w:r>
      <w:r w:rsidRPr="008F673E">
        <w:rPr>
          <w:webHidden/>
          <w:lang w:val="en-GB"/>
        </w:rPr>
        <w:fldChar w:fldCharType="begin"/>
      </w:r>
      <w:r w:rsidRPr="008F673E">
        <w:rPr>
          <w:webHidden/>
          <w:lang w:val="en-GB"/>
        </w:rPr>
        <w:instrText xml:space="preserve"> PAGEREF _Toc154052359 \h </w:instrText>
      </w:r>
      <w:r w:rsidRPr="008F673E">
        <w:rPr>
          <w:webHidden/>
          <w:lang w:val="en-GB"/>
        </w:rPr>
      </w:r>
      <w:r w:rsidRPr="008F673E">
        <w:rPr>
          <w:webHidden/>
          <w:lang w:val="en-GB"/>
        </w:rPr>
        <w:fldChar w:fldCharType="separate"/>
      </w:r>
      <w:r w:rsidRPr="008F673E">
        <w:rPr>
          <w:webHidden/>
          <w:lang w:val="en-GB"/>
        </w:rPr>
        <w:t>4</w:t>
      </w:r>
      <w:r w:rsidRPr="008F673E">
        <w:rPr>
          <w:webHidden/>
          <w:lang w:val="en-GB"/>
        </w:rPr>
        <w:fldChar w:fldCharType="end"/>
      </w:r>
      <w:r w:rsidRPr="008F673E">
        <w:rPr>
          <w:lang w:val="en-GB"/>
          <w:rPrChange w:author="Therese Buerengen" w:date="2025-10-27T11:17:00Z" w16du:dateUtc="2025-10-27T10:17:00Z" w:id="14">
            <w:rPr/>
          </w:rPrChange>
        </w:rPr>
        <w:fldChar w:fldCharType="end"/>
      </w:r>
    </w:p>
    <w:p w:rsidRPr="008F673E" w:rsidR="00E73365" w:rsidRDefault="00E73365" w14:paraId="2BF65E88" w14:textId="4908191C">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15">
            <w:rPr/>
          </w:rPrChange>
        </w:rPr>
        <w:fldChar w:fldCharType="begin"/>
      </w:r>
      <w:r w:rsidRPr="008F673E">
        <w:rPr>
          <w:lang w:val="en-GB"/>
          <w:rPrChange w:author="Therese Buerengen" w:date="2025-10-27T11:17:00Z" w16du:dateUtc="2025-10-27T10:17:00Z" w:id="16">
            <w:rPr/>
          </w:rPrChange>
        </w:rPr>
        <w:instrText>HYPERLINK \l "_Toc154052360"</w:instrText>
      </w:r>
      <w:r w:rsidRPr="00BD2705">
        <w:rPr>
          <w:lang w:val="en-GB"/>
        </w:rPr>
      </w:r>
      <w:r w:rsidRPr="008F673E">
        <w:rPr>
          <w:lang w:val="en-GB"/>
          <w:rPrChange w:author="Therese Buerengen" w:date="2025-10-27T11:17:00Z" w16du:dateUtc="2025-10-27T10:17:00Z" w:id="17">
            <w:rPr/>
          </w:rPrChange>
        </w:rPr>
        <w:fldChar w:fldCharType="separate"/>
      </w:r>
      <w:r w:rsidRPr="008F673E">
        <w:rPr>
          <w:rStyle w:val="Hyperlink"/>
          <w:lang w:val="en-GB"/>
        </w:rPr>
        <w:t>1.1.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Objectives, Endpoints, and Estimands</w:t>
      </w:r>
      <w:r w:rsidRPr="008F673E">
        <w:rPr>
          <w:webHidden/>
          <w:lang w:val="en-GB"/>
        </w:rPr>
        <w:tab/>
      </w:r>
      <w:r w:rsidRPr="008F673E">
        <w:rPr>
          <w:webHidden/>
          <w:lang w:val="en-GB"/>
        </w:rPr>
        <w:fldChar w:fldCharType="begin"/>
      </w:r>
      <w:r w:rsidRPr="008F673E">
        <w:rPr>
          <w:webHidden/>
          <w:lang w:val="en-GB"/>
        </w:rPr>
        <w:instrText xml:space="preserve"> PAGEREF _Toc154052360 \h </w:instrText>
      </w:r>
      <w:r w:rsidRPr="008F673E">
        <w:rPr>
          <w:webHidden/>
          <w:lang w:val="en-GB"/>
        </w:rPr>
      </w:r>
      <w:r w:rsidRPr="008F673E">
        <w:rPr>
          <w:webHidden/>
          <w:lang w:val="en-GB"/>
        </w:rPr>
        <w:fldChar w:fldCharType="separate"/>
      </w:r>
      <w:r w:rsidRPr="008F673E">
        <w:rPr>
          <w:webHidden/>
          <w:lang w:val="en-GB"/>
        </w:rPr>
        <w:t>4</w:t>
      </w:r>
      <w:r w:rsidRPr="008F673E">
        <w:rPr>
          <w:webHidden/>
          <w:lang w:val="en-GB"/>
        </w:rPr>
        <w:fldChar w:fldCharType="end"/>
      </w:r>
      <w:r w:rsidRPr="008F673E">
        <w:rPr>
          <w:lang w:val="en-GB"/>
          <w:rPrChange w:author="Therese Buerengen" w:date="2025-10-27T11:17:00Z" w16du:dateUtc="2025-10-27T10:17:00Z" w:id="18">
            <w:rPr/>
          </w:rPrChange>
        </w:rPr>
        <w:fldChar w:fldCharType="end"/>
      </w:r>
    </w:p>
    <w:p w:rsidRPr="008F673E" w:rsidR="00E73365" w:rsidRDefault="00E73365" w14:paraId="2595637F" w14:textId="6FDFC0BC">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19">
            <w:rPr/>
          </w:rPrChange>
        </w:rPr>
        <w:fldChar w:fldCharType="begin"/>
      </w:r>
      <w:r w:rsidRPr="008F673E">
        <w:rPr>
          <w:lang w:val="en-GB"/>
          <w:rPrChange w:author="Therese Buerengen" w:date="2025-10-27T11:17:00Z" w16du:dateUtc="2025-10-27T10:17:00Z" w:id="20">
            <w:rPr/>
          </w:rPrChange>
        </w:rPr>
        <w:instrText>HYPERLINK \l "_Toc154052361"</w:instrText>
      </w:r>
      <w:r w:rsidRPr="00BD2705">
        <w:rPr>
          <w:lang w:val="en-GB"/>
        </w:rPr>
      </w:r>
      <w:r w:rsidRPr="008F673E">
        <w:rPr>
          <w:lang w:val="en-GB"/>
          <w:rPrChange w:author="Therese Buerengen" w:date="2025-10-27T11:17:00Z" w16du:dateUtc="2025-10-27T10:17:00Z" w:id="21">
            <w:rPr/>
          </w:rPrChange>
        </w:rPr>
        <w:fldChar w:fldCharType="separate"/>
      </w:r>
      <w:r w:rsidRPr="008F673E">
        <w:rPr>
          <w:rStyle w:val="Hyperlink"/>
          <w:lang w:val="en-GB"/>
        </w:rPr>
        <w:t>1.2.</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Study Design</w:t>
      </w:r>
      <w:r w:rsidRPr="008F673E">
        <w:rPr>
          <w:webHidden/>
          <w:lang w:val="en-GB"/>
        </w:rPr>
        <w:tab/>
      </w:r>
      <w:r w:rsidRPr="008F673E">
        <w:rPr>
          <w:webHidden/>
          <w:lang w:val="en-GB"/>
        </w:rPr>
        <w:fldChar w:fldCharType="begin"/>
      </w:r>
      <w:r w:rsidRPr="008F673E">
        <w:rPr>
          <w:webHidden/>
          <w:lang w:val="en-GB"/>
        </w:rPr>
        <w:instrText xml:space="preserve"> PAGEREF _Toc154052361 \h </w:instrText>
      </w:r>
      <w:r w:rsidRPr="008F673E">
        <w:rPr>
          <w:webHidden/>
          <w:lang w:val="en-GB"/>
        </w:rPr>
      </w:r>
      <w:r w:rsidRPr="008F673E">
        <w:rPr>
          <w:webHidden/>
          <w:lang w:val="en-GB"/>
        </w:rPr>
        <w:fldChar w:fldCharType="separate"/>
      </w:r>
      <w:r w:rsidRPr="008F673E">
        <w:rPr>
          <w:webHidden/>
          <w:lang w:val="en-GB"/>
        </w:rPr>
        <w:t>5</w:t>
      </w:r>
      <w:r w:rsidRPr="008F673E">
        <w:rPr>
          <w:webHidden/>
          <w:lang w:val="en-GB"/>
        </w:rPr>
        <w:fldChar w:fldCharType="end"/>
      </w:r>
      <w:r w:rsidRPr="008F673E">
        <w:rPr>
          <w:lang w:val="en-GB"/>
          <w:rPrChange w:author="Therese Buerengen" w:date="2025-10-27T11:17:00Z" w16du:dateUtc="2025-10-27T10:17:00Z" w:id="22">
            <w:rPr/>
          </w:rPrChange>
        </w:rPr>
        <w:fldChar w:fldCharType="end"/>
      </w:r>
    </w:p>
    <w:p w:rsidRPr="008F673E" w:rsidR="00E73365" w:rsidRDefault="00E73365" w14:paraId="6F16BBAD" w14:textId="1FC83BA0">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23">
            <w:rPr/>
          </w:rPrChange>
        </w:rPr>
        <w:fldChar w:fldCharType="begin"/>
      </w:r>
      <w:r w:rsidRPr="008F673E">
        <w:rPr>
          <w:lang w:val="en-GB"/>
          <w:rPrChange w:author="Therese Buerengen" w:date="2025-10-27T11:17:00Z" w16du:dateUtc="2025-10-27T10:17:00Z" w:id="24">
            <w:rPr/>
          </w:rPrChange>
        </w:rPr>
        <w:instrText>HYPERLINK \l "_Toc154052362"</w:instrText>
      </w:r>
      <w:r w:rsidRPr="00BD2705">
        <w:rPr>
          <w:lang w:val="en-GB"/>
        </w:rPr>
      </w:r>
      <w:r w:rsidRPr="008F673E">
        <w:rPr>
          <w:lang w:val="en-GB"/>
          <w:rPrChange w:author="Therese Buerengen" w:date="2025-10-27T11:17:00Z" w16du:dateUtc="2025-10-27T10:17:00Z" w:id="25">
            <w:rPr/>
          </w:rPrChange>
        </w:rPr>
        <w:fldChar w:fldCharType="separate"/>
      </w:r>
      <w:r w:rsidRPr="008F673E">
        <w:rPr>
          <w:rStyle w:val="Hyperlink"/>
          <w:lang w:val="en-GB"/>
        </w:rPr>
        <w:t>2.</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General Considerations</w:t>
      </w:r>
      <w:r w:rsidRPr="008F673E">
        <w:rPr>
          <w:webHidden/>
          <w:lang w:val="en-GB"/>
        </w:rPr>
        <w:tab/>
      </w:r>
      <w:r w:rsidRPr="008F673E">
        <w:rPr>
          <w:webHidden/>
          <w:lang w:val="en-GB"/>
        </w:rPr>
        <w:fldChar w:fldCharType="begin"/>
      </w:r>
      <w:r w:rsidRPr="008F673E">
        <w:rPr>
          <w:webHidden/>
          <w:lang w:val="en-GB"/>
        </w:rPr>
        <w:instrText xml:space="preserve"> PAGEREF _Toc154052362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author="Therese Buerengen" w:date="2025-10-27T11:17:00Z" w16du:dateUtc="2025-10-27T10:17:00Z" w:id="26">
            <w:rPr/>
          </w:rPrChange>
        </w:rPr>
        <w:fldChar w:fldCharType="end"/>
      </w:r>
    </w:p>
    <w:p w:rsidRPr="008F673E" w:rsidR="00E73365" w:rsidRDefault="00E73365" w14:paraId="562AD30F" w14:textId="4F71BE29">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27">
            <w:rPr/>
          </w:rPrChange>
        </w:rPr>
        <w:fldChar w:fldCharType="begin"/>
      </w:r>
      <w:r w:rsidRPr="008F673E">
        <w:rPr>
          <w:lang w:val="en-GB"/>
          <w:rPrChange w:author="Therese Buerengen" w:date="2025-10-27T11:17:00Z" w16du:dateUtc="2025-10-27T10:17:00Z" w:id="28">
            <w:rPr/>
          </w:rPrChange>
        </w:rPr>
        <w:instrText>HYPERLINK \l "_Toc154052363"</w:instrText>
      </w:r>
      <w:r w:rsidRPr="00BD2705">
        <w:rPr>
          <w:lang w:val="en-GB"/>
        </w:rPr>
      </w:r>
      <w:r w:rsidRPr="008F673E">
        <w:rPr>
          <w:lang w:val="en-GB"/>
          <w:rPrChange w:author="Therese Buerengen" w:date="2025-10-27T11:17:00Z" w16du:dateUtc="2025-10-27T10:17:00Z" w:id="29">
            <w:rPr/>
          </w:rPrChange>
        </w:rPr>
        <w:fldChar w:fldCharType="separate"/>
      </w:r>
      <w:r w:rsidRPr="008F673E">
        <w:rPr>
          <w:rStyle w:val="Hyperlink"/>
          <w:lang w:val="en-GB"/>
        </w:rPr>
        <w:t>2.1.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[Decision Criteria/Statistical Hypotheses]</w:t>
      </w:r>
      <w:r w:rsidRPr="008F673E">
        <w:rPr>
          <w:webHidden/>
          <w:lang w:val="en-GB"/>
        </w:rPr>
        <w:tab/>
      </w:r>
      <w:r w:rsidRPr="008F673E">
        <w:rPr>
          <w:webHidden/>
          <w:lang w:val="en-GB"/>
        </w:rPr>
        <w:fldChar w:fldCharType="begin"/>
      </w:r>
      <w:r w:rsidRPr="008F673E">
        <w:rPr>
          <w:webHidden/>
          <w:lang w:val="en-GB"/>
        </w:rPr>
        <w:instrText xml:space="preserve"> PAGEREF _Toc154052363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author="Therese Buerengen" w:date="2025-10-27T11:17:00Z" w16du:dateUtc="2025-10-27T10:17:00Z" w:id="30">
            <w:rPr/>
          </w:rPrChange>
        </w:rPr>
        <w:fldChar w:fldCharType="end"/>
      </w:r>
    </w:p>
    <w:p w:rsidRPr="008F673E" w:rsidR="00E73365" w:rsidRDefault="00E73365" w14:paraId="43EFBFFD" w14:textId="4F59CF3F">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31">
            <w:rPr/>
          </w:rPrChange>
        </w:rPr>
        <w:fldChar w:fldCharType="begin"/>
      </w:r>
      <w:r w:rsidRPr="008F673E">
        <w:rPr>
          <w:lang w:val="en-GB"/>
          <w:rPrChange w:author="Therese Buerengen" w:date="2025-10-27T11:17:00Z" w16du:dateUtc="2025-10-27T10:17:00Z" w:id="32">
            <w:rPr/>
          </w:rPrChange>
        </w:rPr>
        <w:instrText>HYPERLINK \l "_Toc154052364"</w:instrText>
      </w:r>
      <w:r w:rsidRPr="00BD2705">
        <w:rPr>
          <w:lang w:val="en-GB"/>
        </w:rPr>
      </w:r>
      <w:r w:rsidRPr="008F673E">
        <w:rPr>
          <w:lang w:val="en-GB"/>
          <w:rPrChange w:author="Therese Buerengen" w:date="2025-10-27T11:17:00Z" w16du:dateUtc="2025-10-27T10:17:00Z" w:id="33">
            <w:rPr/>
          </w:rPrChange>
        </w:rPr>
        <w:fldChar w:fldCharType="separate"/>
      </w:r>
      <w:r w:rsidRPr="008F673E">
        <w:rPr>
          <w:rStyle w:val="Hyperlink"/>
          <w:lang w:val="en-GB"/>
        </w:rPr>
        <w:t>2.2.</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Multiplicity Adjustment</w:t>
      </w:r>
      <w:r w:rsidRPr="008F673E">
        <w:rPr>
          <w:webHidden/>
          <w:lang w:val="en-GB"/>
        </w:rPr>
        <w:tab/>
      </w:r>
      <w:r w:rsidRPr="008F673E">
        <w:rPr>
          <w:webHidden/>
          <w:lang w:val="en-GB"/>
        </w:rPr>
        <w:fldChar w:fldCharType="begin"/>
      </w:r>
      <w:r w:rsidRPr="008F673E">
        <w:rPr>
          <w:webHidden/>
          <w:lang w:val="en-GB"/>
        </w:rPr>
        <w:instrText xml:space="preserve"> PAGEREF _Toc154052364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author="Therese Buerengen" w:date="2025-10-27T11:17:00Z" w16du:dateUtc="2025-10-27T10:17:00Z" w:id="34">
            <w:rPr/>
          </w:rPrChange>
        </w:rPr>
        <w:fldChar w:fldCharType="end"/>
      </w:r>
    </w:p>
    <w:p w:rsidRPr="008F673E" w:rsidR="00E73365" w:rsidRDefault="00E73365" w14:paraId="5FA52912" w14:textId="1CB6DA9D">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35">
            <w:rPr/>
          </w:rPrChange>
        </w:rPr>
        <w:fldChar w:fldCharType="begin"/>
      </w:r>
      <w:r w:rsidRPr="008F673E">
        <w:rPr>
          <w:lang w:val="en-GB"/>
          <w:rPrChange w:author="Therese Buerengen" w:date="2025-10-27T11:17:00Z" w16du:dateUtc="2025-10-27T10:17:00Z" w:id="36">
            <w:rPr/>
          </w:rPrChange>
        </w:rPr>
        <w:instrText>HYPERLINK \l "_Toc154052365"</w:instrText>
      </w:r>
      <w:r w:rsidRPr="00BD2705">
        <w:rPr>
          <w:lang w:val="en-GB"/>
        </w:rPr>
      </w:r>
      <w:r w:rsidRPr="008F673E">
        <w:rPr>
          <w:lang w:val="en-GB"/>
          <w:rPrChange w:author="Therese Buerengen" w:date="2025-10-27T11:17:00Z" w16du:dateUtc="2025-10-27T10:17:00Z" w:id="37">
            <w:rPr/>
          </w:rPrChange>
        </w:rPr>
        <w:fldChar w:fldCharType="separate"/>
      </w:r>
      <w:r w:rsidRPr="008F673E">
        <w:rPr>
          <w:rStyle w:val="Hyperlink"/>
          <w:lang w:val="en-GB"/>
        </w:rPr>
        <w:t>2.3.</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Impact of Intercurrent Events Strategies</w:t>
      </w:r>
      <w:r w:rsidRPr="008F673E">
        <w:rPr>
          <w:webHidden/>
          <w:lang w:val="en-GB"/>
        </w:rPr>
        <w:tab/>
      </w:r>
      <w:r w:rsidRPr="008F673E">
        <w:rPr>
          <w:webHidden/>
          <w:lang w:val="en-GB"/>
        </w:rPr>
        <w:fldChar w:fldCharType="begin"/>
      </w:r>
      <w:r w:rsidRPr="008F673E">
        <w:rPr>
          <w:webHidden/>
          <w:lang w:val="en-GB"/>
        </w:rPr>
        <w:instrText xml:space="preserve"> PAGEREF _Toc154052365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author="Therese Buerengen" w:date="2025-10-27T11:17:00Z" w16du:dateUtc="2025-10-27T10:17:00Z" w:id="38">
            <w:rPr/>
          </w:rPrChange>
        </w:rPr>
        <w:fldChar w:fldCharType="end"/>
      </w:r>
    </w:p>
    <w:p w:rsidRPr="008F673E" w:rsidR="00E73365" w:rsidRDefault="00E73365" w14:paraId="5E258169" w14:textId="3AF24133">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39">
            <w:rPr/>
          </w:rPrChange>
        </w:rPr>
        <w:fldChar w:fldCharType="begin"/>
      </w:r>
      <w:r w:rsidRPr="008F673E">
        <w:rPr>
          <w:lang w:val="en-GB"/>
          <w:rPrChange w:author="Therese Buerengen" w:date="2025-10-27T11:17:00Z" w16du:dateUtc="2025-10-27T10:17:00Z" w:id="40">
            <w:rPr/>
          </w:rPrChange>
        </w:rPr>
        <w:instrText>HYPERLINK \l "_Toc154052366"</w:instrText>
      </w:r>
      <w:r w:rsidRPr="00BD2705">
        <w:rPr>
          <w:lang w:val="en-GB"/>
        </w:rPr>
      </w:r>
      <w:r w:rsidRPr="008F673E">
        <w:rPr>
          <w:lang w:val="en-GB"/>
          <w:rPrChange w:author="Therese Buerengen" w:date="2025-10-27T11:17:00Z" w16du:dateUtc="2025-10-27T10:17:00Z" w:id="41">
            <w:rPr/>
          </w:rPrChange>
        </w:rPr>
        <w:fldChar w:fldCharType="separate"/>
      </w:r>
      <w:r w:rsidRPr="008F673E">
        <w:rPr>
          <w:rStyle w:val="Hyperlink"/>
          <w:lang w:val="en-GB"/>
        </w:rPr>
        <w:t>2.4.</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Handling of Missing Data</w:t>
      </w:r>
      <w:r w:rsidRPr="008F673E">
        <w:rPr>
          <w:webHidden/>
          <w:lang w:val="en-GB"/>
        </w:rPr>
        <w:tab/>
      </w:r>
      <w:r w:rsidRPr="008F673E">
        <w:rPr>
          <w:webHidden/>
          <w:lang w:val="en-GB"/>
        </w:rPr>
        <w:fldChar w:fldCharType="begin"/>
      </w:r>
      <w:r w:rsidRPr="008F673E">
        <w:rPr>
          <w:webHidden/>
          <w:lang w:val="en-GB"/>
        </w:rPr>
        <w:instrText xml:space="preserve"> PAGEREF _Toc154052366 \h </w:instrText>
      </w:r>
      <w:r w:rsidRPr="008F673E">
        <w:rPr>
          <w:webHidden/>
          <w:lang w:val="en-GB"/>
        </w:rPr>
      </w:r>
      <w:r w:rsidRPr="008F673E">
        <w:rPr>
          <w:webHidden/>
          <w:lang w:val="en-GB"/>
        </w:rPr>
        <w:fldChar w:fldCharType="separate"/>
      </w:r>
      <w:r w:rsidRPr="008F673E">
        <w:rPr>
          <w:webHidden/>
          <w:lang w:val="en-GB"/>
        </w:rPr>
        <w:t>6</w:t>
      </w:r>
      <w:r w:rsidRPr="008F673E">
        <w:rPr>
          <w:webHidden/>
          <w:lang w:val="en-GB"/>
        </w:rPr>
        <w:fldChar w:fldCharType="end"/>
      </w:r>
      <w:r w:rsidRPr="008F673E">
        <w:rPr>
          <w:lang w:val="en-GB"/>
          <w:rPrChange w:author="Therese Buerengen" w:date="2025-10-27T11:17:00Z" w16du:dateUtc="2025-10-27T10:17:00Z" w:id="42">
            <w:rPr/>
          </w:rPrChange>
        </w:rPr>
        <w:fldChar w:fldCharType="end"/>
      </w:r>
    </w:p>
    <w:p w:rsidRPr="008F673E" w:rsidR="00E73365" w:rsidRDefault="00E73365" w14:paraId="5FE28C3C" w14:textId="377B470C">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43">
            <w:rPr/>
          </w:rPrChange>
        </w:rPr>
        <w:fldChar w:fldCharType="begin"/>
      </w:r>
      <w:r w:rsidRPr="008F673E">
        <w:rPr>
          <w:lang w:val="en-GB"/>
          <w:rPrChange w:author="Therese Buerengen" w:date="2025-10-27T11:17:00Z" w16du:dateUtc="2025-10-27T10:17:00Z" w:id="44">
            <w:rPr/>
          </w:rPrChange>
        </w:rPr>
        <w:instrText>HYPERLINK \l "_Toc154052367"</w:instrText>
      </w:r>
      <w:r w:rsidRPr="00BD2705">
        <w:rPr>
          <w:lang w:val="en-GB"/>
        </w:rPr>
      </w:r>
      <w:r w:rsidRPr="008F673E">
        <w:rPr>
          <w:lang w:val="en-GB"/>
          <w:rPrChange w:author="Therese Buerengen" w:date="2025-10-27T11:17:00Z" w16du:dateUtc="2025-10-27T10:17:00Z" w:id="45">
            <w:rPr/>
          </w:rPrChange>
        </w:rPr>
        <w:fldChar w:fldCharType="separate"/>
      </w:r>
      <w:r w:rsidRPr="008F673E">
        <w:rPr>
          <w:rStyle w:val="Hyperlink"/>
          <w:lang w:val="en-GB"/>
        </w:rPr>
        <w:t>3.</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Analysis Sets</w:t>
      </w:r>
      <w:r w:rsidRPr="008F673E">
        <w:rPr>
          <w:webHidden/>
          <w:lang w:val="en-GB"/>
        </w:rPr>
        <w:tab/>
      </w:r>
      <w:r w:rsidRPr="008F673E">
        <w:rPr>
          <w:webHidden/>
          <w:lang w:val="en-GB"/>
        </w:rPr>
        <w:fldChar w:fldCharType="begin"/>
      </w:r>
      <w:r w:rsidRPr="008F673E">
        <w:rPr>
          <w:webHidden/>
          <w:lang w:val="en-GB"/>
        </w:rPr>
        <w:instrText xml:space="preserve"> PAGEREF _Toc154052367 \h </w:instrText>
      </w:r>
      <w:r w:rsidRPr="008F673E">
        <w:rPr>
          <w:webHidden/>
          <w:lang w:val="en-GB"/>
        </w:rPr>
      </w:r>
      <w:r w:rsidRPr="008F673E">
        <w:rPr>
          <w:webHidden/>
          <w:lang w:val="en-GB"/>
        </w:rPr>
        <w:fldChar w:fldCharType="separate"/>
      </w:r>
      <w:r w:rsidRPr="008F673E">
        <w:rPr>
          <w:webHidden/>
          <w:lang w:val="en-GB"/>
        </w:rPr>
        <w:t>7</w:t>
      </w:r>
      <w:r w:rsidRPr="008F673E">
        <w:rPr>
          <w:webHidden/>
          <w:lang w:val="en-GB"/>
        </w:rPr>
        <w:fldChar w:fldCharType="end"/>
      </w:r>
      <w:r w:rsidRPr="008F673E">
        <w:rPr>
          <w:lang w:val="en-GB"/>
          <w:rPrChange w:author="Therese Buerengen" w:date="2025-10-27T11:17:00Z" w16du:dateUtc="2025-10-27T10:17:00Z" w:id="46">
            <w:rPr/>
          </w:rPrChange>
        </w:rPr>
        <w:fldChar w:fldCharType="end"/>
      </w:r>
    </w:p>
    <w:p w:rsidRPr="008F673E" w:rsidR="00E73365" w:rsidRDefault="00E73365" w14:paraId="112AB3A4" w14:textId="12D66C30">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47">
            <w:rPr/>
          </w:rPrChange>
        </w:rPr>
        <w:fldChar w:fldCharType="begin"/>
      </w:r>
      <w:r w:rsidRPr="008F673E">
        <w:rPr>
          <w:lang w:val="en-GB"/>
          <w:rPrChange w:author="Therese Buerengen" w:date="2025-10-27T11:17:00Z" w16du:dateUtc="2025-10-27T10:17:00Z" w:id="48">
            <w:rPr/>
          </w:rPrChange>
        </w:rPr>
        <w:instrText>HYPERLINK \l "_Toc154052368"</w:instrText>
      </w:r>
      <w:r w:rsidRPr="00BD2705">
        <w:rPr>
          <w:lang w:val="en-GB"/>
        </w:rPr>
      </w:r>
      <w:r w:rsidRPr="008F673E">
        <w:rPr>
          <w:lang w:val="en-GB"/>
          <w:rPrChange w:author="Therese Buerengen" w:date="2025-10-27T11:17:00Z" w16du:dateUtc="2025-10-27T10:17:00Z" w:id="49">
            <w:rPr/>
          </w:rPrChange>
        </w:rPr>
        <w:fldChar w:fldCharType="separate"/>
      </w:r>
      <w:r w:rsidRPr="008F673E">
        <w:rPr>
          <w:rStyle w:val="Hyperlink"/>
          <w:lang w:val="en-GB"/>
        </w:rPr>
        <w:t>4.</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Analyses Supporting Primary Objective(s)</w:t>
      </w:r>
      <w:r w:rsidRPr="008F673E">
        <w:rPr>
          <w:webHidden/>
          <w:lang w:val="en-GB"/>
        </w:rPr>
        <w:tab/>
      </w:r>
      <w:r w:rsidRPr="008F673E">
        <w:rPr>
          <w:webHidden/>
          <w:lang w:val="en-GB"/>
        </w:rPr>
        <w:fldChar w:fldCharType="begin"/>
      </w:r>
      <w:r w:rsidRPr="008F673E">
        <w:rPr>
          <w:webHidden/>
          <w:lang w:val="en-GB"/>
        </w:rPr>
        <w:instrText xml:space="preserve"> PAGEREF _Toc154052368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author="Therese Buerengen" w:date="2025-10-27T11:17:00Z" w16du:dateUtc="2025-10-27T10:17:00Z" w:id="50">
            <w:rPr/>
          </w:rPrChange>
        </w:rPr>
        <w:fldChar w:fldCharType="end"/>
      </w:r>
    </w:p>
    <w:p w:rsidRPr="008F673E" w:rsidR="00E73365" w:rsidRDefault="00E73365" w14:paraId="2E3A45E3" w14:textId="1F59BDE2">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51">
            <w:rPr/>
          </w:rPrChange>
        </w:rPr>
        <w:fldChar w:fldCharType="begin"/>
      </w:r>
      <w:r w:rsidRPr="008F673E">
        <w:rPr>
          <w:lang w:val="en-GB"/>
          <w:rPrChange w:author="Therese Buerengen" w:date="2025-10-27T11:17:00Z" w16du:dateUtc="2025-10-27T10:17:00Z" w:id="52">
            <w:rPr/>
          </w:rPrChange>
        </w:rPr>
        <w:instrText>HYPERLINK \l "_Toc154052369"</w:instrText>
      </w:r>
      <w:r w:rsidRPr="00BD2705">
        <w:rPr>
          <w:lang w:val="en-GB"/>
        </w:rPr>
      </w:r>
      <w:r w:rsidRPr="008F673E">
        <w:rPr>
          <w:lang w:val="en-GB"/>
          <w:rPrChange w:author="Therese Buerengen" w:date="2025-10-27T11:17:00Z" w16du:dateUtc="2025-10-27T10:17:00Z" w:id="53">
            <w:rPr/>
          </w:rPrChange>
        </w:rPr>
        <w:fldChar w:fldCharType="separate"/>
      </w:r>
      <w:r w:rsidRPr="008F673E">
        <w:rPr>
          <w:rStyle w:val="Hyperlink"/>
          <w:lang w:val="en-GB"/>
        </w:rPr>
        <w:t>4.1.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Primary [Endpoint(s)/Estimand(s)]</w:t>
      </w:r>
      <w:r w:rsidRPr="008F673E">
        <w:rPr>
          <w:webHidden/>
          <w:lang w:val="en-GB"/>
        </w:rPr>
        <w:tab/>
      </w:r>
      <w:r w:rsidRPr="008F673E">
        <w:rPr>
          <w:webHidden/>
          <w:lang w:val="en-GB"/>
        </w:rPr>
        <w:fldChar w:fldCharType="begin"/>
      </w:r>
      <w:r w:rsidRPr="008F673E">
        <w:rPr>
          <w:webHidden/>
          <w:lang w:val="en-GB"/>
        </w:rPr>
        <w:instrText xml:space="preserve"> PAGEREF _Toc154052369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author="Therese Buerengen" w:date="2025-10-27T11:17:00Z" w16du:dateUtc="2025-10-27T10:17:00Z" w:id="54">
            <w:rPr/>
          </w:rPrChange>
        </w:rPr>
        <w:fldChar w:fldCharType="end"/>
      </w:r>
    </w:p>
    <w:p w:rsidRPr="008F673E" w:rsidR="00E73365" w:rsidRDefault="00E73365" w14:paraId="0C97EEDC" w14:textId="3AA36E72">
      <w:pPr>
        <w:pStyle w:val="TOC3"/>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55">
            <w:rPr/>
          </w:rPrChange>
        </w:rPr>
        <w:fldChar w:fldCharType="begin"/>
      </w:r>
      <w:r w:rsidRPr="008F673E">
        <w:rPr>
          <w:lang w:val="en-GB"/>
          <w:rPrChange w:author="Therese Buerengen" w:date="2025-10-27T11:17:00Z" w16du:dateUtc="2025-10-27T10:17:00Z" w:id="56">
            <w:rPr/>
          </w:rPrChange>
        </w:rPr>
        <w:instrText>HYPERLINK \l "_Toc154052370"</w:instrText>
      </w:r>
      <w:r w:rsidRPr="00BD2705">
        <w:rPr>
          <w:lang w:val="en-GB"/>
        </w:rPr>
      </w:r>
      <w:r w:rsidRPr="008F673E">
        <w:rPr>
          <w:lang w:val="en-GB"/>
          <w:rPrChange w:author="Therese Buerengen" w:date="2025-10-27T11:17:00Z" w16du:dateUtc="2025-10-27T10:17:00Z" w:id="57">
            <w:rPr/>
          </w:rPrChange>
        </w:rPr>
        <w:fldChar w:fldCharType="separate"/>
      </w:r>
      <w:r w:rsidRPr="008F673E">
        <w:rPr>
          <w:rStyle w:val="Hyperlink"/>
          <w:lang w:val="en-GB"/>
        </w:rPr>
        <w:t>4.1.1.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Definition of Endpoint(s)</w:t>
      </w:r>
      <w:r w:rsidRPr="008F673E">
        <w:rPr>
          <w:webHidden/>
          <w:lang w:val="en-GB"/>
        </w:rPr>
        <w:tab/>
      </w:r>
      <w:r w:rsidRPr="008F673E">
        <w:rPr>
          <w:webHidden/>
          <w:lang w:val="en-GB"/>
        </w:rPr>
        <w:fldChar w:fldCharType="begin"/>
      </w:r>
      <w:r w:rsidRPr="008F673E">
        <w:rPr>
          <w:webHidden/>
          <w:lang w:val="en-GB"/>
        </w:rPr>
        <w:instrText xml:space="preserve"> PAGEREF _Toc154052370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author="Therese Buerengen" w:date="2025-10-27T11:17:00Z" w16du:dateUtc="2025-10-27T10:17:00Z" w:id="58">
            <w:rPr/>
          </w:rPrChange>
        </w:rPr>
        <w:fldChar w:fldCharType="end"/>
      </w:r>
    </w:p>
    <w:p w:rsidRPr="008F673E" w:rsidR="00E73365" w:rsidRDefault="00E73365" w14:paraId="3BB315C9" w14:textId="75FCF9A7">
      <w:pPr>
        <w:pStyle w:val="TOC3"/>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59">
            <w:rPr/>
          </w:rPrChange>
        </w:rPr>
        <w:fldChar w:fldCharType="begin"/>
      </w:r>
      <w:r w:rsidRPr="008F673E">
        <w:rPr>
          <w:lang w:val="en-GB"/>
          <w:rPrChange w:author="Therese Buerengen" w:date="2025-10-27T11:17:00Z" w16du:dateUtc="2025-10-27T10:17:00Z" w:id="60">
            <w:rPr/>
          </w:rPrChange>
        </w:rPr>
        <w:instrText>HYPERLINK \l "_Toc154052371"</w:instrText>
      </w:r>
      <w:r w:rsidRPr="00BD2705">
        <w:rPr>
          <w:lang w:val="en-GB"/>
        </w:rPr>
      </w:r>
      <w:r w:rsidRPr="008F673E">
        <w:rPr>
          <w:lang w:val="en-GB"/>
          <w:rPrChange w:author="Therese Buerengen" w:date="2025-10-27T11:17:00Z" w16du:dateUtc="2025-10-27T10:17:00Z" w:id="61">
            <w:rPr/>
          </w:rPrChange>
        </w:rPr>
        <w:fldChar w:fldCharType="separate"/>
      </w:r>
      <w:r w:rsidRPr="008F673E">
        <w:rPr>
          <w:rStyle w:val="Hyperlink"/>
          <w:lang w:val="en-GB"/>
        </w:rPr>
        <w:t>4.1.2.</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Main Analytical Approach</w:t>
      </w:r>
      <w:r w:rsidRPr="008F673E">
        <w:rPr>
          <w:webHidden/>
          <w:lang w:val="en-GB"/>
        </w:rPr>
        <w:tab/>
      </w:r>
      <w:r w:rsidRPr="008F673E">
        <w:rPr>
          <w:webHidden/>
          <w:lang w:val="en-GB"/>
        </w:rPr>
        <w:fldChar w:fldCharType="begin"/>
      </w:r>
      <w:r w:rsidRPr="008F673E">
        <w:rPr>
          <w:webHidden/>
          <w:lang w:val="en-GB"/>
        </w:rPr>
        <w:instrText xml:space="preserve"> PAGEREF _Toc154052371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author="Therese Buerengen" w:date="2025-10-27T11:17:00Z" w16du:dateUtc="2025-10-27T10:17:00Z" w:id="62">
            <w:rPr/>
          </w:rPrChange>
        </w:rPr>
        <w:fldChar w:fldCharType="end"/>
      </w:r>
    </w:p>
    <w:p w:rsidRPr="008F673E" w:rsidR="00E73365" w:rsidRDefault="00E73365" w14:paraId="60578BC5" w14:textId="02C44BA8">
      <w:pPr>
        <w:pStyle w:val="TOC3"/>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63">
            <w:rPr/>
          </w:rPrChange>
        </w:rPr>
        <w:fldChar w:fldCharType="begin"/>
      </w:r>
      <w:r w:rsidRPr="008F673E">
        <w:rPr>
          <w:lang w:val="en-GB"/>
          <w:rPrChange w:author="Therese Buerengen" w:date="2025-10-27T11:17:00Z" w16du:dateUtc="2025-10-27T10:17:00Z" w:id="64">
            <w:rPr/>
          </w:rPrChange>
        </w:rPr>
        <w:instrText>HYPERLINK \l "_Toc154052372"</w:instrText>
      </w:r>
      <w:r w:rsidRPr="00BD2705">
        <w:rPr>
          <w:lang w:val="en-GB"/>
        </w:rPr>
      </w:r>
      <w:r w:rsidRPr="008F673E">
        <w:rPr>
          <w:lang w:val="en-GB"/>
          <w:rPrChange w:author="Therese Buerengen" w:date="2025-10-27T11:17:00Z" w16du:dateUtc="2025-10-27T10:17:00Z" w:id="65">
            <w:rPr/>
          </w:rPrChange>
        </w:rPr>
        <w:fldChar w:fldCharType="separate"/>
      </w:r>
      <w:r w:rsidRPr="008F673E">
        <w:rPr>
          <w:rStyle w:val="Hyperlink"/>
          <w:lang w:val="en-GB"/>
        </w:rPr>
        <w:t>4.1.3.</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Sensitivity [Analysis/Analyses]</w:t>
      </w:r>
      <w:r w:rsidRPr="008F673E">
        <w:rPr>
          <w:webHidden/>
          <w:lang w:val="en-GB"/>
        </w:rPr>
        <w:tab/>
      </w:r>
      <w:r w:rsidRPr="008F673E">
        <w:rPr>
          <w:webHidden/>
          <w:lang w:val="en-GB"/>
        </w:rPr>
        <w:fldChar w:fldCharType="begin"/>
      </w:r>
      <w:r w:rsidRPr="008F673E">
        <w:rPr>
          <w:webHidden/>
          <w:lang w:val="en-GB"/>
        </w:rPr>
        <w:instrText xml:space="preserve"> PAGEREF _Toc154052372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author="Therese Buerengen" w:date="2025-10-27T11:17:00Z" w16du:dateUtc="2025-10-27T10:17:00Z" w:id="66">
            <w:rPr/>
          </w:rPrChange>
        </w:rPr>
        <w:fldChar w:fldCharType="end"/>
      </w:r>
    </w:p>
    <w:p w:rsidRPr="008F673E" w:rsidR="00E73365" w:rsidRDefault="00E73365" w14:paraId="1999F6E9" w14:textId="7B319E6A">
      <w:pPr>
        <w:pStyle w:val="TOC3"/>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67">
            <w:rPr/>
          </w:rPrChange>
        </w:rPr>
        <w:fldChar w:fldCharType="begin"/>
      </w:r>
      <w:r w:rsidRPr="008F673E">
        <w:rPr>
          <w:lang w:val="en-GB"/>
          <w:rPrChange w:author="Therese Buerengen" w:date="2025-10-27T11:17:00Z" w16du:dateUtc="2025-10-27T10:17:00Z" w:id="68">
            <w:rPr/>
          </w:rPrChange>
        </w:rPr>
        <w:instrText>HYPERLINK \l "_Toc154052373"</w:instrText>
      </w:r>
      <w:r w:rsidRPr="00BD2705">
        <w:rPr>
          <w:lang w:val="en-GB"/>
        </w:rPr>
      </w:r>
      <w:r w:rsidRPr="008F673E">
        <w:rPr>
          <w:lang w:val="en-GB"/>
          <w:rPrChange w:author="Therese Buerengen" w:date="2025-10-27T11:17:00Z" w16du:dateUtc="2025-10-27T10:17:00Z" w:id="69">
            <w:rPr/>
          </w:rPrChange>
        </w:rPr>
        <w:fldChar w:fldCharType="separate"/>
      </w:r>
      <w:r w:rsidRPr="008F673E">
        <w:rPr>
          <w:rStyle w:val="Hyperlink"/>
          <w:lang w:val="en-GB"/>
        </w:rPr>
        <w:t>4.1.4.</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Supplementary [Analysis/Analyses]</w:t>
      </w:r>
      <w:r w:rsidRPr="008F673E">
        <w:rPr>
          <w:webHidden/>
          <w:lang w:val="en-GB"/>
        </w:rPr>
        <w:tab/>
      </w:r>
      <w:r w:rsidRPr="008F673E">
        <w:rPr>
          <w:webHidden/>
          <w:lang w:val="en-GB"/>
        </w:rPr>
        <w:fldChar w:fldCharType="begin"/>
      </w:r>
      <w:r w:rsidRPr="008F673E">
        <w:rPr>
          <w:webHidden/>
          <w:lang w:val="en-GB"/>
        </w:rPr>
        <w:instrText xml:space="preserve"> PAGEREF _Toc154052373 \h </w:instrText>
      </w:r>
      <w:r w:rsidRPr="008F673E">
        <w:rPr>
          <w:webHidden/>
          <w:lang w:val="en-GB"/>
        </w:rPr>
      </w:r>
      <w:r w:rsidRPr="008F673E">
        <w:rPr>
          <w:webHidden/>
          <w:lang w:val="en-GB"/>
        </w:rPr>
        <w:fldChar w:fldCharType="separate"/>
      </w:r>
      <w:r w:rsidRPr="008F673E">
        <w:rPr>
          <w:webHidden/>
          <w:lang w:val="en-GB"/>
        </w:rPr>
        <w:t>9</w:t>
      </w:r>
      <w:r w:rsidRPr="008F673E">
        <w:rPr>
          <w:webHidden/>
          <w:lang w:val="en-GB"/>
        </w:rPr>
        <w:fldChar w:fldCharType="end"/>
      </w:r>
      <w:r w:rsidRPr="008F673E">
        <w:rPr>
          <w:lang w:val="en-GB"/>
          <w:rPrChange w:author="Therese Buerengen" w:date="2025-10-27T11:17:00Z" w16du:dateUtc="2025-10-27T10:17:00Z" w:id="70">
            <w:rPr/>
          </w:rPrChange>
        </w:rPr>
        <w:fldChar w:fldCharType="end"/>
      </w:r>
    </w:p>
    <w:p w:rsidRPr="008F673E" w:rsidR="00E73365" w:rsidRDefault="00E73365" w14:paraId="42A2032A" w14:textId="2773092E">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71">
            <w:rPr/>
          </w:rPrChange>
        </w:rPr>
        <w:fldChar w:fldCharType="begin"/>
      </w:r>
      <w:r w:rsidRPr="008F673E">
        <w:rPr>
          <w:lang w:val="en-GB"/>
          <w:rPrChange w:author="Therese Buerengen" w:date="2025-10-27T11:17:00Z" w16du:dateUtc="2025-10-27T10:17:00Z" w:id="72">
            <w:rPr/>
          </w:rPrChange>
        </w:rPr>
        <w:instrText>HYPERLINK \l "_Toc154052374"</w:instrText>
      </w:r>
      <w:r w:rsidRPr="00BD2705">
        <w:rPr>
          <w:lang w:val="en-GB"/>
        </w:rPr>
      </w:r>
      <w:r w:rsidRPr="008F673E">
        <w:rPr>
          <w:lang w:val="en-GB"/>
          <w:rPrChange w:author="Therese Buerengen" w:date="2025-10-27T11:17:00Z" w16du:dateUtc="2025-10-27T10:17:00Z" w:id="73">
            <w:rPr/>
          </w:rPrChange>
        </w:rPr>
        <w:fldChar w:fldCharType="separate"/>
      </w:r>
      <w:r w:rsidRPr="008F673E">
        <w:rPr>
          <w:rStyle w:val="Hyperlink"/>
          <w:lang w:val="en-GB"/>
        </w:rPr>
        <w:t>5.</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Analyses Supporting Secondary Objective(s)</w:t>
      </w:r>
      <w:r w:rsidRPr="008F673E">
        <w:rPr>
          <w:webHidden/>
          <w:lang w:val="en-GB"/>
        </w:rPr>
        <w:tab/>
      </w:r>
      <w:r w:rsidRPr="008F673E">
        <w:rPr>
          <w:webHidden/>
          <w:lang w:val="en-GB"/>
        </w:rPr>
        <w:fldChar w:fldCharType="begin"/>
      </w:r>
      <w:r w:rsidRPr="008F673E">
        <w:rPr>
          <w:webHidden/>
          <w:lang w:val="en-GB"/>
        </w:rPr>
        <w:instrText xml:space="preserve"> PAGEREF _Toc154052374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author="Therese Buerengen" w:date="2025-10-27T11:17:00Z" w16du:dateUtc="2025-10-27T10:17:00Z" w:id="74">
            <w:rPr/>
          </w:rPrChange>
        </w:rPr>
        <w:fldChar w:fldCharType="end"/>
      </w:r>
    </w:p>
    <w:p w:rsidRPr="008F673E" w:rsidR="00E73365" w:rsidRDefault="00E73365" w14:paraId="5C6036C7" w14:textId="2DAE9034">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75">
            <w:rPr/>
          </w:rPrChange>
        </w:rPr>
        <w:fldChar w:fldCharType="begin"/>
      </w:r>
      <w:r w:rsidRPr="008F673E">
        <w:rPr>
          <w:lang w:val="en-GB"/>
          <w:rPrChange w:author="Therese Buerengen" w:date="2025-10-27T11:17:00Z" w16du:dateUtc="2025-10-27T10:17:00Z" w:id="76">
            <w:rPr/>
          </w:rPrChange>
        </w:rPr>
        <w:instrText>HYPERLINK \l "_Toc154052375"</w:instrText>
      </w:r>
      <w:r w:rsidRPr="00BD2705">
        <w:rPr>
          <w:lang w:val="en-GB"/>
        </w:rPr>
      </w:r>
      <w:r w:rsidRPr="008F673E">
        <w:rPr>
          <w:lang w:val="en-GB"/>
          <w:rPrChange w:author="Therese Buerengen" w:date="2025-10-27T11:17:00Z" w16du:dateUtc="2025-10-27T10:17:00Z" w:id="77">
            <w:rPr/>
          </w:rPrChange>
        </w:rPr>
        <w:fldChar w:fldCharType="separate"/>
      </w:r>
      <w:r w:rsidRPr="008F673E">
        <w:rPr>
          <w:rStyle w:val="Hyperlink"/>
          <w:lang w:val="en-GB"/>
        </w:rPr>
        <w:t>5.1.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Analyses Supporting Secondary Objective [label]</w:t>
      </w:r>
      <w:r w:rsidRPr="008F673E">
        <w:rPr>
          <w:webHidden/>
          <w:lang w:val="en-GB"/>
        </w:rPr>
        <w:tab/>
      </w:r>
      <w:r w:rsidRPr="008F673E">
        <w:rPr>
          <w:webHidden/>
          <w:lang w:val="en-GB"/>
        </w:rPr>
        <w:fldChar w:fldCharType="begin"/>
      </w:r>
      <w:r w:rsidRPr="008F673E">
        <w:rPr>
          <w:webHidden/>
          <w:lang w:val="en-GB"/>
        </w:rPr>
        <w:instrText xml:space="preserve"> PAGEREF _Toc154052375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author="Therese Buerengen" w:date="2025-10-27T11:17:00Z" w16du:dateUtc="2025-10-27T10:17:00Z" w:id="78">
            <w:rPr/>
          </w:rPrChange>
        </w:rPr>
        <w:fldChar w:fldCharType="end"/>
      </w:r>
    </w:p>
    <w:p w:rsidRPr="008F673E" w:rsidR="00E73365" w:rsidRDefault="00E73365" w14:paraId="722245EF" w14:textId="7FAE0D31">
      <w:pPr>
        <w:pStyle w:val="TOC3"/>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79">
            <w:rPr/>
          </w:rPrChange>
        </w:rPr>
        <w:fldChar w:fldCharType="begin"/>
      </w:r>
      <w:r w:rsidRPr="008F673E">
        <w:rPr>
          <w:lang w:val="en-GB"/>
          <w:rPrChange w:author="Therese Buerengen" w:date="2025-10-27T11:17:00Z" w16du:dateUtc="2025-10-27T10:17:00Z" w:id="80">
            <w:rPr/>
          </w:rPrChange>
        </w:rPr>
        <w:instrText>HYPERLINK \l "_Toc154052376"</w:instrText>
      </w:r>
      <w:r w:rsidRPr="00BD2705">
        <w:rPr>
          <w:lang w:val="en-GB"/>
        </w:rPr>
      </w:r>
      <w:r w:rsidRPr="008F673E">
        <w:rPr>
          <w:lang w:val="en-GB"/>
          <w:rPrChange w:author="Therese Buerengen" w:date="2025-10-27T11:17:00Z" w16du:dateUtc="2025-10-27T10:17:00Z" w:id="81">
            <w:rPr/>
          </w:rPrChange>
        </w:rPr>
        <w:fldChar w:fldCharType="separate"/>
      </w:r>
      <w:r w:rsidRPr="008F673E">
        <w:rPr>
          <w:rStyle w:val="Hyperlink"/>
          <w:lang w:val="en-GB"/>
        </w:rPr>
        <w:t>5.1.1.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[Key/Confirmatory] Secondary [Endpoint(s)/Estimand(s)]</w:t>
      </w:r>
      <w:r w:rsidRPr="008F673E">
        <w:rPr>
          <w:webHidden/>
          <w:lang w:val="en-GB"/>
        </w:rPr>
        <w:tab/>
      </w:r>
      <w:r w:rsidRPr="008F673E">
        <w:rPr>
          <w:webHidden/>
          <w:lang w:val="en-GB"/>
        </w:rPr>
        <w:fldChar w:fldCharType="begin"/>
      </w:r>
      <w:r w:rsidRPr="008F673E">
        <w:rPr>
          <w:webHidden/>
          <w:lang w:val="en-GB"/>
        </w:rPr>
        <w:instrText xml:space="preserve"> PAGEREF _Toc154052376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author="Therese Buerengen" w:date="2025-10-27T11:17:00Z" w16du:dateUtc="2025-10-27T10:17:00Z" w:id="82">
            <w:rPr/>
          </w:rPrChange>
        </w:rPr>
        <w:fldChar w:fldCharType="end"/>
      </w:r>
    </w:p>
    <w:p w:rsidRPr="008F673E" w:rsidR="00E73365" w:rsidRDefault="00E73365" w14:paraId="27E1D344" w14:textId="7F3EC31B">
      <w:pPr>
        <w:pStyle w:val="TOC3"/>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83">
            <w:rPr/>
          </w:rPrChange>
        </w:rPr>
        <w:fldChar w:fldCharType="begin"/>
      </w:r>
      <w:r w:rsidRPr="008F673E">
        <w:rPr>
          <w:lang w:val="en-GB"/>
          <w:rPrChange w:author="Therese Buerengen" w:date="2025-10-27T11:17:00Z" w16du:dateUtc="2025-10-27T10:17:00Z" w:id="84">
            <w:rPr/>
          </w:rPrChange>
        </w:rPr>
        <w:instrText>HYPERLINK \l "_Toc154052377"</w:instrText>
      </w:r>
      <w:r w:rsidRPr="00BD2705">
        <w:rPr>
          <w:lang w:val="en-GB"/>
        </w:rPr>
      </w:r>
      <w:r w:rsidRPr="008F673E">
        <w:rPr>
          <w:lang w:val="en-GB"/>
          <w:rPrChange w:author="Therese Buerengen" w:date="2025-10-27T11:17:00Z" w16du:dateUtc="2025-10-27T10:17:00Z" w:id="85">
            <w:rPr/>
          </w:rPrChange>
        </w:rPr>
        <w:fldChar w:fldCharType="separate"/>
      </w:r>
      <w:r w:rsidRPr="008F673E">
        <w:rPr>
          <w:rStyle w:val="Hyperlink"/>
          <w:lang w:val="en-GB"/>
        </w:rPr>
        <w:t>5.1.2.</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Supportive Secondary [Endpoint(s)/Estimand(s)]</w:t>
      </w:r>
      <w:r w:rsidRPr="008F673E">
        <w:rPr>
          <w:webHidden/>
          <w:lang w:val="en-GB"/>
        </w:rPr>
        <w:tab/>
      </w:r>
      <w:r w:rsidRPr="008F673E">
        <w:rPr>
          <w:webHidden/>
          <w:lang w:val="en-GB"/>
        </w:rPr>
        <w:fldChar w:fldCharType="begin"/>
      </w:r>
      <w:r w:rsidRPr="008F673E">
        <w:rPr>
          <w:webHidden/>
          <w:lang w:val="en-GB"/>
        </w:rPr>
        <w:instrText xml:space="preserve"> PAGEREF _Toc154052377 \h </w:instrText>
      </w:r>
      <w:r w:rsidRPr="008F673E">
        <w:rPr>
          <w:webHidden/>
          <w:lang w:val="en-GB"/>
        </w:rPr>
      </w:r>
      <w:r w:rsidRPr="008F673E">
        <w:rPr>
          <w:webHidden/>
          <w:lang w:val="en-GB"/>
        </w:rPr>
        <w:fldChar w:fldCharType="separate"/>
      </w:r>
      <w:r w:rsidRPr="008F673E">
        <w:rPr>
          <w:webHidden/>
          <w:lang w:val="en-GB"/>
        </w:rPr>
        <w:t>10</w:t>
      </w:r>
      <w:r w:rsidRPr="008F673E">
        <w:rPr>
          <w:webHidden/>
          <w:lang w:val="en-GB"/>
        </w:rPr>
        <w:fldChar w:fldCharType="end"/>
      </w:r>
      <w:r w:rsidRPr="008F673E">
        <w:rPr>
          <w:lang w:val="en-GB"/>
          <w:rPrChange w:author="Therese Buerengen" w:date="2025-10-27T11:17:00Z" w16du:dateUtc="2025-10-27T10:17:00Z" w:id="86">
            <w:rPr/>
          </w:rPrChange>
        </w:rPr>
        <w:fldChar w:fldCharType="end"/>
      </w:r>
    </w:p>
    <w:p w:rsidRPr="008F673E" w:rsidR="00E73365" w:rsidRDefault="00E73365" w14:paraId="1D72B1D8" w14:textId="4BF0294F">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87">
            <w:rPr/>
          </w:rPrChange>
        </w:rPr>
        <w:fldChar w:fldCharType="begin"/>
      </w:r>
      <w:r w:rsidRPr="008F673E">
        <w:rPr>
          <w:lang w:val="en-GB"/>
          <w:rPrChange w:author="Therese Buerengen" w:date="2025-10-27T11:17:00Z" w16du:dateUtc="2025-10-27T10:17:00Z" w:id="88">
            <w:rPr/>
          </w:rPrChange>
        </w:rPr>
        <w:instrText>HYPERLINK \l "_Toc154052378"</w:instrText>
      </w:r>
      <w:r w:rsidRPr="00BD2705">
        <w:rPr>
          <w:lang w:val="en-GB"/>
        </w:rPr>
      </w:r>
      <w:r w:rsidRPr="008F673E">
        <w:rPr>
          <w:lang w:val="en-GB"/>
          <w:rPrChange w:author="Therese Buerengen" w:date="2025-10-27T11:17:00Z" w16du:dateUtc="2025-10-27T10:17:00Z" w:id="89">
            <w:rPr/>
          </w:rPrChange>
        </w:rPr>
        <w:fldChar w:fldCharType="separate"/>
      </w:r>
      <w:r w:rsidRPr="008F673E">
        <w:rPr>
          <w:rStyle w:val="Hyperlink"/>
          <w:lang w:val="en-GB"/>
        </w:rPr>
        <w:t>6.</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Analyses Supporting [Tertiary/Exploratory/Other] Objective(s)</w:t>
      </w:r>
      <w:r w:rsidRPr="008F673E">
        <w:rPr>
          <w:webHidden/>
          <w:lang w:val="en-GB"/>
        </w:rPr>
        <w:tab/>
      </w:r>
      <w:r w:rsidRPr="008F673E">
        <w:rPr>
          <w:webHidden/>
          <w:lang w:val="en-GB"/>
        </w:rPr>
        <w:fldChar w:fldCharType="begin"/>
      </w:r>
      <w:r w:rsidRPr="008F673E">
        <w:rPr>
          <w:webHidden/>
          <w:lang w:val="en-GB"/>
        </w:rPr>
        <w:instrText xml:space="preserve"> PAGEREF _Toc154052378 \h </w:instrText>
      </w:r>
      <w:r w:rsidRPr="008F673E">
        <w:rPr>
          <w:webHidden/>
          <w:lang w:val="en-GB"/>
        </w:rPr>
      </w:r>
      <w:r w:rsidRPr="008F673E">
        <w:rPr>
          <w:webHidden/>
          <w:lang w:val="en-GB"/>
        </w:rPr>
        <w:fldChar w:fldCharType="separate"/>
      </w:r>
      <w:r w:rsidRPr="008F673E">
        <w:rPr>
          <w:webHidden/>
          <w:lang w:val="en-GB"/>
        </w:rPr>
        <w:t>11</w:t>
      </w:r>
      <w:r w:rsidRPr="008F673E">
        <w:rPr>
          <w:webHidden/>
          <w:lang w:val="en-GB"/>
        </w:rPr>
        <w:fldChar w:fldCharType="end"/>
      </w:r>
      <w:r w:rsidRPr="008F673E">
        <w:rPr>
          <w:lang w:val="en-GB"/>
          <w:rPrChange w:author="Therese Buerengen" w:date="2025-10-27T11:17:00Z" w16du:dateUtc="2025-10-27T10:17:00Z" w:id="90">
            <w:rPr/>
          </w:rPrChange>
        </w:rPr>
        <w:fldChar w:fldCharType="end"/>
      </w:r>
    </w:p>
    <w:p w:rsidRPr="008F673E" w:rsidR="00E73365" w:rsidRDefault="00E73365" w14:paraId="541D72A6" w14:textId="2822BC4B">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91">
            <w:rPr/>
          </w:rPrChange>
        </w:rPr>
        <w:fldChar w:fldCharType="begin"/>
      </w:r>
      <w:r w:rsidRPr="008F673E">
        <w:rPr>
          <w:lang w:val="en-GB"/>
          <w:rPrChange w:author="Therese Buerengen" w:date="2025-10-27T11:17:00Z" w16du:dateUtc="2025-10-27T10:17:00Z" w:id="92">
            <w:rPr/>
          </w:rPrChange>
        </w:rPr>
        <w:instrText>HYPERLINK \l "_Toc154052379"</w:instrText>
      </w:r>
      <w:r w:rsidRPr="00BD2705">
        <w:rPr>
          <w:lang w:val="en-GB"/>
        </w:rPr>
      </w:r>
      <w:r w:rsidRPr="008F673E">
        <w:rPr>
          <w:lang w:val="en-GB"/>
          <w:rPrChange w:author="Therese Buerengen" w:date="2025-10-27T11:17:00Z" w16du:dateUtc="2025-10-27T10:17:00Z" w:id="93">
            <w:rPr/>
          </w:rPrChange>
        </w:rPr>
        <w:fldChar w:fldCharType="separate"/>
      </w:r>
      <w:r w:rsidRPr="008F673E">
        <w:rPr>
          <w:rStyle w:val="Hyperlink"/>
          <w:lang w:val="en-GB"/>
        </w:rPr>
        <w:t>7.</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[Other] Safety Analyses</w:t>
      </w:r>
      <w:r w:rsidRPr="008F673E">
        <w:rPr>
          <w:webHidden/>
          <w:lang w:val="en-GB"/>
        </w:rPr>
        <w:tab/>
      </w:r>
      <w:r w:rsidRPr="008F673E">
        <w:rPr>
          <w:webHidden/>
          <w:lang w:val="en-GB"/>
        </w:rPr>
        <w:fldChar w:fldCharType="begin"/>
      </w:r>
      <w:r w:rsidRPr="008F673E">
        <w:rPr>
          <w:webHidden/>
          <w:lang w:val="en-GB"/>
        </w:rPr>
        <w:instrText xml:space="preserve"> PAGEREF _Toc154052379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author="Therese Buerengen" w:date="2025-10-27T11:17:00Z" w16du:dateUtc="2025-10-27T10:17:00Z" w:id="94">
            <w:rPr/>
          </w:rPrChange>
        </w:rPr>
        <w:fldChar w:fldCharType="end"/>
      </w:r>
    </w:p>
    <w:p w:rsidRPr="008F673E" w:rsidR="00E73365" w:rsidRDefault="00E73365" w14:paraId="08C43994" w14:textId="23CE2665">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95">
            <w:rPr/>
          </w:rPrChange>
        </w:rPr>
        <w:fldChar w:fldCharType="begin"/>
      </w:r>
      <w:r w:rsidRPr="008F673E">
        <w:rPr>
          <w:lang w:val="en-GB"/>
          <w:rPrChange w:author="Therese Buerengen" w:date="2025-10-27T11:17:00Z" w16du:dateUtc="2025-10-27T10:17:00Z" w:id="96">
            <w:rPr/>
          </w:rPrChange>
        </w:rPr>
        <w:instrText>HYPERLINK \l "_Toc154052380"</w:instrText>
      </w:r>
      <w:r w:rsidRPr="00BD2705">
        <w:rPr>
          <w:lang w:val="en-GB"/>
        </w:rPr>
      </w:r>
      <w:r w:rsidRPr="008F673E">
        <w:rPr>
          <w:lang w:val="en-GB"/>
          <w:rPrChange w:author="Therese Buerengen" w:date="2025-10-27T11:17:00Z" w16du:dateUtc="2025-10-27T10:17:00Z" w:id="97">
            <w:rPr/>
          </w:rPrChange>
        </w:rPr>
        <w:fldChar w:fldCharType="separate"/>
      </w:r>
      <w:r w:rsidRPr="008F673E">
        <w:rPr>
          <w:rStyle w:val="Hyperlink"/>
          <w:lang w:val="en-GB"/>
        </w:rPr>
        <w:t>7.1.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Extent of Exposure</w:t>
      </w:r>
      <w:r w:rsidRPr="008F673E">
        <w:rPr>
          <w:webHidden/>
          <w:lang w:val="en-GB"/>
        </w:rPr>
        <w:tab/>
      </w:r>
      <w:r w:rsidRPr="008F673E">
        <w:rPr>
          <w:webHidden/>
          <w:lang w:val="en-GB"/>
        </w:rPr>
        <w:fldChar w:fldCharType="begin"/>
      </w:r>
      <w:r w:rsidRPr="008F673E">
        <w:rPr>
          <w:webHidden/>
          <w:lang w:val="en-GB"/>
        </w:rPr>
        <w:instrText xml:space="preserve"> PAGEREF _Toc154052380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author="Therese Buerengen" w:date="2025-10-27T11:17:00Z" w16du:dateUtc="2025-10-27T10:17:00Z" w:id="98">
            <w:rPr/>
          </w:rPrChange>
        </w:rPr>
        <w:fldChar w:fldCharType="end"/>
      </w:r>
    </w:p>
    <w:p w:rsidRPr="008F673E" w:rsidR="00E73365" w:rsidRDefault="00E73365" w14:paraId="6AE18C20" w14:textId="5CB964B7">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99">
            <w:rPr/>
          </w:rPrChange>
        </w:rPr>
        <w:fldChar w:fldCharType="begin"/>
      </w:r>
      <w:r w:rsidRPr="008F673E">
        <w:rPr>
          <w:lang w:val="en-GB"/>
          <w:rPrChange w:author="Therese Buerengen" w:date="2025-10-27T11:17:00Z" w16du:dateUtc="2025-10-27T10:17:00Z" w:id="100">
            <w:rPr/>
          </w:rPrChange>
        </w:rPr>
        <w:instrText>HYPERLINK \l "_Toc154052381"</w:instrText>
      </w:r>
      <w:r w:rsidRPr="00BD2705">
        <w:rPr>
          <w:lang w:val="en-GB"/>
        </w:rPr>
      </w:r>
      <w:r w:rsidRPr="008F673E">
        <w:rPr>
          <w:lang w:val="en-GB"/>
          <w:rPrChange w:author="Therese Buerengen" w:date="2025-10-27T11:17:00Z" w16du:dateUtc="2025-10-27T10:17:00Z" w:id="101">
            <w:rPr/>
          </w:rPrChange>
        </w:rPr>
        <w:fldChar w:fldCharType="separate"/>
      </w:r>
      <w:r w:rsidRPr="008F673E">
        <w:rPr>
          <w:rStyle w:val="Hyperlink"/>
          <w:lang w:val="en-GB"/>
        </w:rPr>
        <w:t>7.2.</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Adverse Events</w:t>
      </w:r>
      <w:r w:rsidRPr="008F673E">
        <w:rPr>
          <w:webHidden/>
          <w:lang w:val="en-GB"/>
        </w:rPr>
        <w:tab/>
      </w:r>
      <w:r w:rsidRPr="008F673E">
        <w:rPr>
          <w:webHidden/>
          <w:lang w:val="en-GB"/>
        </w:rPr>
        <w:fldChar w:fldCharType="begin"/>
      </w:r>
      <w:r w:rsidRPr="008F673E">
        <w:rPr>
          <w:webHidden/>
          <w:lang w:val="en-GB"/>
        </w:rPr>
        <w:instrText xml:space="preserve"> PAGEREF _Toc154052381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author="Therese Buerengen" w:date="2025-10-27T11:17:00Z" w16du:dateUtc="2025-10-27T10:17:00Z" w:id="102">
            <w:rPr/>
          </w:rPrChange>
        </w:rPr>
        <w:fldChar w:fldCharType="end"/>
      </w:r>
    </w:p>
    <w:p w:rsidRPr="008F673E" w:rsidR="00E73365" w:rsidRDefault="00E73365" w14:paraId="69C98BA7" w14:textId="00FB0389">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103">
            <w:rPr/>
          </w:rPrChange>
        </w:rPr>
        <w:fldChar w:fldCharType="begin"/>
      </w:r>
      <w:r w:rsidRPr="008F673E">
        <w:rPr>
          <w:lang w:val="en-GB"/>
          <w:rPrChange w:author="Therese Buerengen" w:date="2025-10-27T11:17:00Z" w16du:dateUtc="2025-10-27T10:17:00Z" w:id="104">
            <w:rPr/>
          </w:rPrChange>
        </w:rPr>
        <w:instrText>HYPERLINK \l "_Toc154052382"</w:instrText>
      </w:r>
      <w:r w:rsidRPr="00BD2705">
        <w:rPr>
          <w:lang w:val="en-GB"/>
        </w:rPr>
      </w:r>
      <w:r w:rsidRPr="008F673E">
        <w:rPr>
          <w:lang w:val="en-GB"/>
          <w:rPrChange w:author="Therese Buerengen" w:date="2025-10-27T11:17:00Z" w16du:dateUtc="2025-10-27T10:17:00Z" w:id="105">
            <w:rPr/>
          </w:rPrChange>
        </w:rPr>
        <w:fldChar w:fldCharType="separate"/>
      </w:r>
      <w:r w:rsidRPr="008F673E">
        <w:rPr>
          <w:rStyle w:val="Hyperlink"/>
          <w:lang w:val="en-GB"/>
        </w:rPr>
        <w:t>7.3.</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Additional Safety Assessments</w:t>
      </w:r>
      <w:r w:rsidRPr="008F673E">
        <w:rPr>
          <w:webHidden/>
          <w:lang w:val="en-GB"/>
        </w:rPr>
        <w:tab/>
      </w:r>
      <w:r w:rsidRPr="008F673E">
        <w:rPr>
          <w:webHidden/>
          <w:lang w:val="en-GB"/>
        </w:rPr>
        <w:fldChar w:fldCharType="begin"/>
      </w:r>
      <w:r w:rsidRPr="008F673E">
        <w:rPr>
          <w:webHidden/>
          <w:lang w:val="en-GB"/>
        </w:rPr>
        <w:instrText xml:space="preserve"> PAGEREF _Toc154052382 \h </w:instrText>
      </w:r>
      <w:r w:rsidRPr="008F673E">
        <w:rPr>
          <w:webHidden/>
          <w:lang w:val="en-GB"/>
        </w:rPr>
      </w:r>
      <w:r w:rsidRPr="008F673E">
        <w:rPr>
          <w:webHidden/>
          <w:lang w:val="en-GB"/>
        </w:rPr>
        <w:fldChar w:fldCharType="separate"/>
      </w:r>
      <w:r w:rsidRPr="008F673E">
        <w:rPr>
          <w:webHidden/>
          <w:lang w:val="en-GB"/>
        </w:rPr>
        <w:t>12</w:t>
      </w:r>
      <w:r w:rsidRPr="008F673E">
        <w:rPr>
          <w:webHidden/>
          <w:lang w:val="en-GB"/>
        </w:rPr>
        <w:fldChar w:fldCharType="end"/>
      </w:r>
      <w:r w:rsidRPr="008F673E">
        <w:rPr>
          <w:lang w:val="en-GB"/>
          <w:rPrChange w:author="Therese Buerengen" w:date="2025-10-27T11:17:00Z" w16du:dateUtc="2025-10-27T10:17:00Z" w:id="106">
            <w:rPr/>
          </w:rPrChange>
        </w:rPr>
        <w:fldChar w:fldCharType="end"/>
      </w:r>
    </w:p>
    <w:p w:rsidRPr="008F673E" w:rsidR="00E73365" w:rsidRDefault="00E73365" w14:paraId="73FF7263" w14:textId="350ECD15">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107">
            <w:rPr/>
          </w:rPrChange>
        </w:rPr>
        <w:fldChar w:fldCharType="begin"/>
      </w:r>
      <w:r w:rsidRPr="008F673E">
        <w:rPr>
          <w:lang w:val="en-GB"/>
          <w:rPrChange w:author="Therese Buerengen" w:date="2025-10-27T11:17:00Z" w16du:dateUtc="2025-10-27T10:17:00Z" w:id="108">
            <w:rPr/>
          </w:rPrChange>
        </w:rPr>
        <w:instrText>HYPERLINK \l "_Toc154052383"</w:instrText>
      </w:r>
      <w:r w:rsidRPr="00BD2705">
        <w:rPr>
          <w:lang w:val="en-GB"/>
        </w:rPr>
      </w:r>
      <w:r w:rsidRPr="008F673E">
        <w:rPr>
          <w:lang w:val="en-GB"/>
          <w:rPrChange w:author="Therese Buerengen" w:date="2025-10-27T11:17:00Z" w16du:dateUtc="2025-10-27T10:17:00Z" w:id="109">
            <w:rPr/>
          </w:rPrChange>
        </w:rPr>
        <w:fldChar w:fldCharType="separate"/>
      </w:r>
      <w:r w:rsidRPr="008F673E">
        <w:rPr>
          <w:rStyle w:val="Hyperlink"/>
          <w:lang w:val="en-GB"/>
        </w:rPr>
        <w:t>8.</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Other Analyses</w:t>
      </w:r>
      <w:r w:rsidRPr="008F673E">
        <w:rPr>
          <w:webHidden/>
          <w:lang w:val="en-GB"/>
        </w:rPr>
        <w:tab/>
      </w:r>
      <w:r w:rsidRPr="008F673E">
        <w:rPr>
          <w:webHidden/>
          <w:lang w:val="en-GB"/>
        </w:rPr>
        <w:fldChar w:fldCharType="begin"/>
      </w:r>
      <w:r w:rsidRPr="008F673E">
        <w:rPr>
          <w:webHidden/>
          <w:lang w:val="en-GB"/>
        </w:rPr>
        <w:instrText xml:space="preserve"> PAGEREF _Toc154052383 \h </w:instrText>
      </w:r>
      <w:r w:rsidRPr="008F673E">
        <w:rPr>
          <w:webHidden/>
          <w:lang w:val="en-GB"/>
        </w:rPr>
      </w:r>
      <w:r w:rsidRPr="008F673E">
        <w:rPr>
          <w:webHidden/>
          <w:lang w:val="en-GB"/>
        </w:rPr>
        <w:fldChar w:fldCharType="separate"/>
      </w:r>
      <w:r w:rsidRPr="008F673E">
        <w:rPr>
          <w:webHidden/>
          <w:lang w:val="en-GB"/>
        </w:rPr>
        <w:t>13</w:t>
      </w:r>
      <w:r w:rsidRPr="008F673E">
        <w:rPr>
          <w:webHidden/>
          <w:lang w:val="en-GB"/>
        </w:rPr>
        <w:fldChar w:fldCharType="end"/>
      </w:r>
      <w:r w:rsidRPr="008F673E">
        <w:rPr>
          <w:lang w:val="en-GB"/>
          <w:rPrChange w:author="Therese Buerengen" w:date="2025-10-27T11:17:00Z" w16du:dateUtc="2025-10-27T10:17:00Z" w:id="110">
            <w:rPr/>
          </w:rPrChange>
        </w:rPr>
        <w:fldChar w:fldCharType="end"/>
      </w:r>
    </w:p>
    <w:p w:rsidRPr="008F673E" w:rsidR="00E73365" w:rsidRDefault="00E73365" w14:paraId="29D42F4F" w14:textId="2376BB26">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111">
            <w:rPr/>
          </w:rPrChange>
        </w:rPr>
        <w:fldChar w:fldCharType="begin"/>
      </w:r>
      <w:r w:rsidRPr="008F673E">
        <w:rPr>
          <w:lang w:val="en-GB"/>
          <w:rPrChange w:author="Therese Buerengen" w:date="2025-10-27T11:17:00Z" w16du:dateUtc="2025-10-27T10:17:00Z" w:id="112">
            <w:rPr/>
          </w:rPrChange>
        </w:rPr>
        <w:instrText>HYPERLINK \l "_Toc154052384"</w:instrText>
      </w:r>
      <w:r w:rsidRPr="00BD2705">
        <w:rPr>
          <w:lang w:val="en-GB"/>
        </w:rPr>
      </w:r>
      <w:r w:rsidRPr="008F673E">
        <w:rPr>
          <w:lang w:val="en-GB"/>
          <w:rPrChange w:author="Therese Buerengen" w:date="2025-10-27T11:17:00Z" w16du:dateUtc="2025-10-27T10:17:00Z" w:id="113">
            <w:rPr/>
          </w:rPrChange>
        </w:rPr>
        <w:fldChar w:fldCharType="separate"/>
      </w:r>
      <w:r w:rsidRPr="008F673E">
        <w:rPr>
          <w:rStyle w:val="Hyperlink"/>
          <w:lang w:val="en-GB"/>
        </w:rPr>
        <w:t>8.1.</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Other Variables and/or Parameters</w:t>
      </w:r>
      <w:r w:rsidRPr="008F673E">
        <w:rPr>
          <w:webHidden/>
          <w:lang w:val="en-GB"/>
        </w:rPr>
        <w:tab/>
      </w:r>
      <w:r w:rsidRPr="008F673E">
        <w:rPr>
          <w:webHidden/>
          <w:lang w:val="en-GB"/>
        </w:rPr>
        <w:fldChar w:fldCharType="begin"/>
      </w:r>
      <w:r w:rsidRPr="008F673E">
        <w:rPr>
          <w:webHidden/>
          <w:lang w:val="en-GB"/>
        </w:rPr>
        <w:instrText xml:space="preserve"> PAGEREF _Toc154052384 \h </w:instrText>
      </w:r>
      <w:r w:rsidRPr="008F673E">
        <w:rPr>
          <w:webHidden/>
          <w:lang w:val="en-GB"/>
        </w:rPr>
      </w:r>
      <w:r w:rsidRPr="008F673E">
        <w:rPr>
          <w:webHidden/>
          <w:lang w:val="en-GB"/>
        </w:rPr>
        <w:fldChar w:fldCharType="separate"/>
      </w:r>
      <w:r w:rsidRPr="008F673E">
        <w:rPr>
          <w:webHidden/>
          <w:lang w:val="en-GB"/>
        </w:rPr>
        <w:t>13</w:t>
      </w:r>
      <w:r w:rsidRPr="008F673E">
        <w:rPr>
          <w:webHidden/>
          <w:lang w:val="en-GB"/>
        </w:rPr>
        <w:fldChar w:fldCharType="end"/>
      </w:r>
      <w:r w:rsidRPr="008F673E">
        <w:rPr>
          <w:lang w:val="en-GB"/>
          <w:rPrChange w:author="Therese Buerengen" w:date="2025-10-27T11:17:00Z" w16du:dateUtc="2025-10-27T10:17:00Z" w:id="114">
            <w:rPr/>
          </w:rPrChange>
        </w:rPr>
        <w:fldChar w:fldCharType="end"/>
      </w:r>
    </w:p>
    <w:p w:rsidRPr="008F673E" w:rsidR="00E73365" w:rsidRDefault="00E73365" w14:paraId="4C27C08A" w14:textId="44781CAE">
      <w:pPr>
        <w:pStyle w:val="TOC2"/>
        <w:rPr>
          <w:rFonts w:asciiTheme="minorHAnsi" w:hAnsiTheme="minorHAnsi" w:eastAsiaTheme="minorEastAsia" w:cstheme="minorBidi"/>
          <w:color w:val="auto"/>
          <w:kern w:val="2"/>
          <w:sz w:val="22"/>
          <w:szCs w:val="22"/>
          <w:lang w:val="en-GB"/>
          <w14:ligatures w14:val="standardContextual"/>
        </w:rPr>
      </w:pPr>
      <w:r w:rsidRPr="008F673E">
        <w:rPr>
          <w:lang w:val="en-GB"/>
          <w:rPrChange w:author="Therese Buerengen" w:date="2025-10-27T11:17:00Z" w16du:dateUtc="2025-10-27T10:17:00Z" w:id="115">
            <w:rPr/>
          </w:rPrChange>
        </w:rPr>
        <w:fldChar w:fldCharType="begin"/>
      </w:r>
      <w:r w:rsidRPr="008F673E">
        <w:rPr>
          <w:lang w:val="en-GB"/>
          <w:rPrChange w:author="Therese Buerengen" w:date="2025-10-27T11:17:00Z" w16du:dateUtc="2025-10-27T10:17:00Z" w:id="116">
            <w:rPr/>
          </w:rPrChange>
        </w:rPr>
        <w:instrText>HYPERLINK \l "_Toc154052385"</w:instrText>
      </w:r>
      <w:r w:rsidRPr="00BD2705">
        <w:rPr>
          <w:lang w:val="en-GB"/>
        </w:rPr>
      </w:r>
      <w:r w:rsidRPr="008F673E">
        <w:rPr>
          <w:lang w:val="en-GB"/>
          <w:rPrChange w:author="Therese Buerengen" w:date="2025-10-27T11:17:00Z" w16du:dateUtc="2025-10-27T10:17:00Z" w:id="117">
            <w:rPr/>
          </w:rPrChange>
        </w:rPr>
        <w:fldChar w:fldCharType="separate"/>
      </w:r>
      <w:r w:rsidRPr="008F673E">
        <w:rPr>
          <w:rStyle w:val="Hyperlink"/>
          <w:lang w:val="en-GB"/>
        </w:rPr>
        <w:t>8.2.</w:t>
      </w:r>
      <w:r w:rsidRPr="008F673E">
        <w:rPr>
          <w:rFonts w:asciiTheme="minorHAnsi" w:hAnsiTheme="minorHAnsi" w:eastAsiaTheme="minorEastAsia" w:cstheme="minorBidi"/>
          <w:color w:val="auto"/>
          <w:kern w:val="2"/>
          <w:sz w:val="22"/>
          <w:szCs w:val="22"/>
          <w:lang w:val="en-GB"/>
          <w14:ligatures w14:val="standardContextual"/>
        </w:rPr>
        <w:tab/>
      </w:r>
      <w:r w:rsidRPr="008F673E">
        <w:rPr>
          <w:rStyle w:val="Hyperlink"/>
          <w:lang w:val="en-GB"/>
        </w:rPr>
        <w:t>Subgroup [Analysis/Analyses]</w:t>
      </w:r>
      <w:r w:rsidRPr="008F673E">
        <w:rPr>
          <w:webHidden/>
          <w:lang w:val="en-GB"/>
        </w:rPr>
        <w:tab/>
      </w:r>
      <w:r w:rsidRPr="008F673E">
        <w:rPr>
          <w:webHidden/>
          <w:lang w:val="en-GB"/>
        </w:rPr>
        <w:fldChar w:fldCharType="begin"/>
      </w:r>
      <w:r w:rsidRPr="008F673E">
        <w:rPr>
          <w:webHidden/>
          <w:lang w:val="en-GB"/>
        </w:rPr>
        <w:instrText xml:space="preserve"> PAGEREF _Toc154052385 \h </w:instrText>
      </w:r>
      <w:r w:rsidRPr="008F673E">
        <w:rPr>
          <w:webHidden/>
          <w:lang w:val="en-GB"/>
        </w:rPr>
      </w:r>
      <w:r w:rsidRPr="008F673E">
        <w:rPr>
          <w:webHidden/>
          <w:lang w:val="en-GB"/>
        </w:rPr>
        <w:fldChar w:fldCharType="separate"/>
      </w:r>
      <w:r w:rsidRPr="008F673E">
        <w:rPr>
          <w:webHidden/>
          <w:lang w:val="en-GB"/>
        </w:rPr>
        <w:t>13</w:t>
      </w:r>
      <w:r w:rsidRPr="008F673E">
        <w:rPr>
          <w:webHidden/>
          <w:lang w:val="en-GB"/>
        </w:rPr>
        <w:fldChar w:fldCharType="end"/>
      </w:r>
      <w:r w:rsidRPr="008F673E">
        <w:rPr>
          <w:lang w:val="en-GB"/>
          <w:rPrChange w:author="Therese Buerengen" w:date="2025-10-27T11:17:00Z" w16du:dateUtc="2025-10-27T10:17:00Z" w:id="118">
            <w:rPr/>
          </w:rPrChange>
        </w:rPr>
        <w:fldChar w:fldCharType="end"/>
      </w:r>
    </w:p>
    <w:p w:rsidRPr="008F673E" w:rsidR="00E73365" w:rsidRDefault="00E73365" w14:paraId="2C125BFB" w14:textId="1C7C4C60">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119">
            <w:rPr/>
          </w:rPrChange>
        </w:rPr>
        <w:fldChar w:fldCharType="begin"/>
      </w:r>
      <w:r w:rsidRPr="008F673E">
        <w:rPr>
          <w:lang w:val="en-GB"/>
          <w:rPrChange w:author="Therese Buerengen" w:date="2025-10-27T11:17:00Z" w16du:dateUtc="2025-10-27T10:17:00Z" w:id="120">
            <w:rPr/>
          </w:rPrChange>
        </w:rPr>
        <w:instrText>HYPERLINK \l "_Toc154052386"</w:instrText>
      </w:r>
      <w:r w:rsidRPr="00BD2705">
        <w:rPr>
          <w:lang w:val="en-GB"/>
        </w:rPr>
      </w:r>
      <w:r w:rsidRPr="008F673E">
        <w:rPr>
          <w:lang w:val="en-GB"/>
          <w:rPrChange w:author="Therese Buerengen" w:date="2025-10-27T11:17:00Z" w16du:dateUtc="2025-10-27T10:17:00Z" w:id="121">
            <w:rPr/>
          </w:rPrChange>
        </w:rPr>
        <w:fldChar w:fldCharType="separate"/>
      </w:r>
      <w:r w:rsidRPr="008F673E">
        <w:rPr>
          <w:rStyle w:val="Hyperlink"/>
          <w:lang w:val="en-GB"/>
        </w:rPr>
        <w:t>9.</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Interim [Analysis/Analyses]</w:t>
      </w:r>
      <w:r w:rsidRPr="008F673E">
        <w:rPr>
          <w:webHidden/>
          <w:lang w:val="en-GB"/>
        </w:rPr>
        <w:tab/>
      </w:r>
      <w:r w:rsidRPr="008F673E">
        <w:rPr>
          <w:webHidden/>
          <w:lang w:val="en-GB"/>
        </w:rPr>
        <w:fldChar w:fldCharType="begin"/>
      </w:r>
      <w:r w:rsidRPr="008F673E">
        <w:rPr>
          <w:webHidden/>
          <w:lang w:val="en-GB"/>
        </w:rPr>
        <w:instrText xml:space="preserve"> PAGEREF _Toc154052386 \h </w:instrText>
      </w:r>
      <w:r w:rsidRPr="008F673E">
        <w:rPr>
          <w:webHidden/>
          <w:lang w:val="en-GB"/>
        </w:rPr>
      </w:r>
      <w:r w:rsidRPr="008F673E">
        <w:rPr>
          <w:webHidden/>
          <w:lang w:val="en-GB"/>
        </w:rPr>
        <w:fldChar w:fldCharType="separate"/>
      </w:r>
      <w:r w:rsidRPr="008F673E">
        <w:rPr>
          <w:webHidden/>
          <w:lang w:val="en-GB"/>
        </w:rPr>
        <w:t>14</w:t>
      </w:r>
      <w:r w:rsidRPr="008F673E">
        <w:rPr>
          <w:webHidden/>
          <w:lang w:val="en-GB"/>
        </w:rPr>
        <w:fldChar w:fldCharType="end"/>
      </w:r>
      <w:r w:rsidRPr="008F673E">
        <w:rPr>
          <w:lang w:val="en-GB"/>
          <w:rPrChange w:author="Therese Buerengen" w:date="2025-10-27T11:17:00Z" w16du:dateUtc="2025-10-27T10:17:00Z" w:id="122">
            <w:rPr/>
          </w:rPrChange>
        </w:rPr>
        <w:fldChar w:fldCharType="end"/>
      </w:r>
    </w:p>
    <w:p w:rsidRPr="008F673E" w:rsidR="00E73365" w:rsidRDefault="00E73365" w14:paraId="575F6A99" w14:textId="3F12C2E5">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123">
            <w:rPr/>
          </w:rPrChange>
        </w:rPr>
        <w:fldChar w:fldCharType="begin"/>
      </w:r>
      <w:r w:rsidRPr="008F673E">
        <w:rPr>
          <w:lang w:val="en-GB"/>
          <w:rPrChange w:author="Therese Buerengen" w:date="2025-10-27T11:17:00Z" w16du:dateUtc="2025-10-27T10:17:00Z" w:id="124">
            <w:rPr/>
          </w:rPrChange>
        </w:rPr>
        <w:instrText>HYPERLINK \l "_Toc154052387"</w:instrText>
      </w:r>
      <w:r w:rsidRPr="00BD2705">
        <w:rPr>
          <w:lang w:val="en-GB"/>
        </w:rPr>
      </w:r>
      <w:r w:rsidRPr="008F673E">
        <w:rPr>
          <w:lang w:val="en-GB"/>
          <w:rPrChange w:author="Therese Buerengen" w:date="2025-10-27T11:17:00Z" w16du:dateUtc="2025-10-27T10:17:00Z" w:id="125">
            <w:rPr/>
          </w:rPrChange>
        </w:rPr>
        <w:fldChar w:fldCharType="separate"/>
      </w:r>
      <w:r w:rsidRPr="008F673E">
        <w:rPr>
          <w:rStyle w:val="Hyperlink"/>
          <w:lang w:val="en-GB"/>
        </w:rPr>
        <w:t>10.</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Changes to Protocol-planned Analyses</w:t>
      </w:r>
      <w:r w:rsidRPr="008F673E">
        <w:rPr>
          <w:webHidden/>
          <w:lang w:val="en-GB"/>
        </w:rPr>
        <w:tab/>
      </w:r>
      <w:r w:rsidRPr="008F673E">
        <w:rPr>
          <w:webHidden/>
          <w:lang w:val="en-GB"/>
        </w:rPr>
        <w:fldChar w:fldCharType="begin"/>
      </w:r>
      <w:r w:rsidRPr="008F673E">
        <w:rPr>
          <w:webHidden/>
          <w:lang w:val="en-GB"/>
        </w:rPr>
        <w:instrText xml:space="preserve"> PAGEREF _Toc154052387 \h </w:instrText>
      </w:r>
      <w:r w:rsidRPr="008F673E">
        <w:rPr>
          <w:webHidden/>
          <w:lang w:val="en-GB"/>
        </w:rPr>
      </w:r>
      <w:r w:rsidRPr="008F673E">
        <w:rPr>
          <w:webHidden/>
          <w:lang w:val="en-GB"/>
        </w:rPr>
        <w:fldChar w:fldCharType="separate"/>
      </w:r>
      <w:r w:rsidRPr="008F673E">
        <w:rPr>
          <w:webHidden/>
          <w:lang w:val="en-GB"/>
        </w:rPr>
        <w:t>15</w:t>
      </w:r>
      <w:r w:rsidRPr="008F673E">
        <w:rPr>
          <w:webHidden/>
          <w:lang w:val="en-GB"/>
        </w:rPr>
        <w:fldChar w:fldCharType="end"/>
      </w:r>
      <w:r w:rsidRPr="008F673E">
        <w:rPr>
          <w:lang w:val="en-GB"/>
          <w:rPrChange w:author="Therese Buerengen" w:date="2025-10-27T11:17:00Z" w16du:dateUtc="2025-10-27T10:17:00Z" w:id="126">
            <w:rPr/>
          </w:rPrChange>
        </w:rPr>
        <w:fldChar w:fldCharType="end"/>
      </w:r>
    </w:p>
    <w:p w:rsidRPr="008F673E" w:rsidR="00E73365" w:rsidRDefault="00E73365" w14:paraId="02895530" w14:textId="4B565BE9">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127">
            <w:rPr/>
          </w:rPrChange>
        </w:rPr>
        <w:fldChar w:fldCharType="begin"/>
      </w:r>
      <w:r w:rsidRPr="008F673E">
        <w:rPr>
          <w:lang w:val="en-GB"/>
          <w:rPrChange w:author="Therese Buerengen" w:date="2025-10-27T11:17:00Z" w16du:dateUtc="2025-10-27T10:17:00Z" w:id="128">
            <w:rPr/>
          </w:rPrChange>
        </w:rPr>
        <w:instrText>HYPERLINK \l "_Toc154052388"</w:instrText>
      </w:r>
      <w:r w:rsidRPr="00BD2705">
        <w:rPr>
          <w:lang w:val="en-GB"/>
        </w:rPr>
      </w:r>
      <w:r w:rsidRPr="008F673E">
        <w:rPr>
          <w:lang w:val="en-GB"/>
          <w:rPrChange w:author="Therese Buerengen" w:date="2025-10-27T11:17:00Z" w16du:dateUtc="2025-10-27T10:17:00Z" w:id="129">
            <w:rPr/>
          </w:rPrChange>
        </w:rPr>
        <w:fldChar w:fldCharType="separate"/>
      </w:r>
      <w:r w:rsidRPr="008F673E">
        <w:rPr>
          <w:rStyle w:val="Hyperlink"/>
          <w:lang w:val="en-GB"/>
        </w:rPr>
        <w:t>11.</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Sample Size Determination</w:t>
      </w:r>
      <w:r w:rsidRPr="008F673E">
        <w:rPr>
          <w:webHidden/>
          <w:lang w:val="en-GB"/>
        </w:rPr>
        <w:tab/>
      </w:r>
      <w:r w:rsidRPr="008F673E">
        <w:rPr>
          <w:webHidden/>
          <w:lang w:val="en-GB"/>
        </w:rPr>
        <w:fldChar w:fldCharType="begin"/>
      </w:r>
      <w:r w:rsidRPr="008F673E">
        <w:rPr>
          <w:webHidden/>
          <w:lang w:val="en-GB"/>
        </w:rPr>
        <w:instrText xml:space="preserve"> PAGEREF _Toc154052388 \h </w:instrText>
      </w:r>
      <w:r w:rsidRPr="008F673E">
        <w:rPr>
          <w:webHidden/>
          <w:lang w:val="en-GB"/>
        </w:rPr>
      </w:r>
      <w:r w:rsidRPr="008F673E">
        <w:rPr>
          <w:webHidden/>
          <w:lang w:val="en-GB"/>
        </w:rPr>
        <w:fldChar w:fldCharType="separate"/>
      </w:r>
      <w:r w:rsidRPr="008F673E">
        <w:rPr>
          <w:webHidden/>
          <w:lang w:val="en-GB"/>
        </w:rPr>
        <w:t>16</w:t>
      </w:r>
      <w:r w:rsidRPr="008F673E">
        <w:rPr>
          <w:webHidden/>
          <w:lang w:val="en-GB"/>
        </w:rPr>
        <w:fldChar w:fldCharType="end"/>
      </w:r>
      <w:r w:rsidRPr="008F673E">
        <w:rPr>
          <w:lang w:val="en-GB"/>
          <w:rPrChange w:author="Therese Buerengen" w:date="2025-10-27T11:17:00Z" w16du:dateUtc="2025-10-27T10:17:00Z" w:id="130">
            <w:rPr/>
          </w:rPrChange>
        </w:rPr>
        <w:fldChar w:fldCharType="end"/>
      </w:r>
    </w:p>
    <w:p w:rsidRPr="008F673E" w:rsidR="00E73365" w:rsidRDefault="00E73365" w14:paraId="6995D19A" w14:textId="5042E2EE">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131">
            <w:rPr/>
          </w:rPrChange>
        </w:rPr>
        <w:fldChar w:fldCharType="begin"/>
      </w:r>
      <w:r w:rsidRPr="008F673E">
        <w:rPr>
          <w:lang w:val="en-GB"/>
          <w:rPrChange w:author="Therese Buerengen" w:date="2025-10-27T11:17:00Z" w16du:dateUtc="2025-10-27T10:17:00Z" w:id="132">
            <w:rPr/>
          </w:rPrChange>
        </w:rPr>
        <w:instrText>HYPERLINK \l "_Toc154052389"</w:instrText>
      </w:r>
      <w:r w:rsidRPr="00BD2705">
        <w:rPr>
          <w:lang w:val="en-GB"/>
        </w:rPr>
      </w:r>
      <w:r w:rsidRPr="008F673E">
        <w:rPr>
          <w:lang w:val="en-GB"/>
          <w:rPrChange w:author="Therese Buerengen" w:date="2025-10-27T11:17:00Z" w16du:dateUtc="2025-10-27T10:17:00Z" w:id="133">
            <w:rPr/>
          </w:rPrChange>
        </w:rPr>
        <w:fldChar w:fldCharType="separate"/>
      </w:r>
      <w:r w:rsidRPr="008F673E">
        <w:rPr>
          <w:rStyle w:val="Hyperlink"/>
          <w:lang w:val="en-GB"/>
        </w:rPr>
        <w:t>12.</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Supporting Documentation</w:t>
      </w:r>
      <w:r w:rsidRPr="008F673E">
        <w:rPr>
          <w:webHidden/>
          <w:lang w:val="en-GB"/>
        </w:rPr>
        <w:tab/>
      </w:r>
      <w:r w:rsidRPr="008F673E">
        <w:rPr>
          <w:webHidden/>
          <w:lang w:val="en-GB"/>
        </w:rPr>
        <w:fldChar w:fldCharType="begin"/>
      </w:r>
      <w:r w:rsidRPr="008F673E">
        <w:rPr>
          <w:webHidden/>
          <w:lang w:val="en-GB"/>
        </w:rPr>
        <w:instrText xml:space="preserve"> PAGEREF _Toc154052389 \h </w:instrText>
      </w:r>
      <w:r w:rsidRPr="008F673E">
        <w:rPr>
          <w:webHidden/>
          <w:lang w:val="en-GB"/>
        </w:rPr>
      </w:r>
      <w:r w:rsidRPr="008F673E">
        <w:rPr>
          <w:webHidden/>
          <w:lang w:val="en-GB"/>
        </w:rPr>
        <w:fldChar w:fldCharType="separate"/>
      </w:r>
      <w:r w:rsidRPr="008F673E">
        <w:rPr>
          <w:webHidden/>
          <w:lang w:val="en-GB"/>
        </w:rPr>
        <w:t>17</w:t>
      </w:r>
      <w:r w:rsidRPr="008F673E">
        <w:rPr>
          <w:webHidden/>
          <w:lang w:val="en-GB"/>
        </w:rPr>
        <w:fldChar w:fldCharType="end"/>
      </w:r>
      <w:r w:rsidRPr="008F673E">
        <w:rPr>
          <w:lang w:val="en-GB"/>
          <w:rPrChange w:author="Therese Buerengen" w:date="2025-10-27T11:17:00Z" w16du:dateUtc="2025-10-27T10:17:00Z" w:id="134">
            <w:rPr/>
          </w:rPrChange>
        </w:rPr>
        <w:fldChar w:fldCharType="end"/>
      </w:r>
    </w:p>
    <w:p w:rsidRPr="008F673E" w:rsidR="00E73365" w:rsidRDefault="00E73365" w14:paraId="3396DF82" w14:textId="2EC8D7D0">
      <w:pPr>
        <w:pStyle w:val="TOC1"/>
        <w:rPr>
          <w:rFonts w:asciiTheme="minorHAnsi" w:hAnsiTheme="minorHAnsi" w:eastAsiaTheme="minorEastAsia" w:cstheme="minorBidi"/>
          <w:b w:val="0"/>
          <w:color w:val="auto"/>
          <w:kern w:val="2"/>
          <w:sz w:val="22"/>
          <w:szCs w:val="22"/>
          <w:lang w:val="en-GB"/>
          <w14:ligatures w14:val="standardContextual"/>
        </w:rPr>
      </w:pPr>
      <w:r w:rsidRPr="008F673E">
        <w:rPr>
          <w:lang w:val="en-GB"/>
          <w:rPrChange w:author="Therese Buerengen" w:date="2025-10-27T11:17:00Z" w16du:dateUtc="2025-10-27T10:17:00Z" w:id="135">
            <w:rPr/>
          </w:rPrChange>
        </w:rPr>
        <w:fldChar w:fldCharType="begin"/>
      </w:r>
      <w:r w:rsidRPr="008F673E">
        <w:rPr>
          <w:lang w:val="en-GB"/>
          <w:rPrChange w:author="Therese Buerengen" w:date="2025-10-27T11:17:00Z" w16du:dateUtc="2025-10-27T10:17:00Z" w:id="136">
            <w:rPr/>
          </w:rPrChange>
        </w:rPr>
        <w:instrText>HYPERLINK \l "_Toc154052390"</w:instrText>
      </w:r>
      <w:r w:rsidRPr="00BD2705">
        <w:rPr>
          <w:lang w:val="en-GB"/>
        </w:rPr>
      </w:r>
      <w:r w:rsidRPr="008F673E">
        <w:rPr>
          <w:lang w:val="en-GB"/>
          <w:rPrChange w:author="Therese Buerengen" w:date="2025-10-27T11:17:00Z" w16du:dateUtc="2025-10-27T10:17:00Z" w:id="137">
            <w:rPr/>
          </w:rPrChange>
        </w:rPr>
        <w:fldChar w:fldCharType="separate"/>
      </w:r>
      <w:r w:rsidRPr="008F673E">
        <w:rPr>
          <w:rStyle w:val="Hyperlink"/>
          <w:lang w:val="en-GB"/>
        </w:rPr>
        <w:t>13.</w:t>
      </w:r>
      <w:r w:rsidRPr="008F673E">
        <w:rPr>
          <w:rFonts w:asciiTheme="minorHAnsi" w:hAnsiTheme="minorHAnsi" w:eastAsiaTheme="minorEastAsia" w:cstheme="minorBidi"/>
          <w:b w:val="0"/>
          <w:color w:val="auto"/>
          <w:kern w:val="2"/>
          <w:sz w:val="22"/>
          <w:szCs w:val="22"/>
          <w:lang w:val="en-GB"/>
          <w14:ligatures w14:val="standardContextual"/>
        </w:rPr>
        <w:tab/>
      </w:r>
      <w:r w:rsidRPr="008F673E">
        <w:rPr>
          <w:rStyle w:val="Hyperlink"/>
          <w:lang w:val="en-GB"/>
        </w:rPr>
        <w:t>References</w:t>
      </w:r>
      <w:r w:rsidRPr="008F673E">
        <w:rPr>
          <w:webHidden/>
          <w:lang w:val="en-GB"/>
        </w:rPr>
        <w:tab/>
      </w:r>
      <w:r w:rsidRPr="008F673E">
        <w:rPr>
          <w:webHidden/>
          <w:lang w:val="en-GB"/>
        </w:rPr>
        <w:fldChar w:fldCharType="begin"/>
      </w:r>
      <w:r w:rsidRPr="008F673E">
        <w:rPr>
          <w:webHidden/>
          <w:lang w:val="en-GB"/>
        </w:rPr>
        <w:instrText xml:space="preserve"> PAGEREF _Toc154052390 \h </w:instrText>
      </w:r>
      <w:r w:rsidRPr="008F673E">
        <w:rPr>
          <w:webHidden/>
          <w:lang w:val="en-GB"/>
        </w:rPr>
      </w:r>
      <w:r w:rsidRPr="008F673E">
        <w:rPr>
          <w:webHidden/>
          <w:lang w:val="en-GB"/>
        </w:rPr>
        <w:fldChar w:fldCharType="separate"/>
      </w:r>
      <w:r w:rsidRPr="008F673E">
        <w:rPr>
          <w:webHidden/>
          <w:lang w:val="en-GB"/>
        </w:rPr>
        <w:t>18</w:t>
      </w:r>
      <w:r w:rsidRPr="008F673E">
        <w:rPr>
          <w:webHidden/>
          <w:lang w:val="en-GB"/>
        </w:rPr>
        <w:fldChar w:fldCharType="end"/>
      </w:r>
      <w:r w:rsidRPr="008F673E">
        <w:rPr>
          <w:lang w:val="en-GB"/>
          <w:rPrChange w:author="Therese Buerengen" w:date="2025-10-27T11:17:00Z" w16du:dateUtc="2025-10-27T10:17:00Z" w:id="138">
            <w:rPr/>
          </w:rPrChange>
        </w:rPr>
        <w:fldChar w:fldCharType="end"/>
      </w:r>
    </w:p>
    <w:p w:rsidRPr="008F673E" w:rsidR="00FF05B0" w:rsidP="00843D7E" w:rsidRDefault="00BA285C" w14:paraId="530C3783" w14:textId="3E09518C">
      <w:pPr>
        <w:spacing w:after="0" w:line="240" w:lineRule="auto"/>
        <w:rPr>
          <w:lang w:val="en-GB"/>
        </w:rPr>
      </w:pPr>
      <w:r w:rsidRPr="008F673E">
        <w:rPr>
          <w:rFonts w:eastAsia="MS Gothic" w:cs="Times New Roman"/>
          <w:b/>
          <w:noProof/>
          <w:color w:val="0000FF"/>
          <w:szCs w:val="24"/>
          <w:lang w:val="en-GB"/>
        </w:rPr>
        <w:fldChar w:fldCharType="end"/>
      </w:r>
    </w:p>
    <w:p w:rsidRPr="008F673E" w:rsidR="00403D7B" w:rsidP="00825345" w:rsidRDefault="7E2C4AF2" w14:paraId="05E37D31" w14:textId="74FA2107">
      <w:pPr>
        <w:pStyle w:val="Heading1NoNumbering"/>
        <w:rPr>
          <w:rFonts w:hint="eastAsia"/>
          <w:lang w:val="en-GB"/>
        </w:rPr>
      </w:pPr>
      <w:bookmarkStart w:name="_Toc154052358" w:id="139"/>
      <w:r w:rsidRPr="008F673E">
        <w:rPr>
          <w:lang w:val="en-GB"/>
        </w:rPr>
        <w:t xml:space="preserve">Version </w:t>
      </w:r>
      <w:r w:rsidRPr="008F673E" w:rsidR="006627E2">
        <w:rPr>
          <w:lang w:val="en-GB"/>
        </w:rPr>
        <w:t>H</w:t>
      </w:r>
      <w:r w:rsidRPr="008F673E">
        <w:rPr>
          <w:lang w:val="en-GB"/>
        </w:rPr>
        <w:t>istory</w:t>
      </w:r>
      <w:bookmarkEnd w:id="139"/>
    </w:p>
    <w:p w:rsidRPr="008F673E" w:rsidR="00C914B2" w:rsidP="00C914B2" w:rsidRDefault="00C914B2" w14:paraId="54D3F752" w14:textId="1C240D6B">
      <w:pPr>
        <w:pStyle w:val="CPTInstructional"/>
        <w:rPr>
          <w:lang w:val="en-GB"/>
        </w:rPr>
      </w:pPr>
      <w:r w:rsidRPr="008F673E">
        <w:rPr>
          <w:lang w:val="en-GB"/>
        </w:rPr>
        <w:t xml:space="preserve">This section should include high-level, concise documentation of any changes from previous versions of the SAP. Include a sentence at the beginning of this section that references the current version of the protocol with the version date. </w:t>
      </w:r>
    </w:p>
    <w:p w:rsidRPr="008F673E" w:rsidR="00C914B2" w:rsidP="00C914B2" w:rsidRDefault="00C914B2" w14:paraId="62C3ED2A" w14:textId="238D0FA8">
      <w:pPr>
        <w:pStyle w:val="CPTInstructional"/>
        <w:rPr>
          <w:lang w:val="en-GB"/>
        </w:rPr>
      </w:pPr>
      <w:r w:rsidRPr="008F673E">
        <w:rPr>
          <w:lang w:val="en-GB"/>
        </w:rPr>
        <w:t>If this is version 1</w:t>
      </w:r>
      <w:r w:rsidRPr="008F673E" w:rsidR="006E4767">
        <w:rPr>
          <w:lang w:val="en-GB"/>
        </w:rPr>
        <w:t>.0</w:t>
      </w:r>
      <w:r w:rsidRPr="008F673E">
        <w:rPr>
          <w:lang w:val="en-GB"/>
        </w:rPr>
        <w:t xml:space="preserve"> of the SAP, include the information provided in the example table with only the first row completed. </w:t>
      </w:r>
    </w:p>
    <w:p w:rsidRPr="008F673E" w:rsidR="00C914B2" w:rsidP="00C914B2" w:rsidRDefault="00C914B2" w14:paraId="116E3F13" w14:textId="77777777">
      <w:pPr>
        <w:pStyle w:val="CPTInstructional"/>
        <w:rPr>
          <w:lang w:val="en-GB"/>
        </w:rPr>
      </w:pPr>
      <w:r w:rsidRPr="008F673E">
        <w:rPr>
          <w:lang w:val="en-GB"/>
        </w:rPr>
        <w:t>For amendments to the SAP, describe the reason the SAP is amended such as: protocol amendment, changes following blinded data review, request from the data monitoring committee, etc. Details on the major changes and rationale for these changes for each SAP amendment are included in this section. A tabular format like the example table provided below may be used to present this information. Additional rows may be added to the table for the SAP amendment to describe the changes.</w:t>
      </w:r>
    </w:p>
    <w:p w:rsidRPr="008F673E" w:rsidR="00A569DE" w:rsidP="00C914B2" w:rsidRDefault="00BB71C0" w14:paraId="6C0362AE" w14:textId="4D767512">
      <w:pPr>
        <w:pStyle w:val="CPTExample"/>
        <w:rPr>
          <w:lang w:val="en-GB"/>
        </w:rPr>
      </w:pPr>
      <w:r w:rsidRPr="008F673E">
        <w:rPr>
          <w:lang w:val="en-GB"/>
        </w:rPr>
        <w:t>&lt;</w:t>
      </w:r>
      <w:r w:rsidRPr="008F673E" w:rsidR="00AD098F">
        <w:rPr>
          <w:lang w:val="en-GB"/>
        </w:rPr>
        <w:t>Start of e</w:t>
      </w:r>
      <w:r w:rsidRPr="008F673E" w:rsidR="00A569DE">
        <w:rPr>
          <w:lang w:val="en-GB"/>
        </w:rPr>
        <w:t>xample text</w:t>
      </w:r>
      <w:r w:rsidRPr="008F673E" w:rsidR="001D73DE">
        <w:rPr>
          <w:lang w:val="en-GB"/>
        </w:rPr>
        <w:t>&gt;</w:t>
      </w:r>
    </w:p>
    <w:p w:rsidRPr="008F673E" w:rsidR="00AF1AE1" w:rsidP="00EE1F99" w:rsidRDefault="00A569DE" w14:paraId="7B3B2487" w14:textId="6354DE75">
      <w:pPr>
        <w:pStyle w:val="CPTExample"/>
        <w:rPr>
          <w:lang w:val="en-GB"/>
        </w:rPr>
      </w:pPr>
      <w:r w:rsidRPr="008F673E">
        <w:rPr>
          <w:lang w:val="en-GB"/>
        </w:rPr>
        <w:t xml:space="preserve">This </w:t>
      </w:r>
      <w:r w:rsidRPr="008F673E" w:rsidR="00C914B2">
        <w:rPr>
          <w:lang w:val="en-GB"/>
        </w:rPr>
        <w:t>s</w:t>
      </w:r>
      <w:r w:rsidRPr="008F673E">
        <w:rPr>
          <w:lang w:val="en-GB"/>
        </w:rPr>
        <w:t xml:space="preserve">tatistical </w:t>
      </w:r>
      <w:r w:rsidRPr="008F673E" w:rsidR="00C914B2">
        <w:rPr>
          <w:lang w:val="en-GB"/>
        </w:rPr>
        <w:t>a</w:t>
      </w:r>
      <w:r w:rsidRPr="008F673E">
        <w:rPr>
          <w:lang w:val="en-GB"/>
        </w:rPr>
        <w:t xml:space="preserve">nalysis </w:t>
      </w:r>
      <w:r w:rsidRPr="008F673E" w:rsidR="00C914B2">
        <w:rPr>
          <w:lang w:val="en-GB"/>
        </w:rPr>
        <w:t>p</w:t>
      </w:r>
      <w:r w:rsidRPr="008F673E">
        <w:rPr>
          <w:lang w:val="en-GB"/>
        </w:rPr>
        <w:t xml:space="preserve">lan (SAP) for </w:t>
      </w:r>
      <w:r w:rsidRPr="008F673E" w:rsidR="00C914B2">
        <w:rPr>
          <w:lang w:val="en-GB"/>
        </w:rPr>
        <w:t>S</w:t>
      </w:r>
      <w:r w:rsidRPr="008F673E">
        <w:rPr>
          <w:lang w:val="en-GB"/>
        </w:rPr>
        <w:t xml:space="preserve">tudy XXXXXX is based on the protocol dated ddMMMyyyy. </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29"/>
        <w:gridCol w:w="1677"/>
        <w:gridCol w:w="1829"/>
        <w:gridCol w:w="4415"/>
      </w:tblGrid>
      <w:tr w:rsidRPr="008F673E" w:rsidR="008023D6" w:rsidTr="00AC4898" w14:paraId="7ED9C82A" w14:textId="77777777">
        <w:tc>
          <w:tcPr>
            <w:tcW w:w="764" w:type="pct"/>
            <w:vAlign w:val="center"/>
          </w:tcPr>
          <w:p w:rsidRPr="008F673E" w:rsidR="008023D6" w:rsidP="00A5660D" w:rsidRDefault="008023D6" w14:paraId="6A1A6CC0" w14:textId="77777777">
            <w:pPr>
              <w:pStyle w:val="CPTExample"/>
              <w:jc w:val="center"/>
              <w:rPr>
                <w:b/>
                <w:lang w:val="en-GB"/>
              </w:rPr>
            </w:pPr>
            <w:r w:rsidRPr="008F673E">
              <w:rPr>
                <w:b/>
                <w:lang w:val="en-GB"/>
              </w:rPr>
              <w:t>SAP Version</w:t>
            </w:r>
          </w:p>
        </w:tc>
        <w:tc>
          <w:tcPr>
            <w:tcW w:w="897" w:type="pct"/>
            <w:vAlign w:val="center"/>
          </w:tcPr>
          <w:p w:rsidRPr="008F673E" w:rsidR="008023D6" w:rsidP="00A5660D" w:rsidRDefault="008023D6" w14:paraId="12CAF72A" w14:textId="221E9F2C">
            <w:pPr>
              <w:pStyle w:val="CPTExample"/>
              <w:jc w:val="center"/>
              <w:rPr>
                <w:b/>
                <w:lang w:val="en-GB"/>
              </w:rPr>
            </w:pPr>
            <w:r w:rsidRPr="008F673E">
              <w:rPr>
                <w:b/>
                <w:lang w:val="en-GB"/>
              </w:rPr>
              <w:t>Date</w:t>
            </w:r>
          </w:p>
        </w:tc>
        <w:tc>
          <w:tcPr>
            <w:tcW w:w="978" w:type="pct"/>
            <w:vAlign w:val="center"/>
          </w:tcPr>
          <w:p w:rsidRPr="008F673E" w:rsidR="008023D6" w:rsidP="00A5660D" w:rsidRDefault="008023D6" w14:paraId="0F78D1F0" w14:textId="77777777">
            <w:pPr>
              <w:pStyle w:val="CPTExample"/>
              <w:jc w:val="center"/>
              <w:rPr>
                <w:b/>
                <w:lang w:val="en-GB"/>
              </w:rPr>
            </w:pPr>
            <w:r w:rsidRPr="008F673E">
              <w:rPr>
                <w:b/>
                <w:lang w:val="en-GB"/>
              </w:rPr>
              <w:t>Change</w:t>
            </w:r>
          </w:p>
        </w:tc>
        <w:tc>
          <w:tcPr>
            <w:tcW w:w="2361" w:type="pct"/>
            <w:vAlign w:val="center"/>
          </w:tcPr>
          <w:p w:rsidRPr="008F673E" w:rsidR="008023D6" w:rsidP="00A5660D" w:rsidRDefault="008023D6" w14:paraId="291AA933" w14:textId="77777777">
            <w:pPr>
              <w:pStyle w:val="CPTExample"/>
              <w:jc w:val="center"/>
              <w:rPr>
                <w:b/>
                <w:lang w:val="en-GB"/>
              </w:rPr>
            </w:pPr>
            <w:r w:rsidRPr="008F673E">
              <w:rPr>
                <w:b/>
                <w:lang w:val="en-GB"/>
              </w:rPr>
              <w:t>Rationale</w:t>
            </w:r>
          </w:p>
        </w:tc>
      </w:tr>
      <w:tr w:rsidRPr="008F673E" w:rsidR="008023D6" w:rsidTr="00AC4898" w14:paraId="123BEC32" w14:textId="77777777">
        <w:tc>
          <w:tcPr>
            <w:tcW w:w="764" w:type="pct"/>
            <w:tcBorders>
              <w:top w:val="single" w:color="auto" w:sz="4" w:space="0"/>
              <w:left w:val="single" w:color="auto" w:sz="4" w:space="0"/>
              <w:bottom w:val="single" w:color="auto" w:sz="4" w:space="0"/>
              <w:right w:val="single" w:color="auto" w:sz="4" w:space="0"/>
            </w:tcBorders>
          </w:tcPr>
          <w:p w:rsidRPr="008F673E" w:rsidR="008023D6" w:rsidP="00EB0EB8" w:rsidRDefault="008023D6" w14:paraId="03E0EDC5" w14:textId="3860463F">
            <w:pPr>
              <w:pStyle w:val="CPTExample"/>
              <w:jc w:val="center"/>
              <w:rPr>
                <w:lang w:val="en-GB"/>
              </w:rPr>
            </w:pPr>
            <w:r w:rsidRPr="008F673E">
              <w:rPr>
                <w:lang w:val="en-GB"/>
              </w:rPr>
              <w:t>1</w:t>
            </w:r>
            <w:r w:rsidRPr="008F673E" w:rsidR="006E4767">
              <w:rPr>
                <w:lang w:val="en-GB"/>
              </w:rPr>
              <w:t>.0</w:t>
            </w:r>
          </w:p>
        </w:tc>
        <w:tc>
          <w:tcPr>
            <w:tcW w:w="897" w:type="pct"/>
            <w:tcBorders>
              <w:top w:val="single" w:color="auto" w:sz="4" w:space="0"/>
              <w:left w:val="single" w:color="auto" w:sz="4" w:space="0"/>
              <w:bottom w:val="single" w:color="auto" w:sz="4" w:space="0"/>
              <w:right w:val="single" w:color="auto" w:sz="4" w:space="0"/>
            </w:tcBorders>
          </w:tcPr>
          <w:p w:rsidRPr="008F673E" w:rsidR="008023D6" w:rsidP="00A9310F" w:rsidRDefault="00633A1C" w14:paraId="670E5171" w14:textId="49734C3D">
            <w:pPr>
              <w:pStyle w:val="CPTExample"/>
              <w:rPr>
                <w:lang w:val="en-GB"/>
              </w:rPr>
            </w:pPr>
            <w:r w:rsidRPr="008F673E">
              <w:rPr>
                <w:lang w:val="en-GB"/>
              </w:rPr>
              <w:t xml:space="preserve"> </w:t>
            </w:r>
          </w:p>
        </w:tc>
        <w:tc>
          <w:tcPr>
            <w:tcW w:w="978" w:type="pct"/>
            <w:tcBorders>
              <w:top w:val="single" w:color="auto" w:sz="4" w:space="0"/>
              <w:left w:val="single" w:color="auto" w:sz="4" w:space="0"/>
              <w:bottom w:val="single" w:color="auto" w:sz="4" w:space="0"/>
              <w:right w:val="single" w:color="auto" w:sz="4" w:space="0"/>
            </w:tcBorders>
          </w:tcPr>
          <w:p w:rsidRPr="008F673E" w:rsidR="008023D6" w:rsidP="00A9310F" w:rsidRDefault="008023D6" w14:paraId="2B5742B4" w14:textId="3C1A9272">
            <w:pPr>
              <w:pStyle w:val="CPTExample"/>
              <w:rPr>
                <w:lang w:val="en-GB"/>
              </w:rPr>
            </w:pPr>
            <w:r w:rsidRPr="008F673E">
              <w:rPr>
                <w:lang w:val="en-GB"/>
              </w:rPr>
              <w:t xml:space="preserve">Not </w:t>
            </w:r>
            <w:r w:rsidRPr="008F673E" w:rsidR="00C914B2">
              <w:rPr>
                <w:lang w:val="en-GB"/>
              </w:rPr>
              <w:t>a</w:t>
            </w:r>
            <w:r w:rsidRPr="008F673E">
              <w:rPr>
                <w:lang w:val="en-GB"/>
              </w:rPr>
              <w:t>pplicable</w:t>
            </w:r>
          </w:p>
        </w:tc>
        <w:tc>
          <w:tcPr>
            <w:tcW w:w="2361" w:type="pct"/>
            <w:tcBorders>
              <w:top w:val="single" w:color="auto" w:sz="4" w:space="0"/>
              <w:left w:val="single" w:color="auto" w:sz="4" w:space="0"/>
              <w:bottom w:val="single" w:color="auto" w:sz="4" w:space="0"/>
              <w:right w:val="single" w:color="auto" w:sz="4" w:space="0"/>
            </w:tcBorders>
          </w:tcPr>
          <w:p w:rsidRPr="008F673E" w:rsidR="008023D6" w:rsidP="00A9310F" w:rsidRDefault="008023D6" w14:paraId="4DA6C762" w14:textId="77777777">
            <w:pPr>
              <w:pStyle w:val="CPTExample"/>
              <w:rPr>
                <w:lang w:val="en-GB"/>
              </w:rPr>
            </w:pPr>
            <w:r w:rsidRPr="008F673E">
              <w:rPr>
                <w:lang w:val="en-GB"/>
              </w:rPr>
              <w:t>Original version</w:t>
            </w:r>
          </w:p>
        </w:tc>
      </w:tr>
      <w:tr w:rsidRPr="008F673E" w:rsidR="008023D6" w:rsidTr="00AC4898" w14:paraId="6B3176F5" w14:textId="77777777">
        <w:tc>
          <w:tcPr>
            <w:tcW w:w="764" w:type="pct"/>
            <w:tcBorders>
              <w:top w:val="single" w:color="auto" w:sz="4" w:space="0"/>
              <w:left w:val="single" w:color="auto" w:sz="4" w:space="0"/>
              <w:bottom w:val="single" w:color="auto" w:sz="4" w:space="0"/>
              <w:right w:val="single" w:color="auto" w:sz="4" w:space="0"/>
            </w:tcBorders>
          </w:tcPr>
          <w:p w:rsidRPr="008F673E" w:rsidR="008023D6" w:rsidP="00EB0EB8" w:rsidRDefault="008023D6" w14:paraId="1FE0FBBB" w14:textId="77777777">
            <w:pPr>
              <w:pStyle w:val="CPTExample"/>
              <w:rPr>
                <w:lang w:val="en-GB"/>
              </w:rPr>
            </w:pPr>
            <w:r w:rsidRPr="008F673E">
              <w:rPr>
                <w:lang w:val="en-GB"/>
              </w:rPr>
              <w:t>&lt;add rows as necessary&gt;</w:t>
            </w:r>
          </w:p>
        </w:tc>
        <w:tc>
          <w:tcPr>
            <w:tcW w:w="897" w:type="pct"/>
            <w:tcBorders>
              <w:top w:val="single" w:color="auto" w:sz="4" w:space="0"/>
              <w:left w:val="single" w:color="auto" w:sz="4" w:space="0"/>
              <w:bottom w:val="single" w:color="auto" w:sz="4" w:space="0"/>
              <w:right w:val="single" w:color="auto" w:sz="4" w:space="0"/>
            </w:tcBorders>
          </w:tcPr>
          <w:p w:rsidRPr="008F673E" w:rsidR="008023D6" w:rsidP="00A9310F" w:rsidRDefault="00633A1C" w14:paraId="1525E5F1" w14:textId="6740AE01">
            <w:pPr>
              <w:pStyle w:val="CPTExample"/>
              <w:rPr>
                <w:lang w:val="en-GB"/>
              </w:rPr>
            </w:pPr>
            <w:r w:rsidRPr="008F673E">
              <w:rPr>
                <w:lang w:val="en-GB"/>
              </w:rPr>
              <w:t xml:space="preserve"> </w:t>
            </w:r>
          </w:p>
        </w:tc>
        <w:tc>
          <w:tcPr>
            <w:tcW w:w="978" w:type="pct"/>
            <w:tcBorders>
              <w:top w:val="single" w:color="auto" w:sz="4" w:space="0"/>
              <w:left w:val="single" w:color="auto" w:sz="4" w:space="0"/>
              <w:bottom w:val="single" w:color="auto" w:sz="4" w:space="0"/>
              <w:right w:val="single" w:color="auto" w:sz="4" w:space="0"/>
            </w:tcBorders>
          </w:tcPr>
          <w:p w:rsidRPr="008F673E" w:rsidR="008023D6" w:rsidP="00A9310F" w:rsidRDefault="00633A1C" w14:paraId="69F2FA15" w14:textId="37604125">
            <w:pPr>
              <w:pStyle w:val="CPTExample"/>
              <w:rPr>
                <w:lang w:val="en-GB"/>
              </w:rPr>
            </w:pPr>
            <w:r w:rsidRPr="008F673E">
              <w:rPr>
                <w:lang w:val="en-GB"/>
              </w:rPr>
              <w:t xml:space="preserve"> </w:t>
            </w:r>
          </w:p>
        </w:tc>
        <w:tc>
          <w:tcPr>
            <w:tcW w:w="2361" w:type="pct"/>
            <w:tcBorders>
              <w:top w:val="single" w:color="auto" w:sz="4" w:space="0"/>
              <w:left w:val="single" w:color="auto" w:sz="4" w:space="0"/>
              <w:bottom w:val="single" w:color="auto" w:sz="4" w:space="0"/>
              <w:right w:val="single" w:color="auto" w:sz="4" w:space="0"/>
            </w:tcBorders>
          </w:tcPr>
          <w:p w:rsidRPr="008F673E" w:rsidR="008023D6" w:rsidP="00A9310F" w:rsidRDefault="00633A1C" w14:paraId="2970E5ED" w14:textId="02AFE7AF">
            <w:pPr>
              <w:pStyle w:val="CPTExample"/>
              <w:rPr>
                <w:lang w:val="en-GB"/>
              </w:rPr>
            </w:pPr>
            <w:r w:rsidRPr="008F673E">
              <w:rPr>
                <w:lang w:val="en-GB"/>
              </w:rPr>
              <w:t xml:space="preserve"> </w:t>
            </w:r>
          </w:p>
        </w:tc>
      </w:tr>
    </w:tbl>
    <w:p w:rsidRPr="008F673E" w:rsidR="006D1684" w:rsidP="00C346B4" w:rsidRDefault="00C346B4" w14:paraId="3018AFDE" w14:textId="2EC851E2">
      <w:pPr>
        <w:pStyle w:val="CPTExample"/>
        <w:rPr>
          <w:lang w:val="en-GB" w:eastAsia="ja-JP"/>
        </w:rPr>
      </w:pPr>
      <w:r w:rsidRPr="008F673E">
        <w:rPr>
          <w:lang w:val="en-GB"/>
        </w:rPr>
        <w:t>&lt;End of example text&gt;</w:t>
      </w:r>
    </w:p>
    <w:p w:rsidRPr="008F673E" w:rsidR="006E4767" w:rsidP="006E4767" w:rsidRDefault="006E4767" w14:paraId="76291D16" w14:textId="0F2CCA3F">
      <w:pPr>
        <w:pStyle w:val="Heading3NoTOC"/>
        <w:rPr>
          <w:rFonts w:hint="eastAsia"/>
          <w:lang w:val="en-GB"/>
        </w:rPr>
      </w:pPr>
      <w:r w:rsidRPr="008F673E">
        <w:rPr>
          <w:lang w:val="en-GB"/>
        </w:rPr>
        <w:t xml:space="preserve">List of Abbreviations </w:t>
      </w:r>
      <w:r w:rsidRPr="008F673E">
        <w:rPr>
          <w:rStyle w:val="CPTVariable"/>
          <w:lang w:val="en-GB"/>
        </w:rPr>
        <w:t>[and Definitions of Terms]</w:t>
      </w:r>
      <w:r w:rsidRPr="008F673E">
        <w:rPr>
          <w:lang w:val="en-GB"/>
        </w:rPr>
        <w:t xml:space="preserve"> </w:t>
      </w:r>
    </w:p>
    <w:p w:rsidRPr="008F673E" w:rsidR="006E4767" w:rsidP="00B25B14" w:rsidRDefault="006E4767" w14:paraId="224DC0F7" w14:textId="77777777">
      <w:pPr>
        <w:pStyle w:val="CPTInstructional"/>
        <w:numPr>
          <w:ilvl w:val="0"/>
          <w:numId w:val="30"/>
        </w:numPr>
        <w:rPr>
          <w:lang w:val="en-GB"/>
        </w:rPr>
      </w:pPr>
      <w:r w:rsidRPr="008F673E">
        <w:rPr>
          <w:lang w:val="en-GB"/>
        </w:rPr>
        <w:t>A list of the abbreviations and, if applicable, the definitions of specialized or unusual terms should be provided.</w:t>
      </w:r>
    </w:p>
    <w:p w:rsidRPr="008F673E" w:rsidR="006E4767" w:rsidP="00B25B14" w:rsidRDefault="006E4767" w14:paraId="1BF093D5" w14:textId="77777777">
      <w:pPr>
        <w:pStyle w:val="CPTInstructional"/>
        <w:numPr>
          <w:ilvl w:val="0"/>
          <w:numId w:val="30"/>
        </w:numPr>
        <w:rPr>
          <w:lang w:val="en-GB"/>
        </w:rPr>
      </w:pPr>
      <w:r w:rsidRPr="008F673E">
        <w:rPr>
          <w:lang w:val="en-GB"/>
        </w:rPr>
        <w:t>This list serves as the first appearance of all abbreviations therein. Thus, abbreviations do not need to be spelled out anywhere else in the document text.</w:t>
      </w:r>
    </w:p>
    <w:p w:rsidRPr="008F673E" w:rsidR="006E4767" w:rsidP="00B25B14" w:rsidRDefault="006E4767" w14:paraId="77640C85" w14:textId="77777777">
      <w:pPr>
        <w:pStyle w:val="CPTInstructional"/>
        <w:numPr>
          <w:ilvl w:val="0"/>
          <w:numId w:val="30"/>
        </w:numPr>
        <w:rPr>
          <w:lang w:val="en-GB"/>
        </w:rPr>
      </w:pPr>
      <w:r w:rsidRPr="008F673E">
        <w:rPr>
          <w:lang w:val="en-GB"/>
        </w:rPr>
        <w:t>An abbreviation should only be introduced if needed more than once.</w:t>
      </w:r>
    </w:p>
    <w:p w:rsidRPr="008F673E" w:rsidR="006E4767" w:rsidP="00B25B14" w:rsidRDefault="006E4767" w14:paraId="544148B8" w14:textId="77777777">
      <w:pPr>
        <w:pStyle w:val="CPTInstructional"/>
        <w:numPr>
          <w:ilvl w:val="0"/>
          <w:numId w:val="30"/>
        </w:numPr>
        <w:rPr>
          <w:lang w:val="en-GB"/>
        </w:rPr>
      </w:pPr>
      <w:r w:rsidRPr="008F673E">
        <w:rPr>
          <w:lang w:val="en-GB"/>
        </w:rPr>
        <w:t>Widely known abbreviations (for example USA, AIDS, common units of measurement) may be used without spelling them out and without adding them to the list.</w:t>
      </w:r>
    </w:p>
    <w:p w:rsidRPr="008F673E" w:rsidR="006E4767" w:rsidP="00B25B14" w:rsidRDefault="006E4767" w14:paraId="678FA52A" w14:textId="77777777">
      <w:pPr>
        <w:pStyle w:val="CPTInstructional"/>
        <w:numPr>
          <w:ilvl w:val="0"/>
          <w:numId w:val="30"/>
        </w:numPr>
        <w:rPr>
          <w:lang w:val="en-GB"/>
        </w:rPr>
      </w:pPr>
      <w:r w:rsidRPr="008F673E">
        <w:rPr>
          <w:lang w:val="en-GB"/>
        </w:rPr>
        <w:t>Abbreviations used in tables or figures only do not need to be included in this list if already explained in the respective table or figure.</w:t>
      </w:r>
    </w:p>
    <w:p w:rsidRPr="008F673E" w:rsidR="006E4767" w:rsidP="00B25B14" w:rsidRDefault="006E4767" w14:paraId="0CC032CC" w14:textId="77777777">
      <w:pPr>
        <w:pStyle w:val="CPTInstructional"/>
        <w:numPr>
          <w:ilvl w:val="0"/>
          <w:numId w:val="30"/>
        </w:numPr>
        <w:rPr>
          <w:lang w:val="en-GB"/>
        </w:rPr>
      </w:pPr>
      <w:r w:rsidRPr="008F673E">
        <w:rPr>
          <w:lang w:val="en-GB"/>
        </w:rPr>
        <w:t xml:space="preserve">Each abbreviation is to be used for one term only. Thus, if the same abbreviation is commonly known for more than one term (eg, SD = “standard deviation” or “stable disease”), only one of those terms may be abbreviated in that way; the other terms are either to be spelled out throughout, or are to be represented by alternative, unique abbreviations. </w:t>
      </w:r>
    </w:p>
    <w:p w:rsidRPr="008F673E" w:rsidR="006E4767" w:rsidP="00B25B14" w:rsidRDefault="006E4767" w14:paraId="44697D39" w14:textId="77777777">
      <w:pPr>
        <w:pStyle w:val="CPTInstructional"/>
        <w:numPr>
          <w:ilvl w:val="0"/>
          <w:numId w:val="30"/>
        </w:numPr>
        <w:rPr>
          <w:lang w:val="en-GB"/>
        </w:rPr>
      </w:pPr>
      <w:r w:rsidRPr="008F673E">
        <w:rPr>
          <w:lang w:val="en-GB"/>
        </w:rPr>
        <w:t>If a term gets abbreviated, its abbreviation should be used throughout; ie, abbreviations may be used even at the beginning of a sentence.</w:t>
      </w:r>
    </w:p>
    <w:p w:rsidRPr="008F673E" w:rsidR="006E4767" w:rsidP="00B25B14" w:rsidRDefault="006E4767" w14:paraId="1DF5C7A1" w14:textId="77777777">
      <w:pPr>
        <w:pStyle w:val="CPTInstructional"/>
        <w:numPr>
          <w:ilvl w:val="0"/>
          <w:numId w:val="30"/>
        </w:numPr>
        <w:rPr>
          <w:lang w:val="en-GB"/>
        </w:rPr>
      </w:pPr>
      <w:r w:rsidRPr="008F673E">
        <w:rPr>
          <w:lang w:val="en-GB"/>
        </w:rPr>
        <w:t>The list may be formatted in a space-conscious manner (eg, smaller font size; double-column format)</w:t>
      </w:r>
    </w:p>
    <w:p w:rsidRPr="008F673E" w:rsidR="004C7458" w:rsidP="004C7458" w:rsidRDefault="004C7458" w14:paraId="72F8019E" w14:textId="48C1F23B">
      <w:pPr>
        <w:pStyle w:val="CPTExample"/>
        <w:rPr>
          <w:lang w:val="en-GB"/>
        </w:rPr>
      </w:pPr>
      <w:r w:rsidRPr="008F673E">
        <w:rPr>
          <w:lang w:val="en-GB"/>
        </w:rPr>
        <w:t xml:space="preserve">&lt;Start of </w:t>
      </w:r>
      <w:r w:rsidRPr="008F673E" w:rsidR="006D4E72">
        <w:rPr>
          <w:lang w:val="en-GB"/>
        </w:rPr>
        <w:t>example</w:t>
      </w:r>
      <w:r w:rsidRPr="008F673E">
        <w:rPr>
          <w:lang w:val="en-GB"/>
        </w:rPr>
        <w:t xml:space="preserve"> text&gt;</w:t>
      </w:r>
    </w:p>
    <w:tbl>
      <w:tblPr>
        <w:tblStyle w:val="TableGrid"/>
        <w:tblW w:w="2644" w:type="pct"/>
        <w:tblInd w:w="0" w:type="dxa"/>
        <w:tblLayout w:type="fixed"/>
        <w:tblCellMar>
          <w:left w:w="28" w:type="dxa"/>
          <w:right w:w="28" w:type="dxa"/>
        </w:tblCellMar>
        <w:tblLook w:val="04A0" w:firstRow="1" w:lastRow="0" w:firstColumn="1" w:lastColumn="0" w:noHBand="0" w:noVBand="1"/>
      </w:tblPr>
      <w:tblGrid>
        <w:gridCol w:w="1260"/>
        <w:gridCol w:w="3690"/>
      </w:tblGrid>
      <w:tr w:rsidRPr="008F673E" w:rsidR="004C7458" w14:paraId="5BD93B80" w14:textId="77777777">
        <w:tc>
          <w:tcPr>
            <w:tcW w:w="1273" w:type="pct"/>
          </w:tcPr>
          <w:p w:rsidRPr="008F673E" w:rsidR="004C7458" w:rsidRDefault="004C7458" w14:paraId="2F62F1F3" w14:textId="77777777">
            <w:pPr>
              <w:spacing w:before="60" w:after="60" w:line="200" w:lineRule="atLeast"/>
              <w:rPr>
                <w:sz w:val="20"/>
                <w:szCs w:val="20"/>
                <w:lang w:val="en-GB"/>
              </w:rPr>
            </w:pPr>
            <w:r w:rsidRPr="008F673E">
              <w:rPr>
                <w:rStyle w:val="CPTVariable"/>
                <w:rFonts w:cs="Times New Roman"/>
                <w:i/>
                <w:iCs/>
                <w:sz w:val="20"/>
                <w:szCs w:val="20"/>
                <w:lang w:val="en-GB"/>
              </w:rPr>
              <w:t>[abbreviation or term]</w:t>
            </w:r>
          </w:p>
        </w:tc>
        <w:tc>
          <w:tcPr>
            <w:tcW w:w="3727" w:type="pct"/>
          </w:tcPr>
          <w:p w:rsidRPr="008F673E" w:rsidR="004C7458" w:rsidRDefault="004C7458" w14:paraId="01E8D252" w14:textId="77777777">
            <w:pPr>
              <w:spacing w:before="60" w:after="60" w:line="200" w:lineRule="atLeast"/>
              <w:rPr>
                <w:sz w:val="20"/>
                <w:szCs w:val="20"/>
                <w:lang w:val="en-GB"/>
              </w:rPr>
            </w:pPr>
            <w:r w:rsidRPr="008F673E">
              <w:rPr>
                <w:rStyle w:val="CPTVariable"/>
                <w:rFonts w:cs="Times New Roman"/>
                <w:i/>
                <w:iCs/>
                <w:sz w:val="20"/>
                <w:szCs w:val="20"/>
                <w:lang w:val="en-GB"/>
              </w:rPr>
              <w:t>[definition/explanation]</w:t>
            </w:r>
          </w:p>
        </w:tc>
      </w:tr>
      <w:tr w:rsidRPr="008F673E" w:rsidR="004C7458" w14:paraId="4BCA0864" w14:textId="77777777">
        <w:tc>
          <w:tcPr>
            <w:tcW w:w="1273" w:type="pct"/>
          </w:tcPr>
          <w:p w:rsidRPr="008F673E" w:rsidR="004C7458" w:rsidRDefault="004C7458" w14:paraId="37CC81AF" w14:textId="77777777">
            <w:pPr>
              <w:spacing w:before="60" w:after="60" w:line="200" w:lineRule="atLeast"/>
              <w:rPr>
                <w:sz w:val="20"/>
                <w:szCs w:val="20"/>
                <w:lang w:val="en-GB"/>
              </w:rPr>
            </w:pPr>
            <w:r w:rsidRPr="008F673E">
              <w:rPr>
                <w:rStyle w:val="CPTVariable"/>
                <w:rFonts w:cs="Times New Roman"/>
                <w:i/>
                <w:iCs/>
                <w:sz w:val="20"/>
                <w:szCs w:val="20"/>
                <w:lang w:val="en-GB"/>
              </w:rPr>
              <w:t>[abbreviation or term]</w:t>
            </w:r>
          </w:p>
        </w:tc>
        <w:tc>
          <w:tcPr>
            <w:tcW w:w="3727" w:type="pct"/>
          </w:tcPr>
          <w:p w:rsidRPr="008F673E" w:rsidR="004C7458" w:rsidRDefault="004C7458" w14:paraId="3B97DB6F" w14:textId="77777777">
            <w:pPr>
              <w:spacing w:before="60" w:after="60" w:line="200" w:lineRule="atLeast"/>
              <w:rPr>
                <w:sz w:val="20"/>
                <w:szCs w:val="20"/>
                <w:lang w:val="en-GB"/>
              </w:rPr>
            </w:pPr>
            <w:r w:rsidRPr="008F673E">
              <w:rPr>
                <w:rStyle w:val="CPTVariable"/>
                <w:rFonts w:cs="Times New Roman"/>
                <w:i/>
                <w:iCs/>
                <w:sz w:val="20"/>
                <w:szCs w:val="20"/>
                <w:lang w:val="en-GB"/>
              </w:rPr>
              <w:t>[definition/explanation]</w:t>
            </w:r>
          </w:p>
        </w:tc>
      </w:tr>
      <w:tr w:rsidRPr="008F673E" w:rsidR="004C7458" w14:paraId="5B6EABEB" w14:textId="77777777">
        <w:tc>
          <w:tcPr>
            <w:tcW w:w="1273" w:type="pct"/>
          </w:tcPr>
          <w:p w:rsidRPr="008F673E" w:rsidR="004C7458" w:rsidRDefault="004C7458" w14:paraId="20B0C0B8" w14:textId="77777777">
            <w:pPr>
              <w:spacing w:before="60" w:after="60" w:line="200" w:lineRule="atLeast"/>
              <w:rPr>
                <w:sz w:val="20"/>
                <w:szCs w:val="20"/>
                <w:lang w:val="en-GB"/>
              </w:rPr>
            </w:pPr>
            <w:r w:rsidRPr="008F673E">
              <w:rPr>
                <w:rStyle w:val="CPTVariable"/>
                <w:rFonts w:cs="Times New Roman"/>
                <w:i/>
                <w:iCs/>
                <w:sz w:val="20"/>
                <w:szCs w:val="20"/>
                <w:lang w:val="en-GB"/>
              </w:rPr>
              <w:t>[abbreviation or term]</w:t>
            </w:r>
          </w:p>
        </w:tc>
        <w:tc>
          <w:tcPr>
            <w:tcW w:w="3727" w:type="pct"/>
          </w:tcPr>
          <w:p w:rsidRPr="008F673E" w:rsidR="004C7458" w:rsidRDefault="004C7458" w14:paraId="37DE04E6" w14:textId="77777777">
            <w:pPr>
              <w:spacing w:before="60" w:after="60" w:line="200" w:lineRule="atLeast"/>
              <w:rPr>
                <w:sz w:val="20"/>
                <w:szCs w:val="20"/>
                <w:lang w:val="en-GB"/>
              </w:rPr>
            </w:pPr>
            <w:r w:rsidRPr="008F673E">
              <w:rPr>
                <w:rStyle w:val="CPTVariable"/>
                <w:rFonts w:cs="Times New Roman"/>
                <w:i/>
                <w:iCs/>
                <w:sz w:val="20"/>
                <w:szCs w:val="20"/>
                <w:lang w:val="en-GB"/>
              </w:rPr>
              <w:t>[definition/explanation]</w:t>
            </w:r>
          </w:p>
        </w:tc>
      </w:tr>
    </w:tbl>
    <w:p w:rsidRPr="008F673E" w:rsidR="004C7458" w:rsidP="004C7458" w:rsidRDefault="004C7458" w14:paraId="2DFD609F" w14:textId="3F45684F">
      <w:pPr>
        <w:pStyle w:val="CPTExample"/>
        <w:rPr>
          <w:lang w:val="en-GB"/>
        </w:rPr>
      </w:pPr>
      <w:r w:rsidRPr="008F673E">
        <w:rPr>
          <w:lang w:val="en-GB"/>
        </w:rPr>
        <w:t xml:space="preserve">&lt;End of </w:t>
      </w:r>
      <w:r w:rsidRPr="008F673E" w:rsidR="006D4E72">
        <w:rPr>
          <w:lang w:val="en-GB"/>
        </w:rPr>
        <w:t xml:space="preserve">example </w:t>
      </w:r>
      <w:r w:rsidRPr="008F673E">
        <w:rPr>
          <w:lang w:val="en-GB"/>
        </w:rPr>
        <w:t>text&gt;</w:t>
      </w:r>
    </w:p>
    <w:p w:rsidRPr="008F673E" w:rsidR="00AA3BCB" w:rsidP="711DA045" w:rsidRDefault="7E2C4AF2" w14:paraId="3FC2A367" w14:textId="021C032C">
      <w:pPr>
        <w:pStyle w:val="Heading1"/>
        <w:rPr>
          <w:rFonts w:hint="eastAsia"/>
          <w:lang w:val="en-GB"/>
        </w:rPr>
      </w:pPr>
      <w:bookmarkStart w:name="_Toc518466155" w:id="140"/>
      <w:bookmarkStart w:name="_Toc518655969" w:id="141"/>
      <w:bookmarkStart w:name="_Toc154052359" w:id="142"/>
      <w:r w:rsidRPr="008F673E">
        <w:rPr>
          <w:lang w:val="en-GB"/>
        </w:rPr>
        <w:t>Introduction</w:t>
      </w:r>
      <w:bookmarkEnd w:id="140"/>
      <w:bookmarkEnd w:id="141"/>
      <w:bookmarkEnd w:id="142"/>
    </w:p>
    <w:p w:rsidRPr="008F673E" w:rsidR="009B7ED2" w:rsidDel="00414184" w:rsidP="009B7ED2" w:rsidRDefault="009B7ED2" w14:paraId="41182365" w14:textId="1B2A311D">
      <w:pPr>
        <w:rPr>
          <w:del w:author="Inge Christoffer Olsen" w:date="2025-11-27T14:47:00Z" w16du:dateUtc="2025-11-27T13:47:00Z" w:id="143"/>
          <w:lang w:val="en-GB" w:eastAsia="ja-JP"/>
        </w:rPr>
      </w:pPr>
    </w:p>
    <w:p w:rsidRPr="006765B3" w:rsidR="009B7ED2" w:rsidDel="009A1554" w:rsidP="009B7ED2" w:rsidRDefault="009B7ED2" w14:paraId="3ACDA650" w14:textId="51BB1EB0">
      <w:pPr>
        <w:pStyle w:val="CPTExample"/>
        <w:rPr>
          <w:del w:author="Inge Christoffer Olsen" w:date="2025-11-27T14:45:00Z" w16du:dateUtc="2025-11-27T13:45:00Z" w:id="146"/>
          <w:rFonts w:ascii="Times New Roman" w:hAnsi="Times New Roman" w:eastAsia="Calibri" w:cs="Cordia New"/>
          <w:i w:val="0"/>
          <w:color w:val="auto"/>
          <w:sz w:val="24"/>
          <w:szCs w:val="22"/>
          <w:lang w:val="en-GB"/>
          <w:rPrChange w:author="Inge Christoffer Olsen" w:date="2025-11-27T14:45:00Z" w16du:dateUtc="2025-11-27T13:45:00Z" w:id="147">
            <w:rPr>
              <w:del w:author="Inge Christoffer Olsen" w:date="2025-11-27T14:45:00Z" w16du:dateUtc="2025-11-27T13:45:00Z" w:id="148"/>
              <w:i w:val="0"/>
              <w:iCs/>
              <w:color w:val="auto"/>
              <w:lang w:val="en-GB"/>
            </w:rPr>
          </w:rPrChange>
        </w:rPr>
      </w:pPr>
      <w:r w:rsidRPr="006765B3">
        <w:rPr>
          <w:rFonts w:ascii="Times New Roman" w:hAnsi="Times New Roman" w:eastAsia="Calibri" w:cs="Cordia New"/>
          <w:color w:val="auto"/>
          <w:sz w:val="24"/>
          <w:szCs w:val="22"/>
          <w:lang w:val="en-GB"/>
          <w:rPrChange w:author="Inge Christoffer Olsen" w:date="2025-11-27T14:45:00Z" w16du:dateUtc="2025-11-27T13:45:00Z" w:id="149">
            <w:rPr>
              <w:iCs/>
              <w:lang w:val="en-GB"/>
            </w:rPr>
          </w:rPrChange>
        </w:rPr>
        <w:t>The Norwegian WHO Labour Care Trial (NORWELCG) is a pivotal multicenter, stepped wedge cluster randomi</w:t>
      </w:r>
      <w:ins w:author="Maria Cecilie Stivang" w:date="2025-10-28T12:44:00Z" w16du:dateUtc="2025-10-28T11:44:00Z" w:id="150">
        <w:r w:rsidRPr="006765B3" w:rsidR="001F416C">
          <w:rPr>
            <w:rFonts w:ascii="Times New Roman" w:hAnsi="Times New Roman" w:eastAsia="Calibri" w:cs="Cordia New"/>
            <w:color w:val="auto"/>
            <w:sz w:val="24"/>
            <w:szCs w:val="22"/>
            <w:lang w:val="en-GB"/>
            <w:rPrChange w:author="Inge Christoffer Olsen" w:date="2025-11-27T14:45:00Z" w16du:dateUtc="2025-11-27T13:45:00Z" w:id="151">
              <w:rPr>
                <w:iCs/>
                <w:lang w:val="en-GB"/>
              </w:rPr>
            </w:rPrChange>
          </w:rPr>
          <w:t>s</w:t>
        </w:r>
      </w:ins>
      <w:del w:author="Maria Cecilie Stivang" w:date="2025-10-28T12:44:00Z" w16du:dateUtc="2025-10-28T11:44:00Z" w:id="152">
        <w:r w:rsidRPr="006765B3" w:rsidDel="001F416C">
          <w:rPr>
            <w:rFonts w:ascii="Times New Roman" w:hAnsi="Times New Roman" w:eastAsia="Calibri" w:cs="Cordia New"/>
            <w:color w:val="auto"/>
            <w:sz w:val="24"/>
            <w:szCs w:val="22"/>
            <w:lang w:val="en-GB"/>
            <w:rPrChange w:author="Inge Christoffer Olsen" w:date="2025-11-27T14:45:00Z" w16du:dateUtc="2025-11-27T13:45:00Z" w:id="153">
              <w:rPr>
                <w:iCs/>
                <w:lang w:val="en-GB"/>
              </w:rPr>
            </w:rPrChange>
          </w:rPr>
          <w:delText>z</w:delText>
        </w:r>
      </w:del>
      <w:r w:rsidRPr="006765B3">
        <w:rPr>
          <w:rFonts w:ascii="Times New Roman" w:hAnsi="Times New Roman" w:eastAsia="Calibri" w:cs="Cordia New"/>
          <w:color w:val="auto"/>
          <w:sz w:val="24"/>
          <w:szCs w:val="22"/>
          <w:lang w:val="en-GB"/>
          <w:rPrChange w:author="Inge Christoffer Olsen" w:date="2025-11-27T14:45:00Z" w16du:dateUtc="2025-11-27T13:45:00Z" w:id="154">
            <w:rPr>
              <w:iCs/>
              <w:lang w:val="en-GB"/>
            </w:rPr>
          </w:rPrChange>
        </w:rPr>
        <w:t>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rsidRPr="006765B3" w:rsidR="009B7ED2" w:rsidDel="009A1554" w:rsidP="009B7ED2" w:rsidRDefault="009B7ED2" w14:paraId="7E722EA4" w14:textId="77777777">
      <w:pPr>
        <w:pStyle w:val="CPTExample"/>
        <w:rPr>
          <w:del w:author="Inge Christoffer Olsen" w:date="2025-11-27T14:45:00Z" w16du:dateUtc="2025-11-27T13:45:00Z" w:id="155"/>
          <w:rFonts w:ascii="Times New Roman" w:hAnsi="Times New Roman" w:eastAsia="Calibri" w:cs="Cordia New"/>
          <w:i w:val="0"/>
          <w:color w:val="auto"/>
          <w:sz w:val="24"/>
          <w:szCs w:val="22"/>
          <w:lang w:val="en-GB"/>
          <w:rPrChange w:author="Inge Christoffer Olsen" w:date="2025-11-27T14:45:00Z" w16du:dateUtc="2025-11-27T13:45:00Z" w:id="156">
            <w:rPr>
              <w:del w:author="Inge Christoffer Olsen" w:date="2025-11-27T14:45:00Z" w16du:dateUtc="2025-11-27T13:45:00Z" w:id="157"/>
              <w:i w:val="0"/>
              <w:iCs/>
              <w:color w:val="auto"/>
              <w:lang w:val="en-GB"/>
            </w:rPr>
          </w:rPrChange>
        </w:rPr>
      </w:pPr>
    </w:p>
    <w:p w:rsidRPr="006765B3" w:rsidR="009B7ED2" w:rsidP="009B7ED2" w:rsidRDefault="009B7ED2" w14:paraId="5E6D9E33" w14:textId="77777777">
      <w:pPr>
        <w:pStyle w:val="CPTExample"/>
        <w:rPr>
          <w:rFonts w:ascii="Times New Roman" w:hAnsi="Times New Roman" w:eastAsia="Calibri" w:cs="Cordia New"/>
          <w:i w:val="0"/>
          <w:color w:val="auto"/>
          <w:sz w:val="24"/>
          <w:szCs w:val="22"/>
          <w:lang w:val="en-GB"/>
          <w:rPrChange w:author="Inge Christoffer Olsen" w:date="2025-11-27T14:45:00Z" w16du:dateUtc="2025-11-27T13:45:00Z" w:id="158">
            <w:rPr>
              <w:i w:val="0"/>
              <w:iCs/>
              <w:color w:val="auto"/>
              <w:lang w:val="en-GB"/>
            </w:rPr>
          </w:rPrChange>
        </w:rPr>
      </w:pPr>
    </w:p>
    <w:p w:rsidRPr="006765B3" w:rsidR="009B7ED2" w:rsidDel="00414184" w:rsidP="009B7ED2" w:rsidRDefault="009B7ED2" w14:paraId="2E5B0676" w14:textId="77777777">
      <w:pPr>
        <w:pStyle w:val="CPTExample"/>
        <w:rPr>
          <w:del w:author="Inge Christoffer Olsen" w:date="2025-11-27T14:47:00Z" w16du:dateUtc="2025-11-27T13:47:00Z" w:id="159"/>
          <w:rFonts w:ascii="Times New Roman" w:hAnsi="Times New Roman" w:eastAsia="Calibri" w:cs="Cordia New"/>
          <w:i w:val="0"/>
          <w:color w:val="auto"/>
          <w:sz w:val="24"/>
          <w:szCs w:val="22"/>
          <w:lang w:val="en-GB"/>
          <w:rPrChange w:author="Inge Christoffer Olsen" w:date="2025-11-27T14:45:00Z" w16du:dateUtc="2025-11-27T13:45:00Z" w:id="160">
            <w:rPr>
              <w:del w:author="Inge Christoffer Olsen" w:date="2025-11-27T14:47:00Z" w16du:dateUtc="2025-11-27T13:47:00Z" w:id="161"/>
              <w:i w:val="0"/>
              <w:iCs/>
              <w:color w:val="auto"/>
              <w:lang w:val="en-GB"/>
            </w:rPr>
          </w:rPrChange>
        </w:rPr>
      </w:pPr>
      <w:r w:rsidRPr="006765B3">
        <w:rPr>
          <w:rFonts w:ascii="Times New Roman" w:hAnsi="Times New Roman" w:eastAsia="Calibri" w:cs="Cordia New"/>
          <w:color w:val="auto"/>
          <w:sz w:val="24"/>
          <w:szCs w:val="22"/>
          <w:lang w:val="en-GB"/>
          <w:rPrChange w:author="Inge Christoffer Olsen" w:date="2025-11-27T14:45:00Z" w16du:dateUtc="2025-11-27T13:45:00Z" w:id="162">
            <w:rPr>
              <w:iCs/>
              <w:lang w:val="en-GB"/>
            </w:rPr>
          </w:rPrChange>
        </w:rP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rsidRPr="006765B3" w:rsidR="009B7ED2" w:rsidP="009B7ED2" w:rsidRDefault="009B7ED2" w14:paraId="7513A0F9" w14:textId="77777777">
      <w:pPr>
        <w:pStyle w:val="CPTExample"/>
        <w:rPr>
          <w:rFonts w:ascii="Times New Roman" w:hAnsi="Times New Roman" w:eastAsia="Calibri" w:cs="Cordia New"/>
          <w:i w:val="0"/>
          <w:color w:val="auto"/>
          <w:sz w:val="24"/>
          <w:szCs w:val="22"/>
          <w:lang w:val="en-GB"/>
          <w:rPrChange w:author="Inge Christoffer Olsen" w:date="2025-11-27T14:45:00Z" w16du:dateUtc="2025-11-27T13:45:00Z" w:id="163">
            <w:rPr>
              <w:i w:val="0"/>
              <w:iCs/>
              <w:color w:val="auto"/>
              <w:lang w:val="en-GB"/>
            </w:rPr>
          </w:rPrChange>
        </w:rPr>
      </w:pPr>
    </w:p>
    <w:p w:rsidRPr="006765B3" w:rsidR="006765B3" w:rsidDel="00414184" w:rsidP="006765B3" w:rsidRDefault="009B7ED2" w14:paraId="7A8E5336" w14:textId="305DC11B">
      <w:pPr>
        <w:pStyle w:val="CPTExample"/>
        <w:rPr>
          <w:del w:author="Inge Christoffer Olsen" w:date="2025-11-27T14:47:00Z" w16du:dateUtc="2025-11-27T13:47:00Z" w:id="164"/>
          <w:rFonts w:ascii="Times New Roman" w:hAnsi="Times New Roman" w:eastAsia="Calibri" w:cs="Cordia New"/>
          <w:i w:val="0"/>
          <w:color w:val="auto"/>
          <w:sz w:val="24"/>
          <w:szCs w:val="22"/>
          <w:lang w:val="en-GB"/>
          <w:rPrChange w:author="Inge Christoffer Olsen" w:date="2025-11-27T14:45:00Z" w16du:dateUtc="2025-11-27T13:45:00Z" w:id="165">
            <w:rPr>
              <w:del w:author="Inge Christoffer Olsen" w:date="2025-11-27T14:47:00Z" w16du:dateUtc="2025-11-27T13:47:00Z" w:id="166"/>
              <w:i w:val="0"/>
              <w:iCs/>
              <w:color w:val="auto"/>
              <w:lang w:val="en-GB"/>
            </w:rPr>
          </w:rPrChange>
        </w:rPr>
      </w:pPr>
      <w:r w:rsidRPr="006765B3">
        <w:rPr>
          <w:rFonts w:ascii="Times New Roman" w:hAnsi="Times New Roman" w:eastAsia="Calibri" w:cs="Cordia New"/>
          <w:color w:val="auto"/>
          <w:sz w:val="24"/>
          <w:szCs w:val="22"/>
          <w:lang w:val="en-GB"/>
          <w:rPrChange w:author="Inge Christoffer Olsen" w:date="2025-11-27T14:45:00Z" w16du:dateUtc="2025-11-27T13:45:00Z" w:id="167">
            <w:rPr>
              <w:b/>
              <w:bCs/>
              <w:iCs/>
              <w:lang w:val="en-GB"/>
            </w:rPr>
          </w:rPrChange>
        </w:rPr>
        <w:t>Protocol Changes:</w:t>
      </w:r>
      <w:r w:rsidRPr="006765B3">
        <w:rPr>
          <w:rFonts w:ascii="Times New Roman" w:hAnsi="Times New Roman" w:eastAsia="Calibri" w:cs="Cordia New"/>
          <w:color w:val="auto"/>
          <w:sz w:val="24"/>
          <w:szCs w:val="22"/>
          <w:lang w:val="en-GB"/>
          <w:rPrChange w:author="Inge Christoffer Olsen" w:date="2025-11-27T14:45:00Z" w16du:dateUtc="2025-11-27T13:45:00Z" w:id="168">
            <w:rPr>
              <w:iCs/>
              <w:lang w:val="en-GB"/>
            </w:rPr>
          </w:rPrChange>
        </w:rPr>
        <w:t xml:space="preserve"> The SAP reflects the original design of the trial as detailed in protocol version 1.06 (dated 2024.05.09). There are currently no changes to protocol-planned analyses; future amendments will be meticulously documented in Section 10, underscoring transparent methodological evolutions responsive to trial conduct.</w:t>
      </w:r>
    </w:p>
    <w:p w:rsidRPr="006765B3" w:rsidR="009B7ED2" w:rsidP="006765B3" w:rsidRDefault="009B7ED2" w14:paraId="3E79ADB2" w14:textId="77777777">
      <w:pPr>
        <w:pStyle w:val="CPTExample"/>
        <w:rPr>
          <w:rFonts w:eastAsia="Calibri"/>
          <w:lang w:val="en-GB"/>
        </w:rPr>
      </w:pPr>
    </w:p>
    <w:p w:rsidRPr="009A1554" w:rsidR="009B7ED2" w:rsidP="00D1612D" w:rsidRDefault="009B7ED2" w14:paraId="1E838BC9" w14:textId="00C1EAF1">
      <w:pPr>
        <w:pStyle w:val="CPTExample"/>
        <w:rPr>
          <w:rFonts w:ascii="Times New Roman" w:hAnsi="Times New Roman" w:eastAsia="Calibri" w:cs="Cordia New"/>
          <w:i w:val="0"/>
          <w:color w:val="auto"/>
          <w:sz w:val="24"/>
          <w:szCs w:val="22"/>
          <w:lang w:val="en-GB"/>
          <w:rPrChange w:author="Inge Christoffer Olsen" w:date="2025-11-27T14:45:00Z" w16du:dateUtc="2025-11-27T13:45:00Z" w:id="169">
            <w:rPr>
              <w:i w:val="0"/>
              <w:iCs/>
              <w:color w:val="auto"/>
              <w:lang w:val="en-GB"/>
            </w:rPr>
          </w:rPrChange>
        </w:rPr>
      </w:pPr>
      <w:r w:rsidRPr="009A1554">
        <w:rPr>
          <w:rFonts w:ascii="Times New Roman" w:hAnsi="Times New Roman" w:eastAsia="Calibri" w:cs="Cordia New"/>
          <w:i w:val="0"/>
          <w:color w:val="auto"/>
          <w:sz w:val="24"/>
          <w:szCs w:val="22"/>
          <w:lang w:val="en-GB"/>
          <w:rPrChange w:author="Inge Christoffer Olsen" w:date="2025-11-27T14:45:00Z" w16du:dateUtc="2025-11-27T13:45:00Z" w:id="170">
            <w:rPr>
              <w:b/>
              <w:bCs/>
              <w:i w:val="0"/>
              <w:iCs/>
              <w:color w:val="auto"/>
              <w:lang w:val="en-GB"/>
            </w:rPr>
          </w:rPrChange>
        </w:rPr>
        <w:t>Exclusions and Supplementary Documentation:</w:t>
      </w:r>
      <w:r w:rsidRPr="009A1554">
        <w:rPr>
          <w:rFonts w:ascii="Times New Roman" w:hAnsi="Times New Roman" w:eastAsia="Calibri" w:cs="Cordia New"/>
          <w:i w:val="0"/>
          <w:color w:val="auto"/>
          <w:sz w:val="24"/>
          <w:szCs w:val="22"/>
          <w:lang w:val="en-GB"/>
          <w:rPrChange w:author="Inge Christoffer Olsen" w:date="2025-11-27T14:45:00Z" w16du:dateUtc="2025-11-27T13:45:00Z" w:id="171">
            <w:rPr>
              <w:i w:val="0"/>
              <w:iCs/>
              <w:color w:val="auto"/>
              <w:lang w:val="en-GB"/>
            </w:rPr>
          </w:rPrChange>
        </w:rPr>
        <w:t xml:space="preserve"> While primary and secondary analysis specifications are contained herein, non-key analyses such as baseline summaries, exploratory endpoints, and detailed demographic analyses are not necessarily included. </w:t>
      </w:r>
      <w:ins w:author="Inge Christoffer Olsen" w:date="2026-02-24T14:49:00Z" w16du:dateUtc="2026-02-24T13:49:00Z" w:id="172">
        <w:r w:rsidR="006765B3">
          <w:rPr>
            <w:rFonts w:ascii="Times New Roman" w:hAnsi="Times New Roman" w:eastAsia="Calibri" w:cs="Cordia New"/>
            <w:i w:val="0"/>
            <w:color w:val="auto"/>
            <w:sz w:val="24"/>
            <w:szCs w:val="22"/>
            <w:lang w:val="en-GB"/>
          </w:rPr>
          <w:t>Some secondary analyses are considered for secondary publications</w:t>
        </w:r>
      </w:ins>
      <w:ins w:author="Inge Christoffer Olsen" w:date="2026-02-24T14:52:00Z" w16du:dateUtc="2026-02-24T13:52:00Z" w:id="173">
        <w:r w:rsidR="005E5862">
          <w:rPr>
            <w:rFonts w:ascii="Times New Roman" w:hAnsi="Times New Roman" w:eastAsia="Calibri" w:cs="Cordia New"/>
            <w:i w:val="0"/>
            <w:color w:val="auto"/>
            <w:sz w:val="24"/>
            <w:szCs w:val="22"/>
            <w:lang w:val="en-GB"/>
          </w:rPr>
          <w:t xml:space="preserve"> </w:t>
        </w:r>
      </w:ins>
      <w:ins w:author="Inge Christoffer Olsen" w:date="2026-02-24T14:49:00Z" w16du:dateUtc="2026-02-24T13:49:00Z" w:id="174">
        <w:r w:rsidR="006765B3">
          <w:rPr>
            <w:rFonts w:ascii="Times New Roman" w:hAnsi="Times New Roman" w:eastAsia="Calibri" w:cs="Cordia New"/>
            <w:i w:val="0"/>
            <w:color w:val="auto"/>
            <w:sz w:val="24"/>
            <w:szCs w:val="22"/>
            <w:lang w:val="en-GB"/>
          </w:rPr>
          <w:t xml:space="preserve">and are further specified in </w:t>
        </w:r>
      </w:ins>
      <w:ins w:author="Inge Christoffer Olsen" w:date="2026-02-24T14:50:00Z" w16du:dateUtc="2026-02-24T13:50:00Z" w:id="175">
        <w:r w:rsidR="006765B3">
          <w:rPr>
            <w:rFonts w:ascii="Times New Roman" w:hAnsi="Times New Roman" w:eastAsia="Calibri" w:cs="Cordia New"/>
            <w:i w:val="0"/>
            <w:color w:val="auto"/>
            <w:sz w:val="24"/>
            <w:szCs w:val="22"/>
            <w:lang w:val="en-GB"/>
          </w:rPr>
          <w:t xml:space="preserve">topic-specific statistical analysis plans. </w:t>
        </w:r>
      </w:ins>
    </w:p>
    <w:p w:rsidRPr="008F673E" w:rsidR="00750EA8" w:rsidP="004037B2" w:rsidRDefault="00C914B2" w14:paraId="67B69AD1" w14:textId="5E901A4A">
      <w:pPr>
        <w:pStyle w:val="Heading2"/>
        <w:rPr>
          <w:rFonts w:hint="eastAsia"/>
          <w:lang w:val="en-GB"/>
        </w:rPr>
      </w:pPr>
      <w:bookmarkStart w:name="_Ref518462088" w:id="176"/>
      <w:bookmarkStart w:name="_Ref518462118" w:id="177"/>
      <w:bookmarkStart w:name="_Ref518462744" w:id="178"/>
      <w:bookmarkStart w:name="_Toc518466156" w:id="179"/>
      <w:bookmarkStart w:name="_Toc518655970" w:id="180"/>
      <w:bookmarkStart w:name="_Ref528673306" w:id="181"/>
      <w:bookmarkStart w:name="_Toc14776515" w:id="182"/>
      <w:bookmarkStart w:name="_Toc14775837" w:id="183"/>
      <w:bookmarkStart w:name="_Ref45603942" w:id="184"/>
      <w:bookmarkStart w:name="_Ref45604080" w:id="185"/>
      <w:bookmarkStart w:name="_Ref45604138" w:id="186"/>
      <w:bookmarkStart w:name="_Ref45607291" w:id="187"/>
      <w:bookmarkStart w:name="_Ref45607310" w:id="188"/>
      <w:bookmarkStart w:name="_Ref45607384" w:id="189"/>
      <w:bookmarkStart w:name="_Toc154052360" w:id="190"/>
      <w:r w:rsidRPr="2023D86C" w:rsidR="0E86C843">
        <w:rPr>
          <w:lang w:val="en-GB"/>
        </w:rPr>
        <w:t>Objectives, Endpoint</w:t>
      </w:r>
      <w:r w:rsidRPr="2023D86C" w:rsidR="0CA8AF91">
        <w:rPr>
          <w:lang w:val="en-GB"/>
        </w:rPr>
        <w:t>s,</w:t>
      </w:r>
      <w:r w:rsidRPr="2023D86C" w:rsidR="0E86C843">
        <w:rPr>
          <w:lang w:val="en-GB"/>
        </w:rPr>
        <w:t xml:space="preserve"> and Estimands</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p>
    <w:p w:rsidRPr="008F673E" w:rsidR="00DE78D5" w:rsidP="00DD02A1" w:rsidRDefault="00DD02A1" w14:paraId="70D4F955" w14:textId="45505181">
      <w:pPr/>
      <w:r w:rsidRPr="2023D86C" w:rsidR="5831B547">
        <w:rPr>
          <w:b w:val="1"/>
          <w:bCs w:val="1"/>
          <w:lang w:val="en-GB"/>
        </w:rPr>
        <w:t>Objectives and Endpoints</w:t>
      </w:r>
    </w:p>
    <w:p w:rsidR="42115535" w:rsidP="2023D86C" w:rsidRDefault="42115535" w14:paraId="779AF26F" w14:textId="2A506C48">
      <w:pPr>
        <w:pStyle w:val="Normal"/>
        <w:suppressLineNumbers w:val="0"/>
        <w:bidi w:val="0"/>
        <w:spacing w:before="120" w:beforeAutospacing="off" w:after="120" w:afterAutospacing="off" w:line="280" w:lineRule="atLeast"/>
        <w:ind w:left="0" w:right="0"/>
        <w:jc w:val="left"/>
      </w:pPr>
      <w:r w:rsidRPr="2023D86C" w:rsidR="42115535">
        <w:rPr>
          <w:b w:val="1"/>
          <w:bCs w:val="1"/>
          <w:lang w:val="en-GB"/>
        </w:rPr>
        <w:t xml:space="preserve">Further </w:t>
      </w:r>
      <w:r w:rsidRPr="2023D86C" w:rsidR="42115535">
        <w:rPr>
          <w:b w:val="1"/>
          <w:bCs w:val="1"/>
          <w:lang w:val="en-GB"/>
        </w:rPr>
        <w:t>objectives</w:t>
      </w:r>
      <w:r w:rsidRPr="2023D86C" w:rsidR="42115535">
        <w:rPr>
          <w:b w:val="1"/>
          <w:bCs w:val="1"/>
          <w:lang w:val="en-GB"/>
        </w:rPr>
        <w:t xml:space="preserve"> and endpoints as described in the protocol but to be specified in other analyses plans are provided in </w:t>
      </w:r>
      <w:r w:rsidRPr="2023D86C" w:rsidR="3650A14D">
        <w:rPr>
          <w:b w:val="1"/>
          <w:bCs w:val="1"/>
          <w:lang w:val="en-GB"/>
        </w:rPr>
        <w:t xml:space="preserve">Section </w:t>
      </w:r>
      <w:r w:rsidRPr="2023D86C" w:rsidR="64BE5745">
        <w:rPr>
          <w:b w:val="1"/>
          <w:bCs w:val="1"/>
          <w:lang w:val="en-GB"/>
        </w:rPr>
        <w:t>12.1</w:t>
      </w:r>
      <w:r w:rsidRPr="2023D86C" w:rsidR="42115535">
        <w:rPr>
          <w:b w:val="1"/>
          <w:bCs w:val="1"/>
          <w:lang w:val="en-GB"/>
        </w:rPr>
        <w:t xml:space="preserve"> </w:t>
      </w:r>
    </w:p>
    <w:p w:rsidRPr="008F673E" w:rsidR="00B01418" w:rsidP="00B01418" w:rsidRDefault="00B01418" w14:paraId="61007B21" w14:textId="6F080315">
      <w:pPr>
        <w:spacing w:after="0" w:line="240" w:lineRule="auto"/>
        <w:contextualSpacing/>
        <w:rPr>
          <w:sz w:val="4"/>
          <w:szCs w:val="4"/>
          <w:lang w:val="en-GB"/>
        </w:rPr>
      </w:pPr>
    </w:p>
    <w:tbl>
      <w:tblPr>
        <w:tblStyle w:val="TableGrid"/>
        <w:tblW w:w="9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Caption w:val="Body"/>
      </w:tblPr>
      <w:tblGrid>
        <w:gridCol w:w="4905"/>
        <w:gridCol w:w="4574"/>
      </w:tblGrid>
      <w:tr w:rsidRPr="008F673E" w:rsidR="006765B3" w:rsidTr="2023D86C" w14:paraId="5232B5A2" w14:textId="2AEC8C32">
        <w:tc>
          <w:tcPr>
            <w:tcW w:w="4905" w:type="dxa"/>
            <w:tcMar/>
          </w:tcPr>
          <w:p w:rsidRPr="008F673E" w:rsidR="006765B3" w:rsidRDefault="006765B3" w14:paraId="6A808C6F" w14:textId="77777777">
            <w:pPr>
              <w:jc w:val="center"/>
              <w:rPr>
                <w:lang w:val="en-GB"/>
              </w:rPr>
            </w:pPr>
            <w:r w:rsidRPr="008F673E">
              <w:rPr>
                <w:lang w:val="en-GB"/>
              </w:rPr>
              <w:t>Objectives</w:t>
            </w:r>
          </w:p>
        </w:tc>
        <w:tc>
          <w:tcPr>
            <w:tcW w:w="4574" w:type="dxa"/>
            <w:tcMar/>
          </w:tcPr>
          <w:p w:rsidRPr="008F673E" w:rsidR="006765B3" w:rsidRDefault="006765B3" w14:paraId="60986A4B" w14:textId="77777777">
            <w:pPr>
              <w:jc w:val="center"/>
              <w:rPr>
                <w:lang w:val="en-GB"/>
              </w:rPr>
            </w:pPr>
            <w:r w:rsidRPr="008F673E">
              <w:rPr>
                <w:lang w:val="en-GB"/>
              </w:rPr>
              <w:t>Endpoints</w:t>
            </w:r>
          </w:p>
        </w:tc>
      </w:tr>
      <w:tr w:rsidRPr="008F673E" w:rsidR="006765B3" w:rsidTr="2023D86C" w14:paraId="1678C670" w14:textId="4015AD5D">
        <w:tc>
          <w:tcPr>
            <w:tcW w:w="4905" w:type="dxa"/>
            <w:shd w:val="clear" w:color="auto" w:fill="D9D9D9" w:themeFill="background1" w:themeFillShade="D9"/>
            <w:tcMar/>
          </w:tcPr>
          <w:p w:rsidRPr="008F673E" w:rsidR="006765B3" w:rsidRDefault="006765B3" w14:paraId="7E6EE163" w14:textId="77777777">
            <w:pPr>
              <w:rPr>
                <w:lang w:val="en-GB"/>
              </w:rPr>
            </w:pPr>
            <w:r w:rsidRPr="008F673E">
              <w:rPr>
                <w:lang w:val="en-GB"/>
              </w:rPr>
              <w:t>Primary</w:t>
            </w:r>
          </w:p>
        </w:tc>
        <w:tc>
          <w:tcPr>
            <w:tcW w:w="4574" w:type="dxa"/>
            <w:shd w:val="clear" w:color="auto" w:fill="D9D9D9" w:themeFill="background1" w:themeFillShade="D9"/>
            <w:tcMar/>
          </w:tcPr>
          <w:p w:rsidRPr="008F673E" w:rsidR="006765B3" w:rsidRDefault="006765B3" w14:paraId="7EC9957D" w14:textId="77777777">
            <w:pPr>
              <w:rPr>
                <w:lang w:val="en-GB"/>
              </w:rPr>
            </w:pPr>
          </w:p>
        </w:tc>
      </w:tr>
      <w:tr w:rsidRPr="008F673E" w:rsidR="006765B3" w:rsidTr="2023D86C" w14:paraId="0254E08B" w14:textId="54A70C73">
        <w:trPr>
          <w:trHeight w:val="765"/>
        </w:trPr>
        <w:tc>
          <w:tcPr>
            <w:tcW w:w="4905" w:type="dxa"/>
            <w:tcMar/>
          </w:tcPr>
          <w:p w:rsidRPr="008F673E" w:rsidR="006765B3" w:rsidP="00B25B14" w:rsidRDefault="006765B3" w14:paraId="32616B10" w14:textId="7374ECA8">
            <w:pPr>
              <w:pStyle w:val="CPTListBullet"/>
              <w:rPr>
                <w:lang w:val="en-GB"/>
              </w:rPr>
            </w:pPr>
            <w:r w:rsidRPr="008F673E">
              <w:rPr>
                <w:lang w:val="en-GB"/>
              </w:rPr>
              <w:t>To investigate the effect of LCG in women with a planned vaginal delivery on intrapartum caesarean sections</w:t>
            </w:r>
          </w:p>
        </w:tc>
        <w:tc>
          <w:tcPr>
            <w:tcW w:w="4574" w:type="dxa"/>
            <w:tcMar/>
          </w:tcPr>
          <w:p w:rsidRPr="008F673E" w:rsidR="006765B3" w:rsidP="00B25B14" w:rsidRDefault="006765B3" w14:paraId="5E551D60" w14:textId="45D38D87">
            <w:pPr>
              <w:pStyle w:val="CPTListBullet"/>
              <w:rPr>
                <w:lang w:val="en-GB"/>
              </w:rPr>
            </w:pPr>
            <w:r w:rsidRPr="008F673E">
              <w:rPr>
                <w:lang w:val="en-GB"/>
              </w:rPr>
              <w:t>Occurrence of intrapartum caesarean sections</w:t>
            </w:r>
            <w:ins w:author="Inge Christoffer Olsen" w:date="2025-11-27T10:59:00Z" w16du:dateUtc="2025-11-27T09:59:00Z" w:id="192">
              <w:r>
                <w:rPr>
                  <w:lang w:val="en-GB"/>
                </w:rPr>
                <w:t xml:space="preserve"> </w:t>
              </w:r>
            </w:ins>
          </w:p>
        </w:tc>
      </w:tr>
      <w:tr w:rsidRPr="008F673E" w:rsidR="006765B3" w:rsidTr="2023D86C" w14:paraId="7F5E0F27" w14:textId="2AD2D078">
        <w:tc>
          <w:tcPr>
            <w:tcW w:w="4905" w:type="dxa"/>
            <w:tcBorders>
              <w:bottom w:val="single" w:color="auto" w:sz="4" w:space="0"/>
            </w:tcBorders>
            <w:shd w:val="clear" w:color="auto" w:fill="D9D9D9" w:themeFill="background1" w:themeFillShade="D9"/>
            <w:tcMar/>
          </w:tcPr>
          <w:p w:rsidRPr="008F673E" w:rsidR="006765B3" w:rsidP="0044637A" w:rsidRDefault="006765B3" w14:paraId="6A8DD93C" w14:textId="2E769C92">
            <w:pPr>
              <w:pStyle w:val="CPTListBullet"/>
              <w:numPr>
                <w:ilvl w:val="0"/>
                <w:numId w:val="0"/>
              </w:numPr>
              <w:rPr>
                <w:lang w:val="en-GB"/>
              </w:rPr>
            </w:pPr>
            <w:r w:rsidRPr="008F673E">
              <w:rPr>
                <w:lang w:val="en-GB"/>
              </w:rPr>
              <w:t>Secondary</w:t>
            </w:r>
          </w:p>
        </w:tc>
        <w:tc>
          <w:tcPr>
            <w:tcW w:w="4574" w:type="dxa"/>
            <w:tcBorders>
              <w:bottom w:val="single" w:color="auto" w:sz="4" w:space="0"/>
            </w:tcBorders>
            <w:shd w:val="clear" w:color="auto" w:fill="D9D9D9" w:themeFill="background1" w:themeFillShade="D9"/>
            <w:tcMar/>
          </w:tcPr>
          <w:p w:rsidRPr="008F673E" w:rsidR="006765B3" w:rsidP="0044637A" w:rsidRDefault="006765B3" w14:paraId="5ED3D34D" w14:textId="77777777">
            <w:pPr>
              <w:pStyle w:val="CPTListBullet"/>
              <w:numPr>
                <w:ilvl w:val="0"/>
                <w:numId w:val="0"/>
              </w:numPr>
              <w:ind w:left="720"/>
              <w:rPr>
                <w:lang w:val="en-GB"/>
              </w:rPr>
            </w:pPr>
          </w:p>
        </w:tc>
      </w:tr>
      <w:tr w:rsidRPr="008F673E" w:rsidR="008824BC" w:rsidTr="2023D86C" w14:paraId="1E999642" w14:textId="7BF54988">
        <w:trPr>
          <w:trHeight w:val="735"/>
        </w:trPr>
        <w:tc>
          <w:tcPr>
            <w:tcW w:w="4905" w:type="dxa"/>
            <w:vMerge w:val="restart"/>
            <w:tcMar/>
          </w:tcPr>
          <w:p w:rsidRPr="008F673E" w:rsidR="008824BC" w:rsidP="00F46210" w:rsidRDefault="008824BC" w14:paraId="1B2D375D" w14:textId="77777777">
            <w:pPr>
              <w:pStyle w:val="CPTListBullet"/>
              <w:rPr>
                <w:lang w:val="en-GB"/>
              </w:rPr>
            </w:pPr>
            <w:r w:rsidRPr="2023D86C" w:rsidR="6C2A9445">
              <w:rPr>
                <w:lang w:val="en-GB"/>
              </w:rPr>
              <w:t>To investigate the effect of LCG in women with a planned vaginal delivery</w:t>
            </w:r>
          </w:p>
          <w:p w:rsidRPr="008F673E" w:rsidR="008824BC" w:rsidP="00F46210" w:rsidRDefault="008824BC" w14:paraId="30B19FE9" w14:textId="77777777">
            <w:pPr>
              <w:pStyle w:val="CPTListBullet"/>
              <w:numPr>
                <w:ilvl w:val="0"/>
                <w:numId w:val="0"/>
              </w:numPr>
              <w:ind w:left="360"/>
              <w:rPr>
                <w:lang w:val="en-GB"/>
              </w:rPr>
            </w:pPr>
          </w:p>
        </w:tc>
        <w:tc>
          <w:tcPr>
            <w:tcW w:w="4574" w:type="dxa"/>
            <w:tcMar/>
          </w:tcPr>
          <w:p w:rsidRPr="00BA7241" w:rsidR="008824BC" w:rsidP="00674B01" w:rsidRDefault="008824BC" w14:paraId="025F5702" w14:textId="52D40969">
            <w:pPr>
              <w:pStyle w:val="CPTListBullet"/>
              <w:rPr>
                <w:lang w:val="en-GB"/>
              </w:rPr>
            </w:pPr>
            <w:r>
              <w:rPr>
                <w:lang w:val="en-GB"/>
              </w:rPr>
              <w:t xml:space="preserve">Occurrence of </w:t>
            </w:r>
            <w:r w:rsidRPr="008F673E">
              <w:rPr>
                <w:lang w:val="en-GB"/>
              </w:rPr>
              <w:t>Spontaneous vaginal deliver</w:t>
            </w:r>
            <w:r>
              <w:rPr>
                <w:lang w:val="en-GB"/>
              </w:rPr>
              <w:t>y</w:t>
            </w:r>
          </w:p>
        </w:tc>
      </w:tr>
      <w:tr w:rsidRPr="008F673E" w:rsidR="00A04111" w:rsidTr="2023D86C" w14:paraId="66809D69" w14:textId="77777777">
        <w:trPr>
          <w:trHeight w:val="375"/>
        </w:trPr>
        <w:tc>
          <w:tcPr>
            <w:tcW w:w="4905" w:type="dxa"/>
            <w:vMerge/>
            <w:tcMar/>
          </w:tcPr>
          <w:p w:rsidRPr="008F673E" w:rsidR="00A04111" w:rsidP="00F46210" w:rsidRDefault="00A04111" w14:paraId="1D6EE2B0" w14:textId="77777777">
            <w:pPr>
              <w:pStyle w:val="CPTListBullet"/>
              <w:rPr>
                <w:lang w:val="en-GB"/>
              </w:rPr>
            </w:pPr>
          </w:p>
        </w:tc>
        <w:tc>
          <w:tcPr>
            <w:tcW w:w="4574" w:type="dxa"/>
            <w:tcMar/>
          </w:tcPr>
          <w:p w:rsidRPr="00674B01" w:rsidR="00A04111" w:rsidP="00674B01" w:rsidRDefault="008824BC" w14:paraId="41FB489D" w14:textId="1C7F1403">
            <w:pPr>
              <w:pStyle w:val="CPTListBullet"/>
              <w:rPr>
                <w:lang w:val="en-GB"/>
              </w:rPr>
            </w:pPr>
            <w:r>
              <w:rPr>
                <w:lang w:val="en-GB"/>
              </w:rPr>
              <w:t xml:space="preserve">Occurrence of </w:t>
            </w:r>
            <w:r w:rsidRPr="00FE639B">
              <w:rPr>
                <w:lang w:val="en-GB"/>
              </w:rPr>
              <w:t>Instrumental vaginal delivery</w:t>
            </w:r>
          </w:p>
        </w:tc>
      </w:tr>
      <w:tr w:rsidRPr="008F673E" w:rsidR="00A04111" w:rsidTr="2023D86C" w14:paraId="48C4CF68" w14:textId="77777777">
        <w:trPr>
          <w:trHeight w:val="375"/>
        </w:trPr>
        <w:tc>
          <w:tcPr>
            <w:tcW w:w="4905" w:type="dxa"/>
            <w:vMerge/>
            <w:tcMar/>
          </w:tcPr>
          <w:p w:rsidRPr="008F673E" w:rsidR="00A04111" w:rsidP="00F46210" w:rsidRDefault="00A04111" w14:paraId="6F23A846" w14:textId="77777777">
            <w:pPr>
              <w:pStyle w:val="CPTListBullet"/>
              <w:rPr>
                <w:lang w:val="en-GB"/>
              </w:rPr>
            </w:pPr>
          </w:p>
        </w:tc>
        <w:tc>
          <w:tcPr>
            <w:tcW w:w="4574" w:type="dxa"/>
            <w:tcMar/>
          </w:tcPr>
          <w:p w:rsidRPr="00674B01" w:rsidR="00A04111" w:rsidP="00674B01" w:rsidRDefault="00674B01" w14:paraId="45FB6B2F" w14:textId="60B9D81D">
            <w:pPr>
              <w:pStyle w:val="CPTListBullet"/>
              <w:rPr>
                <w:lang w:val="en-GB"/>
              </w:rPr>
            </w:pPr>
            <w:r>
              <w:rPr>
                <w:lang w:val="en-GB"/>
              </w:rPr>
              <w:t>Occurrence of Amniotomy</w:t>
            </w:r>
          </w:p>
        </w:tc>
      </w:tr>
      <w:tr w:rsidRPr="008F673E" w:rsidR="00A04111" w:rsidTr="2023D86C" w14:paraId="3C50445B" w14:textId="77777777">
        <w:trPr>
          <w:trHeight w:val="375"/>
        </w:trPr>
        <w:tc>
          <w:tcPr>
            <w:tcW w:w="4905" w:type="dxa"/>
            <w:vMerge/>
            <w:tcMar/>
          </w:tcPr>
          <w:p w:rsidRPr="008F673E" w:rsidR="00A04111" w:rsidP="00F46210" w:rsidRDefault="00A04111" w14:paraId="4155A3F8" w14:textId="77777777">
            <w:pPr>
              <w:pStyle w:val="CPTListBullet"/>
              <w:rPr>
                <w:lang w:val="en-GB"/>
              </w:rPr>
            </w:pPr>
          </w:p>
        </w:tc>
        <w:tc>
          <w:tcPr>
            <w:tcW w:w="4574" w:type="dxa"/>
            <w:tcMar/>
          </w:tcPr>
          <w:p w:rsidRPr="00BA7241" w:rsidR="00A04111" w:rsidP="00BA7241" w:rsidRDefault="00BA7241" w14:paraId="0D803D1C" w14:textId="4215B81B">
            <w:pPr>
              <w:pStyle w:val="CPTListBullet"/>
              <w:rPr>
                <w:lang w:val="en-GB"/>
              </w:rPr>
            </w:pPr>
            <w:r w:rsidRPr="008F673E">
              <w:rPr>
                <w:lang w:val="en-GB"/>
              </w:rPr>
              <w:t xml:space="preserve">Use of oxytocin </w:t>
            </w:r>
          </w:p>
        </w:tc>
      </w:tr>
      <w:tr w:rsidRPr="008F673E" w:rsidR="00A04111" w:rsidTr="2023D86C" w14:paraId="7A4CCFBE" w14:textId="77777777">
        <w:trPr>
          <w:trHeight w:val="375"/>
        </w:trPr>
        <w:tc>
          <w:tcPr>
            <w:tcW w:w="4905" w:type="dxa"/>
            <w:vMerge/>
            <w:tcMar/>
          </w:tcPr>
          <w:p w:rsidRPr="008F673E" w:rsidR="00A04111" w:rsidP="00F46210" w:rsidRDefault="00A04111" w14:paraId="0530B93E" w14:textId="77777777">
            <w:pPr>
              <w:pStyle w:val="CPTListBullet"/>
              <w:rPr>
                <w:lang w:val="en-GB"/>
              </w:rPr>
            </w:pPr>
          </w:p>
        </w:tc>
        <w:tc>
          <w:tcPr>
            <w:tcW w:w="4574" w:type="dxa"/>
            <w:tcMar/>
          </w:tcPr>
          <w:p w:rsidRPr="00BA7241" w:rsidR="00A04111" w:rsidP="00BA7241" w:rsidRDefault="00BA7241" w14:paraId="393F2D9B" w14:textId="43E85508">
            <w:pPr>
              <w:pStyle w:val="CPTListBullet"/>
              <w:rPr>
                <w:lang w:val="en-GB"/>
              </w:rPr>
            </w:pPr>
            <w:r w:rsidRPr="00ED320A">
              <w:rPr>
                <w:lang w:val="en-GB"/>
              </w:rPr>
              <w:t>Use of epidural analgesia</w:t>
            </w:r>
          </w:p>
        </w:tc>
      </w:tr>
      <w:tr w:rsidRPr="008F673E" w:rsidR="00A04111" w:rsidTr="2023D86C" w14:paraId="4D33DA31" w14:textId="77777777">
        <w:trPr>
          <w:trHeight w:val="375"/>
        </w:trPr>
        <w:tc>
          <w:tcPr>
            <w:tcW w:w="4905" w:type="dxa"/>
            <w:vMerge/>
            <w:tcMar/>
          </w:tcPr>
          <w:p w:rsidRPr="008F673E" w:rsidR="00A04111" w:rsidP="00F46210" w:rsidRDefault="00A04111" w14:paraId="5EBA23D5" w14:textId="77777777">
            <w:pPr>
              <w:pStyle w:val="CPTListBullet"/>
              <w:rPr>
                <w:lang w:val="en-GB"/>
              </w:rPr>
            </w:pPr>
          </w:p>
        </w:tc>
        <w:tc>
          <w:tcPr>
            <w:tcW w:w="4574" w:type="dxa"/>
            <w:tcMar/>
          </w:tcPr>
          <w:p w:rsidRPr="00D778FB" w:rsidR="00A04111" w:rsidP="00D778FB" w:rsidRDefault="00D778FB" w14:paraId="25FD8643" w14:textId="68C97948">
            <w:pPr>
              <w:pStyle w:val="CPTListBullet"/>
              <w:rPr>
                <w:lang w:val="en-GB"/>
              </w:rPr>
            </w:pPr>
            <w:r w:rsidRPr="2023D86C" w:rsidR="1F0321D0">
              <w:rPr>
                <w:lang w:val="en-GB"/>
              </w:rPr>
              <w:t>Use of medical pain relief in labour</w:t>
            </w:r>
            <w:r w:rsidRPr="2023D86C" w:rsidR="52BE2AB8">
              <w:rPr>
                <w:lang w:val="en-GB"/>
              </w:rPr>
              <w:t>*</w:t>
            </w:r>
          </w:p>
        </w:tc>
      </w:tr>
      <w:tr w:rsidRPr="008F673E" w:rsidR="00A04111" w:rsidTr="2023D86C" w14:paraId="772A5954" w14:textId="77777777">
        <w:trPr>
          <w:trHeight w:val="375"/>
        </w:trPr>
        <w:tc>
          <w:tcPr>
            <w:tcW w:w="4905" w:type="dxa"/>
            <w:vMerge/>
            <w:tcMar/>
          </w:tcPr>
          <w:p w:rsidRPr="008F673E" w:rsidR="00A04111" w:rsidP="00F46210" w:rsidRDefault="00A04111" w14:paraId="471AE02E" w14:textId="77777777">
            <w:pPr>
              <w:pStyle w:val="CPTListBullet"/>
              <w:rPr>
                <w:lang w:val="en-GB"/>
              </w:rPr>
            </w:pPr>
          </w:p>
        </w:tc>
        <w:tc>
          <w:tcPr>
            <w:tcW w:w="4574" w:type="dxa"/>
            <w:tcMar/>
          </w:tcPr>
          <w:p w:rsidRPr="00D778FB" w:rsidR="00A04111" w:rsidP="00D778FB" w:rsidRDefault="00D778FB" w14:paraId="6D172391" w14:textId="0C35C256">
            <w:pPr>
              <w:pStyle w:val="CPTListBullet"/>
              <w:rPr>
                <w:lang w:val="en-GB"/>
              </w:rPr>
            </w:pPr>
            <w:r w:rsidRPr="2023D86C" w:rsidR="1F0321D0">
              <w:rPr>
                <w:lang w:val="en-GB"/>
              </w:rPr>
              <w:t xml:space="preserve">Occurrence of intermittent </w:t>
            </w:r>
            <w:r w:rsidRPr="2023D86C" w:rsidR="1F0321D0">
              <w:rPr>
                <w:lang w:val="en-GB"/>
              </w:rPr>
              <w:t>fetal</w:t>
            </w:r>
            <w:r w:rsidRPr="2023D86C" w:rsidR="1F0321D0">
              <w:rPr>
                <w:lang w:val="en-GB"/>
              </w:rPr>
              <w:t xml:space="preserve"> monitoring</w:t>
            </w:r>
            <w:r w:rsidRPr="2023D86C" w:rsidR="5147BD22">
              <w:rPr>
                <w:lang w:val="en-GB"/>
              </w:rPr>
              <w:t>*</w:t>
            </w:r>
          </w:p>
        </w:tc>
      </w:tr>
      <w:tr w:rsidRPr="008F673E" w:rsidR="00A04111" w:rsidTr="2023D86C" w14:paraId="1437B5E3" w14:textId="77777777">
        <w:trPr>
          <w:trHeight w:val="375"/>
        </w:trPr>
        <w:tc>
          <w:tcPr>
            <w:tcW w:w="4905" w:type="dxa"/>
            <w:vMerge/>
            <w:tcMar/>
          </w:tcPr>
          <w:p w:rsidRPr="008F673E" w:rsidR="00A04111" w:rsidP="00F46210" w:rsidRDefault="00A04111" w14:paraId="2EB1D9D0" w14:textId="77777777">
            <w:pPr>
              <w:pStyle w:val="CPTListBullet"/>
              <w:rPr>
                <w:lang w:val="en-GB"/>
              </w:rPr>
            </w:pPr>
          </w:p>
        </w:tc>
        <w:tc>
          <w:tcPr>
            <w:tcW w:w="4574" w:type="dxa"/>
            <w:tcMar/>
          </w:tcPr>
          <w:p w:rsidRPr="00D778FB" w:rsidR="00A04111" w:rsidP="00D778FB" w:rsidRDefault="00D778FB" w14:paraId="77FDC26C" w14:textId="22EA2AC8">
            <w:pPr>
              <w:pStyle w:val="CPTListBullet"/>
              <w:rPr>
                <w:lang w:val="en-GB"/>
              </w:rPr>
            </w:pPr>
            <w:r w:rsidRPr="2023D86C" w:rsidR="1F0321D0">
              <w:rPr>
                <w:lang w:val="en-GB"/>
              </w:rPr>
              <w:t xml:space="preserve">Occurrence of continuous </w:t>
            </w:r>
            <w:r w:rsidRPr="2023D86C" w:rsidR="1F0321D0">
              <w:rPr>
                <w:lang w:val="en-GB"/>
              </w:rPr>
              <w:t>fetal</w:t>
            </w:r>
            <w:r w:rsidRPr="2023D86C" w:rsidR="1F0321D0">
              <w:rPr>
                <w:lang w:val="en-GB"/>
              </w:rPr>
              <w:t xml:space="preserve"> monitoring</w:t>
            </w:r>
            <w:r w:rsidRPr="2023D86C" w:rsidR="7921DBB4">
              <w:rPr>
                <w:lang w:val="en-GB"/>
              </w:rPr>
              <w:t>*</w:t>
            </w:r>
            <w:r w:rsidRPr="2023D86C" w:rsidR="1F0321D0">
              <w:rPr>
                <w:lang w:val="en-GB"/>
              </w:rPr>
              <w:t xml:space="preserve"> </w:t>
            </w:r>
          </w:p>
        </w:tc>
      </w:tr>
      <w:tr w:rsidRPr="008F673E" w:rsidR="00A04111" w:rsidTr="2023D86C" w14:paraId="06036FD2" w14:textId="77777777">
        <w:trPr>
          <w:trHeight w:val="375"/>
        </w:trPr>
        <w:tc>
          <w:tcPr>
            <w:tcW w:w="4905" w:type="dxa"/>
            <w:vMerge/>
            <w:tcMar/>
          </w:tcPr>
          <w:p w:rsidRPr="008F673E" w:rsidR="00A04111" w:rsidP="00F46210" w:rsidRDefault="00A04111" w14:paraId="4C4B17AF" w14:textId="77777777">
            <w:pPr>
              <w:pStyle w:val="CPTListBullet"/>
              <w:rPr>
                <w:lang w:val="en-GB"/>
              </w:rPr>
            </w:pPr>
          </w:p>
        </w:tc>
        <w:tc>
          <w:tcPr>
            <w:tcW w:w="4574" w:type="dxa"/>
            <w:tcMar/>
          </w:tcPr>
          <w:p w:rsidRPr="00D778FB" w:rsidR="00A04111" w:rsidP="00D778FB" w:rsidRDefault="00D778FB" w14:paraId="77D86BDD" w14:textId="6150BA9F">
            <w:pPr>
              <w:pStyle w:val="CPTListBullet"/>
              <w:rPr>
                <w:lang w:val="en-GB"/>
              </w:rPr>
            </w:pPr>
            <w:r w:rsidRPr="2023D86C" w:rsidR="1F0321D0">
              <w:rPr>
                <w:lang w:val="en-GB"/>
              </w:rPr>
              <w:t>Degree of perineal tears</w:t>
            </w:r>
            <w:r w:rsidRPr="2023D86C" w:rsidR="50292B95">
              <w:rPr>
                <w:lang w:val="en-GB"/>
              </w:rPr>
              <w:t>*</w:t>
            </w:r>
          </w:p>
        </w:tc>
      </w:tr>
      <w:tr w:rsidRPr="008F673E" w:rsidR="00A04111" w:rsidTr="2023D86C" w14:paraId="35FC6B59" w14:textId="77777777">
        <w:trPr>
          <w:trHeight w:val="375"/>
        </w:trPr>
        <w:tc>
          <w:tcPr>
            <w:tcW w:w="4905" w:type="dxa"/>
            <w:vMerge/>
            <w:tcMar/>
          </w:tcPr>
          <w:p w:rsidRPr="008F673E" w:rsidR="00A04111" w:rsidP="00F46210" w:rsidRDefault="00A04111" w14:paraId="4CE58CC7" w14:textId="77777777">
            <w:pPr>
              <w:pStyle w:val="CPTListBullet"/>
              <w:rPr>
                <w:lang w:val="en-GB"/>
              </w:rPr>
            </w:pPr>
          </w:p>
        </w:tc>
        <w:tc>
          <w:tcPr>
            <w:tcW w:w="4574" w:type="dxa"/>
            <w:tcMar/>
          </w:tcPr>
          <w:p w:rsidRPr="00D778FB" w:rsidR="00A04111" w:rsidP="00D778FB" w:rsidRDefault="00D778FB" w14:paraId="1D567EB2" w14:textId="17EB8BDC">
            <w:pPr>
              <w:pStyle w:val="CPTListBullet"/>
              <w:rPr>
                <w:lang w:val="en-GB"/>
              </w:rPr>
            </w:pPr>
            <w:r w:rsidRPr="00FE639B">
              <w:rPr>
                <w:lang w:val="en-GB"/>
              </w:rPr>
              <w:t>Occurrence of episiotomy</w:t>
            </w:r>
          </w:p>
        </w:tc>
      </w:tr>
      <w:tr w:rsidRPr="008F673E" w:rsidR="00A04111" w:rsidTr="2023D86C" w14:paraId="1555601B" w14:textId="77777777">
        <w:trPr>
          <w:trHeight w:val="375"/>
        </w:trPr>
        <w:tc>
          <w:tcPr>
            <w:tcW w:w="4905" w:type="dxa"/>
            <w:vMerge/>
            <w:tcMar/>
          </w:tcPr>
          <w:p w:rsidRPr="008F673E" w:rsidR="00A04111" w:rsidP="00F46210" w:rsidRDefault="00A04111" w14:paraId="2FAEFAB8" w14:textId="77777777">
            <w:pPr>
              <w:pStyle w:val="CPTListBullet"/>
              <w:rPr>
                <w:lang w:val="en-GB"/>
              </w:rPr>
            </w:pPr>
          </w:p>
        </w:tc>
        <w:tc>
          <w:tcPr>
            <w:tcW w:w="4574" w:type="dxa"/>
            <w:tcMar/>
          </w:tcPr>
          <w:p w:rsidR="00A04111" w:rsidP="00F46210" w:rsidRDefault="00D778FB" w14:paraId="66D51FF6" w14:textId="1E5A0EDB">
            <w:pPr>
              <w:pStyle w:val="CPTListBullet"/>
              <w:rPr>
                <w:lang w:val="en-GB"/>
              </w:rPr>
            </w:pPr>
            <w:r w:rsidRPr="008F673E">
              <w:rPr>
                <w:lang w:val="en-GB"/>
              </w:rPr>
              <w:t>Occurrence of postpartum haemorrhage &gt; 1000 ml</w:t>
            </w:r>
          </w:p>
        </w:tc>
      </w:tr>
      <w:tr w:rsidRPr="008F673E" w:rsidR="00A04111" w:rsidTr="2023D86C" w14:paraId="0725EB30" w14:textId="77777777">
        <w:trPr>
          <w:trHeight w:val="375"/>
        </w:trPr>
        <w:tc>
          <w:tcPr>
            <w:tcW w:w="4905" w:type="dxa"/>
            <w:vMerge/>
            <w:tcMar/>
          </w:tcPr>
          <w:p w:rsidRPr="008F673E" w:rsidR="00A04111" w:rsidP="00F46210" w:rsidRDefault="00A04111" w14:paraId="70DC3390" w14:textId="77777777">
            <w:pPr>
              <w:pStyle w:val="CPTListBullet"/>
              <w:rPr>
                <w:lang w:val="en-GB"/>
              </w:rPr>
            </w:pPr>
          </w:p>
        </w:tc>
        <w:tc>
          <w:tcPr>
            <w:tcW w:w="4574" w:type="dxa"/>
            <w:tcMar/>
          </w:tcPr>
          <w:p w:rsidR="00A04111" w:rsidP="00F46210" w:rsidRDefault="00D778FB" w14:paraId="4AB3003E" w14:textId="15DB5D41">
            <w:pPr>
              <w:pStyle w:val="CPTListBullet"/>
              <w:rPr>
                <w:lang w:val="en-GB"/>
              </w:rPr>
            </w:pPr>
            <w:r w:rsidRPr="2023D86C" w:rsidR="1F0321D0">
              <w:rPr>
                <w:lang w:val="en-GB"/>
              </w:rPr>
              <w:t>The duration of total time from</w:t>
            </w:r>
            <w:r w:rsidRPr="2023D86C" w:rsidR="1F0321D0">
              <w:rPr>
                <w:lang w:val="en-GB"/>
              </w:rPr>
              <w:t xml:space="preserve"> </w:t>
            </w:r>
            <w:r w:rsidRPr="2023D86C" w:rsidR="32006484">
              <w:rPr>
                <w:lang w:val="en-GB"/>
              </w:rPr>
              <w:t>5</w:t>
            </w:r>
            <w:r w:rsidRPr="2023D86C" w:rsidR="1F0321D0">
              <w:rPr>
                <w:lang w:val="en-GB"/>
              </w:rPr>
              <w:t xml:space="preserve"> </w:t>
            </w:r>
            <w:r w:rsidRPr="2023D86C" w:rsidR="1F0321D0">
              <w:rPr>
                <w:lang w:val="en-GB"/>
              </w:rPr>
              <w:t>cm dilation to delivery</w:t>
            </w:r>
          </w:p>
        </w:tc>
      </w:tr>
      <w:tr w:rsidRPr="008F673E" w:rsidR="000F2A09" w:rsidTr="2023D86C" w14:paraId="5069D3EA" w14:textId="4A73B3DF">
        <w:trPr>
          <w:trHeight w:val="0"/>
        </w:trPr>
        <w:tc>
          <w:tcPr>
            <w:tcW w:w="4905" w:type="dxa"/>
            <w:vMerge w:val="restart"/>
            <w:tcMar/>
          </w:tcPr>
          <w:p w:rsidRPr="008F673E" w:rsidR="000F2A09" w:rsidP="00F46210" w:rsidRDefault="000F2A09" w14:paraId="0D27C8BC" w14:textId="38ECA9FA">
            <w:pPr>
              <w:pStyle w:val="CPTListBullet"/>
              <w:rPr>
                <w:lang w:val="en-GB"/>
              </w:rPr>
            </w:pPr>
            <w:r w:rsidRPr="2023D86C" w:rsidR="22ADBF09">
              <w:rPr>
                <w:lang w:val="en-GB"/>
              </w:rPr>
              <w:t xml:space="preserve">To investigate the effect of LCG on the neonate </w:t>
            </w:r>
          </w:p>
        </w:tc>
        <w:tc>
          <w:tcPr>
            <w:tcW w:w="4574" w:type="dxa"/>
            <w:tcMar/>
          </w:tcPr>
          <w:p w:rsidRPr="000F2A09" w:rsidR="000F2A09" w:rsidP="2023D86C" w:rsidRDefault="000F2A09" w14:paraId="4F2B6FB8" w14:textId="2F2B98B8">
            <w:pPr>
              <w:pStyle w:val="CPTListBullet"/>
              <w:rPr>
                <w:lang w:val="nb-NO"/>
              </w:rPr>
            </w:pPr>
            <w:r w:rsidRPr="2023D86C" w:rsidR="22ADBF09">
              <w:rPr>
                <w:lang w:val="nb-NO"/>
              </w:rPr>
              <w:t>Arterial</w:t>
            </w:r>
            <w:r w:rsidRPr="2023D86C" w:rsidR="22ADBF09">
              <w:rPr>
                <w:lang w:val="nb-NO"/>
              </w:rPr>
              <w:t xml:space="preserve"> </w:t>
            </w:r>
            <w:r w:rsidRPr="2023D86C" w:rsidR="22ADBF09">
              <w:rPr>
                <w:lang w:val="nb-NO"/>
              </w:rPr>
              <w:t>umbilical</w:t>
            </w:r>
            <w:r w:rsidRPr="2023D86C" w:rsidR="22ADBF09">
              <w:rPr>
                <w:lang w:val="nb-NO"/>
              </w:rPr>
              <w:t xml:space="preserve"> cord pH &lt; 7.00</w:t>
            </w:r>
            <w:r w:rsidRPr="2023D86C" w:rsidR="59269064">
              <w:rPr>
                <w:lang w:val="nb-NO"/>
              </w:rPr>
              <w:t>*</w:t>
            </w:r>
            <w:r w:rsidRPr="2023D86C" w:rsidR="22ADBF09">
              <w:rPr>
                <w:lang w:val="nb-NO"/>
              </w:rPr>
              <w:t xml:space="preserve"> </w:t>
            </w:r>
          </w:p>
        </w:tc>
      </w:tr>
      <w:tr w:rsidR="2023D86C" w:rsidTr="2023D86C" w14:paraId="75CB1454">
        <w:trPr>
          <w:trHeight w:val="300"/>
        </w:trPr>
        <w:tc>
          <w:tcPr>
            <w:tcW w:w="4905" w:type="dxa"/>
            <w:vMerge/>
            <w:tcMar/>
          </w:tcPr>
          <w:p w14:paraId="619FD85B"/>
        </w:tc>
        <w:tc>
          <w:tcPr>
            <w:tcW w:w="4574" w:type="dxa"/>
            <w:tcMar/>
          </w:tcPr>
          <w:p w:rsidR="2708A013" w:rsidP="2023D86C" w:rsidRDefault="2708A013" w14:paraId="761DFFC0" w14:textId="0D82B692">
            <w:pPr>
              <w:pStyle w:val="CPTListBullet"/>
              <w:rPr>
                <w:lang w:val="nb-NO"/>
              </w:rPr>
            </w:pPr>
            <w:r w:rsidRPr="2023D86C" w:rsidR="2708A013">
              <w:rPr>
                <w:lang w:val="en-GB"/>
              </w:rPr>
              <w:t>Apgar score &lt; 7 at 5 minutes*</w:t>
            </w:r>
          </w:p>
        </w:tc>
      </w:tr>
      <w:tr w:rsidR="2023D86C" w:rsidTr="2023D86C" w14:paraId="5FB0006B">
        <w:trPr>
          <w:trHeight w:val="300"/>
        </w:trPr>
        <w:tc>
          <w:tcPr>
            <w:tcW w:w="4905" w:type="dxa"/>
            <w:vMerge/>
            <w:tcMar/>
          </w:tcPr>
          <w:p w14:paraId="0E1A5CAB"/>
        </w:tc>
        <w:tc>
          <w:tcPr>
            <w:tcW w:w="4574" w:type="dxa"/>
            <w:tcMar/>
          </w:tcPr>
          <w:p w:rsidR="2708A013" w:rsidP="2023D86C" w:rsidRDefault="2708A013" w14:paraId="655265D1" w14:textId="19440C2A">
            <w:pPr>
              <w:pStyle w:val="CPTListBullet"/>
              <w:rPr>
                <w:lang w:val="en-GB"/>
              </w:rPr>
            </w:pPr>
            <w:r w:rsidRPr="2023D86C" w:rsidR="2708A013">
              <w:rPr>
                <w:lang w:val="en-GB"/>
              </w:rPr>
              <w:t>Admittance to neonatal intensive care unit</w:t>
            </w:r>
            <w:r w:rsidRPr="2023D86C" w:rsidR="2708A013">
              <w:rPr>
                <w:lang w:val="en-GB"/>
              </w:rPr>
              <w:t xml:space="preserve"> </w:t>
            </w:r>
            <w:r w:rsidRPr="2023D86C" w:rsidR="2708A013">
              <w:rPr>
                <w:lang w:val="en-GB" w:eastAsia="ja-JP"/>
              </w:rPr>
              <w:t>within 2 hours after birth*</w:t>
            </w:r>
          </w:p>
        </w:tc>
      </w:tr>
      <w:tr w:rsidRPr="008F673E" w:rsidR="00C719C9" w:rsidTr="2023D86C" w14:paraId="4E44AB14" w14:textId="47464E07">
        <w:tc>
          <w:tcPr>
            <w:tcW w:w="4905" w:type="dxa"/>
            <w:tcBorders>
              <w:bottom w:val="single" w:color="auto" w:sz="4" w:space="0"/>
            </w:tcBorders>
            <w:shd w:val="clear" w:color="auto" w:fill="D9D9D9" w:themeFill="background1" w:themeFillShade="D9"/>
            <w:tcMar/>
          </w:tcPr>
          <w:p w:rsidRPr="008F673E" w:rsidR="00C719C9" w:rsidP="00C719C9" w:rsidRDefault="00C719C9" w14:paraId="7E33E335" w14:textId="50E015DC">
            <w:pPr>
              <w:pStyle w:val="CPTListBullet"/>
              <w:numPr>
                <w:ilvl w:val="0"/>
                <w:numId w:val="0"/>
              </w:numPr>
              <w:rPr>
                <w:lang w:val="en-GB"/>
              </w:rPr>
            </w:pPr>
            <w:r>
              <w:rPr>
                <w:lang w:val="en-GB"/>
              </w:rPr>
              <w:t>Exploratory</w:t>
            </w:r>
          </w:p>
        </w:tc>
        <w:tc>
          <w:tcPr>
            <w:tcW w:w="4574" w:type="dxa"/>
            <w:tcBorders>
              <w:bottom w:val="single" w:color="auto" w:sz="4" w:space="0"/>
            </w:tcBorders>
            <w:shd w:val="clear" w:color="auto" w:fill="D9D9D9" w:themeFill="background1" w:themeFillShade="D9"/>
            <w:tcMar/>
          </w:tcPr>
          <w:p w:rsidRPr="008F673E" w:rsidR="00C719C9" w:rsidP="00C719C9" w:rsidRDefault="00C719C9" w14:paraId="27A05E0C" w14:textId="77777777">
            <w:pPr>
              <w:pStyle w:val="CPTListBullet"/>
              <w:numPr>
                <w:ilvl w:val="0"/>
                <w:numId w:val="0"/>
              </w:numPr>
              <w:ind w:left="720" w:hanging="360"/>
              <w:rPr>
                <w:lang w:val="en-GB"/>
              </w:rPr>
            </w:pPr>
          </w:p>
        </w:tc>
      </w:tr>
      <w:tr w:rsidRPr="008F673E" w:rsidR="00C719C9" w:rsidTr="2023D86C" w14:paraId="10664B2D" w14:textId="11EC8C8F">
        <w:trPr>
          <w:trHeight w:val="592"/>
        </w:trPr>
        <w:tc>
          <w:tcPr>
            <w:tcW w:w="4905" w:type="dxa"/>
            <w:vMerge w:val="restart"/>
            <w:tcBorders/>
            <w:tcMar/>
          </w:tcPr>
          <w:p w:rsidRPr="00332304" w:rsidR="00C719C9" w:rsidP="2023D86C" w:rsidRDefault="00C719C9" w14:paraId="2C326F85" w14:textId="63C514FD">
            <w:pPr>
              <w:pStyle w:val="CPTListBullet"/>
              <w:rPr>
                <w:lang w:val="en-GB"/>
              </w:rPr>
            </w:pPr>
            <w:r w:rsidRPr="2023D86C" w:rsidR="3A1AAECF">
              <w:rPr>
                <w:lang w:val="en-GB"/>
              </w:rPr>
              <w:t xml:space="preserve">To </w:t>
            </w:r>
            <w:r w:rsidRPr="2023D86C" w:rsidR="3A1AAECF">
              <w:rPr>
                <w:lang w:val="en-GB"/>
              </w:rPr>
              <w:t>describe and explore</w:t>
            </w:r>
            <w:r w:rsidRPr="2023D86C" w:rsidR="3A1AAECF">
              <w:rPr>
                <w:lang w:val="en-GB"/>
              </w:rPr>
              <w:t xml:space="preserve"> the effect of LCG in women with a planned vaginal delivery on </w:t>
            </w:r>
            <w:r w:rsidRPr="2023D86C" w:rsidR="3A1AAECF">
              <w:rPr>
                <w:lang w:val="en-GB"/>
              </w:rPr>
              <w:t xml:space="preserve">other clinical aspects of </w:t>
            </w:r>
            <w:r w:rsidRPr="2023D86C" w:rsidR="3A1AAECF">
              <w:rPr>
                <w:lang w:val="en-GB"/>
              </w:rPr>
              <w:t>intrapartum caesarean sections</w:t>
            </w:r>
          </w:p>
        </w:tc>
        <w:tc>
          <w:tcPr>
            <w:tcW w:w="4574" w:type="dxa"/>
            <w:tcBorders>
              <w:left w:val="nil"/>
            </w:tcBorders>
            <w:tcMar/>
          </w:tcPr>
          <w:p w:rsidRPr="00332304" w:rsidR="00C719C9" w:rsidP="2023D86C" w:rsidRDefault="00C719C9" w14:paraId="25ED01AF" w14:textId="1A831F57">
            <w:pPr>
              <w:pStyle w:val="CPTListBullet"/>
              <w:rPr>
                <w:lang w:val="en-GB"/>
              </w:rPr>
            </w:pPr>
            <w:r w:rsidRPr="2023D86C" w:rsidR="3A1AAECF">
              <w:rPr>
                <w:lang w:val="en-GB"/>
              </w:rPr>
              <w:t>Cervix dilation at time of caesarean section</w:t>
            </w:r>
            <w:r w:rsidRPr="2023D86C" w:rsidR="01DAFD12">
              <w:rPr>
                <w:lang w:val="en-GB"/>
              </w:rPr>
              <w:t>#</w:t>
            </w:r>
          </w:p>
        </w:tc>
      </w:tr>
      <w:tr w:rsidR="2023D86C" w:rsidTr="2023D86C" w14:paraId="5D46C276">
        <w:trPr>
          <w:trHeight w:val="592"/>
        </w:trPr>
        <w:tc>
          <w:tcPr>
            <w:tcW w:w="4905" w:type="dxa"/>
            <w:vMerge/>
            <w:tcBorders/>
            <w:tcMar/>
          </w:tcPr>
          <w:p w14:paraId="50DACAAA"/>
        </w:tc>
        <w:tc>
          <w:tcPr>
            <w:tcW w:w="4574" w:type="dxa"/>
            <w:tcBorders>
              <w:left w:val="nil"/>
            </w:tcBorders>
            <w:tcMar/>
          </w:tcPr>
          <w:p w:rsidR="1235366C" w:rsidP="2023D86C" w:rsidRDefault="1235366C" w14:paraId="3139387C" w14:textId="4DD88937">
            <w:pPr>
              <w:pStyle w:val="CPTListBullet"/>
              <w:rPr>
                <w:lang w:val="en-GB"/>
              </w:rPr>
            </w:pPr>
            <w:r w:rsidRPr="2023D86C" w:rsidR="1235366C">
              <w:rPr>
                <w:lang w:val="en-GB"/>
              </w:rPr>
              <w:t>Level of the presenting part at caesarean section#</w:t>
            </w:r>
          </w:p>
        </w:tc>
      </w:tr>
      <w:tr w:rsidR="2023D86C" w:rsidTr="2023D86C" w14:paraId="75F4335F">
        <w:trPr>
          <w:trHeight w:val="592"/>
        </w:trPr>
        <w:tc>
          <w:tcPr>
            <w:tcW w:w="4905" w:type="dxa"/>
            <w:vMerge/>
            <w:tcBorders/>
            <w:tcMar/>
          </w:tcPr>
          <w:p w14:paraId="34E8088B"/>
        </w:tc>
        <w:tc>
          <w:tcPr>
            <w:tcW w:w="4574" w:type="dxa"/>
            <w:tcBorders>
              <w:left w:val="nil"/>
            </w:tcBorders>
            <w:tcMar/>
          </w:tcPr>
          <w:p w:rsidR="1235366C" w:rsidP="2023D86C" w:rsidRDefault="1235366C" w14:paraId="0333A12F" w14:textId="6D06F6A9">
            <w:pPr>
              <w:pStyle w:val="CPTListBullet"/>
              <w:rPr>
                <w:lang w:val="en-GB"/>
              </w:rPr>
            </w:pPr>
            <w:r w:rsidRPr="2023D86C" w:rsidR="1235366C">
              <w:rPr>
                <w:lang w:val="en-GB"/>
              </w:rPr>
              <w:t>Presentation at Caesarean section#</w:t>
            </w:r>
          </w:p>
        </w:tc>
      </w:tr>
      <w:tr w:rsidR="2023D86C" w:rsidTr="2023D86C" w14:paraId="4D84B7C4">
        <w:trPr>
          <w:trHeight w:val="592"/>
        </w:trPr>
        <w:tc>
          <w:tcPr>
            <w:tcW w:w="4905" w:type="dxa"/>
            <w:vMerge/>
            <w:tcBorders/>
            <w:tcMar/>
          </w:tcPr>
          <w:p w14:paraId="5AAA592F"/>
        </w:tc>
        <w:tc>
          <w:tcPr>
            <w:tcW w:w="4574" w:type="dxa"/>
            <w:tcBorders>
              <w:left w:val="nil"/>
            </w:tcBorders>
            <w:tcMar/>
          </w:tcPr>
          <w:p w:rsidR="1235366C" w:rsidP="2023D86C" w:rsidRDefault="1235366C" w14:paraId="7CD450DA" w14:textId="3026BFBD">
            <w:pPr>
              <w:pStyle w:val="CPTListBullet"/>
              <w:rPr>
                <w:lang w:val="en-GB"/>
              </w:rPr>
            </w:pPr>
            <w:r w:rsidRPr="2023D86C" w:rsidR="1235366C">
              <w:rPr>
                <w:lang w:val="en-GB"/>
              </w:rPr>
              <w:t>Position at caesarean section#</w:t>
            </w:r>
          </w:p>
        </w:tc>
      </w:tr>
      <w:tr w:rsidR="2023D86C" w:rsidTr="2023D86C" w14:paraId="08F0D3B6">
        <w:trPr>
          <w:trHeight w:val="592"/>
        </w:trPr>
        <w:tc>
          <w:tcPr>
            <w:tcW w:w="4905" w:type="dxa"/>
            <w:vMerge/>
            <w:tcBorders/>
            <w:tcMar/>
          </w:tcPr>
          <w:p w14:paraId="07D8C7C2"/>
        </w:tc>
        <w:tc>
          <w:tcPr>
            <w:tcW w:w="4574" w:type="dxa"/>
            <w:tcBorders>
              <w:left w:val="nil"/>
            </w:tcBorders>
            <w:tcMar/>
          </w:tcPr>
          <w:p w:rsidR="1235366C" w:rsidP="2023D86C" w:rsidRDefault="1235366C" w14:paraId="7805D7A6" w14:textId="2028855A">
            <w:pPr>
              <w:pStyle w:val="CPTListBullet"/>
              <w:rPr>
                <w:lang w:val="en-GB"/>
              </w:rPr>
            </w:pPr>
            <w:r w:rsidRPr="2023D86C" w:rsidR="1235366C">
              <w:rPr>
                <w:lang w:val="en-GB"/>
              </w:rPr>
              <w:t>Main reason for caesarean section#</w:t>
            </w:r>
          </w:p>
        </w:tc>
      </w:tr>
      <w:tr w:rsidRPr="008F673E" w:rsidR="00C61A96" w:rsidTr="2023D86C" w14:paraId="77E72C54" w14:textId="77777777">
        <w:trPr>
          <w:trHeight w:val="821"/>
        </w:trPr>
        <w:tc>
          <w:tcPr>
            <w:tcW w:w="4905" w:type="dxa"/>
            <w:vMerge/>
            <w:tcMar/>
          </w:tcPr>
          <w:p w:rsidRPr="008F673E" w:rsidR="00C61A96" w:rsidP="00C61A96" w:rsidRDefault="00C61A96" w14:paraId="47434219" w14:textId="77777777">
            <w:pPr>
              <w:pStyle w:val="CPTListBullet"/>
              <w:rPr>
                <w:lang w:val="en-GB"/>
              </w:rPr>
            </w:pPr>
          </w:p>
        </w:tc>
        <w:tc>
          <w:tcPr>
            <w:tcW w:w="4574" w:type="dxa"/>
            <w:tcMar/>
          </w:tcPr>
          <w:p w:rsidRPr="00E10687" w:rsidR="00C61A96" w:rsidP="00C61A96" w:rsidRDefault="00C61A96" w14:paraId="7A4BA4AD" w14:textId="18AD0187">
            <w:pPr>
              <w:pStyle w:val="CPTListBullet"/>
              <w:rPr>
                <w:lang w:val="en-GB"/>
              </w:rPr>
            </w:pPr>
            <w:r w:rsidRPr="2023D86C" w:rsidR="6C699530">
              <w:rPr>
                <w:lang w:val="en-GB"/>
              </w:rPr>
              <w:t>Type</w:t>
            </w:r>
            <w:commentRangeStart w:id="194"/>
            <w:commentRangeStart w:id="195"/>
            <w:commentRangeStart w:id="196"/>
            <w:commentRangeStart w:id="197"/>
            <w:commentRangeStart w:id="198"/>
            <w:r w:rsidRPr="2023D86C" w:rsidR="6C699530">
              <w:rPr>
                <w:lang w:val="en-GB"/>
              </w:rPr>
              <w:t xml:space="preserve"> </w:t>
            </w:r>
            <w:r w:rsidRPr="2023D86C" w:rsidR="6C699530">
              <w:rPr>
                <w:lang w:val="en-GB"/>
              </w:rPr>
              <w:t xml:space="preserve">of continuous fetal monitoring </w:t>
            </w:r>
            <w:r w:rsidRPr="2023D86C" w:rsidR="43DC659B">
              <w:rPr>
                <w:lang w:val="en-GB"/>
              </w:rPr>
              <w:t>#</w:t>
            </w:r>
            <w:commentRangeEnd w:id="194"/>
            <w:r>
              <w:rPr>
                <w:rStyle w:val="CommentReference"/>
              </w:rPr>
              <w:commentReference w:id="194"/>
            </w:r>
            <w:commentRangeEnd w:id="195"/>
            <w:r>
              <w:rPr>
                <w:rStyle w:val="CommentReference"/>
              </w:rPr>
              <w:commentReference w:id="195"/>
            </w:r>
            <w:commentRangeEnd w:id="196"/>
            <w:r>
              <w:rPr>
                <w:rStyle w:val="CommentReference"/>
              </w:rPr>
              <w:commentReference w:id="196"/>
            </w:r>
            <w:commentRangeEnd w:id="197"/>
            <w:r>
              <w:rPr>
                <w:rStyle w:val="CommentReference"/>
              </w:rPr>
              <w:commentReference w:id="197"/>
            </w:r>
            <w:commentRangeEnd w:id="198"/>
            <w:r>
              <w:rPr>
                <w:rStyle w:val="CommentReference"/>
              </w:rPr>
              <w:commentReference w:id="198"/>
            </w:r>
          </w:p>
        </w:tc>
      </w:tr>
      <w:tr w:rsidRPr="008F673E" w:rsidR="00257B4C" w:rsidTr="2023D86C" w14:paraId="3DB5E0D8" w14:textId="77777777">
        <w:trPr>
          <w:trHeight w:val="821"/>
        </w:trPr>
        <w:tc>
          <w:tcPr>
            <w:tcW w:w="4905" w:type="dxa"/>
            <w:vMerge/>
            <w:tcMar/>
          </w:tcPr>
          <w:p w:rsidRPr="008F673E" w:rsidR="00257B4C" w:rsidP="00257B4C" w:rsidRDefault="00257B4C" w14:paraId="6D674220" w14:textId="77777777">
            <w:pPr>
              <w:pStyle w:val="CPTListBullet"/>
              <w:rPr>
                <w:lang w:val="en-GB"/>
              </w:rPr>
            </w:pPr>
          </w:p>
        </w:tc>
        <w:tc>
          <w:tcPr>
            <w:tcW w:w="4574" w:type="dxa"/>
            <w:tcMar/>
          </w:tcPr>
          <w:p w:rsidRPr="00E10687" w:rsidR="00257B4C" w:rsidP="00257B4C" w:rsidRDefault="00257B4C" w14:paraId="2D60C41B" w14:textId="739D502F">
            <w:pPr>
              <w:pStyle w:val="CPTListBullet"/>
              <w:rPr>
                <w:lang w:val="en-GB"/>
              </w:rPr>
            </w:pPr>
            <w:r w:rsidRPr="2023D86C" w:rsidR="676CFC1F">
              <w:rPr>
                <w:lang w:val="en-GB"/>
              </w:rPr>
              <w:t xml:space="preserve">Occurrence of </w:t>
            </w:r>
            <w:r w:rsidRPr="2023D86C" w:rsidR="676CFC1F">
              <w:rPr>
                <w:lang w:val="en-GB"/>
              </w:rPr>
              <w:t>labo</w:t>
            </w:r>
            <w:r w:rsidRPr="2023D86C" w:rsidR="676CFC1F">
              <w:rPr>
                <w:lang w:val="en-GB"/>
              </w:rPr>
              <w:t>u</w:t>
            </w:r>
            <w:r w:rsidRPr="2023D86C" w:rsidR="676CFC1F">
              <w:rPr>
                <w:lang w:val="en-GB"/>
              </w:rPr>
              <w:t>r</w:t>
            </w:r>
            <w:r w:rsidRPr="2023D86C" w:rsidR="676CFC1F">
              <w:rPr>
                <w:lang w:val="en-GB"/>
              </w:rPr>
              <w:t xml:space="preserve"> dystocia</w:t>
            </w:r>
            <w:r w:rsidRPr="2023D86C" w:rsidR="676CFC1F">
              <w:rPr>
                <w:lang w:val="en-GB"/>
              </w:rPr>
              <w:t xml:space="preserve"> according to the different definitions</w:t>
            </w:r>
            <w:r w:rsidRPr="2023D86C" w:rsidR="160794FE">
              <w:rPr>
                <w:lang w:val="en-GB"/>
              </w:rPr>
              <w:t>*</w:t>
            </w:r>
          </w:p>
        </w:tc>
      </w:tr>
      <w:tr w:rsidRPr="008F673E" w:rsidR="00257B4C" w:rsidTr="2023D86C" w14:paraId="69E1F6CD" w14:textId="77777777">
        <w:trPr>
          <w:trHeight w:val="106"/>
        </w:trPr>
        <w:tc>
          <w:tcPr>
            <w:tcW w:w="4905" w:type="dxa"/>
            <w:vMerge/>
            <w:tcMar/>
          </w:tcPr>
          <w:p w:rsidRPr="008F673E" w:rsidR="00257B4C" w:rsidP="00257B4C" w:rsidRDefault="00257B4C" w14:paraId="057F843B" w14:textId="77777777">
            <w:pPr>
              <w:pStyle w:val="CPTListBullet"/>
              <w:rPr>
                <w:lang w:val="en-GB"/>
              </w:rPr>
            </w:pPr>
          </w:p>
        </w:tc>
        <w:tc>
          <w:tcPr>
            <w:tcW w:w="4574" w:type="dxa"/>
            <w:tcMar/>
          </w:tcPr>
          <w:p w:rsidRPr="00E10687" w:rsidR="00257B4C" w:rsidP="00257B4C" w:rsidRDefault="00257B4C" w14:paraId="08008309" w14:textId="7CF30E6B">
            <w:pPr>
              <w:pStyle w:val="CPTListBullet"/>
              <w:rPr>
                <w:lang w:val="en-GB"/>
              </w:rPr>
            </w:pPr>
            <w:r w:rsidRPr="2023D86C" w:rsidR="676CFC1F">
              <w:rPr>
                <w:lang w:val="en-GB"/>
              </w:rPr>
              <w:t>Occurrence of shared decision making</w:t>
            </w:r>
            <w:r w:rsidRPr="2023D86C" w:rsidR="676CFC1F">
              <w:rPr>
                <w:rFonts w:ascii="Segoe UI" w:hAnsi="Segoe UI" w:cs="Segoe UI"/>
                <w:sz w:val="18"/>
                <w:szCs w:val="18"/>
              </w:rPr>
              <w:t xml:space="preserve"> </w:t>
            </w:r>
            <w:r w:rsidR="676CFC1F">
              <w:rPr/>
              <w:t>assessed in selected situations and interventions and documented by the midwife</w:t>
            </w:r>
            <w:r w:rsidR="30EB94C7">
              <w:rPr/>
              <w:t>#</w:t>
            </w:r>
          </w:p>
        </w:tc>
      </w:tr>
      <w:tr w:rsidRPr="008F673E" w:rsidR="00257B4C" w:rsidTr="2023D86C" w14:paraId="094FCE9E" w14:textId="77777777">
        <w:trPr>
          <w:trHeight w:val="102"/>
        </w:trPr>
        <w:tc>
          <w:tcPr>
            <w:tcW w:w="4905" w:type="dxa"/>
            <w:vMerge/>
            <w:tcMar/>
          </w:tcPr>
          <w:p w:rsidRPr="008F673E" w:rsidR="00257B4C" w:rsidP="00257B4C" w:rsidRDefault="00257B4C" w14:paraId="5258F310" w14:textId="77777777">
            <w:pPr>
              <w:pStyle w:val="CPTListBullet"/>
              <w:rPr>
                <w:lang w:val="en-GB"/>
              </w:rPr>
            </w:pPr>
          </w:p>
        </w:tc>
        <w:tc>
          <w:tcPr>
            <w:tcW w:w="4574" w:type="dxa"/>
            <w:tcMar/>
          </w:tcPr>
          <w:p w:rsidRPr="00E10687" w:rsidR="00257B4C" w:rsidP="00257B4C" w:rsidRDefault="00257B4C" w14:paraId="3971975C" w14:textId="48B5FBF8">
            <w:pPr>
              <w:pStyle w:val="CPTListBullet"/>
              <w:rPr>
                <w:lang w:val="en-GB"/>
              </w:rPr>
            </w:pPr>
            <w:r w:rsidRPr="2023D86C" w:rsidR="676CFC1F">
              <w:rPr>
                <w:lang w:val="en-GB"/>
              </w:rPr>
              <w:t>Supportive care, labour companionship</w:t>
            </w:r>
            <w:r w:rsidRPr="2023D86C" w:rsidR="59D9C07C">
              <w:rPr>
                <w:lang w:val="en-GB"/>
              </w:rPr>
              <w:t>#</w:t>
            </w:r>
          </w:p>
        </w:tc>
      </w:tr>
    </w:tbl>
    <w:p w:rsidR="168BCE7E" w:rsidP="2023D86C" w:rsidRDefault="168BCE7E" w14:paraId="4418CD2B" w14:textId="53A49126">
      <w:pPr>
        <w:pStyle w:val="Normal"/>
        <w:ind w:left="0"/>
        <w:rPr>
          <w:sz w:val="24"/>
          <w:szCs w:val="24"/>
        </w:rPr>
      </w:pPr>
      <w:r w:rsidRPr="2023D86C" w:rsidR="168BCE7E">
        <w:rPr>
          <w:sz w:val="24"/>
          <w:szCs w:val="24"/>
        </w:rPr>
        <w:t>* Detailed in other statistical analysis plans</w:t>
      </w:r>
    </w:p>
    <w:p w:rsidR="168BCE7E" w:rsidP="2023D86C" w:rsidRDefault="168BCE7E" w14:paraId="6EF46FD4" w14:textId="1EEE72AF">
      <w:pPr>
        <w:pStyle w:val="Normal"/>
        <w:ind w:left="0"/>
        <w:rPr>
          <w:sz w:val="24"/>
          <w:szCs w:val="24"/>
        </w:rPr>
      </w:pPr>
      <w:r w:rsidRPr="2023D86C" w:rsidR="168BCE7E">
        <w:rPr>
          <w:sz w:val="24"/>
          <w:szCs w:val="24"/>
        </w:rPr>
        <w:t># Only descriptive, detailed in other statistical analysis plans</w:t>
      </w:r>
    </w:p>
    <w:p w:rsidRPr="008F673E" w:rsidR="00B01418" w:rsidP="00B01418" w:rsidRDefault="00B01418" w14:paraId="6B3B8489" w14:textId="77777777">
      <w:pPr>
        <w:rPr>
          <w:sz w:val="4"/>
          <w:szCs w:val="4"/>
          <w:lang w:val="en-GB"/>
        </w:rPr>
      </w:pPr>
    </w:p>
    <w:p w:rsidRPr="008F673E" w:rsidR="00B01418" w:rsidP="00247329" w:rsidRDefault="00835F6E" w14:paraId="65585921" w14:textId="2CA4E5B9">
      <w:pPr>
        <w:pStyle w:val="Heading2"/>
        <w:rPr>
          <w:rFonts w:hint="eastAsia"/>
          <w:lang w:val="en-GB"/>
        </w:rPr>
      </w:pPr>
      <w:r w:rsidRPr="008F673E">
        <w:rPr>
          <w:lang w:val="en-GB"/>
        </w:rPr>
        <w:t>Estimand for Primary Objective</w:t>
      </w:r>
    </w:p>
    <w:p w:rsidRPr="008F673E" w:rsidR="007A1CE1" w:rsidP="007A1CE1" w:rsidRDefault="007A1CE1" w14:paraId="2DED23D1" w14:textId="70D30182">
      <w:pPr>
        <w:rPr>
          <w:lang w:val="en-GB"/>
        </w:rPr>
      </w:pPr>
      <w:r w:rsidRPr="008F673E">
        <w:rPr>
          <w:lang w:val="en-GB" w:eastAsia="ja-JP"/>
        </w:rPr>
        <w:t xml:space="preserve">Primary Objective: </w:t>
      </w:r>
      <w:r w:rsidRPr="008F673E">
        <w:rPr>
          <w:lang w:val="en-GB"/>
        </w:rPr>
        <w:t>To investigate the effect of LCG in women with a planned vaginal delivery on intrapartum caesarean sections</w:t>
      </w:r>
    </w:p>
    <w:p w:rsidRPr="008F673E" w:rsidR="00540690" w:rsidP="007A1CE1" w:rsidRDefault="007A1CE1" w14:paraId="0497BDF5" w14:textId="5C0A5CE9">
      <w:pPr>
        <w:rPr>
          <w:lang w:val="en-GB" w:eastAsia="ja-JP"/>
        </w:rPr>
      </w:pPr>
      <w:r w:rsidRPr="008F673E">
        <w:rPr>
          <w:lang w:val="en-GB" w:eastAsia="ja-JP"/>
        </w:rPr>
        <w:t xml:space="preserve">Estimand: The </w:t>
      </w:r>
      <w:r w:rsidRPr="008F673E" w:rsidR="00311B48">
        <w:rPr>
          <w:lang w:val="en-GB" w:eastAsia="ja-JP"/>
        </w:rPr>
        <w:t xml:space="preserve">relative </w:t>
      </w:r>
      <w:r w:rsidRPr="008F673E">
        <w:rPr>
          <w:lang w:val="en-GB" w:eastAsia="ja-JP"/>
        </w:rPr>
        <w:t>difference in proportion of intrapartum caesar</w:t>
      </w:r>
      <w:ins w:author="Stine Bernitz" w:date="2025-10-15T09:35:00Z" w16du:dateUtc="2025-10-15T07:35:00Z" w:id="200">
        <w:r w:rsidRPr="008F673E" w:rsidR="00A71650">
          <w:rPr>
            <w:lang w:val="en-GB" w:eastAsia="ja-JP"/>
          </w:rPr>
          <w:t>e</w:t>
        </w:r>
      </w:ins>
      <w:del w:author="Stine Bernitz" w:date="2025-10-15T09:35:00Z" w16du:dateUtc="2025-10-15T07:35:00Z" w:id="201">
        <w:r w:rsidRPr="008F673E" w:rsidDel="00A71650">
          <w:rPr>
            <w:lang w:val="en-GB" w:eastAsia="ja-JP"/>
          </w:rPr>
          <w:delText>i</w:delText>
        </w:r>
      </w:del>
      <w:r w:rsidRPr="008F673E">
        <w:rPr>
          <w:lang w:val="en-GB" w:eastAsia="ja-JP"/>
        </w:rPr>
        <w:t xml:space="preserve">an sections </w:t>
      </w:r>
      <w:r w:rsidRPr="008F673E" w:rsidR="007A6A58">
        <w:rPr>
          <w:lang w:val="en-GB" w:eastAsia="ja-JP"/>
        </w:rPr>
        <w:t>between</w:t>
      </w:r>
      <w:r w:rsidRPr="008F673E">
        <w:rPr>
          <w:lang w:val="en-GB" w:eastAsia="ja-JP"/>
        </w:rPr>
        <w:t xml:space="preserve"> women with a planned vaginal delivery</w:t>
      </w:r>
      <w:r w:rsidRPr="008F673E" w:rsidR="007A6A58">
        <w:rPr>
          <w:lang w:val="en-GB" w:eastAsia="ja-JP"/>
        </w:rPr>
        <w:t xml:space="preserve"> in need of a partograph following the LCG </w:t>
      </w:r>
      <w:r w:rsidRPr="008F673E" w:rsidR="00C52CEC">
        <w:rPr>
          <w:lang w:val="en-GB" w:eastAsia="ja-JP"/>
        </w:rPr>
        <w:t>and the WHO partograph</w:t>
      </w:r>
    </w:p>
    <w:tbl>
      <w:tblPr>
        <w:tblW w:w="0" w:type="auto"/>
        <w:shd w:val="clear" w:color="auto" w:fill="F9F8FC"/>
        <w:tblCellMar>
          <w:top w:w="15" w:type="dxa"/>
          <w:left w:w="15" w:type="dxa"/>
          <w:bottom w:w="15" w:type="dxa"/>
          <w:right w:w="15" w:type="dxa"/>
        </w:tblCellMar>
        <w:tblLook w:val="04A0" w:firstRow="1" w:lastRow="0" w:firstColumn="1" w:lastColumn="0" w:noHBand="0" w:noVBand="1"/>
      </w:tblPr>
      <w:tblGrid>
        <w:gridCol w:w="4219"/>
        <w:gridCol w:w="5125"/>
      </w:tblGrid>
      <w:tr w:rsidRPr="008F673E" w:rsidR="00540690" w:rsidTr="2023D86C" w14:paraId="7E997050" w14:textId="77777777">
        <w:tc>
          <w:tcPr>
            <w:tcW w:w="0" w:type="auto"/>
            <w:gridSpan w:val="2"/>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tcPr>
          <w:p w:rsidRPr="008F673E" w:rsidR="00540690" w:rsidP="2023D86C" w:rsidRDefault="00540690" w14:paraId="1FB1AF29" w14:textId="485F666E">
            <w:pPr>
              <w:pStyle w:val="Normal"/>
              <w:rPr>
                <w:b w:val="1"/>
                <w:bCs w:val="1"/>
                <w:lang w:val="en-GB"/>
              </w:rPr>
            </w:pPr>
            <w:r w:rsidRPr="2023D86C" w:rsidR="10FCC254">
              <w:rPr>
                <w:lang w:val="en-GB"/>
              </w:rPr>
              <w:t>Estimand to analysis table</w:t>
            </w:r>
          </w:p>
        </w:tc>
      </w:tr>
      <w:tr w:rsidRPr="008F673E" w:rsidR="002267E1" w:rsidTr="2023D86C" w14:paraId="721D84AF" w14:textId="77777777">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BA4E4A" w14:paraId="223BB2C2" w14:textId="45E845FB">
            <w:pPr>
              <w:pStyle w:val="Normal"/>
              <w:rPr>
                <w:lang w:val="en-GB"/>
              </w:rPr>
            </w:pPr>
            <w:r w:rsidRPr="2023D86C" w:rsidR="606B7286">
              <w:rPr>
                <w:lang w:val="en-GB"/>
              </w:rPr>
              <w:t>Estimand</w:t>
            </w:r>
          </w:p>
        </w:tc>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BA4E4A" w14:paraId="67458C20" w14:textId="6C0A260C">
            <w:pPr>
              <w:pStyle w:val="Normal"/>
              <w:rPr>
                <w:lang w:val="en-GB"/>
              </w:rPr>
            </w:pPr>
            <w:r w:rsidRPr="2023D86C" w:rsidR="606B7286">
              <w:rPr>
                <w:lang w:val="en-GB"/>
              </w:rPr>
              <w:t>Analysis</w:t>
            </w:r>
          </w:p>
        </w:tc>
      </w:tr>
      <w:tr w:rsidRPr="008F673E" w:rsidR="002267E1" w:rsidTr="2023D86C" w14:paraId="74CF1396" w14:textId="77777777">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7A1CE1" w14:paraId="71781E57" w14:textId="77777777">
            <w:pPr>
              <w:pStyle w:val="Normal"/>
              <w:rPr>
                <w:lang w:val="en-GB"/>
              </w:rPr>
            </w:pPr>
            <w:r w:rsidRPr="2023D86C" w:rsidR="74E6C2B5">
              <w:rPr>
                <w:lang w:val="en-GB"/>
              </w:rPr>
              <w:t>Target population</w:t>
            </w:r>
          </w:p>
        </w:tc>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7A1CE1" w14:paraId="2830D7AF" w14:textId="77777777">
            <w:pPr>
              <w:pStyle w:val="Normal"/>
              <w:rPr>
                <w:lang w:val="en-GB"/>
              </w:rPr>
            </w:pPr>
            <w:r w:rsidRPr="2023D86C" w:rsidR="74E6C2B5">
              <w:rPr>
                <w:lang w:val="en-GB"/>
              </w:rPr>
              <w:t>Analysis set</w:t>
            </w:r>
          </w:p>
        </w:tc>
      </w:tr>
      <w:tr w:rsidRPr="008F673E" w:rsidR="002267E1" w:rsidTr="2023D86C" w14:paraId="1721CB15" w14:textId="77777777">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027E35" w:rsidR="007A1CE1" w:rsidP="2023D86C" w:rsidRDefault="00251BF5" w14:paraId="472F587A" w14:textId="3FC0184F">
            <w:pPr>
              <w:pStyle w:val="Normal"/>
              <w:rPr>
                <w:color w:val="FF0000"/>
                <w:lang w:val="en-GB"/>
              </w:rPr>
            </w:pPr>
            <w:r w:rsidRPr="2023D86C" w:rsidR="4AC535FA">
              <w:rPr>
                <w:lang w:val="en-GB"/>
              </w:rPr>
              <w:t>Adult p</w:t>
            </w:r>
            <w:r w:rsidRPr="2023D86C" w:rsidR="74E6C2B5">
              <w:rPr>
                <w:lang w:val="en-GB"/>
              </w:rPr>
              <w:t>regnant women with a planned vaginal delivery</w:t>
            </w:r>
            <w:r w:rsidRPr="2023D86C" w:rsidR="3645A7FB">
              <w:rPr>
                <w:lang w:val="en-GB"/>
              </w:rPr>
              <w:t xml:space="preserve"> </w:t>
            </w:r>
          </w:p>
        </w:tc>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251BF5" w14:paraId="7E622B3D" w14:textId="66577314">
            <w:pPr>
              <w:pStyle w:val="Normal"/>
              <w:rPr>
                <w:lang w:val="en-GB"/>
              </w:rPr>
            </w:pPr>
            <w:r w:rsidRPr="2023D86C" w:rsidR="4AC535FA">
              <w:rPr>
                <w:lang w:val="en-GB"/>
              </w:rPr>
              <w:t>All women</w:t>
            </w:r>
            <w:r w:rsidRPr="2023D86C" w:rsidR="4AC535FA">
              <w:rPr>
                <w:lang w:val="en-GB"/>
              </w:rPr>
              <w:t xml:space="preserve"> </w:t>
            </w:r>
            <w:r w:rsidRPr="2023D86C" w:rsidR="684351FC">
              <w:rPr>
                <w:lang w:val="en-GB"/>
              </w:rPr>
              <w:t>≥</w:t>
            </w:r>
            <w:r w:rsidRPr="2023D86C" w:rsidR="684351FC">
              <w:rPr>
                <w:lang w:val="en-GB"/>
              </w:rPr>
              <w:t xml:space="preserve"> 18 years</w:t>
            </w:r>
            <w:r w:rsidRPr="2023D86C" w:rsidR="4AC535FA">
              <w:rPr>
                <w:lang w:val="en-GB"/>
              </w:rPr>
              <w:t xml:space="preserve"> admitted for a planned vaginal delivery at any of the participating hospitals in the period </w:t>
            </w:r>
            <w:r w:rsidRPr="2023D86C" w:rsidR="6BD4AA8C">
              <w:rPr>
                <w:lang w:val="en-GB"/>
              </w:rPr>
              <w:t>01.04.2025-26.05.2026.</w:t>
            </w:r>
            <w:r w:rsidRPr="2023D86C" w:rsidR="4AC535FA">
              <w:rPr>
                <w:lang w:val="en-GB"/>
              </w:rPr>
              <w:t xml:space="preserve"> </w:t>
            </w:r>
            <w:r w:rsidRPr="2023D86C" w:rsidR="51DC4A43">
              <w:rPr>
                <w:lang w:val="en-GB"/>
              </w:rPr>
              <w:t>Women who do not wish to participate in the trial will be excluded from the analysis set</w:t>
            </w:r>
            <w:r w:rsidRPr="2023D86C" w:rsidR="091089EF">
              <w:rPr>
                <w:lang w:val="en-GB"/>
              </w:rPr>
              <w:t>.</w:t>
            </w:r>
            <w:r w:rsidRPr="2023D86C" w:rsidR="51DC4A43">
              <w:rPr>
                <w:lang w:val="en-GB"/>
              </w:rPr>
              <w:t xml:space="preserve"> </w:t>
            </w:r>
            <w:bookmarkStart w:name="_Int_Dbq7QFRT" w:id="621966685"/>
            <w:r w:rsidRPr="2023D86C" w:rsidR="4AC535FA">
              <w:rPr>
                <w:lang w:val="en-GB"/>
              </w:rPr>
              <w:t>The</w:t>
            </w:r>
            <w:bookmarkEnd w:id="621966685"/>
            <w:r w:rsidRPr="2023D86C" w:rsidR="4AC535FA">
              <w:rPr>
                <w:lang w:val="en-GB"/>
              </w:rPr>
              <w:t xml:space="preserve"> participating hospitals are: </w:t>
            </w:r>
            <w:r w:rsidRPr="2023D86C" w:rsidR="4AC535FA">
              <w:rPr>
                <w:lang w:val="en-GB"/>
              </w:rPr>
              <w:t>Østfold</w:t>
            </w:r>
            <w:r w:rsidRPr="2023D86C" w:rsidR="4AC535FA">
              <w:rPr>
                <w:lang w:val="en-GB"/>
              </w:rPr>
              <w:t xml:space="preserve"> Hospital Trust, University Hospital in Northern Norway, Vestre Viken Hospital Trust: Drammen, Stavanger University Hospital, </w:t>
            </w:r>
            <w:r w:rsidRPr="2023D86C" w:rsidR="4AC535FA">
              <w:rPr>
                <w:lang w:val="en-GB"/>
              </w:rPr>
              <w:t>Sørlandet</w:t>
            </w:r>
            <w:r w:rsidRPr="2023D86C" w:rsidR="4AC535FA">
              <w:rPr>
                <w:lang w:val="en-GB"/>
              </w:rPr>
              <w:t xml:space="preserve"> Hospital: Kristiansand, Oslo University Hospital: </w:t>
            </w:r>
            <w:r w:rsidRPr="2023D86C" w:rsidR="4AC535FA">
              <w:rPr>
                <w:lang w:val="en-GB"/>
              </w:rPr>
              <w:t>Ullevål</w:t>
            </w:r>
            <w:r w:rsidRPr="2023D86C" w:rsidR="4AC535FA">
              <w:rPr>
                <w:lang w:val="en-GB"/>
              </w:rPr>
              <w:t xml:space="preserve">, Oslo University Hospital: </w:t>
            </w:r>
            <w:r w:rsidRPr="2023D86C" w:rsidR="4AC535FA">
              <w:rPr>
                <w:lang w:val="en-GB"/>
              </w:rPr>
              <w:t>Rikshospitalet</w:t>
            </w:r>
            <w:r w:rsidRPr="2023D86C" w:rsidR="4AC535FA">
              <w:rPr>
                <w:lang w:val="en-GB"/>
              </w:rPr>
              <w:t xml:space="preserve">, St. Olav University Hospital, </w:t>
            </w:r>
            <w:r w:rsidRPr="2023D86C" w:rsidR="4AC535FA">
              <w:rPr>
                <w:lang w:val="en-GB"/>
              </w:rPr>
              <w:t>Akershus</w:t>
            </w:r>
            <w:r w:rsidRPr="2023D86C" w:rsidR="4AC535FA">
              <w:rPr>
                <w:lang w:val="en-GB"/>
              </w:rPr>
              <w:t xml:space="preserve"> University Hospital and Haukeland University hospital.</w:t>
            </w:r>
            <w:r w:rsidRPr="2023D86C" w:rsidR="61E0569F">
              <w:rPr>
                <w:lang w:val="en-GB"/>
              </w:rPr>
              <w:t xml:space="preserve"> </w:t>
            </w:r>
          </w:p>
        </w:tc>
      </w:tr>
      <w:tr w:rsidRPr="008F673E" w:rsidR="002267E1" w:rsidTr="2023D86C" w14:paraId="7D84FC3C" w14:textId="77777777">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7A1CE1" w14:paraId="1555DFA2" w14:textId="77777777">
            <w:pPr>
              <w:pStyle w:val="Normal"/>
              <w:rPr>
                <w:lang w:val="en-GB"/>
              </w:rPr>
            </w:pPr>
            <w:r w:rsidRPr="2023D86C" w:rsidR="74E6C2B5">
              <w:rPr>
                <w:lang w:val="en-GB"/>
              </w:rPr>
              <w:t>Variable</w:t>
            </w:r>
          </w:p>
        </w:tc>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7A1CE1" w14:paraId="1A710978" w14:textId="77777777">
            <w:pPr>
              <w:pStyle w:val="Normal"/>
              <w:rPr>
                <w:lang w:val="en-GB"/>
              </w:rPr>
            </w:pPr>
            <w:r w:rsidRPr="2023D86C" w:rsidR="74E6C2B5">
              <w:rPr>
                <w:lang w:val="en-GB"/>
              </w:rPr>
              <w:t>Outcome measure</w:t>
            </w:r>
          </w:p>
        </w:tc>
      </w:tr>
      <w:tr w:rsidRPr="008F673E" w:rsidR="002267E1" w:rsidTr="2023D86C" w14:paraId="12CB1600" w14:textId="77777777">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251BF5" w14:paraId="0D1D1496" w14:textId="77777777">
            <w:pPr>
              <w:pStyle w:val="Normal"/>
              <w:rPr>
                <w:lang w:val="en-GB"/>
              </w:rPr>
            </w:pPr>
            <w:r w:rsidRPr="2023D86C" w:rsidR="4AC535FA">
              <w:rPr>
                <w:lang w:val="en-GB"/>
              </w:rPr>
              <w:t>Delivery by caesarean section</w:t>
            </w:r>
          </w:p>
          <w:p w:rsidRPr="008F673E" w:rsidR="00453398" w:rsidP="2023D86C" w:rsidRDefault="00453398" w14:paraId="71CD7A1D" w14:textId="2F426EC2">
            <w:pPr>
              <w:pStyle w:val="Normal"/>
              <w:rPr>
                <w:lang w:val="en-GB" w:eastAsia="ja-JP"/>
              </w:rPr>
            </w:pPr>
            <w:r w:rsidRPr="2023D86C" w:rsidR="30474956">
              <w:rPr>
                <w:lang w:val="en-GB"/>
              </w:rPr>
              <w:t>Dichotomous (yes/no)</w:t>
            </w:r>
          </w:p>
        </w:tc>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251BF5" w14:paraId="72D28F29" w14:textId="1DBDF4CD">
            <w:pPr>
              <w:pStyle w:val="Normal"/>
              <w:rPr>
                <w:lang w:val="en-GB"/>
              </w:rPr>
            </w:pPr>
            <w:r w:rsidRPr="2023D86C" w:rsidR="4AC535FA">
              <w:rPr>
                <w:lang w:val="en-GB"/>
              </w:rPr>
              <w:t>I</w:t>
            </w:r>
            <w:r w:rsidRPr="2023D86C" w:rsidR="74E6C2B5">
              <w:rPr>
                <w:lang w:val="en-GB"/>
              </w:rPr>
              <w:t xml:space="preserve">ntrapartum caesarean sections as recorded in the hospital's medical </w:t>
            </w:r>
            <w:r w:rsidRPr="2023D86C" w:rsidR="568AD3B2">
              <w:rPr>
                <w:lang w:val="en-GB"/>
              </w:rPr>
              <w:t>records</w:t>
            </w:r>
          </w:p>
        </w:tc>
      </w:tr>
      <w:tr w:rsidRPr="008F673E" w:rsidR="002267E1" w:rsidTr="2023D86C" w14:paraId="36A43B08" w14:textId="77777777">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7A1CE1" w14:paraId="6029CC0D" w14:textId="77777777">
            <w:pPr>
              <w:pStyle w:val="Normal"/>
              <w:rPr>
                <w:lang w:val="en-GB"/>
              </w:rPr>
            </w:pPr>
            <w:r w:rsidRPr="2023D86C" w:rsidR="74E6C2B5">
              <w:rPr>
                <w:lang w:val="en-GB"/>
              </w:rPr>
              <w:t>Handling of intercurrent events</w:t>
            </w:r>
          </w:p>
        </w:tc>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7A1CE1" w14:paraId="3E860615" w14:textId="77777777">
            <w:pPr>
              <w:pStyle w:val="Normal"/>
              <w:rPr>
                <w:lang w:val="en-GB"/>
              </w:rPr>
            </w:pPr>
            <w:r w:rsidRPr="2023D86C" w:rsidR="74E6C2B5">
              <w:rPr>
                <w:lang w:val="en-GB"/>
              </w:rPr>
              <w:t>Handling of missing data</w:t>
            </w:r>
          </w:p>
        </w:tc>
      </w:tr>
      <w:tr w:rsidRPr="008F673E" w:rsidR="002267E1" w:rsidTr="2023D86C" w14:paraId="19C493A6" w14:textId="77777777">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2267E1" w14:paraId="55796EDB" w14:textId="592B87B9">
            <w:pPr>
              <w:pStyle w:val="Normal"/>
              <w:rPr>
                <w:lang w:val="en-GB"/>
              </w:rPr>
            </w:pPr>
            <w:r w:rsidRPr="2023D86C" w:rsidR="24805BA9">
              <w:rPr>
                <w:lang w:val="en-GB"/>
              </w:rPr>
              <w:t>Some hospitals may be influenced to use whole of parts of LCG even before t</w:t>
            </w:r>
            <w:r w:rsidRPr="2023D86C" w:rsidR="74E6C2B5">
              <w:rPr>
                <w:lang w:val="en-GB"/>
              </w:rPr>
              <w:t>ransition from WHO Partograph to LCG</w:t>
            </w:r>
            <w:r w:rsidRPr="2023D86C" w:rsidR="24805BA9">
              <w:rPr>
                <w:lang w:val="en-GB"/>
              </w:rPr>
              <w:t>. Strategy: Treatment policy approach—treat according to assigned strategy regardless of crossover timing</w:t>
            </w:r>
          </w:p>
        </w:tc>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2267E1" w14:paraId="2E9EB64E" w14:textId="0B192B1E">
            <w:pPr>
              <w:pStyle w:val="Normal"/>
              <w:rPr>
                <w:lang w:val="en-GB"/>
              </w:rPr>
            </w:pPr>
            <w:r w:rsidRPr="2023D86C" w:rsidR="24805BA9">
              <w:rPr>
                <w:lang w:val="en-GB"/>
              </w:rPr>
              <w:t>We do not anticipate any missing data for this estimand</w:t>
            </w:r>
          </w:p>
        </w:tc>
      </w:tr>
      <w:tr w:rsidRPr="008F673E" w:rsidR="00DD43C9" w:rsidTr="2023D86C" w14:paraId="6E61A48E" w14:textId="77777777">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tcPr>
          <w:p w:rsidRPr="008F673E" w:rsidR="00DD43C9" w:rsidP="2023D86C" w:rsidRDefault="0049188E" w14:paraId="40218191" w14:textId="770608B7">
            <w:pPr>
              <w:pStyle w:val="Normal"/>
            </w:pPr>
            <w:r w:rsidRPr="2023D86C" w:rsidR="215BFBE8">
              <w:rPr>
                <w:lang w:val="en-GB"/>
              </w:rPr>
              <w:t xml:space="preserve">The </w:t>
            </w:r>
            <w:r w:rsidRPr="2023D86C" w:rsidR="619685EB">
              <w:rPr>
                <w:lang w:val="en-GB"/>
              </w:rPr>
              <w:t xml:space="preserve">WHO partograph procedures defines active </w:t>
            </w:r>
            <w:r w:rsidRPr="2023D86C" w:rsidR="619685EB">
              <w:rPr>
                <w:lang w:val="en-GB"/>
              </w:rPr>
              <w:t>labor</w:t>
            </w:r>
            <w:r w:rsidRPr="2023D86C" w:rsidR="619685EB">
              <w:rPr>
                <w:lang w:val="en-GB"/>
              </w:rPr>
              <w:t xml:space="preserve"> from 4 cm cervical dilatation, while the LCG proced</w:t>
            </w:r>
            <w:r w:rsidRPr="2023D86C" w:rsidR="07B70267">
              <w:rPr>
                <w:lang w:val="en-GB"/>
              </w:rPr>
              <w:t xml:space="preserve">ure defines active </w:t>
            </w:r>
            <w:r w:rsidRPr="2023D86C" w:rsidR="07B70267">
              <w:rPr>
                <w:lang w:val="en-GB"/>
              </w:rPr>
              <w:t>labor</w:t>
            </w:r>
            <w:r w:rsidRPr="2023D86C" w:rsidR="07B70267">
              <w:rPr>
                <w:lang w:val="en-GB"/>
              </w:rPr>
              <w:t xml:space="preserve"> from 5 cm. Since</w:t>
            </w:r>
            <w:r w:rsidRPr="2023D86C" w:rsidR="13439191">
              <w:rPr>
                <w:lang w:val="en-GB"/>
              </w:rPr>
              <w:t xml:space="preserve"> intrapartum is defined from active </w:t>
            </w:r>
            <w:r w:rsidRPr="2023D86C" w:rsidR="13439191">
              <w:rPr>
                <w:lang w:val="en-GB"/>
              </w:rPr>
              <w:t>labor</w:t>
            </w:r>
            <w:r w:rsidRPr="2023D86C" w:rsidR="13439191">
              <w:rPr>
                <w:lang w:val="en-GB"/>
              </w:rPr>
              <w:t xml:space="preserve"> until delivery the primary endpoint is defined differently between the arms. </w:t>
            </w:r>
            <w:r w:rsidRPr="2023D86C" w:rsidR="2A99BA73">
              <w:rPr>
                <w:lang w:val="en-GB"/>
              </w:rPr>
              <w:t xml:space="preserve">This is handled in the </w:t>
            </w:r>
            <w:r w:rsidRPr="2023D86C" w:rsidR="2A99BA73">
              <w:rPr>
                <w:lang w:val="en-GB"/>
              </w:rPr>
              <w:t>estimand</w:t>
            </w:r>
            <w:r w:rsidRPr="2023D86C" w:rsidR="2A99BA73">
              <w:rPr>
                <w:lang w:val="en-GB"/>
              </w:rPr>
              <w:t xml:space="preserve"> as an intercur</w:t>
            </w:r>
            <w:r w:rsidRPr="2023D86C" w:rsidR="2A99BA73">
              <w:rPr>
                <w:lang w:val="en-GB"/>
              </w:rPr>
              <w:t>rent eve</w:t>
            </w:r>
            <w:r w:rsidRPr="2023D86C" w:rsidR="2A99BA73">
              <w:rPr>
                <w:lang w:val="en-GB"/>
              </w:rPr>
              <w:t>nt: Any participant in labor during the WHO p</w:t>
            </w:r>
            <w:r w:rsidRPr="2023D86C" w:rsidR="1DA9C8A2">
              <w:rPr>
                <w:lang w:val="en-GB"/>
              </w:rPr>
              <w:t>artograph period and who have a</w:t>
            </w:r>
            <w:r w:rsidRPr="2023D86C" w:rsidR="783301AA">
              <w:rPr>
                <w:lang w:val="en-GB"/>
              </w:rPr>
              <w:t xml:space="preserve"> caesarean section before </w:t>
            </w:r>
            <w:r w:rsidRPr="2023D86C" w:rsidR="284889C3">
              <w:rPr>
                <w:lang w:val="en-GB"/>
              </w:rPr>
              <w:t>4</w:t>
            </w:r>
            <w:r w:rsidRPr="2023D86C" w:rsidR="783301AA">
              <w:rPr>
                <w:lang w:val="en-GB"/>
              </w:rPr>
              <w:t xml:space="preserve"> cm will be </w:t>
            </w:r>
            <w:r w:rsidRPr="2023D86C" w:rsidR="6AC3F237">
              <w:rPr>
                <w:lang w:val="en-GB"/>
              </w:rPr>
              <w:t>removed from the analysis set. This corresponds to a principal stratum policy with the principal strat</w:t>
            </w:r>
            <w:r w:rsidRPr="2023D86C" w:rsidR="49485DC0">
              <w:rPr>
                <w:lang w:val="en-GB"/>
              </w:rPr>
              <w:t>um</w:t>
            </w:r>
            <w:r w:rsidRPr="2023D86C" w:rsidR="6AC3F237">
              <w:rPr>
                <w:lang w:val="en-GB"/>
              </w:rPr>
              <w:t xml:space="preserve"> b</w:t>
            </w:r>
            <w:r w:rsidRPr="2023D86C" w:rsidR="695D83B2">
              <w:rPr>
                <w:lang w:val="en-GB"/>
              </w:rPr>
              <w:t xml:space="preserve">eing any adult pregnant women with a planned </w:t>
            </w:r>
            <w:r w:rsidRPr="2023D86C" w:rsidR="33C5F435">
              <w:rPr>
                <w:lang w:val="en-GB"/>
              </w:rPr>
              <w:t xml:space="preserve">vaginal delivery and who have reached 5 cm cervical </w:t>
            </w:r>
            <w:r w:rsidRPr="2023D86C" w:rsidR="597CFD35">
              <w:rPr>
                <w:lang w:val="en-GB"/>
              </w:rPr>
              <w:t>dilataion</w:t>
            </w:r>
            <w:r w:rsidRPr="2023D86C" w:rsidR="597CFD35">
              <w:rPr>
                <w:lang w:val="en-GB"/>
              </w:rPr>
              <w:t xml:space="preserve"> prior to delivery. </w:t>
            </w:r>
            <w:r w:rsidRPr="2023D86C" w:rsidR="54FA895D">
              <w:rPr>
                <w:lang w:val="en-GB"/>
              </w:rPr>
              <w:t>Any difference in the</w:t>
            </w:r>
            <w:r w:rsidRPr="2023D86C" w:rsidR="68EE6F31">
              <w:rPr>
                <w:lang w:val="en-GB"/>
              </w:rPr>
              <w:t xml:space="preserve"> population-level summary measure will be considered a causal difference since the principal stratum is identifiable at baseline.  </w:t>
            </w:r>
          </w:p>
        </w:tc>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tcPr>
          <w:p w:rsidRPr="008F673E" w:rsidR="00DD43C9" w:rsidP="2023D86C" w:rsidRDefault="00DD43C9" w14:paraId="607472B6" w14:textId="77777777">
            <w:pPr>
              <w:pStyle w:val="Normal"/>
              <w:rPr>
                <w:lang w:val="en-GB"/>
              </w:rPr>
            </w:pPr>
          </w:p>
        </w:tc>
      </w:tr>
      <w:tr w:rsidRPr="008F673E" w:rsidR="002267E1" w:rsidTr="2023D86C" w14:paraId="066D5064" w14:textId="77777777">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7A1CE1" w14:paraId="1BB0C72B" w14:textId="77777777">
            <w:pPr>
              <w:pStyle w:val="Normal"/>
              <w:rPr>
                <w:lang w:val="en-GB"/>
              </w:rPr>
            </w:pPr>
            <w:r w:rsidRPr="2023D86C" w:rsidR="74E6C2B5">
              <w:rPr>
                <w:lang w:val="en-GB"/>
              </w:rPr>
              <w:t>Population-level summary measure</w:t>
            </w:r>
          </w:p>
        </w:tc>
        <w:tc>
          <w:tcPr>
            <w:tcW w:w="0" w:type="auto"/>
            <w:tcBorders>
              <w:top w:val="single" w:color="888888" w:sz="6" w:space="0"/>
              <w:left w:val="single" w:color="888888" w:sz="6" w:space="0"/>
              <w:bottom w:val="single" w:color="888888" w:sz="6" w:space="0"/>
              <w:right w:val="single" w:color="888888" w:sz="6" w:space="0"/>
            </w:tcBorders>
            <w:shd w:val="clear" w:color="auto" w:fill="F9F8FC"/>
            <w:tcMar>
              <w:top w:w="60" w:type="dxa"/>
              <w:left w:w="120" w:type="dxa"/>
              <w:bottom w:w="60" w:type="dxa"/>
              <w:right w:w="120" w:type="dxa"/>
            </w:tcMar>
            <w:vAlign w:val="center"/>
            <w:hideMark/>
          </w:tcPr>
          <w:p w:rsidRPr="008F673E" w:rsidR="007A1CE1" w:rsidP="2023D86C" w:rsidRDefault="007A1CE1" w14:paraId="67D58C1E" w14:textId="77777777">
            <w:pPr>
              <w:pStyle w:val="Normal"/>
              <w:rPr>
                <w:lang w:val="en-GB"/>
              </w:rPr>
            </w:pPr>
            <w:r w:rsidRPr="2023D86C" w:rsidR="74E6C2B5">
              <w:rPr>
                <w:lang w:val="en-GB"/>
              </w:rPr>
              <w:t>Analysis approach</w:t>
            </w:r>
          </w:p>
        </w:tc>
      </w:tr>
      <w:tr w:rsidRPr="008F673E" w:rsidR="002267E1" w:rsidTr="2023D86C" w14:paraId="5C49861C" w14:textId="77777777">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2267E1" w14:paraId="2AB1B89D" w14:textId="59FF0565">
            <w:pPr>
              <w:pStyle w:val="Normal"/>
              <w:rPr>
                <w:lang w:val="en-GB"/>
              </w:rPr>
            </w:pPr>
            <w:r w:rsidRPr="2023D86C" w:rsidR="24805BA9">
              <w:rPr>
                <w:lang w:val="en-GB"/>
              </w:rPr>
              <w:t xml:space="preserve">The primary summary measure for treatment effect will be the </w:t>
            </w:r>
            <w:r w:rsidRPr="2023D86C" w:rsidR="61E0569F">
              <w:rPr>
                <w:lang w:val="en-GB"/>
              </w:rPr>
              <w:t>relative</w:t>
            </w:r>
            <w:r w:rsidRPr="2023D86C" w:rsidR="24805BA9">
              <w:rPr>
                <w:lang w:val="en-GB"/>
              </w:rPr>
              <w:t xml:space="preserve"> difference in proportion of the target population with an intrapartum caesarean section</w:t>
            </w:r>
            <w:r w:rsidRPr="2023D86C" w:rsidR="48E9A994">
              <w:rPr>
                <w:lang w:val="en-GB"/>
              </w:rPr>
              <w:t>. A supplementary summary measure will be the absolute difference.</w:t>
            </w:r>
          </w:p>
        </w:tc>
        <w:tc>
          <w:tcPr>
            <w:tcW w:w="0" w:type="auto"/>
            <w:tcBorders>
              <w:top w:val="single" w:color="888888" w:sz="6" w:space="0"/>
              <w:left w:val="single" w:color="888888" w:sz="6" w:space="0"/>
              <w:bottom w:val="single" w:color="888888" w:sz="6" w:space="0"/>
              <w:right w:val="single" w:color="888888" w:sz="6" w:space="0"/>
            </w:tcBorders>
            <w:shd w:val="clear" w:color="auto" w:fill="FFFFFF" w:themeFill="background1"/>
            <w:tcMar>
              <w:top w:w="60" w:type="dxa"/>
              <w:left w:w="120" w:type="dxa"/>
              <w:bottom w:w="60" w:type="dxa"/>
              <w:right w:w="120" w:type="dxa"/>
            </w:tcMar>
            <w:vAlign w:val="center"/>
            <w:hideMark/>
          </w:tcPr>
          <w:p w:rsidRPr="008F673E" w:rsidR="007A1CE1" w:rsidP="2023D86C" w:rsidRDefault="002267E1" w14:paraId="7F041FEB" w14:textId="585F9E01">
            <w:pPr>
              <w:pStyle w:val="Normal"/>
              <w:rPr>
                <w:lang w:val="en-GB"/>
              </w:rPr>
            </w:pPr>
            <w:r w:rsidRPr="2023D86C" w:rsidR="24805BA9">
              <w:rPr>
                <w:lang w:val="en-GB"/>
              </w:rPr>
              <w:t xml:space="preserve">The </w:t>
            </w:r>
            <w:r w:rsidRPr="2023D86C" w:rsidR="61E0569F">
              <w:rPr>
                <w:lang w:val="en-GB"/>
              </w:rPr>
              <w:t>risk</w:t>
            </w:r>
            <w:r w:rsidRPr="2023D86C" w:rsidR="24805BA9">
              <w:rPr>
                <w:lang w:val="en-GB"/>
              </w:rPr>
              <w:t xml:space="preserve"> difference</w:t>
            </w:r>
            <w:r w:rsidRPr="2023D86C" w:rsidR="48E9A994">
              <w:rPr>
                <w:lang w:val="en-GB"/>
              </w:rPr>
              <w:t>s</w:t>
            </w:r>
            <w:r w:rsidRPr="2023D86C" w:rsidR="24805BA9">
              <w:rPr>
                <w:lang w:val="en-GB"/>
              </w:rPr>
              <w:t xml:space="preserve"> will be computed </w:t>
            </w:r>
            <w:r w:rsidRPr="2023D86C" w:rsidR="61E0569F">
              <w:rPr>
                <w:lang w:val="en-GB"/>
              </w:rPr>
              <w:t>based on a generalised linear mixed model with a random term for cluster and fixed effect for treatment and time interval. The link function will be the logit</w:t>
            </w:r>
            <w:r w:rsidRPr="2023D86C" w:rsidR="2E13728F">
              <w:rPr>
                <w:lang w:val="en-GB"/>
              </w:rPr>
              <w:t>,</w:t>
            </w:r>
            <w:r w:rsidRPr="2023D86C" w:rsidR="61E0569F">
              <w:rPr>
                <w:lang w:val="en-GB"/>
              </w:rPr>
              <w:t xml:space="preserve"> and the model family will be binomial. The </w:t>
            </w:r>
            <w:r w:rsidRPr="2023D86C" w:rsidR="48E9A994">
              <w:rPr>
                <w:lang w:val="en-GB"/>
              </w:rPr>
              <w:t xml:space="preserve">relative and absolute </w:t>
            </w:r>
            <w:r w:rsidRPr="2023D86C" w:rsidR="61E0569F">
              <w:rPr>
                <w:lang w:val="en-GB"/>
              </w:rPr>
              <w:t xml:space="preserve">risk difference will be calculated using population-averaged (marginal) adjusted relative risk differences </w:t>
            </w:r>
            <w:r w:rsidRPr="2023D86C" w:rsidR="48E9A994">
              <w:rPr>
                <w:lang w:val="en-GB"/>
              </w:rPr>
              <w:t xml:space="preserve">with standard error estimated by the delta method. </w:t>
            </w:r>
          </w:p>
        </w:tc>
      </w:tr>
    </w:tbl>
    <w:p w:rsidRPr="008F673E" w:rsidR="0051236A" w:rsidP="0051236A" w:rsidRDefault="0051236A" w14:paraId="6E3F6EEB" w14:textId="77777777">
      <w:pPr>
        <w:pStyle w:val="HeadingNoTOC"/>
        <w:rPr>
          <w:lang w:val="en-GB"/>
        </w:rPr>
      </w:pPr>
    </w:p>
    <w:p w:rsidRPr="008F673E" w:rsidR="00B01418" w:rsidP="00B01418" w:rsidRDefault="00B01418" w14:paraId="09602D6B" w14:textId="061068B1">
      <w:pPr>
        <w:rPr>
          <w:lang w:val="en-GB"/>
        </w:rPr>
      </w:pPr>
    </w:p>
    <w:p w:rsidRPr="008F673E" w:rsidR="008E75B4" w:rsidP="00247329" w:rsidRDefault="0051236A" w14:paraId="4C36F9D3" w14:textId="77777777">
      <w:pPr>
        <w:pStyle w:val="Heading2"/>
        <w:rPr>
          <w:rFonts w:hint="eastAsia"/>
          <w:lang w:val="en-GB"/>
        </w:rPr>
      </w:pPr>
      <w:r w:rsidRPr="008F673E">
        <w:rPr>
          <w:lang w:val="en-GB"/>
        </w:rPr>
        <w:t>Estimands for Secondary Objective</w:t>
      </w:r>
      <w:r w:rsidRPr="008F673E" w:rsidR="008E75B4">
        <w:rPr>
          <w:lang w:val="en-GB"/>
        </w:rPr>
        <w:t>s</w:t>
      </w:r>
    </w:p>
    <w:p w:rsidRPr="008F673E" w:rsidR="008E75B4" w:rsidP="008E75B4" w:rsidRDefault="008E75B4" w14:paraId="7D5F33E1" w14:textId="38C7E519">
      <w:pPr>
        <w:rPr>
          <w:lang w:val="en-GB" w:eastAsia="ja-JP"/>
        </w:rPr>
      </w:pPr>
      <w:r w:rsidRPr="008F673E">
        <w:rPr>
          <w:lang w:val="en-GB" w:eastAsia="ja-JP"/>
        </w:rPr>
        <w:t>All estimands for secondary objectives have the following attributes:</w:t>
      </w:r>
    </w:p>
    <w:p w:rsidRPr="008F673E" w:rsidR="008E75B4" w:rsidP="00FE639B" w:rsidRDefault="00FE639B" w14:paraId="6BFBE6B2" w14:textId="5AEA5CBC">
      <w:pPr>
        <w:pStyle w:val="CPTListBullet"/>
        <w:rPr>
          <w:lang w:val="en-GB" w:eastAsia="ja-JP"/>
        </w:rPr>
      </w:pPr>
      <w:r w:rsidRPr="008F673E">
        <w:rPr>
          <w:lang w:val="en-GB" w:eastAsia="ja-JP"/>
        </w:rPr>
        <w:t xml:space="preserve">The target population is </w:t>
      </w:r>
      <w:r w:rsidRPr="008F673E">
        <w:rPr>
          <w:lang w:val="en-GB"/>
        </w:rPr>
        <w:t>adult pregnant women with a planned vaginal delivery in need of a partograph</w:t>
      </w:r>
    </w:p>
    <w:p w:rsidRPr="008F673E" w:rsidR="00FE639B" w:rsidP="00FE639B" w:rsidRDefault="00FE639B" w14:paraId="4D33D444" w14:textId="567DC959">
      <w:pPr>
        <w:pStyle w:val="CPTListBullet"/>
        <w:rPr>
          <w:lang w:val="en-GB" w:eastAsia="ja-JP"/>
        </w:rPr>
      </w:pPr>
      <w:r w:rsidRPr="008F673E">
        <w:rPr>
          <w:lang w:val="en-GB"/>
        </w:rPr>
        <w:t xml:space="preserve">The investigational intervention is using the </w:t>
      </w:r>
      <w:r w:rsidRPr="00FE639B">
        <w:rPr>
          <w:lang w:val="en-GB"/>
        </w:rPr>
        <w:t>Labo</w:t>
      </w:r>
      <w:r w:rsidR="00F77D9D">
        <w:rPr>
          <w:lang w:val="en-GB"/>
        </w:rPr>
        <w:t>u</w:t>
      </w:r>
      <w:r w:rsidRPr="00FE639B">
        <w:rPr>
          <w:lang w:val="en-GB"/>
        </w:rPr>
        <w:t>r</w:t>
      </w:r>
      <w:r w:rsidRPr="008F673E">
        <w:rPr>
          <w:lang w:val="en-GB"/>
        </w:rPr>
        <w:t xml:space="preserve"> Care Guide as compared to the WHO partograph during labour</w:t>
      </w:r>
    </w:p>
    <w:p w:rsidRPr="008F673E" w:rsidR="00FE639B" w:rsidP="00FE639B" w:rsidRDefault="00FE639B" w14:paraId="1B10A2CC" w14:textId="7D5C49AA">
      <w:pPr>
        <w:pStyle w:val="CPTListBullet"/>
        <w:rPr>
          <w:lang w:val="en-GB" w:eastAsia="ja-JP"/>
        </w:rPr>
      </w:pPr>
      <w:r w:rsidRPr="2023D86C" w:rsidR="35E93F42">
        <w:rPr>
          <w:lang w:val="en-GB"/>
        </w:rPr>
        <w:t>Any intercurrent events, such as not complying to assigned labour guideline will be handled by the treatment policy strategy, i.e. treat according to assigned strategy regardless of compliance</w:t>
      </w:r>
    </w:p>
    <w:p w:rsidR="1ED9EF33" w:rsidP="2023D86C" w:rsidRDefault="1ED9EF33" w14:paraId="784645B9" w14:textId="75A4303B">
      <w:pPr>
        <w:pStyle w:val="CPTListBullet"/>
        <w:rPr>
          <w:lang w:val="en-GB" w:eastAsia="ja-JP"/>
        </w:rPr>
      </w:pPr>
      <w:r w:rsidRPr="2023D86C" w:rsidR="1ED9EF33">
        <w:rPr>
          <w:lang w:val="en-GB" w:eastAsia="ja-JP"/>
        </w:rPr>
        <w:t xml:space="preserve">Any outcome events happening at 4 cm cervical dilatation or earlier will </w:t>
      </w:r>
      <w:r w:rsidRPr="2023D86C" w:rsidR="2AF5BA15">
        <w:rPr>
          <w:lang w:val="en-GB" w:eastAsia="ja-JP"/>
        </w:rPr>
        <w:t>be removed from the analysis set, corresponding to a principal stratum policy</w:t>
      </w:r>
      <w:r w:rsidRPr="2023D86C" w:rsidR="46060BE2">
        <w:rPr>
          <w:lang w:val="en-GB" w:eastAsia="ja-JP"/>
        </w:rPr>
        <w:t xml:space="preserve"> </w:t>
      </w:r>
      <w:r w:rsidRPr="2023D86C" w:rsidR="46060BE2">
        <w:rPr>
          <w:lang w:val="en-GB" w:eastAsia="ja-JP"/>
        </w:rPr>
        <w:t>similar to</w:t>
      </w:r>
      <w:r w:rsidRPr="2023D86C" w:rsidR="46060BE2">
        <w:rPr>
          <w:lang w:val="en-GB" w:eastAsia="ja-JP"/>
        </w:rPr>
        <w:t xml:space="preserve"> the handing of the primary estimand</w:t>
      </w:r>
      <w:r w:rsidRPr="2023D86C" w:rsidR="2AF5BA15">
        <w:rPr>
          <w:lang w:val="en-GB" w:eastAsia="ja-JP"/>
        </w:rPr>
        <w:t xml:space="preserve">. </w:t>
      </w:r>
    </w:p>
    <w:p w:rsidRPr="008F673E" w:rsidR="00576918" w:rsidP="00FE639B" w:rsidRDefault="00576918" w14:paraId="30D2E689" w14:textId="7586C417">
      <w:pPr>
        <w:pStyle w:val="CPTListBullet"/>
        <w:rPr>
          <w:lang w:val="en-GB" w:eastAsia="ja-JP"/>
        </w:rPr>
      </w:pPr>
      <w:r w:rsidRPr="008F673E">
        <w:rPr>
          <w:lang w:val="en-GB"/>
        </w:rPr>
        <w:t xml:space="preserve">Population-level summary measures will be </w:t>
      </w:r>
    </w:p>
    <w:p w:rsidRPr="008F673E" w:rsidR="00576918" w:rsidP="00B25B14" w:rsidRDefault="00576918" w14:paraId="62F3090A" w14:textId="19326653">
      <w:pPr>
        <w:pStyle w:val="CPTListBullet"/>
        <w:numPr>
          <w:ilvl w:val="1"/>
          <w:numId w:val="28"/>
        </w:numPr>
        <w:rPr>
          <w:lang w:val="en-GB" w:eastAsia="ja-JP"/>
        </w:rPr>
      </w:pPr>
      <w:r w:rsidRPr="008F673E">
        <w:rPr>
          <w:lang w:val="en-GB"/>
        </w:rPr>
        <w:t>Relative and absolute difference in proportion for dichotomous endpoint</w:t>
      </w:r>
    </w:p>
    <w:p w:rsidRPr="008F673E" w:rsidR="00576918" w:rsidP="2023D86C" w:rsidRDefault="00576918" w14:paraId="4A2A1330" w14:textId="7213305C">
      <w:pPr>
        <w:pStyle w:val="CPTListBullet"/>
        <w:rPr>
          <w:lang w:val="en-GB" w:eastAsia="ja-JP"/>
        </w:rPr>
      </w:pPr>
      <w:r w:rsidRPr="2023D86C" w:rsidR="1AF01BDC">
        <w:rPr>
          <w:lang w:val="en-GB"/>
        </w:rPr>
        <w:t>Difference in mean for continuous endpoints</w:t>
      </w:r>
    </w:p>
    <w:p w:rsidRPr="008F673E" w:rsidR="0051236A" w:rsidP="00C02E5C" w:rsidRDefault="0051236A" w14:paraId="7D7CE857" w14:textId="77777777">
      <w:pPr>
        <w:rPr>
          <w:lang w:val="en-GB"/>
        </w:rPr>
      </w:pPr>
    </w:p>
    <w:p w:rsidRPr="008F673E" w:rsidR="008F673E" w:rsidP="00C02E5C" w:rsidRDefault="008F673E" w14:paraId="55ACECE9" w14:textId="77777777">
      <w:pPr>
        <w:rPr>
          <w:lang w:val="en-GB"/>
        </w:rPr>
      </w:pPr>
    </w:p>
    <w:p w:rsidRPr="008F673E" w:rsidR="00EA3E2B" w:rsidP="00EA3E2B" w:rsidRDefault="00EA3E2B" w14:paraId="0376EE53" w14:textId="3FFAB958">
      <w:pPr>
        <w:pStyle w:val="Heading2"/>
        <w:rPr>
          <w:rFonts w:hint="eastAsia"/>
          <w:lang w:val="en-GB"/>
        </w:rPr>
      </w:pPr>
      <w:bookmarkStart w:name="_Toc521400464" w:id="205"/>
      <w:bookmarkStart w:name="_Toc518655971" w:id="206"/>
      <w:bookmarkStart w:name="_Toc518466157" w:id="207"/>
      <w:bookmarkStart w:name="_Toc497118780" w:id="208"/>
      <w:bookmarkStart w:name="_Toc477961594" w:id="209"/>
      <w:bookmarkStart w:name="_Toc421709234" w:id="210"/>
      <w:bookmarkStart w:name="_Toc395881609" w:id="211"/>
      <w:bookmarkStart w:name="_Toc267565136" w:id="212"/>
      <w:bookmarkStart w:name="_Ref45607259" w:id="213"/>
      <w:bookmarkStart w:name="_Toc154052361" w:id="214"/>
      <w:r w:rsidRPr="008F673E">
        <w:rPr>
          <w:lang w:val="en-GB"/>
        </w:rPr>
        <w:t>Study Design</w:t>
      </w:r>
      <w:bookmarkEnd w:id="205"/>
      <w:bookmarkEnd w:id="206"/>
      <w:bookmarkEnd w:id="207"/>
      <w:bookmarkEnd w:id="208"/>
      <w:bookmarkEnd w:id="209"/>
      <w:bookmarkEnd w:id="210"/>
      <w:bookmarkEnd w:id="211"/>
      <w:bookmarkEnd w:id="212"/>
      <w:bookmarkEnd w:id="213"/>
      <w:bookmarkEnd w:id="214"/>
    </w:p>
    <w:p w:rsidRPr="008F673E" w:rsidR="00057DCD" w:rsidP="00057DCD" w:rsidRDefault="00057DCD" w14:paraId="1F559F66" w14:textId="362BAC86">
      <w:pPr>
        <w:rPr>
          <w:szCs w:val="24"/>
          <w:lang w:val="en-GB"/>
          <w:rPrChange w:author="Therese Buerengen" w:date="2025-10-27T11:17:00Z" w16du:dateUtc="2025-10-27T10:17:00Z" w:id="215">
            <w:rPr>
              <w:szCs w:val="24"/>
            </w:rPr>
          </w:rPrChange>
        </w:rPr>
      </w:pPr>
      <w:r>
        <w:rPr>
          <w:lang w:val="en-GB"/>
        </w:rPr>
        <w:t xml:space="preserve">From the protocol section 4: </w:t>
      </w:r>
      <w:r w:rsidRPr="008F673E">
        <w:rPr>
          <w:szCs w:val="24"/>
          <w:lang w:val="en-GB"/>
          <w:rPrChange w:author="Therese Buerengen" w:date="2025-10-27T11:20:00Z" w16du:dateUtc="2025-10-27T10:20:00Z" w:id="216">
            <w:rPr>
              <w:szCs w:val="24"/>
            </w:rPr>
          </w:rPrChange>
        </w:rPr>
        <w:t>The NORWELCG will be conducted as a stepped wedge cluster randomised trial. The choice of cluster randomi</w:t>
      </w:r>
      <w:ins w:author="Maria Cecilie Stivang" w:date="2025-10-28T12:46:00Z" w16du:dateUtc="2025-10-28T11:46:00Z" w:id="217">
        <w:r w:rsidR="00F0556E">
          <w:rPr>
            <w:szCs w:val="24"/>
            <w:lang w:val="en-GB"/>
          </w:rPr>
          <w:t>s</w:t>
        </w:r>
      </w:ins>
      <w:del w:author="Maria Cecilie Stivang" w:date="2025-10-28T12:46:00Z" w16du:dateUtc="2025-10-28T11:46:00Z" w:id="218">
        <w:r w:rsidRPr="008F673E" w:rsidDel="00F0556E">
          <w:rPr>
            <w:szCs w:val="24"/>
            <w:lang w:val="en-GB"/>
            <w:rPrChange w:author="Therese Buerengen" w:date="2025-10-27T11:20:00Z" w16du:dateUtc="2025-10-27T10:20:00Z" w:id="219">
              <w:rPr>
                <w:szCs w:val="24"/>
              </w:rPr>
            </w:rPrChange>
          </w:rPr>
          <w:delText>z</w:delText>
        </w:r>
      </w:del>
      <w:r w:rsidRPr="008F673E">
        <w:rPr>
          <w:szCs w:val="24"/>
          <w:lang w:val="en-GB"/>
          <w:rPrChange w:author="Therese Buerengen" w:date="2025-10-27T11:20:00Z" w16du:dateUtc="2025-10-27T10:20:00Z" w:id="220">
            <w:rPr>
              <w:szCs w:val="24"/>
            </w:rPr>
          </w:rPrChange>
        </w:rPr>
        <w:t>ation will secure a standard guideline for the entire department/unit as there would be a risk of contamination if randomi</w:t>
      </w:r>
      <w:ins w:author="Maria Cecilie Stivang" w:date="2025-10-28T12:46:00Z" w16du:dateUtc="2025-10-28T11:46:00Z" w:id="221">
        <w:r w:rsidR="002E78F8">
          <w:rPr>
            <w:szCs w:val="24"/>
            <w:lang w:val="en-GB"/>
          </w:rPr>
          <w:t>s</w:t>
        </w:r>
      </w:ins>
      <w:del w:author="Maria Cecilie Stivang" w:date="2025-10-28T12:46:00Z" w16du:dateUtc="2025-10-28T11:46:00Z" w:id="222">
        <w:r w:rsidRPr="008F673E" w:rsidDel="002E78F8">
          <w:rPr>
            <w:szCs w:val="24"/>
            <w:lang w:val="en-GB"/>
            <w:rPrChange w:author="Therese Buerengen" w:date="2025-10-27T11:20:00Z" w16du:dateUtc="2025-10-27T10:20:00Z" w:id="223">
              <w:rPr>
                <w:szCs w:val="24"/>
              </w:rPr>
            </w:rPrChange>
          </w:rPr>
          <w:delText>z</w:delText>
        </w:r>
      </w:del>
      <w:r w:rsidRPr="008F673E">
        <w:rPr>
          <w:szCs w:val="24"/>
          <w:lang w:val="en-GB"/>
          <w:rPrChange w:author="Therese Buerengen" w:date="2025-10-27T11:20:00Z" w16du:dateUtc="2025-10-27T10:20:00Z" w:id="224">
            <w:rPr>
              <w:szCs w:val="24"/>
            </w:rPr>
          </w:rPrChange>
        </w:rPr>
        <w:t xml:space="preserve">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w:t>
      </w:r>
      <w:r w:rsidRPr="008F673E">
        <w:rPr>
          <w:szCs w:val="24"/>
          <w:lang w:val="en-GB"/>
          <w:rPrChange w:author="Therese Buerengen" w:date="2025-10-27T11:17:00Z" w16du:dateUtc="2025-10-27T10:17:00Z" w:id="225">
            <w:rPr>
              <w:szCs w:val="24"/>
            </w:rPr>
          </w:rPrChange>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Pr="008F673E">
        <w:rPr>
          <w:szCs w:val="24"/>
          <w:lang w:val="en-GB"/>
          <w:rPrChange w:author="Therese Buerengen" w:date="2025-10-27T11:17:00Z" w16du:dateUtc="2025-10-27T10:17:00Z" w:id="226">
            <w:rPr>
              <w:szCs w:val="24"/>
            </w:rPr>
          </w:rPrChange>
        </w:rPr>
        <w:instrText xml:space="preserve"> ADDIN EN.CITE </w:instrText>
      </w:r>
      <w:r w:rsidRPr="008F673E">
        <w:rPr>
          <w:szCs w:val="24"/>
          <w:lang w:val="en-GB"/>
          <w:rPrChange w:author="Therese Buerengen" w:date="2025-10-27T11:17:00Z" w16du:dateUtc="2025-10-27T10:17:00Z" w:id="227">
            <w:rPr>
              <w:szCs w:val="24"/>
            </w:rPr>
          </w:rPrChange>
        </w:rPr>
        <w:fldChar w:fldCharType="begin">
          <w:fldData xml:space="preserve">PEVuZE5vdGU+PENpdGU+PEF1dGhvcj5CZXJuaXR6PC9BdXRob3I+PFllYXI+MjAxOTwvWWVhcj48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</w:fldData>
        </w:fldChar>
      </w:r>
      <w:r w:rsidRPr="008F673E">
        <w:rPr>
          <w:szCs w:val="24"/>
          <w:lang w:val="en-GB"/>
          <w:rPrChange w:author="Therese Buerengen" w:date="2025-10-27T11:17:00Z" w16du:dateUtc="2025-10-27T10:17:00Z" w:id="228">
            <w:rPr>
              <w:szCs w:val="24"/>
            </w:rPr>
          </w:rPrChange>
        </w:rPr>
        <w:instrText xml:space="preserve"> ADDIN EN.CITE.DATA </w:instrText>
      </w:r>
      <w:r w:rsidRPr="00BD2705">
        <w:rPr>
          <w:szCs w:val="24"/>
          <w:lang w:val="en-GB"/>
        </w:rPr>
      </w:r>
      <w:r w:rsidRPr="008F673E">
        <w:rPr>
          <w:szCs w:val="24"/>
          <w:lang w:val="en-GB"/>
          <w:rPrChange w:author="Therese Buerengen" w:date="2025-10-27T11:17:00Z" w16du:dateUtc="2025-10-27T10:17:00Z" w:id="229">
            <w:rPr>
              <w:szCs w:val="24"/>
            </w:rPr>
          </w:rPrChange>
        </w:rPr>
        <w:fldChar w:fldCharType="end"/>
      </w:r>
      <w:r w:rsidRPr="00BD2705">
        <w:rPr>
          <w:szCs w:val="24"/>
          <w:lang w:val="en-GB"/>
        </w:rPr>
      </w:r>
      <w:r w:rsidRPr="008F673E">
        <w:rPr>
          <w:szCs w:val="24"/>
          <w:lang w:val="en-GB"/>
          <w:rPrChange w:author="Therese Buerengen" w:date="2025-10-27T11:17:00Z" w16du:dateUtc="2025-10-27T10:17:00Z" w:id="230">
            <w:rPr>
              <w:szCs w:val="24"/>
            </w:rPr>
          </w:rPrChange>
        </w:rPr>
        <w:fldChar w:fldCharType="separate"/>
      </w:r>
      <w:r w:rsidRPr="008F673E">
        <w:rPr>
          <w:noProof/>
          <w:szCs w:val="24"/>
          <w:lang w:val="en-GB"/>
          <w:rPrChange w:author="Therese Buerengen" w:date="2025-10-27T11:17:00Z" w16du:dateUtc="2025-10-27T10:17:00Z" w:id="231">
            <w:rPr>
              <w:noProof/>
              <w:szCs w:val="24"/>
            </w:rPr>
          </w:rPrChange>
        </w:rPr>
        <w:t>(17)</w:t>
      </w:r>
      <w:r w:rsidRPr="008F673E">
        <w:rPr>
          <w:szCs w:val="24"/>
          <w:lang w:val="en-GB"/>
          <w:rPrChange w:author="Therese Buerengen" w:date="2025-10-27T11:17:00Z" w16du:dateUtc="2025-10-27T10:17:00Z" w:id="232">
            <w:rPr>
              <w:szCs w:val="24"/>
            </w:rPr>
          </w:rPrChange>
        </w:rPr>
        <w:fldChar w:fldCharType="end"/>
      </w:r>
      <w:r w:rsidRPr="008F673E">
        <w:rPr>
          <w:szCs w:val="24"/>
          <w:lang w:val="en-GB"/>
          <w:rPrChange w:author="Therese Buerengen" w:date="2025-10-27T11:17:00Z" w16du:dateUtc="2025-10-27T10:17:00Z" w:id="233">
            <w:rPr>
              <w:szCs w:val="24"/>
            </w:rPr>
          </w:rPrChange>
        </w:rPr>
        <w:t xml:space="preserve">.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as main outcome is due to its </w:t>
      </w:r>
      <w:r w:rsidRPr="008D043C">
        <w:rPr>
          <w:szCs w:val="24"/>
          <w:lang w:val="en-GB"/>
        </w:rPr>
        <w:t>significance</w:t>
      </w:r>
      <w:r w:rsidRPr="008F673E">
        <w:rPr>
          <w:szCs w:val="24"/>
          <w:lang w:val="en-GB"/>
          <w:rPrChange w:author="Therese Buerengen" w:date="2025-10-27T11:17:00Z" w16du:dateUtc="2025-10-27T10:17:00Z" w:id="234">
            <w:rPr>
              <w:szCs w:val="24"/>
            </w:rPr>
          </w:rPrChange>
        </w:rPr>
        <w:t xml:space="preserve"> and the potential to merge results with other ongoing LCG studies on research priority questions stated by the WHO.</w:t>
      </w:r>
    </w:p>
    <w:p w:rsidRPr="008F673E" w:rsidR="00057DCD" w:rsidP="00057DCD" w:rsidRDefault="00057DCD" w14:paraId="5568527D" w14:textId="77777777">
      <w:pPr>
        <w:spacing w:after="0"/>
        <w:rPr>
          <w:i/>
          <w:iCs/>
          <w:szCs w:val="24"/>
          <w:lang w:val="en-GB"/>
          <w:rPrChange w:author="Therese Buerengen" w:date="2025-10-27T11:17:00Z" w16du:dateUtc="2025-10-27T10:17:00Z" w:id="235">
            <w:rPr>
              <w:i/>
              <w:iCs/>
              <w:szCs w:val="24"/>
            </w:rPr>
          </w:rPrChange>
        </w:rPr>
      </w:pPr>
      <w:r w:rsidRPr="008F673E">
        <w:rPr>
          <w:i/>
          <w:iCs/>
          <w:szCs w:val="24"/>
          <w:lang w:val="en-GB"/>
          <w:rPrChange w:author="Therese Buerengen" w:date="2025-10-27T11:17:00Z" w16du:dateUtc="2025-10-27T10:17:00Z" w:id="236">
            <w:rPr>
              <w:i/>
              <w:iCs/>
              <w:szCs w:val="24"/>
            </w:rPr>
          </w:rPrChange>
        </w:rPr>
        <w:t>Randomisation</w:t>
      </w:r>
    </w:p>
    <w:p w:rsidRPr="008F673E" w:rsidR="00057DCD" w:rsidP="00057DCD" w:rsidRDefault="00057DCD" w14:paraId="1035BA9F" w14:textId="2C96D773">
      <w:pPr>
        <w:spacing w:after="0"/>
        <w:rPr>
          <w:szCs w:val="24"/>
          <w:lang w:val="en-GB"/>
          <w:rPrChange w:author="Therese Buerengen" w:date="2025-10-27T11:17:00Z" w16du:dateUtc="2025-10-27T10:17:00Z" w:id="237">
            <w:rPr>
              <w:szCs w:val="24"/>
            </w:rPr>
          </w:rPrChange>
        </w:rPr>
      </w:pPr>
      <w:r w:rsidRPr="008F673E">
        <w:rPr>
          <w:szCs w:val="24"/>
          <w:lang w:val="en-GB"/>
          <w:rPrChange w:author="Therese Buerengen" w:date="2025-10-27T11:17:00Z" w16du:dateUtc="2025-10-27T10:17:00Z" w:id="238">
            <w:rPr>
              <w:szCs w:val="24"/>
            </w:rPr>
          </w:rPrChange>
        </w:rPr>
        <w:t>Prior to trial commencement, the clusters will be randomly assigned to one of the sequences (S1-S10) for time of transition from WHO partograph to the LCG (Figure 1), using a computer-generated randomisation system. To obtain an equal distribution of small and larger hospitals during the study period, randomisation will be stratified by hospital size. To obtain an equal distribution of intrapartum caesarean section rates between units, randomisation will also be stratified by the rate of intrapartum caesar</w:t>
      </w:r>
      <w:r w:rsidRPr="008F673E">
        <w:t>e</w:t>
      </w:r>
      <w:r w:rsidRPr="008F673E">
        <w:rPr>
          <w:szCs w:val="24"/>
          <w:lang w:val="en-GB"/>
          <w:rPrChange w:author="Therese Buerengen" w:date="2025-10-27T11:17:00Z" w16du:dateUtc="2025-10-27T10:17:00Z" w:id="239">
            <w:rPr>
              <w:szCs w:val="24"/>
            </w:rPr>
          </w:rPrChange>
        </w:rPr>
        <w:t>an sections prior to onset of the trial. The allocation sequence will be masked for the units until the unit is in turn for transition to the LCG, to avoid contamination.</w:t>
      </w:r>
      <w:r w:rsidRPr="008F673E">
        <w:t>aae</w:t>
      </w:r>
    </w:p>
    <w:tbl>
      <w:tblPr>
        <w:tblStyle w:val="TableGrid10"/>
        <w:tblW w:w="91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67"/>
        <w:gridCol w:w="738"/>
        <w:gridCol w:w="653"/>
        <w:gridCol w:w="653"/>
        <w:gridCol w:w="654"/>
        <w:gridCol w:w="653"/>
        <w:gridCol w:w="653"/>
        <w:gridCol w:w="654"/>
        <w:gridCol w:w="653"/>
        <w:gridCol w:w="653"/>
        <w:gridCol w:w="653"/>
        <w:gridCol w:w="654"/>
        <w:gridCol w:w="653"/>
        <w:gridCol w:w="653"/>
      </w:tblGrid>
      <w:tr w:rsidRPr="008F673E" w:rsidR="00057DCD" w:rsidTr="008D043C" w14:paraId="7EC6A77B" w14:textId="77777777">
        <w:trPr>
          <w:trHeight w:val="122"/>
        </w:trPr>
        <w:tc>
          <w:tcPr>
            <w:tcW w:w="567" w:type="dxa"/>
          </w:tcPr>
          <w:p w:rsidRPr="008F673E" w:rsidR="00057DCD" w:rsidRDefault="00057DCD" w14:paraId="56846098" w14:textId="77777777">
            <w:pPr>
              <w:spacing w:after="0"/>
              <w:rPr>
                <w:rFonts w:cs="Calibri"/>
                <w:sz w:val="12"/>
                <w:szCs w:val="12"/>
                <w:lang w:val="en-GB"/>
                <w:rPrChange w:author="Therese Buerengen" w:date="2025-10-27T11:17:00Z" w16du:dateUtc="2025-10-27T10:17:00Z" w:id="240">
                  <w:rPr>
                    <w:rFonts w:cs="Calibri"/>
                    <w:sz w:val="12"/>
                    <w:szCs w:val="12"/>
                  </w:rPr>
                </w:rPrChange>
              </w:rPr>
            </w:pPr>
            <w:r w:rsidRPr="008F673E">
              <w:rPr>
                <w:rFonts w:cs="Calibri"/>
                <w:sz w:val="12"/>
                <w:szCs w:val="12"/>
                <w:lang w:val="en-GB"/>
                <w:rPrChange w:author="Therese Buerengen" w:date="2025-10-27T11:17:00Z" w16du:dateUtc="2025-10-27T10:17:00Z" w:id="241">
                  <w:rPr>
                    <w:rFonts w:cs="Calibri"/>
                    <w:sz w:val="12"/>
                    <w:szCs w:val="12"/>
                  </w:rPr>
                </w:rPrChange>
              </w:rPr>
              <w:t>C</w:t>
            </w:r>
          </w:p>
        </w:tc>
        <w:tc>
          <w:tcPr>
            <w:tcW w:w="738" w:type="dxa"/>
          </w:tcPr>
          <w:p w:rsidRPr="008F673E" w:rsidR="00057DCD" w:rsidRDefault="00057DCD" w14:paraId="2F7A7AB1" w14:textId="77777777">
            <w:pPr>
              <w:spacing w:after="0"/>
              <w:rPr>
                <w:rFonts w:cs="Calibri"/>
                <w:sz w:val="12"/>
                <w:szCs w:val="12"/>
                <w:lang w:val="en-GB"/>
                <w:rPrChange w:author="Therese Buerengen" w:date="2025-10-27T11:17:00Z" w16du:dateUtc="2025-10-27T10:17:00Z" w:id="242">
                  <w:rPr>
                    <w:rFonts w:cs="Calibri"/>
                    <w:sz w:val="12"/>
                    <w:szCs w:val="12"/>
                  </w:rPr>
                </w:rPrChange>
              </w:rPr>
            </w:pPr>
            <w:r w:rsidRPr="008F673E">
              <w:rPr>
                <w:rFonts w:cs="Calibri"/>
                <w:sz w:val="12"/>
                <w:szCs w:val="12"/>
                <w:lang w:val="en-GB"/>
                <w:rPrChange w:author="Therese Buerengen" w:date="2025-10-27T11:17:00Z" w16du:dateUtc="2025-10-27T10:17:00Z" w:id="243">
                  <w:rPr>
                    <w:rFonts w:cs="Calibri"/>
                    <w:sz w:val="12"/>
                    <w:szCs w:val="12"/>
                  </w:rPr>
                </w:rPrChange>
              </w:rPr>
              <w:t>FS 2024</w:t>
            </w:r>
          </w:p>
        </w:tc>
        <w:tc>
          <w:tcPr>
            <w:tcW w:w="653" w:type="dxa"/>
          </w:tcPr>
          <w:p w:rsidRPr="008F673E" w:rsidR="00057DCD" w:rsidRDefault="00057DCD" w14:paraId="08C1991E" w14:textId="77777777">
            <w:pPr>
              <w:spacing w:after="0"/>
              <w:rPr>
                <w:rFonts w:cs="Calibri"/>
                <w:sz w:val="12"/>
                <w:szCs w:val="12"/>
                <w:lang w:val="en-GB"/>
                <w:rPrChange w:author="Therese Buerengen" w:date="2025-10-27T11:17:00Z" w16du:dateUtc="2025-10-27T10:17:00Z" w:id="244">
                  <w:rPr>
                    <w:rFonts w:cs="Calibri"/>
                    <w:sz w:val="12"/>
                    <w:szCs w:val="12"/>
                  </w:rPr>
                </w:rPrChange>
              </w:rPr>
            </w:pPr>
            <w:r w:rsidRPr="008F673E">
              <w:rPr>
                <w:rFonts w:cs="Calibri"/>
                <w:sz w:val="12"/>
                <w:szCs w:val="12"/>
                <w:lang w:val="en-GB"/>
                <w:rPrChange w:author="Therese Buerengen" w:date="2025-10-27T11:17:00Z" w16du:dateUtc="2025-10-27T10:17:00Z" w:id="245">
                  <w:rPr>
                    <w:rFonts w:cs="Calibri"/>
                    <w:sz w:val="12"/>
                    <w:szCs w:val="12"/>
                  </w:rPr>
                </w:rPrChange>
              </w:rPr>
              <w:t>S 1</w:t>
            </w:r>
          </w:p>
        </w:tc>
        <w:tc>
          <w:tcPr>
            <w:tcW w:w="653" w:type="dxa"/>
          </w:tcPr>
          <w:p w:rsidRPr="008F673E" w:rsidR="00057DCD" w:rsidRDefault="00057DCD" w14:paraId="061BCBF3" w14:textId="77777777">
            <w:pPr>
              <w:spacing w:after="0"/>
              <w:rPr>
                <w:rFonts w:cs="Calibri"/>
                <w:sz w:val="12"/>
                <w:szCs w:val="12"/>
                <w:lang w:val="en-GB"/>
                <w:rPrChange w:author="Therese Buerengen" w:date="2025-10-27T11:17:00Z" w16du:dateUtc="2025-10-27T10:17:00Z" w:id="246">
                  <w:rPr>
                    <w:rFonts w:cs="Calibri"/>
                    <w:sz w:val="12"/>
                    <w:szCs w:val="12"/>
                  </w:rPr>
                </w:rPrChange>
              </w:rPr>
            </w:pPr>
            <w:r w:rsidRPr="008F673E">
              <w:rPr>
                <w:rFonts w:cs="Calibri"/>
                <w:sz w:val="12"/>
                <w:szCs w:val="12"/>
                <w:lang w:val="en-GB"/>
                <w:rPrChange w:author="Therese Buerengen" w:date="2025-10-27T11:17:00Z" w16du:dateUtc="2025-10-27T10:17:00Z" w:id="247">
                  <w:rPr>
                    <w:rFonts w:cs="Calibri"/>
                    <w:sz w:val="12"/>
                    <w:szCs w:val="12"/>
                  </w:rPr>
                </w:rPrChange>
              </w:rPr>
              <w:t xml:space="preserve"> S 2</w:t>
            </w:r>
          </w:p>
        </w:tc>
        <w:tc>
          <w:tcPr>
            <w:tcW w:w="654" w:type="dxa"/>
          </w:tcPr>
          <w:p w:rsidRPr="008F673E" w:rsidR="00057DCD" w:rsidRDefault="00057DCD" w14:paraId="736BD7A8" w14:textId="77777777">
            <w:pPr>
              <w:spacing w:after="0"/>
              <w:rPr>
                <w:rFonts w:cs="Calibri"/>
                <w:sz w:val="12"/>
                <w:szCs w:val="12"/>
                <w:lang w:val="en-GB"/>
                <w:rPrChange w:author="Therese Buerengen" w:date="2025-10-27T11:17:00Z" w16du:dateUtc="2025-10-27T10:17:00Z" w:id="248">
                  <w:rPr>
                    <w:rFonts w:cs="Calibri"/>
                    <w:sz w:val="12"/>
                    <w:szCs w:val="12"/>
                  </w:rPr>
                </w:rPrChange>
              </w:rPr>
            </w:pPr>
            <w:r w:rsidRPr="008F673E">
              <w:rPr>
                <w:rFonts w:cs="Calibri"/>
                <w:sz w:val="12"/>
                <w:szCs w:val="12"/>
                <w:lang w:val="en-GB"/>
                <w:rPrChange w:author="Therese Buerengen" w:date="2025-10-27T11:17:00Z" w16du:dateUtc="2025-10-27T10:17:00Z" w:id="249">
                  <w:rPr>
                    <w:rFonts w:cs="Calibri"/>
                    <w:sz w:val="12"/>
                    <w:szCs w:val="12"/>
                  </w:rPr>
                </w:rPrChange>
              </w:rPr>
              <w:t>S 3</w:t>
            </w:r>
          </w:p>
        </w:tc>
        <w:tc>
          <w:tcPr>
            <w:tcW w:w="653" w:type="dxa"/>
          </w:tcPr>
          <w:p w:rsidRPr="008F673E" w:rsidR="00057DCD" w:rsidRDefault="00057DCD" w14:paraId="0B3D3295" w14:textId="77777777">
            <w:pPr>
              <w:spacing w:after="0"/>
              <w:rPr>
                <w:rFonts w:cs="Calibri"/>
                <w:sz w:val="12"/>
                <w:szCs w:val="12"/>
                <w:lang w:val="en-GB"/>
                <w:rPrChange w:author="Therese Buerengen" w:date="2025-10-27T11:17:00Z" w16du:dateUtc="2025-10-27T10:17:00Z" w:id="250">
                  <w:rPr>
                    <w:rFonts w:cs="Calibri"/>
                    <w:sz w:val="12"/>
                    <w:szCs w:val="12"/>
                  </w:rPr>
                </w:rPrChange>
              </w:rPr>
            </w:pPr>
            <w:r w:rsidRPr="008F673E">
              <w:rPr>
                <w:rFonts w:cs="Calibri"/>
                <w:sz w:val="12"/>
                <w:szCs w:val="12"/>
                <w:lang w:val="en-GB"/>
                <w:rPrChange w:author="Therese Buerengen" w:date="2025-10-27T11:17:00Z" w16du:dateUtc="2025-10-27T10:17:00Z" w:id="251">
                  <w:rPr>
                    <w:rFonts w:cs="Calibri"/>
                    <w:sz w:val="12"/>
                    <w:szCs w:val="12"/>
                  </w:rPr>
                </w:rPrChange>
              </w:rPr>
              <w:t>S 4</w:t>
            </w:r>
          </w:p>
        </w:tc>
        <w:tc>
          <w:tcPr>
            <w:tcW w:w="653" w:type="dxa"/>
          </w:tcPr>
          <w:p w:rsidRPr="008F673E" w:rsidR="00057DCD" w:rsidRDefault="00057DCD" w14:paraId="45CA3CD8" w14:textId="77777777">
            <w:pPr>
              <w:spacing w:after="0"/>
              <w:rPr>
                <w:rFonts w:cs="Calibri"/>
                <w:sz w:val="12"/>
                <w:szCs w:val="12"/>
                <w:lang w:val="en-GB"/>
                <w:rPrChange w:author="Therese Buerengen" w:date="2025-10-27T11:17:00Z" w16du:dateUtc="2025-10-27T10:17:00Z" w:id="252">
                  <w:rPr>
                    <w:rFonts w:cs="Calibri"/>
                    <w:sz w:val="12"/>
                    <w:szCs w:val="12"/>
                  </w:rPr>
                </w:rPrChange>
              </w:rPr>
            </w:pPr>
            <w:r w:rsidRPr="008F673E">
              <w:rPr>
                <w:rFonts w:cs="Calibri"/>
                <w:sz w:val="12"/>
                <w:szCs w:val="12"/>
                <w:lang w:val="en-GB"/>
                <w:rPrChange w:author="Therese Buerengen" w:date="2025-10-27T11:17:00Z" w16du:dateUtc="2025-10-27T10:17:00Z" w:id="253">
                  <w:rPr>
                    <w:rFonts w:cs="Calibri"/>
                    <w:sz w:val="12"/>
                    <w:szCs w:val="12"/>
                  </w:rPr>
                </w:rPrChange>
              </w:rPr>
              <w:t>S 5</w:t>
            </w:r>
          </w:p>
        </w:tc>
        <w:tc>
          <w:tcPr>
            <w:tcW w:w="654" w:type="dxa"/>
          </w:tcPr>
          <w:p w:rsidRPr="008F673E" w:rsidR="00057DCD" w:rsidRDefault="00057DCD" w14:paraId="7A8D0594" w14:textId="77777777">
            <w:pPr>
              <w:spacing w:after="0"/>
              <w:rPr>
                <w:rFonts w:cs="Calibri"/>
                <w:sz w:val="12"/>
                <w:szCs w:val="12"/>
                <w:lang w:val="en-GB"/>
                <w:rPrChange w:author="Therese Buerengen" w:date="2025-10-27T11:17:00Z" w16du:dateUtc="2025-10-27T10:17:00Z" w:id="254">
                  <w:rPr>
                    <w:rFonts w:cs="Calibri"/>
                    <w:sz w:val="12"/>
                    <w:szCs w:val="12"/>
                  </w:rPr>
                </w:rPrChange>
              </w:rPr>
            </w:pPr>
            <w:r w:rsidRPr="008F673E">
              <w:rPr>
                <w:rFonts w:cs="Calibri"/>
                <w:sz w:val="12"/>
                <w:szCs w:val="12"/>
                <w:lang w:val="en-GB"/>
                <w:rPrChange w:author="Therese Buerengen" w:date="2025-10-27T11:17:00Z" w16du:dateUtc="2025-10-27T10:17:00Z" w:id="255">
                  <w:rPr>
                    <w:rFonts w:cs="Calibri"/>
                    <w:sz w:val="12"/>
                    <w:szCs w:val="12"/>
                  </w:rPr>
                </w:rPrChange>
              </w:rPr>
              <w:t>S 6</w:t>
            </w:r>
          </w:p>
        </w:tc>
        <w:tc>
          <w:tcPr>
            <w:tcW w:w="653" w:type="dxa"/>
          </w:tcPr>
          <w:p w:rsidRPr="008F673E" w:rsidR="00057DCD" w:rsidRDefault="00057DCD" w14:paraId="0F1BFA2D" w14:textId="77777777">
            <w:pPr>
              <w:spacing w:after="0"/>
              <w:rPr>
                <w:rFonts w:cs="Calibri"/>
                <w:sz w:val="12"/>
                <w:szCs w:val="12"/>
                <w:lang w:val="en-GB"/>
                <w:rPrChange w:author="Therese Buerengen" w:date="2025-10-27T11:17:00Z" w16du:dateUtc="2025-10-27T10:17:00Z" w:id="256">
                  <w:rPr>
                    <w:rFonts w:cs="Calibri"/>
                    <w:sz w:val="12"/>
                    <w:szCs w:val="12"/>
                  </w:rPr>
                </w:rPrChange>
              </w:rPr>
            </w:pPr>
            <w:r w:rsidRPr="008F673E">
              <w:rPr>
                <w:rFonts w:cs="Calibri"/>
                <w:sz w:val="12"/>
                <w:szCs w:val="12"/>
                <w:lang w:val="en-GB"/>
                <w:rPrChange w:author="Therese Buerengen" w:date="2025-10-27T11:17:00Z" w16du:dateUtc="2025-10-27T10:17:00Z" w:id="257">
                  <w:rPr>
                    <w:rFonts w:cs="Calibri"/>
                    <w:sz w:val="12"/>
                    <w:szCs w:val="12"/>
                  </w:rPr>
                </w:rPrChange>
              </w:rPr>
              <w:t>S 7</w:t>
            </w:r>
          </w:p>
        </w:tc>
        <w:tc>
          <w:tcPr>
            <w:tcW w:w="653" w:type="dxa"/>
          </w:tcPr>
          <w:p w:rsidRPr="008F673E" w:rsidR="00057DCD" w:rsidRDefault="00057DCD" w14:paraId="3F594A1E" w14:textId="77777777">
            <w:pPr>
              <w:spacing w:after="0"/>
              <w:rPr>
                <w:rFonts w:cs="Calibri"/>
                <w:sz w:val="12"/>
                <w:szCs w:val="12"/>
                <w:lang w:val="en-GB"/>
                <w:rPrChange w:author="Therese Buerengen" w:date="2025-10-27T11:17:00Z" w16du:dateUtc="2025-10-27T10:17:00Z" w:id="258">
                  <w:rPr>
                    <w:rFonts w:cs="Calibri"/>
                    <w:sz w:val="12"/>
                    <w:szCs w:val="12"/>
                  </w:rPr>
                </w:rPrChange>
              </w:rPr>
            </w:pPr>
            <w:r w:rsidRPr="008F673E">
              <w:rPr>
                <w:rFonts w:cs="Calibri"/>
                <w:sz w:val="12"/>
                <w:szCs w:val="12"/>
                <w:lang w:val="en-GB"/>
                <w:rPrChange w:author="Therese Buerengen" w:date="2025-10-27T11:17:00Z" w16du:dateUtc="2025-10-27T10:17:00Z" w:id="259">
                  <w:rPr>
                    <w:rFonts w:cs="Calibri"/>
                    <w:sz w:val="12"/>
                    <w:szCs w:val="12"/>
                  </w:rPr>
                </w:rPrChange>
              </w:rPr>
              <w:t>S 8</w:t>
            </w:r>
          </w:p>
        </w:tc>
        <w:tc>
          <w:tcPr>
            <w:tcW w:w="653" w:type="dxa"/>
          </w:tcPr>
          <w:p w:rsidRPr="008F673E" w:rsidR="00057DCD" w:rsidRDefault="00057DCD" w14:paraId="5F7D3C76" w14:textId="77777777">
            <w:pPr>
              <w:spacing w:after="0"/>
              <w:rPr>
                <w:rFonts w:cs="Calibri"/>
                <w:sz w:val="12"/>
                <w:szCs w:val="12"/>
                <w:lang w:val="en-GB"/>
                <w:rPrChange w:author="Therese Buerengen" w:date="2025-10-27T11:17:00Z" w16du:dateUtc="2025-10-27T10:17:00Z" w:id="260">
                  <w:rPr>
                    <w:rFonts w:cs="Calibri"/>
                    <w:sz w:val="12"/>
                    <w:szCs w:val="12"/>
                  </w:rPr>
                </w:rPrChange>
              </w:rPr>
            </w:pPr>
            <w:r w:rsidRPr="008F673E">
              <w:rPr>
                <w:rFonts w:cs="Calibri"/>
                <w:sz w:val="12"/>
                <w:szCs w:val="12"/>
                <w:lang w:val="en-GB"/>
                <w:rPrChange w:author="Therese Buerengen" w:date="2025-10-27T11:17:00Z" w16du:dateUtc="2025-10-27T10:17:00Z" w:id="261">
                  <w:rPr>
                    <w:rFonts w:cs="Calibri"/>
                    <w:sz w:val="12"/>
                    <w:szCs w:val="12"/>
                  </w:rPr>
                </w:rPrChange>
              </w:rPr>
              <w:t>S 9</w:t>
            </w:r>
          </w:p>
        </w:tc>
        <w:tc>
          <w:tcPr>
            <w:tcW w:w="654" w:type="dxa"/>
          </w:tcPr>
          <w:p w:rsidRPr="008F673E" w:rsidR="00057DCD" w:rsidRDefault="00057DCD" w14:paraId="6285535B" w14:textId="77777777">
            <w:pPr>
              <w:spacing w:after="0"/>
              <w:rPr>
                <w:rFonts w:cs="Calibri"/>
                <w:sz w:val="12"/>
                <w:szCs w:val="12"/>
                <w:lang w:val="en-GB"/>
                <w:rPrChange w:author="Therese Buerengen" w:date="2025-10-27T11:17:00Z" w16du:dateUtc="2025-10-27T10:17:00Z" w:id="262">
                  <w:rPr>
                    <w:rFonts w:cs="Calibri"/>
                    <w:sz w:val="12"/>
                    <w:szCs w:val="12"/>
                  </w:rPr>
                </w:rPrChange>
              </w:rPr>
            </w:pPr>
            <w:r w:rsidRPr="008F673E">
              <w:rPr>
                <w:rFonts w:cs="Calibri"/>
                <w:sz w:val="12"/>
                <w:szCs w:val="12"/>
                <w:lang w:val="en-GB"/>
                <w:rPrChange w:author="Therese Buerengen" w:date="2025-10-27T11:17:00Z" w16du:dateUtc="2025-10-27T10:17:00Z" w:id="263">
                  <w:rPr>
                    <w:rFonts w:cs="Calibri"/>
                    <w:sz w:val="12"/>
                    <w:szCs w:val="12"/>
                  </w:rPr>
                </w:rPrChange>
              </w:rPr>
              <w:t>S 10</w:t>
            </w:r>
          </w:p>
        </w:tc>
        <w:tc>
          <w:tcPr>
            <w:tcW w:w="653" w:type="dxa"/>
          </w:tcPr>
          <w:p w:rsidRPr="008F673E" w:rsidR="00057DCD" w:rsidRDefault="00057DCD" w14:paraId="2FDBB7C1" w14:textId="77777777">
            <w:pPr>
              <w:spacing w:after="0"/>
              <w:rPr>
                <w:rFonts w:cs="Calibri"/>
                <w:sz w:val="12"/>
                <w:szCs w:val="12"/>
                <w:lang w:val="en-GB"/>
                <w:rPrChange w:author="Therese Buerengen" w:date="2025-10-27T11:17:00Z" w16du:dateUtc="2025-10-27T10:17:00Z" w:id="264">
                  <w:rPr>
                    <w:rFonts w:cs="Calibri"/>
                    <w:sz w:val="12"/>
                    <w:szCs w:val="12"/>
                  </w:rPr>
                </w:rPrChange>
              </w:rPr>
            </w:pPr>
            <w:r w:rsidRPr="008F673E">
              <w:rPr>
                <w:rFonts w:cs="Calibri"/>
                <w:sz w:val="12"/>
                <w:szCs w:val="12"/>
                <w:lang w:val="en-GB"/>
                <w:rPrChange w:author="Therese Buerengen" w:date="2025-10-27T11:17:00Z" w16du:dateUtc="2025-10-27T10:17:00Z" w:id="265">
                  <w:rPr>
                    <w:rFonts w:cs="Calibri"/>
                    <w:sz w:val="12"/>
                    <w:szCs w:val="12"/>
                  </w:rPr>
                </w:rPrChange>
              </w:rPr>
              <w:t>S 11</w:t>
            </w:r>
          </w:p>
        </w:tc>
        <w:tc>
          <w:tcPr>
            <w:tcW w:w="653" w:type="dxa"/>
          </w:tcPr>
          <w:p w:rsidRPr="008F673E" w:rsidR="00057DCD" w:rsidRDefault="00057DCD" w14:paraId="1B253DF5" w14:textId="77777777">
            <w:pPr>
              <w:spacing w:after="0"/>
              <w:rPr>
                <w:rFonts w:cs="Calibri"/>
                <w:sz w:val="12"/>
                <w:szCs w:val="12"/>
                <w:lang w:val="en-GB"/>
                <w:rPrChange w:author="Therese Buerengen" w:date="2025-10-27T11:17:00Z" w16du:dateUtc="2025-10-27T10:17:00Z" w:id="266">
                  <w:rPr>
                    <w:rFonts w:cs="Calibri"/>
                    <w:sz w:val="12"/>
                    <w:szCs w:val="12"/>
                  </w:rPr>
                </w:rPrChange>
              </w:rPr>
            </w:pPr>
            <w:r w:rsidRPr="008F673E">
              <w:rPr>
                <w:rFonts w:cs="Calibri"/>
                <w:sz w:val="12"/>
                <w:szCs w:val="12"/>
                <w:lang w:val="en-GB"/>
                <w:rPrChange w:author="Therese Buerengen" w:date="2025-10-27T11:17:00Z" w16du:dateUtc="2025-10-27T10:17:00Z" w:id="267">
                  <w:rPr>
                    <w:rFonts w:cs="Calibri"/>
                    <w:sz w:val="12"/>
                    <w:szCs w:val="12"/>
                  </w:rPr>
                </w:rPrChange>
              </w:rPr>
              <w:t>S 12</w:t>
            </w:r>
          </w:p>
        </w:tc>
      </w:tr>
      <w:tr w:rsidRPr="008F673E" w:rsidR="00C21B48" w:rsidTr="008D043C" w14:paraId="2A0FD14A" w14:textId="77777777">
        <w:trPr>
          <w:trHeight w:val="99"/>
        </w:trPr>
        <w:tc>
          <w:tcPr>
            <w:tcW w:w="567" w:type="dxa"/>
          </w:tcPr>
          <w:p w:rsidRPr="008F673E" w:rsidR="00057DCD" w:rsidRDefault="00057DCD" w14:paraId="261424D4" w14:textId="77777777">
            <w:pPr>
              <w:spacing w:after="0"/>
              <w:rPr>
                <w:rFonts w:cs="Calibri"/>
                <w:sz w:val="12"/>
                <w:szCs w:val="12"/>
                <w:lang w:val="en-GB"/>
                <w:rPrChange w:author="Therese Buerengen" w:date="2025-10-27T11:17:00Z" w16du:dateUtc="2025-10-27T10:17:00Z" w:id="268">
                  <w:rPr>
                    <w:rFonts w:cs="Calibri"/>
                    <w:sz w:val="12"/>
                    <w:szCs w:val="12"/>
                  </w:rPr>
                </w:rPrChange>
              </w:rPr>
            </w:pPr>
            <w:r w:rsidRPr="008F673E">
              <w:rPr>
                <w:rFonts w:cs="Calibri"/>
                <w:sz w:val="12"/>
                <w:szCs w:val="12"/>
                <w:lang w:val="en-GB"/>
                <w:rPrChange w:author="Therese Buerengen" w:date="2025-10-27T11:17:00Z" w16du:dateUtc="2025-10-27T10:17:00Z" w:id="269">
                  <w:rPr>
                    <w:rFonts w:cs="Calibri"/>
                    <w:sz w:val="12"/>
                    <w:szCs w:val="12"/>
                  </w:rPr>
                </w:rPrChange>
              </w:rPr>
              <w:t>1</w:t>
            </w:r>
          </w:p>
        </w:tc>
        <w:tc>
          <w:tcPr>
            <w:tcW w:w="738" w:type="dxa"/>
            <w:shd w:val="clear" w:color="auto" w:fill="70AD47"/>
          </w:tcPr>
          <w:p w:rsidRPr="008F673E" w:rsidR="00057DCD" w:rsidRDefault="00057DCD" w14:paraId="6DD59854" w14:textId="77777777">
            <w:pPr>
              <w:spacing w:after="0"/>
              <w:rPr>
                <w:rFonts w:cs="Calibri"/>
                <w:sz w:val="12"/>
                <w:szCs w:val="12"/>
                <w:lang w:val="en-GB"/>
                <w:rPrChange w:author="Therese Buerengen" w:date="2025-10-27T11:17:00Z" w16du:dateUtc="2025-10-27T10:17:00Z" w:id="270">
                  <w:rPr>
                    <w:rFonts w:cs="Calibri"/>
                    <w:sz w:val="12"/>
                    <w:szCs w:val="12"/>
                  </w:rPr>
                </w:rPrChange>
              </w:rPr>
            </w:pPr>
          </w:p>
        </w:tc>
        <w:tc>
          <w:tcPr>
            <w:tcW w:w="653" w:type="dxa"/>
            <w:shd w:val="clear" w:color="auto" w:fill="70AD47"/>
          </w:tcPr>
          <w:p w:rsidRPr="008F673E" w:rsidR="00057DCD" w:rsidRDefault="00057DCD" w14:paraId="3641BB03" w14:textId="77777777">
            <w:pPr>
              <w:spacing w:after="0"/>
              <w:rPr>
                <w:rFonts w:cs="Calibri"/>
                <w:sz w:val="12"/>
                <w:szCs w:val="12"/>
                <w:lang w:val="en-GB"/>
                <w:rPrChange w:author="Therese Buerengen" w:date="2025-10-27T11:17:00Z" w16du:dateUtc="2025-10-27T10:17:00Z" w:id="271">
                  <w:rPr>
                    <w:rFonts w:cs="Calibri"/>
                    <w:sz w:val="12"/>
                    <w:szCs w:val="12"/>
                  </w:rPr>
                </w:rPrChange>
              </w:rPr>
            </w:pPr>
          </w:p>
        </w:tc>
        <w:tc>
          <w:tcPr>
            <w:tcW w:w="653" w:type="dxa"/>
          </w:tcPr>
          <w:p w:rsidRPr="008F673E" w:rsidR="00057DCD" w:rsidRDefault="00057DCD" w14:paraId="12B03C88" w14:textId="77777777">
            <w:pPr>
              <w:spacing w:after="0"/>
              <w:rPr>
                <w:rFonts w:cs="Calibri"/>
                <w:sz w:val="12"/>
                <w:szCs w:val="12"/>
                <w:lang w:val="en-GB"/>
                <w:rPrChange w:author="Therese Buerengen" w:date="2025-10-27T11:17:00Z" w16du:dateUtc="2025-10-27T10:17:00Z" w:id="272">
                  <w:rPr>
                    <w:rFonts w:cs="Calibri"/>
                    <w:sz w:val="12"/>
                    <w:szCs w:val="12"/>
                  </w:rPr>
                </w:rPrChange>
              </w:rPr>
            </w:pPr>
            <w:r w:rsidRPr="008F673E">
              <w:rPr>
                <w:rFonts w:cs="Calibri"/>
                <w:sz w:val="12"/>
                <w:szCs w:val="12"/>
                <w:lang w:val="en-GB"/>
                <w:rPrChange w:author="Therese Buerengen" w:date="2025-10-27T11:17:00Z" w16du:dateUtc="2025-10-27T10:17:00Z" w:id="273">
                  <w:rPr>
                    <w:rFonts w:cs="Calibri"/>
                    <w:sz w:val="12"/>
                    <w:szCs w:val="12"/>
                  </w:rPr>
                </w:rPrChange>
              </w:rPr>
              <w:t xml:space="preserve">T </w:t>
            </w:r>
          </w:p>
        </w:tc>
        <w:tc>
          <w:tcPr>
            <w:tcW w:w="654" w:type="dxa"/>
            <w:shd w:val="clear" w:color="auto" w:fill="9CC2E5"/>
          </w:tcPr>
          <w:p w:rsidRPr="008F673E" w:rsidR="00057DCD" w:rsidRDefault="00057DCD" w14:paraId="0E0EEA1A" w14:textId="77777777">
            <w:pPr>
              <w:spacing w:after="0"/>
              <w:rPr>
                <w:rFonts w:cs="Calibri"/>
                <w:sz w:val="12"/>
                <w:szCs w:val="12"/>
                <w:lang w:val="en-GB"/>
                <w:rPrChange w:author="Therese Buerengen" w:date="2025-10-27T11:17:00Z" w16du:dateUtc="2025-10-27T10:17:00Z" w:id="274">
                  <w:rPr>
                    <w:rFonts w:cs="Calibri"/>
                    <w:sz w:val="12"/>
                    <w:szCs w:val="12"/>
                  </w:rPr>
                </w:rPrChange>
              </w:rPr>
            </w:pPr>
          </w:p>
        </w:tc>
        <w:tc>
          <w:tcPr>
            <w:tcW w:w="653" w:type="dxa"/>
            <w:shd w:val="clear" w:color="auto" w:fill="9CC2E5"/>
          </w:tcPr>
          <w:p w:rsidRPr="008F673E" w:rsidR="00057DCD" w:rsidRDefault="00057DCD" w14:paraId="6D379FDD" w14:textId="77777777">
            <w:pPr>
              <w:spacing w:after="0"/>
              <w:rPr>
                <w:rFonts w:cs="Calibri"/>
                <w:sz w:val="12"/>
                <w:szCs w:val="12"/>
                <w:lang w:val="en-GB"/>
                <w:rPrChange w:author="Therese Buerengen" w:date="2025-10-27T11:17:00Z" w16du:dateUtc="2025-10-27T10:17:00Z" w:id="275">
                  <w:rPr>
                    <w:rFonts w:cs="Calibri"/>
                    <w:sz w:val="12"/>
                    <w:szCs w:val="12"/>
                  </w:rPr>
                </w:rPrChange>
              </w:rPr>
            </w:pPr>
          </w:p>
        </w:tc>
        <w:tc>
          <w:tcPr>
            <w:tcW w:w="653" w:type="dxa"/>
            <w:shd w:val="clear" w:color="auto" w:fill="9CC2E5"/>
          </w:tcPr>
          <w:p w:rsidRPr="008F673E" w:rsidR="00057DCD" w:rsidRDefault="00057DCD" w14:paraId="09FCD8E0" w14:textId="77777777">
            <w:pPr>
              <w:spacing w:after="0"/>
              <w:rPr>
                <w:rFonts w:cs="Calibri"/>
                <w:sz w:val="12"/>
                <w:szCs w:val="12"/>
                <w:lang w:val="en-GB"/>
                <w:rPrChange w:author="Therese Buerengen" w:date="2025-10-27T11:17:00Z" w16du:dateUtc="2025-10-27T10:17:00Z" w:id="276">
                  <w:rPr>
                    <w:rFonts w:cs="Calibri"/>
                    <w:sz w:val="12"/>
                    <w:szCs w:val="12"/>
                  </w:rPr>
                </w:rPrChange>
              </w:rPr>
            </w:pPr>
          </w:p>
        </w:tc>
        <w:tc>
          <w:tcPr>
            <w:tcW w:w="654" w:type="dxa"/>
            <w:shd w:val="clear" w:color="auto" w:fill="9CC2E5"/>
          </w:tcPr>
          <w:p w:rsidRPr="008F673E" w:rsidR="00057DCD" w:rsidRDefault="00057DCD" w14:paraId="4418B8F4" w14:textId="77777777">
            <w:pPr>
              <w:spacing w:after="0"/>
              <w:rPr>
                <w:rFonts w:cs="Calibri"/>
                <w:sz w:val="12"/>
                <w:szCs w:val="12"/>
                <w:lang w:val="en-GB"/>
                <w:rPrChange w:author="Therese Buerengen" w:date="2025-10-27T11:17:00Z" w16du:dateUtc="2025-10-27T10:17:00Z" w:id="277">
                  <w:rPr>
                    <w:rFonts w:cs="Calibri"/>
                    <w:sz w:val="12"/>
                    <w:szCs w:val="12"/>
                  </w:rPr>
                </w:rPrChange>
              </w:rPr>
            </w:pPr>
          </w:p>
        </w:tc>
        <w:tc>
          <w:tcPr>
            <w:tcW w:w="653" w:type="dxa"/>
            <w:shd w:val="clear" w:color="auto" w:fill="9CC2E5"/>
          </w:tcPr>
          <w:p w:rsidRPr="008F673E" w:rsidR="00057DCD" w:rsidRDefault="00057DCD" w14:paraId="037C4F99" w14:textId="77777777">
            <w:pPr>
              <w:spacing w:after="0"/>
              <w:rPr>
                <w:rFonts w:cs="Calibri"/>
                <w:sz w:val="12"/>
                <w:szCs w:val="12"/>
                <w:lang w:val="en-GB"/>
                <w:rPrChange w:author="Therese Buerengen" w:date="2025-10-27T11:17:00Z" w16du:dateUtc="2025-10-27T10:17:00Z" w:id="278">
                  <w:rPr>
                    <w:rFonts w:cs="Calibri"/>
                    <w:sz w:val="12"/>
                    <w:szCs w:val="12"/>
                  </w:rPr>
                </w:rPrChange>
              </w:rPr>
            </w:pPr>
          </w:p>
        </w:tc>
        <w:tc>
          <w:tcPr>
            <w:tcW w:w="653" w:type="dxa"/>
            <w:shd w:val="clear" w:color="auto" w:fill="9CC2E5"/>
          </w:tcPr>
          <w:p w:rsidRPr="008F673E" w:rsidR="00057DCD" w:rsidRDefault="00057DCD" w14:paraId="530643B9" w14:textId="77777777">
            <w:pPr>
              <w:spacing w:after="0"/>
              <w:rPr>
                <w:rFonts w:cs="Calibri"/>
                <w:sz w:val="12"/>
                <w:szCs w:val="12"/>
                <w:lang w:val="en-GB"/>
                <w:rPrChange w:author="Therese Buerengen" w:date="2025-10-27T11:17:00Z" w16du:dateUtc="2025-10-27T10:17:00Z" w:id="279">
                  <w:rPr>
                    <w:rFonts w:cs="Calibri"/>
                    <w:sz w:val="12"/>
                    <w:szCs w:val="12"/>
                  </w:rPr>
                </w:rPrChange>
              </w:rPr>
            </w:pPr>
          </w:p>
        </w:tc>
        <w:tc>
          <w:tcPr>
            <w:tcW w:w="653" w:type="dxa"/>
            <w:shd w:val="clear" w:color="auto" w:fill="9CC2E5"/>
          </w:tcPr>
          <w:p w:rsidRPr="008F673E" w:rsidR="00057DCD" w:rsidRDefault="00057DCD" w14:paraId="3260F151" w14:textId="77777777">
            <w:pPr>
              <w:spacing w:after="0"/>
              <w:rPr>
                <w:rFonts w:cs="Calibri"/>
                <w:sz w:val="12"/>
                <w:szCs w:val="12"/>
                <w:lang w:val="en-GB"/>
                <w:rPrChange w:author="Therese Buerengen" w:date="2025-10-27T11:17:00Z" w16du:dateUtc="2025-10-27T10:17:00Z" w:id="280">
                  <w:rPr>
                    <w:rFonts w:cs="Calibri"/>
                    <w:sz w:val="12"/>
                    <w:szCs w:val="12"/>
                  </w:rPr>
                </w:rPrChange>
              </w:rPr>
            </w:pPr>
          </w:p>
        </w:tc>
        <w:tc>
          <w:tcPr>
            <w:tcW w:w="654" w:type="dxa"/>
            <w:shd w:val="clear" w:color="auto" w:fill="9CC2E5"/>
          </w:tcPr>
          <w:p w:rsidRPr="008F673E" w:rsidR="00057DCD" w:rsidRDefault="00057DCD" w14:paraId="4C16737C" w14:textId="77777777">
            <w:pPr>
              <w:spacing w:after="0"/>
              <w:rPr>
                <w:rFonts w:cs="Calibri"/>
                <w:sz w:val="12"/>
                <w:szCs w:val="12"/>
                <w:lang w:val="en-GB"/>
                <w:rPrChange w:author="Therese Buerengen" w:date="2025-10-27T11:17:00Z" w16du:dateUtc="2025-10-27T10:17:00Z" w:id="281">
                  <w:rPr>
                    <w:rFonts w:cs="Calibri"/>
                    <w:sz w:val="12"/>
                    <w:szCs w:val="12"/>
                  </w:rPr>
                </w:rPrChange>
              </w:rPr>
            </w:pPr>
          </w:p>
        </w:tc>
        <w:tc>
          <w:tcPr>
            <w:tcW w:w="653" w:type="dxa"/>
            <w:shd w:val="clear" w:color="auto" w:fill="9CC2E5"/>
          </w:tcPr>
          <w:p w:rsidRPr="008F673E" w:rsidR="00057DCD" w:rsidRDefault="00057DCD" w14:paraId="14594BB1" w14:textId="77777777">
            <w:pPr>
              <w:spacing w:after="0"/>
              <w:rPr>
                <w:rFonts w:cs="Calibri"/>
                <w:sz w:val="12"/>
                <w:szCs w:val="12"/>
                <w:lang w:val="en-GB"/>
                <w:rPrChange w:author="Therese Buerengen" w:date="2025-10-27T11:17:00Z" w16du:dateUtc="2025-10-27T10:17:00Z" w:id="282">
                  <w:rPr>
                    <w:rFonts w:cs="Calibri"/>
                    <w:sz w:val="12"/>
                    <w:szCs w:val="12"/>
                  </w:rPr>
                </w:rPrChange>
              </w:rPr>
            </w:pPr>
          </w:p>
        </w:tc>
        <w:tc>
          <w:tcPr>
            <w:tcW w:w="653" w:type="dxa"/>
            <w:shd w:val="clear" w:color="auto" w:fill="9CC2E5"/>
          </w:tcPr>
          <w:p w:rsidRPr="008F673E" w:rsidR="00057DCD" w:rsidRDefault="00057DCD" w14:paraId="40B99181" w14:textId="77777777">
            <w:pPr>
              <w:spacing w:after="0"/>
              <w:rPr>
                <w:rFonts w:cs="Calibri"/>
                <w:sz w:val="12"/>
                <w:szCs w:val="12"/>
                <w:lang w:val="en-GB"/>
                <w:rPrChange w:author="Therese Buerengen" w:date="2025-10-27T11:17:00Z" w16du:dateUtc="2025-10-27T10:17:00Z" w:id="283">
                  <w:rPr>
                    <w:rFonts w:cs="Calibri"/>
                    <w:sz w:val="12"/>
                    <w:szCs w:val="12"/>
                  </w:rPr>
                </w:rPrChange>
              </w:rPr>
            </w:pPr>
          </w:p>
        </w:tc>
      </w:tr>
      <w:tr w:rsidRPr="008F673E" w:rsidR="00C21B48" w:rsidTr="008D043C" w14:paraId="08DDFEF8" w14:textId="77777777">
        <w:trPr>
          <w:trHeight w:val="116"/>
        </w:trPr>
        <w:tc>
          <w:tcPr>
            <w:tcW w:w="567" w:type="dxa"/>
          </w:tcPr>
          <w:p w:rsidRPr="008F673E" w:rsidR="00057DCD" w:rsidRDefault="00057DCD" w14:paraId="3BDCCC0A" w14:textId="77777777">
            <w:pPr>
              <w:spacing w:after="0"/>
              <w:rPr>
                <w:rFonts w:cs="Calibri"/>
                <w:sz w:val="12"/>
                <w:szCs w:val="12"/>
                <w:lang w:val="en-GB"/>
                <w:rPrChange w:author="Therese Buerengen" w:date="2025-10-27T11:17:00Z" w16du:dateUtc="2025-10-27T10:17:00Z" w:id="284">
                  <w:rPr>
                    <w:rFonts w:cs="Calibri"/>
                    <w:sz w:val="12"/>
                    <w:szCs w:val="12"/>
                  </w:rPr>
                </w:rPrChange>
              </w:rPr>
            </w:pPr>
            <w:r w:rsidRPr="008F673E">
              <w:rPr>
                <w:rFonts w:cs="Calibri"/>
                <w:sz w:val="12"/>
                <w:szCs w:val="12"/>
                <w:lang w:val="en-GB"/>
                <w:rPrChange w:author="Therese Buerengen" w:date="2025-10-27T11:17:00Z" w16du:dateUtc="2025-10-27T10:17:00Z" w:id="285">
                  <w:rPr>
                    <w:rFonts w:cs="Calibri"/>
                    <w:sz w:val="12"/>
                    <w:szCs w:val="12"/>
                  </w:rPr>
                </w:rPrChange>
              </w:rPr>
              <w:t>2</w:t>
            </w:r>
          </w:p>
        </w:tc>
        <w:tc>
          <w:tcPr>
            <w:tcW w:w="738" w:type="dxa"/>
            <w:shd w:val="clear" w:color="auto" w:fill="70AD47"/>
          </w:tcPr>
          <w:p w:rsidRPr="008F673E" w:rsidR="00057DCD" w:rsidRDefault="00057DCD" w14:paraId="208C7267" w14:textId="77777777">
            <w:pPr>
              <w:spacing w:after="0"/>
              <w:rPr>
                <w:rFonts w:cs="Calibri"/>
                <w:sz w:val="12"/>
                <w:szCs w:val="12"/>
                <w:lang w:val="en-GB"/>
                <w:rPrChange w:author="Therese Buerengen" w:date="2025-10-27T11:17:00Z" w16du:dateUtc="2025-10-27T10:17:00Z" w:id="286">
                  <w:rPr>
                    <w:rFonts w:cs="Calibri"/>
                    <w:sz w:val="12"/>
                    <w:szCs w:val="12"/>
                  </w:rPr>
                </w:rPrChange>
              </w:rPr>
            </w:pPr>
          </w:p>
        </w:tc>
        <w:tc>
          <w:tcPr>
            <w:tcW w:w="653" w:type="dxa"/>
            <w:shd w:val="clear" w:color="auto" w:fill="70AD47"/>
          </w:tcPr>
          <w:p w:rsidRPr="008F673E" w:rsidR="00057DCD" w:rsidRDefault="00057DCD" w14:paraId="470D99EE" w14:textId="77777777">
            <w:pPr>
              <w:spacing w:after="0"/>
              <w:rPr>
                <w:rFonts w:cs="Calibri"/>
                <w:sz w:val="12"/>
                <w:szCs w:val="12"/>
                <w:lang w:val="en-GB"/>
                <w:rPrChange w:author="Therese Buerengen" w:date="2025-10-27T11:17:00Z" w16du:dateUtc="2025-10-27T10:17:00Z" w:id="287">
                  <w:rPr>
                    <w:rFonts w:cs="Calibri"/>
                    <w:sz w:val="12"/>
                    <w:szCs w:val="12"/>
                  </w:rPr>
                </w:rPrChange>
              </w:rPr>
            </w:pPr>
          </w:p>
        </w:tc>
        <w:tc>
          <w:tcPr>
            <w:tcW w:w="653" w:type="dxa"/>
            <w:shd w:val="clear" w:color="auto" w:fill="70AD47"/>
          </w:tcPr>
          <w:p w:rsidRPr="008F673E" w:rsidR="00057DCD" w:rsidRDefault="00057DCD" w14:paraId="6FD7285C" w14:textId="77777777">
            <w:pPr>
              <w:spacing w:after="0"/>
              <w:rPr>
                <w:rFonts w:cs="Calibri"/>
                <w:sz w:val="12"/>
                <w:szCs w:val="12"/>
                <w:lang w:val="en-GB"/>
                <w:rPrChange w:author="Therese Buerengen" w:date="2025-10-27T11:17:00Z" w16du:dateUtc="2025-10-27T10:17:00Z" w:id="288">
                  <w:rPr>
                    <w:rFonts w:cs="Calibri"/>
                    <w:sz w:val="12"/>
                    <w:szCs w:val="12"/>
                  </w:rPr>
                </w:rPrChange>
              </w:rPr>
            </w:pPr>
          </w:p>
        </w:tc>
        <w:tc>
          <w:tcPr>
            <w:tcW w:w="654" w:type="dxa"/>
          </w:tcPr>
          <w:p w:rsidRPr="008F673E" w:rsidR="00057DCD" w:rsidRDefault="00057DCD" w14:paraId="2C3436A7" w14:textId="77777777">
            <w:pPr>
              <w:spacing w:after="0"/>
              <w:rPr>
                <w:rFonts w:cs="Calibri"/>
                <w:sz w:val="12"/>
                <w:szCs w:val="12"/>
                <w:lang w:val="en-GB"/>
                <w:rPrChange w:author="Therese Buerengen" w:date="2025-10-27T11:17:00Z" w16du:dateUtc="2025-10-27T10:17:00Z" w:id="289">
                  <w:rPr>
                    <w:rFonts w:cs="Calibri"/>
                    <w:sz w:val="12"/>
                    <w:szCs w:val="12"/>
                  </w:rPr>
                </w:rPrChange>
              </w:rPr>
            </w:pPr>
            <w:r w:rsidRPr="008F673E">
              <w:rPr>
                <w:rFonts w:cs="Calibri"/>
                <w:sz w:val="12"/>
                <w:szCs w:val="12"/>
                <w:lang w:val="en-GB"/>
                <w:rPrChange w:author="Therese Buerengen" w:date="2025-10-27T11:17:00Z" w16du:dateUtc="2025-10-27T10:17:00Z" w:id="290">
                  <w:rPr>
                    <w:rFonts w:cs="Calibri"/>
                    <w:sz w:val="12"/>
                    <w:szCs w:val="12"/>
                  </w:rPr>
                </w:rPrChange>
              </w:rPr>
              <w:t xml:space="preserve">T </w:t>
            </w:r>
          </w:p>
        </w:tc>
        <w:tc>
          <w:tcPr>
            <w:tcW w:w="653" w:type="dxa"/>
            <w:shd w:val="clear" w:color="auto" w:fill="9CC2E5"/>
          </w:tcPr>
          <w:p w:rsidRPr="008F673E" w:rsidR="00057DCD" w:rsidRDefault="00057DCD" w14:paraId="6A21676D" w14:textId="77777777">
            <w:pPr>
              <w:spacing w:after="0"/>
              <w:rPr>
                <w:rFonts w:cs="Calibri"/>
                <w:sz w:val="12"/>
                <w:szCs w:val="12"/>
                <w:lang w:val="en-GB"/>
                <w:rPrChange w:author="Therese Buerengen" w:date="2025-10-27T11:17:00Z" w16du:dateUtc="2025-10-27T10:17:00Z" w:id="291">
                  <w:rPr>
                    <w:rFonts w:cs="Calibri"/>
                    <w:sz w:val="12"/>
                    <w:szCs w:val="12"/>
                  </w:rPr>
                </w:rPrChange>
              </w:rPr>
            </w:pPr>
          </w:p>
        </w:tc>
        <w:tc>
          <w:tcPr>
            <w:tcW w:w="653" w:type="dxa"/>
            <w:shd w:val="clear" w:color="auto" w:fill="9CC2E5"/>
          </w:tcPr>
          <w:p w:rsidRPr="008F673E" w:rsidR="00057DCD" w:rsidRDefault="00057DCD" w14:paraId="1E89BABC" w14:textId="77777777">
            <w:pPr>
              <w:spacing w:after="0"/>
              <w:rPr>
                <w:rFonts w:cs="Calibri"/>
                <w:sz w:val="12"/>
                <w:szCs w:val="12"/>
                <w:lang w:val="en-GB"/>
                <w:rPrChange w:author="Therese Buerengen" w:date="2025-10-27T11:17:00Z" w16du:dateUtc="2025-10-27T10:17:00Z" w:id="292">
                  <w:rPr>
                    <w:rFonts w:cs="Calibri"/>
                    <w:sz w:val="12"/>
                    <w:szCs w:val="12"/>
                  </w:rPr>
                </w:rPrChange>
              </w:rPr>
            </w:pPr>
          </w:p>
        </w:tc>
        <w:tc>
          <w:tcPr>
            <w:tcW w:w="654" w:type="dxa"/>
            <w:shd w:val="clear" w:color="auto" w:fill="9CC2E5"/>
          </w:tcPr>
          <w:p w:rsidRPr="008F673E" w:rsidR="00057DCD" w:rsidRDefault="00057DCD" w14:paraId="24CD749F" w14:textId="77777777">
            <w:pPr>
              <w:spacing w:after="0"/>
              <w:rPr>
                <w:rFonts w:cs="Calibri"/>
                <w:sz w:val="12"/>
                <w:szCs w:val="12"/>
                <w:lang w:val="en-GB"/>
                <w:rPrChange w:author="Therese Buerengen" w:date="2025-10-27T11:17:00Z" w16du:dateUtc="2025-10-27T10:17:00Z" w:id="293">
                  <w:rPr>
                    <w:rFonts w:cs="Calibri"/>
                    <w:sz w:val="12"/>
                    <w:szCs w:val="12"/>
                  </w:rPr>
                </w:rPrChange>
              </w:rPr>
            </w:pPr>
          </w:p>
        </w:tc>
        <w:tc>
          <w:tcPr>
            <w:tcW w:w="653" w:type="dxa"/>
            <w:shd w:val="clear" w:color="auto" w:fill="9CC2E5"/>
          </w:tcPr>
          <w:p w:rsidRPr="008F673E" w:rsidR="00057DCD" w:rsidRDefault="00057DCD" w14:paraId="78FFC5AF" w14:textId="77777777">
            <w:pPr>
              <w:spacing w:after="0"/>
              <w:rPr>
                <w:rFonts w:cs="Calibri"/>
                <w:sz w:val="12"/>
                <w:szCs w:val="12"/>
                <w:lang w:val="en-GB"/>
                <w:rPrChange w:author="Therese Buerengen" w:date="2025-10-27T11:17:00Z" w16du:dateUtc="2025-10-27T10:17:00Z" w:id="294">
                  <w:rPr>
                    <w:rFonts w:cs="Calibri"/>
                    <w:sz w:val="12"/>
                    <w:szCs w:val="12"/>
                  </w:rPr>
                </w:rPrChange>
              </w:rPr>
            </w:pPr>
          </w:p>
        </w:tc>
        <w:tc>
          <w:tcPr>
            <w:tcW w:w="653" w:type="dxa"/>
            <w:shd w:val="clear" w:color="auto" w:fill="9CC2E5"/>
          </w:tcPr>
          <w:p w:rsidRPr="008F673E" w:rsidR="00057DCD" w:rsidRDefault="00057DCD" w14:paraId="074FC72F" w14:textId="77777777">
            <w:pPr>
              <w:spacing w:after="0"/>
              <w:rPr>
                <w:rFonts w:cs="Calibri"/>
                <w:sz w:val="12"/>
                <w:szCs w:val="12"/>
                <w:lang w:val="en-GB"/>
                <w:rPrChange w:author="Therese Buerengen" w:date="2025-10-27T11:17:00Z" w16du:dateUtc="2025-10-27T10:17:00Z" w:id="295">
                  <w:rPr>
                    <w:rFonts w:cs="Calibri"/>
                    <w:sz w:val="12"/>
                    <w:szCs w:val="12"/>
                  </w:rPr>
                </w:rPrChange>
              </w:rPr>
            </w:pPr>
          </w:p>
        </w:tc>
        <w:tc>
          <w:tcPr>
            <w:tcW w:w="653" w:type="dxa"/>
            <w:shd w:val="clear" w:color="auto" w:fill="9CC2E5"/>
          </w:tcPr>
          <w:p w:rsidRPr="008F673E" w:rsidR="00057DCD" w:rsidRDefault="00057DCD" w14:paraId="1A990C40" w14:textId="77777777">
            <w:pPr>
              <w:spacing w:after="0"/>
              <w:rPr>
                <w:rFonts w:cs="Calibri"/>
                <w:sz w:val="12"/>
                <w:szCs w:val="12"/>
                <w:lang w:val="en-GB"/>
                <w:rPrChange w:author="Therese Buerengen" w:date="2025-10-27T11:17:00Z" w16du:dateUtc="2025-10-27T10:17:00Z" w:id="296">
                  <w:rPr>
                    <w:rFonts w:cs="Calibri"/>
                    <w:sz w:val="12"/>
                    <w:szCs w:val="12"/>
                  </w:rPr>
                </w:rPrChange>
              </w:rPr>
            </w:pPr>
          </w:p>
        </w:tc>
        <w:tc>
          <w:tcPr>
            <w:tcW w:w="654" w:type="dxa"/>
            <w:shd w:val="clear" w:color="auto" w:fill="9CC2E5"/>
          </w:tcPr>
          <w:p w:rsidRPr="008F673E" w:rsidR="00057DCD" w:rsidRDefault="00057DCD" w14:paraId="7C77B33C" w14:textId="77777777">
            <w:pPr>
              <w:spacing w:after="0"/>
              <w:rPr>
                <w:rFonts w:cs="Calibri"/>
                <w:sz w:val="12"/>
                <w:szCs w:val="12"/>
                <w:lang w:val="en-GB"/>
                <w:rPrChange w:author="Therese Buerengen" w:date="2025-10-27T11:17:00Z" w16du:dateUtc="2025-10-27T10:17:00Z" w:id="297">
                  <w:rPr>
                    <w:rFonts w:cs="Calibri"/>
                    <w:sz w:val="12"/>
                    <w:szCs w:val="12"/>
                  </w:rPr>
                </w:rPrChange>
              </w:rPr>
            </w:pPr>
          </w:p>
        </w:tc>
        <w:tc>
          <w:tcPr>
            <w:tcW w:w="653" w:type="dxa"/>
            <w:shd w:val="clear" w:color="auto" w:fill="9CC2E5"/>
          </w:tcPr>
          <w:p w:rsidRPr="008F673E" w:rsidR="00057DCD" w:rsidRDefault="00057DCD" w14:paraId="172409A6" w14:textId="77777777">
            <w:pPr>
              <w:spacing w:after="0"/>
              <w:rPr>
                <w:rFonts w:cs="Calibri"/>
                <w:sz w:val="12"/>
                <w:szCs w:val="12"/>
                <w:lang w:val="en-GB"/>
                <w:rPrChange w:author="Therese Buerengen" w:date="2025-10-27T11:17:00Z" w16du:dateUtc="2025-10-27T10:17:00Z" w:id="298">
                  <w:rPr>
                    <w:rFonts w:cs="Calibri"/>
                    <w:sz w:val="12"/>
                    <w:szCs w:val="12"/>
                  </w:rPr>
                </w:rPrChange>
              </w:rPr>
            </w:pPr>
          </w:p>
        </w:tc>
        <w:tc>
          <w:tcPr>
            <w:tcW w:w="653" w:type="dxa"/>
            <w:shd w:val="clear" w:color="auto" w:fill="9CC2E5"/>
          </w:tcPr>
          <w:p w:rsidRPr="008F673E" w:rsidR="00057DCD" w:rsidRDefault="00057DCD" w14:paraId="5C92DABA" w14:textId="77777777">
            <w:pPr>
              <w:spacing w:after="0"/>
              <w:rPr>
                <w:rFonts w:cs="Calibri"/>
                <w:sz w:val="12"/>
                <w:szCs w:val="12"/>
                <w:lang w:val="en-GB"/>
                <w:rPrChange w:author="Therese Buerengen" w:date="2025-10-27T11:17:00Z" w16du:dateUtc="2025-10-27T10:17:00Z" w:id="299">
                  <w:rPr>
                    <w:rFonts w:cs="Calibri"/>
                    <w:sz w:val="12"/>
                    <w:szCs w:val="12"/>
                  </w:rPr>
                </w:rPrChange>
              </w:rPr>
            </w:pPr>
          </w:p>
        </w:tc>
      </w:tr>
      <w:tr w:rsidRPr="008F673E" w:rsidR="00C21B48" w:rsidTr="008D043C" w14:paraId="6F25B087" w14:textId="77777777">
        <w:trPr>
          <w:trHeight w:val="148"/>
        </w:trPr>
        <w:tc>
          <w:tcPr>
            <w:tcW w:w="567" w:type="dxa"/>
          </w:tcPr>
          <w:p w:rsidRPr="008F673E" w:rsidR="00057DCD" w:rsidRDefault="00057DCD" w14:paraId="478B2B10" w14:textId="77777777">
            <w:pPr>
              <w:spacing w:after="0"/>
              <w:rPr>
                <w:rFonts w:cs="Calibri"/>
                <w:sz w:val="12"/>
                <w:szCs w:val="12"/>
                <w:lang w:val="en-GB"/>
                <w:rPrChange w:author="Therese Buerengen" w:date="2025-10-27T11:17:00Z" w16du:dateUtc="2025-10-27T10:17:00Z" w:id="300">
                  <w:rPr>
                    <w:rFonts w:cs="Calibri"/>
                    <w:sz w:val="12"/>
                    <w:szCs w:val="12"/>
                  </w:rPr>
                </w:rPrChange>
              </w:rPr>
            </w:pPr>
            <w:r w:rsidRPr="008F673E">
              <w:rPr>
                <w:rFonts w:cs="Calibri"/>
                <w:sz w:val="12"/>
                <w:szCs w:val="12"/>
                <w:lang w:val="en-GB"/>
                <w:rPrChange w:author="Therese Buerengen" w:date="2025-10-27T11:17:00Z" w16du:dateUtc="2025-10-27T10:17:00Z" w:id="301">
                  <w:rPr>
                    <w:rFonts w:cs="Calibri"/>
                    <w:sz w:val="12"/>
                    <w:szCs w:val="12"/>
                  </w:rPr>
                </w:rPrChange>
              </w:rPr>
              <w:t>3</w:t>
            </w:r>
          </w:p>
        </w:tc>
        <w:tc>
          <w:tcPr>
            <w:tcW w:w="738" w:type="dxa"/>
            <w:shd w:val="clear" w:color="auto" w:fill="70AD47"/>
          </w:tcPr>
          <w:p w:rsidRPr="008F673E" w:rsidR="00057DCD" w:rsidRDefault="00057DCD" w14:paraId="40FFDCC7" w14:textId="77777777">
            <w:pPr>
              <w:spacing w:after="0"/>
              <w:rPr>
                <w:rFonts w:cs="Calibri"/>
                <w:sz w:val="12"/>
                <w:szCs w:val="12"/>
                <w:lang w:val="en-GB"/>
                <w:rPrChange w:author="Therese Buerengen" w:date="2025-10-27T11:17:00Z" w16du:dateUtc="2025-10-27T10:17:00Z" w:id="302">
                  <w:rPr>
                    <w:rFonts w:cs="Calibri"/>
                    <w:sz w:val="12"/>
                    <w:szCs w:val="12"/>
                  </w:rPr>
                </w:rPrChange>
              </w:rPr>
            </w:pPr>
          </w:p>
        </w:tc>
        <w:tc>
          <w:tcPr>
            <w:tcW w:w="653" w:type="dxa"/>
            <w:shd w:val="clear" w:color="auto" w:fill="70AD47"/>
          </w:tcPr>
          <w:p w:rsidRPr="008F673E" w:rsidR="00057DCD" w:rsidRDefault="00057DCD" w14:paraId="32C5A193" w14:textId="77777777">
            <w:pPr>
              <w:spacing w:after="0"/>
              <w:rPr>
                <w:rFonts w:cs="Calibri"/>
                <w:sz w:val="12"/>
                <w:szCs w:val="12"/>
                <w:lang w:val="en-GB"/>
                <w:rPrChange w:author="Therese Buerengen" w:date="2025-10-27T11:17:00Z" w16du:dateUtc="2025-10-27T10:17:00Z" w:id="303">
                  <w:rPr>
                    <w:rFonts w:cs="Calibri"/>
                    <w:sz w:val="12"/>
                    <w:szCs w:val="12"/>
                  </w:rPr>
                </w:rPrChange>
              </w:rPr>
            </w:pPr>
          </w:p>
        </w:tc>
        <w:tc>
          <w:tcPr>
            <w:tcW w:w="653" w:type="dxa"/>
            <w:shd w:val="clear" w:color="auto" w:fill="70AD47"/>
          </w:tcPr>
          <w:p w:rsidRPr="008F673E" w:rsidR="00057DCD" w:rsidRDefault="00057DCD" w14:paraId="62D451BA" w14:textId="77777777">
            <w:pPr>
              <w:spacing w:after="0"/>
              <w:rPr>
                <w:rFonts w:cs="Calibri"/>
                <w:sz w:val="12"/>
                <w:szCs w:val="12"/>
                <w:lang w:val="en-GB"/>
                <w:rPrChange w:author="Therese Buerengen" w:date="2025-10-27T11:17:00Z" w16du:dateUtc="2025-10-27T10:17:00Z" w:id="304">
                  <w:rPr>
                    <w:rFonts w:cs="Calibri"/>
                    <w:sz w:val="12"/>
                    <w:szCs w:val="12"/>
                  </w:rPr>
                </w:rPrChange>
              </w:rPr>
            </w:pPr>
          </w:p>
        </w:tc>
        <w:tc>
          <w:tcPr>
            <w:tcW w:w="654" w:type="dxa"/>
            <w:shd w:val="clear" w:color="auto" w:fill="70AD47"/>
          </w:tcPr>
          <w:p w:rsidRPr="008F673E" w:rsidR="00057DCD" w:rsidRDefault="00057DCD" w14:paraId="065037CC" w14:textId="77777777">
            <w:pPr>
              <w:spacing w:after="0"/>
              <w:rPr>
                <w:rFonts w:cs="Calibri"/>
                <w:sz w:val="12"/>
                <w:szCs w:val="12"/>
                <w:lang w:val="en-GB"/>
                <w:rPrChange w:author="Therese Buerengen" w:date="2025-10-27T11:17:00Z" w16du:dateUtc="2025-10-27T10:17:00Z" w:id="305">
                  <w:rPr>
                    <w:rFonts w:cs="Calibri"/>
                    <w:sz w:val="12"/>
                    <w:szCs w:val="12"/>
                  </w:rPr>
                </w:rPrChange>
              </w:rPr>
            </w:pPr>
          </w:p>
        </w:tc>
        <w:tc>
          <w:tcPr>
            <w:tcW w:w="653" w:type="dxa"/>
          </w:tcPr>
          <w:p w:rsidRPr="008F673E" w:rsidR="00057DCD" w:rsidRDefault="00057DCD" w14:paraId="4E793DD0" w14:textId="77777777">
            <w:pPr>
              <w:spacing w:after="0"/>
              <w:rPr>
                <w:rFonts w:cs="Calibri"/>
                <w:sz w:val="12"/>
                <w:szCs w:val="12"/>
                <w:lang w:val="en-GB"/>
                <w:rPrChange w:author="Therese Buerengen" w:date="2025-10-27T11:17:00Z" w16du:dateUtc="2025-10-27T10:17:00Z" w:id="306">
                  <w:rPr>
                    <w:rFonts w:cs="Calibri"/>
                    <w:sz w:val="12"/>
                    <w:szCs w:val="12"/>
                  </w:rPr>
                </w:rPrChange>
              </w:rPr>
            </w:pPr>
            <w:r w:rsidRPr="008F673E">
              <w:rPr>
                <w:rFonts w:cs="Calibri"/>
                <w:sz w:val="12"/>
                <w:szCs w:val="12"/>
                <w:lang w:val="en-GB"/>
                <w:rPrChange w:author="Therese Buerengen" w:date="2025-10-27T11:17:00Z" w16du:dateUtc="2025-10-27T10:17:00Z" w:id="307">
                  <w:rPr>
                    <w:rFonts w:cs="Calibri"/>
                    <w:sz w:val="12"/>
                    <w:szCs w:val="12"/>
                  </w:rPr>
                </w:rPrChange>
              </w:rPr>
              <w:t xml:space="preserve">T </w:t>
            </w:r>
          </w:p>
        </w:tc>
        <w:tc>
          <w:tcPr>
            <w:tcW w:w="653" w:type="dxa"/>
            <w:shd w:val="clear" w:color="auto" w:fill="9CC2E5"/>
          </w:tcPr>
          <w:p w:rsidRPr="008F673E" w:rsidR="00057DCD" w:rsidRDefault="00057DCD" w14:paraId="1C4530F4" w14:textId="77777777">
            <w:pPr>
              <w:spacing w:after="0"/>
              <w:rPr>
                <w:rFonts w:cs="Calibri"/>
                <w:sz w:val="12"/>
                <w:szCs w:val="12"/>
                <w:lang w:val="en-GB"/>
                <w:rPrChange w:author="Therese Buerengen" w:date="2025-10-27T11:17:00Z" w16du:dateUtc="2025-10-27T10:17:00Z" w:id="308">
                  <w:rPr>
                    <w:rFonts w:cs="Calibri"/>
                    <w:sz w:val="12"/>
                    <w:szCs w:val="12"/>
                  </w:rPr>
                </w:rPrChange>
              </w:rPr>
            </w:pPr>
          </w:p>
        </w:tc>
        <w:tc>
          <w:tcPr>
            <w:tcW w:w="654" w:type="dxa"/>
            <w:shd w:val="clear" w:color="auto" w:fill="9CC2E5"/>
          </w:tcPr>
          <w:p w:rsidRPr="008F673E" w:rsidR="00057DCD" w:rsidRDefault="00057DCD" w14:paraId="2573B2B2" w14:textId="77777777">
            <w:pPr>
              <w:spacing w:after="0"/>
              <w:rPr>
                <w:rFonts w:cs="Calibri"/>
                <w:sz w:val="12"/>
                <w:szCs w:val="12"/>
                <w:lang w:val="en-GB"/>
                <w:rPrChange w:author="Therese Buerengen" w:date="2025-10-27T11:17:00Z" w16du:dateUtc="2025-10-27T10:17:00Z" w:id="309">
                  <w:rPr>
                    <w:rFonts w:cs="Calibri"/>
                    <w:sz w:val="12"/>
                    <w:szCs w:val="12"/>
                  </w:rPr>
                </w:rPrChange>
              </w:rPr>
            </w:pPr>
          </w:p>
        </w:tc>
        <w:tc>
          <w:tcPr>
            <w:tcW w:w="653" w:type="dxa"/>
            <w:shd w:val="clear" w:color="auto" w:fill="9CC2E5"/>
          </w:tcPr>
          <w:p w:rsidRPr="008F673E" w:rsidR="00057DCD" w:rsidRDefault="00057DCD" w14:paraId="629B1707" w14:textId="77777777">
            <w:pPr>
              <w:spacing w:after="0"/>
              <w:rPr>
                <w:rFonts w:cs="Calibri"/>
                <w:sz w:val="12"/>
                <w:szCs w:val="12"/>
                <w:lang w:val="en-GB"/>
                <w:rPrChange w:author="Therese Buerengen" w:date="2025-10-27T11:17:00Z" w16du:dateUtc="2025-10-27T10:17:00Z" w:id="310">
                  <w:rPr>
                    <w:rFonts w:cs="Calibri"/>
                    <w:sz w:val="12"/>
                    <w:szCs w:val="12"/>
                  </w:rPr>
                </w:rPrChange>
              </w:rPr>
            </w:pPr>
          </w:p>
        </w:tc>
        <w:tc>
          <w:tcPr>
            <w:tcW w:w="653" w:type="dxa"/>
            <w:shd w:val="clear" w:color="auto" w:fill="9CC2E5"/>
          </w:tcPr>
          <w:p w:rsidRPr="008F673E" w:rsidR="00057DCD" w:rsidRDefault="00057DCD" w14:paraId="72CF4281" w14:textId="77777777">
            <w:pPr>
              <w:spacing w:after="0"/>
              <w:rPr>
                <w:rFonts w:cs="Calibri"/>
                <w:sz w:val="12"/>
                <w:szCs w:val="12"/>
                <w:lang w:val="en-GB"/>
                <w:rPrChange w:author="Therese Buerengen" w:date="2025-10-27T11:17:00Z" w16du:dateUtc="2025-10-27T10:17:00Z" w:id="311">
                  <w:rPr>
                    <w:rFonts w:cs="Calibri"/>
                    <w:sz w:val="12"/>
                    <w:szCs w:val="12"/>
                  </w:rPr>
                </w:rPrChange>
              </w:rPr>
            </w:pPr>
          </w:p>
        </w:tc>
        <w:tc>
          <w:tcPr>
            <w:tcW w:w="653" w:type="dxa"/>
            <w:shd w:val="clear" w:color="auto" w:fill="9CC2E5"/>
          </w:tcPr>
          <w:p w:rsidRPr="008F673E" w:rsidR="00057DCD" w:rsidRDefault="00057DCD" w14:paraId="14373C56" w14:textId="77777777">
            <w:pPr>
              <w:spacing w:after="0"/>
              <w:rPr>
                <w:rFonts w:cs="Calibri"/>
                <w:sz w:val="12"/>
                <w:szCs w:val="12"/>
                <w:lang w:val="en-GB"/>
                <w:rPrChange w:author="Therese Buerengen" w:date="2025-10-27T11:17:00Z" w16du:dateUtc="2025-10-27T10:17:00Z" w:id="312">
                  <w:rPr>
                    <w:rFonts w:cs="Calibri"/>
                    <w:sz w:val="12"/>
                    <w:szCs w:val="12"/>
                  </w:rPr>
                </w:rPrChange>
              </w:rPr>
            </w:pPr>
          </w:p>
        </w:tc>
        <w:tc>
          <w:tcPr>
            <w:tcW w:w="654" w:type="dxa"/>
            <w:shd w:val="clear" w:color="auto" w:fill="9CC2E5"/>
          </w:tcPr>
          <w:p w:rsidRPr="008F673E" w:rsidR="00057DCD" w:rsidRDefault="00057DCD" w14:paraId="26127142" w14:textId="77777777">
            <w:pPr>
              <w:spacing w:after="0"/>
              <w:rPr>
                <w:rFonts w:cs="Calibri"/>
                <w:sz w:val="12"/>
                <w:szCs w:val="12"/>
                <w:lang w:val="en-GB"/>
                <w:rPrChange w:author="Therese Buerengen" w:date="2025-10-27T11:17:00Z" w16du:dateUtc="2025-10-27T10:17:00Z" w:id="313">
                  <w:rPr>
                    <w:rFonts w:cs="Calibri"/>
                    <w:sz w:val="12"/>
                    <w:szCs w:val="12"/>
                  </w:rPr>
                </w:rPrChange>
              </w:rPr>
            </w:pPr>
          </w:p>
        </w:tc>
        <w:tc>
          <w:tcPr>
            <w:tcW w:w="653" w:type="dxa"/>
            <w:shd w:val="clear" w:color="auto" w:fill="9CC2E5"/>
          </w:tcPr>
          <w:p w:rsidRPr="008F673E" w:rsidR="00057DCD" w:rsidRDefault="00057DCD" w14:paraId="2C8FA56E" w14:textId="77777777">
            <w:pPr>
              <w:spacing w:after="0"/>
              <w:rPr>
                <w:rFonts w:cs="Calibri"/>
                <w:sz w:val="12"/>
                <w:szCs w:val="12"/>
                <w:lang w:val="en-GB"/>
                <w:rPrChange w:author="Therese Buerengen" w:date="2025-10-27T11:17:00Z" w16du:dateUtc="2025-10-27T10:17:00Z" w:id="314">
                  <w:rPr>
                    <w:rFonts w:cs="Calibri"/>
                    <w:sz w:val="12"/>
                    <w:szCs w:val="12"/>
                  </w:rPr>
                </w:rPrChange>
              </w:rPr>
            </w:pPr>
          </w:p>
        </w:tc>
        <w:tc>
          <w:tcPr>
            <w:tcW w:w="653" w:type="dxa"/>
            <w:shd w:val="clear" w:color="auto" w:fill="9CC2E5"/>
          </w:tcPr>
          <w:p w:rsidRPr="008F673E" w:rsidR="00057DCD" w:rsidRDefault="00057DCD" w14:paraId="1DCA2622" w14:textId="77777777">
            <w:pPr>
              <w:spacing w:after="0"/>
              <w:rPr>
                <w:rFonts w:cs="Calibri"/>
                <w:sz w:val="12"/>
                <w:szCs w:val="12"/>
                <w:lang w:val="en-GB"/>
                <w:rPrChange w:author="Therese Buerengen" w:date="2025-10-27T11:17:00Z" w16du:dateUtc="2025-10-27T10:17:00Z" w:id="315">
                  <w:rPr>
                    <w:rFonts w:cs="Calibri"/>
                    <w:sz w:val="12"/>
                    <w:szCs w:val="12"/>
                  </w:rPr>
                </w:rPrChange>
              </w:rPr>
            </w:pPr>
          </w:p>
        </w:tc>
      </w:tr>
      <w:tr w:rsidRPr="008F673E" w:rsidR="00057DCD" w:rsidTr="008D043C" w14:paraId="3975A15D" w14:textId="77777777">
        <w:trPr>
          <w:trHeight w:val="166"/>
        </w:trPr>
        <w:tc>
          <w:tcPr>
            <w:tcW w:w="567" w:type="dxa"/>
          </w:tcPr>
          <w:p w:rsidRPr="008F673E" w:rsidR="00057DCD" w:rsidRDefault="00057DCD" w14:paraId="13F22481" w14:textId="77777777">
            <w:pPr>
              <w:spacing w:after="0"/>
              <w:rPr>
                <w:rFonts w:cs="Calibri"/>
                <w:sz w:val="12"/>
                <w:szCs w:val="12"/>
                <w:lang w:val="en-GB"/>
                <w:rPrChange w:author="Therese Buerengen" w:date="2025-10-27T11:17:00Z" w16du:dateUtc="2025-10-27T10:17:00Z" w:id="316">
                  <w:rPr>
                    <w:rFonts w:cs="Calibri"/>
                    <w:sz w:val="12"/>
                    <w:szCs w:val="12"/>
                  </w:rPr>
                </w:rPrChange>
              </w:rPr>
            </w:pPr>
            <w:r w:rsidRPr="008F673E">
              <w:rPr>
                <w:rFonts w:cs="Calibri"/>
                <w:sz w:val="12"/>
                <w:szCs w:val="12"/>
                <w:lang w:val="en-GB"/>
                <w:rPrChange w:author="Therese Buerengen" w:date="2025-10-27T11:17:00Z" w16du:dateUtc="2025-10-27T10:17:00Z" w:id="317">
                  <w:rPr>
                    <w:rFonts w:cs="Calibri"/>
                    <w:sz w:val="12"/>
                    <w:szCs w:val="12"/>
                  </w:rPr>
                </w:rPrChange>
              </w:rPr>
              <w:t>4</w:t>
            </w:r>
          </w:p>
        </w:tc>
        <w:tc>
          <w:tcPr>
            <w:tcW w:w="738" w:type="dxa"/>
            <w:shd w:val="clear" w:color="auto" w:fill="70AD47"/>
          </w:tcPr>
          <w:p w:rsidRPr="008F673E" w:rsidR="00057DCD" w:rsidRDefault="00057DCD" w14:paraId="4B6F2D46" w14:textId="77777777">
            <w:pPr>
              <w:spacing w:after="0"/>
              <w:rPr>
                <w:rFonts w:cs="Calibri"/>
                <w:sz w:val="12"/>
                <w:szCs w:val="12"/>
                <w:lang w:val="en-GB"/>
                <w:rPrChange w:author="Therese Buerengen" w:date="2025-10-27T11:17:00Z" w16du:dateUtc="2025-10-27T10:17:00Z" w:id="318">
                  <w:rPr>
                    <w:rFonts w:cs="Calibri"/>
                    <w:sz w:val="12"/>
                    <w:szCs w:val="12"/>
                  </w:rPr>
                </w:rPrChange>
              </w:rPr>
            </w:pPr>
          </w:p>
        </w:tc>
        <w:tc>
          <w:tcPr>
            <w:tcW w:w="653" w:type="dxa"/>
            <w:shd w:val="clear" w:color="auto" w:fill="70AD47"/>
          </w:tcPr>
          <w:p w:rsidRPr="008F673E" w:rsidR="00057DCD" w:rsidRDefault="00057DCD" w14:paraId="0328AA0E" w14:textId="77777777">
            <w:pPr>
              <w:spacing w:after="0"/>
              <w:rPr>
                <w:rFonts w:cs="Calibri"/>
                <w:sz w:val="12"/>
                <w:szCs w:val="12"/>
                <w:lang w:val="en-GB"/>
                <w:rPrChange w:author="Therese Buerengen" w:date="2025-10-27T11:17:00Z" w16du:dateUtc="2025-10-27T10:17:00Z" w:id="319">
                  <w:rPr>
                    <w:rFonts w:cs="Calibri"/>
                    <w:sz w:val="12"/>
                    <w:szCs w:val="12"/>
                  </w:rPr>
                </w:rPrChange>
              </w:rPr>
            </w:pPr>
          </w:p>
        </w:tc>
        <w:tc>
          <w:tcPr>
            <w:tcW w:w="653" w:type="dxa"/>
            <w:shd w:val="clear" w:color="auto" w:fill="70AD47"/>
          </w:tcPr>
          <w:p w:rsidRPr="008F673E" w:rsidR="00057DCD" w:rsidRDefault="00057DCD" w14:paraId="4A108379" w14:textId="77777777">
            <w:pPr>
              <w:spacing w:after="0"/>
              <w:rPr>
                <w:rFonts w:cs="Calibri"/>
                <w:sz w:val="12"/>
                <w:szCs w:val="12"/>
                <w:lang w:val="en-GB"/>
                <w:rPrChange w:author="Therese Buerengen" w:date="2025-10-27T11:17:00Z" w16du:dateUtc="2025-10-27T10:17:00Z" w:id="320">
                  <w:rPr>
                    <w:rFonts w:cs="Calibri"/>
                    <w:sz w:val="12"/>
                    <w:szCs w:val="12"/>
                  </w:rPr>
                </w:rPrChange>
              </w:rPr>
            </w:pPr>
          </w:p>
        </w:tc>
        <w:tc>
          <w:tcPr>
            <w:tcW w:w="654" w:type="dxa"/>
            <w:shd w:val="clear" w:color="auto" w:fill="70AD47"/>
          </w:tcPr>
          <w:p w:rsidRPr="008F673E" w:rsidR="00057DCD" w:rsidRDefault="00057DCD" w14:paraId="76908F20" w14:textId="77777777">
            <w:pPr>
              <w:spacing w:after="0"/>
              <w:rPr>
                <w:rFonts w:cs="Calibri"/>
                <w:sz w:val="12"/>
                <w:szCs w:val="12"/>
                <w:lang w:val="en-GB"/>
                <w:rPrChange w:author="Therese Buerengen" w:date="2025-10-27T11:17:00Z" w16du:dateUtc="2025-10-27T10:17:00Z" w:id="321">
                  <w:rPr>
                    <w:rFonts w:cs="Calibri"/>
                    <w:sz w:val="12"/>
                    <w:szCs w:val="12"/>
                  </w:rPr>
                </w:rPrChange>
              </w:rPr>
            </w:pPr>
          </w:p>
        </w:tc>
        <w:tc>
          <w:tcPr>
            <w:tcW w:w="653" w:type="dxa"/>
            <w:shd w:val="clear" w:color="auto" w:fill="70AD47"/>
          </w:tcPr>
          <w:p w:rsidRPr="008F673E" w:rsidR="00057DCD" w:rsidRDefault="00057DCD" w14:paraId="22CFAB20" w14:textId="77777777">
            <w:pPr>
              <w:spacing w:after="0"/>
              <w:rPr>
                <w:rFonts w:cs="Calibri"/>
                <w:sz w:val="12"/>
                <w:szCs w:val="12"/>
                <w:lang w:val="en-GB"/>
                <w:rPrChange w:author="Therese Buerengen" w:date="2025-10-27T11:17:00Z" w16du:dateUtc="2025-10-27T10:17:00Z" w:id="322">
                  <w:rPr>
                    <w:rFonts w:cs="Calibri"/>
                    <w:sz w:val="12"/>
                    <w:szCs w:val="12"/>
                  </w:rPr>
                </w:rPrChange>
              </w:rPr>
            </w:pPr>
          </w:p>
        </w:tc>
        <w:tc>
          <w:tcPr>
            <w:tcW w:w="653" w:type="dxa"/>
          </w:tcPr>
          <w:p w:rsidRPr="008F673E" w:rsidR="00057DCD" w:rsidRDefault="00057DCD" w14:paraId="13E49EB4" w14:textId="77777777">
            <w:pPr>
              <w:spacing w:after="0"/>
              <w:rPr>
                <w:rFonts w:cs="Calibri"/>
                <w:sz w:val="12"/>
                <w:szCs w:val="12"/>
                <w:lang w:val="en-GB"/>
                <w:rPrChange w:author="Therese Buerengen" w:date="2025-10-27T11:17:00Z" w16du:dateUtc="2025-10-27T10:17:00Z" w:id="323">
                  <w:rPr>
                    <w:rFonts w:cs="Calibri"/>
                    <w:sz w:val="12"/>
                    <w:szCs w:val="12"/>
                  </w:rPr>
                </w:rPrChange>
              </w:rPr>
            </w:pPr>
            <w:r w:rsidRPr="008F673E">
              <w:rPr>
                <w:rFonts w:cs="Calibri"/>
                <w:sz w:val="12"/>
                <w:szCs w:val="12"/>
                <w:lang w:val="en-GB"/>
                <w:rPrChange w:author="Therese Buerengen" w:date="2025-10-27T11:17:00Z" w16du:dateUtc="2025-10-27T10:17:00Z" w:id="324">
                  <w:rPr>
                    <w:rFonts w:cs="Calibri"/>
                    <w:sz w:val="12"/>
                    <w:szCs w:val="12"/>
                  </w:rPr>
                </w:rPrChange>
              </w:rPr>
              <w:t xml:space="preserve">T </w:t>
            </w:r>
          </w:p>
        </w:tc>
        <w:tc>
          <w:tcPr>
            <w:tcW w:w="654" w:type="dxa"/>
            <w:shd w:val="clear" w:color="auto" w:fill="9CC2E5"/>
          </w:tcPr>
          <w:p w:rsidRPr="008F673E" w:rsidR="00057DCD" w:rsidRDefault="00057DCD" w14:paraId="44A91C15" w14:textId="77777777">
            <w:pPr>
              <w:spacing w:after="0"/>
              <w:rPr>
                <w:rFonts w:cs="Calibri"/>
                <w:sz w:val="12"/>
                <w:szCs w:val="12"/>
                <w:lang w:val="en-GB"/>
                <w:rPrChange w:author="Therese Buerengen" w:date="2025-10-27T11:17:00Z" w16du:dateUtc="2025-10-27T10:17:00Z" w:id="325">
                  <w:rPr>
                    <w:rFonts w:cs="Calibri"/>
                    <w:sz w:val="12"/>
                    <w:szCs w:val="12"/>
                  </w:rPr>
                </w:rPrChange>
              </w:rPr>
            </w:pPr>
          </w:p>
        </w:tc>
        <w:tc>
          <w:tcPr>
            <w:tcW w:w="653" w:type="dxa"/>
            <w:shd w:val="clear" w:color="auto" w:fill="9CC2E5"/>
          </w:tcPr>
          <w:p w:rsidRPr="008F673E" w:rsidR="00057DCD" w:rsidRDefault="00057DCD" w14:paraId="26A7306A" w14:textId="77777777">
            <w:pPr>
              <w:spacing w:after="0"/>
              <w:rPr>
                <w:rFonts w:cs="Calibri"/>
                <w:sz w:val="12"/>
                <w:szCs w:val="12"/>
                <w:lang w:val="en-GB"/>
                <w:rPrChange w:author="Therese Buerengen" w:date="2025-10-27T11:17:00Z" w16du:dateUtc="2025-10-27T10:17:00Z" w:id="326">
                  <w:rPr>
                    <w:rFonts w:cs="Calibri"/>
                    <w:sz w:val="12"/>
                    <w:szCs w:val="12"/>
                  </w:rPr>
                </w:rPrChange>
              </w:rPr>
            </w:pPr>
          </w:p>
        </w:tc>
        <w:tc>
          <w:tcPr>
            <w:tcW w:w="653" w:type="dxa"/>
            <w:shd w:val="clear" w:color="auto" w:fill="9CC2E5"/>
          </w:tcPr>
          <w:p w:rsidRPr="008F673E" w:rsidR="00057DCD" w:rsidRDefault="00057DCD" w14:paraId="76F923BA" w14:textId="77777777">
            <w:pPr>
              <w:spacing w:after="0"/>
              <w:rPr>
                <w:rFonts w:cs="Calibri"/>
                <w:sz w:val="12"/>
                <w:szCs w:val="12"/>
                <w:lang w:val="en-GB"/>
                <w:rPrChange w:author="Therese Buerengen" w:date="2025-10-27T11:17:00Z" w16du:dateUtc="2025-10-27T10:17:00Z" w:id="327">
                  <w:rPr>
                    <w:rFonts w:cs="Calibri"/>
                    <w:sz w:val="12"/>
                    <w:szCs w:val="12"/>
                  </w:rPr>
                </w:rPrChange>
              </w:rPr>
            </w:pPr>
          </w:p>
        </w:tc>
        <w:tc>
          <w:tcPr>
            <w:tcW w:w="653" w:type="dxa"/>
            <w:shd w:val="clear" w:color="auto" w:fill="9CC2E5"/>
          </w:tcPr>
          <w:p w:rsidRPr="008F673E" w:rsidR="00057DCD" w:rsidRDefault="00057DCD" w14:paraId="4EDC92E0" w14:textId="77777777">
            <w:pPr>
              <w:spacing w:after="0"/>
              <w:rPr>
                <w:rFonts w:cs="Calibri"/>
                <w:sz w:val="12"/>
                <w:szCs w:val="12"/>
                <w:lang w:val="en-GB"/>
                <w:rPrChange w:author="Therese Buerengen" w:date="2025-10-27T11:17:00Z" w16du:dateUtc="2025-10-27T10:17:00Z" w:id="328">
                  <w:rPr>
                    <w:rFonts w:cs="Calibri"/>
                    <w:sz w:val="12"/>
                    <w:szCs w:val="12"/>
                  </w:rPr>
                </w:rPrChange>
              </w:rPr>
            </w:pPr>
          </w:p>
        </w:tc>
        <w:tc>
          <w:tcPr>
            <w:tcW w:w="654" w:type="dxa"/>
            <w:shd w:val="clear" w:color="auto" w:fill="9CC2E5"/>
          </w:tcPr>
          <w:p w:rsidRPr="008F673E" w:rsidR="00057DCD" w:rsidRDefault="00057DCD" w14:paraId="7EFB8266" w14:textId="77777777">
            <w:pPr>
              <w:spacing w:after="0"/>
              <w:rPr>
                <w:rFonts w:cs="Calibri"/>
                <w:sz w:val="12"/>
                <w:szCs w:val="12"/>
                <w:lang w:val="en-GB"/>
                <w:rPrChange w:author="Therese Buerengen" w:date="2025-10-27T11:17:00Z" w16du:dateUtc="2025-10-27T10:17:00Z" w:id="329">
                  <w:rPr>
                    <w:rFonts w:cs="Calibri"/>
                    <w:sz w:val="12"/>
                    <w:szCs w:val="12"/>
                  </w:rPr>
                </w:rPrChange>
              </w:rPr>
            </w:pPr>
          </w:p>
        </w:tc>
        <w:tc>
          <w:tcPr>
            <w:tcW w:w="653" w:type="dxa"/>
            <w:shd w:val="clear" w:color="auto" w:fill="9CC2E5"/>
          </w:tcPr>
          <w:p w:rsidRPr="008F673E" w:rsidR="00057DCD" w:rsidRDefault="00057DCD" w14:paraId="11C679E5" w14:textId="77777777">
            <w:pPr>
              <w:spacing w:after="0"/>
              <w:rPr>
                <w:rFonts w:cs="Calibri"/>
                <w:sz w:val="12"/>
                <w:szCs w:val="12"/>
                <w:lang w:val="en-GB"/>
                <w:rPrChange w:author="Therese Buerengen" w:date="2025-10-27T11:17:00Z" w16du:dateUtc="2025-10-27T10:17:00Z" w:id="330">
                  <w:rPr>
                    <w:rFonts w:cs="Calibri"/>
                    <w:sz w:val="12"/>
                    <w:szCs w:val="12"/>
                  </w:rPr>
                </w:rPrChange>
              </w:rPr>
            </w:pPr>
          </w:p>
        </w:tc>
        <w:tc>
          <w:tcPr>
            <w:tcW w:w="653" w:type="dxa"/>
            <w:shd w:val="clear" w:color="auto" w:fill="9CC2E5"/>
          </w:tcPr>
          <w:p w:rsidRPr="008F673E" w:rsidR="00057DCD" w:rsidRDefault="00057DCD" w14:paraId="063EFCD1" w14:textId="77777777">
            <w:pPr>
              <w:spacing w:after="0"/>
              <w:rPr>
                <w:rFonts w:cs="Calibri"/>
                <w:sz w:val="12"/>
                <w:szCs w:val="12"/>
                <w:lang w:val="en-GB"/>
                <w:rPrChange w:author="Therese Buerengen" w:date="2025-10-27T11:17:00Z" w16du:dateUtc="2025-10-27T10:17:00Z" w:id="331">
                  <w:rPr>
                    <w:rFonts w:cs="Calibri"/>
                    <w:sz w:val="12"/>
                    <w:szCs w:val="12"/>
                  </w:rPr>
                </w:rPrChange>
              </w:rPr>
            </w:pPr>
          </w:p>
        </w:tc>
      </w:tr>
      <w:tr w:rsidRPr="008F673E" w:rsidR="00057DCD" w:rsidTr="008D043C" w14:paraId="568A5163" w14:textId="77777777">
        <w:trPr>
          <w:trHeight w:val="56"/>
        </w:trPr>
        <w:tc>
          <w:tcPr>
            <w:tcW w:w="567" w:type="dxa"/>
          </w:tcPr>
          <w:p w:rsidRPr="008F673E" w:rsidR="00057DCD" w:rsidRDefault="00057DCD" w14:paraId="70BC328A" w14:textId="77777777">
            <w:pPr>
              <w:spacing w:after="0"/>
              <w:rPr>
                <w:rFonts w:cs="Calibri"/>
                <w:sz w:val="12"/>
                <w:szCs w:val="12"/>
                <w:lang w:val="en-GB"/>
                <w:rPrChange w:author="Therese Buerengen" w:date="2025-10-27T11:17:00Z" w16du:dateUtc="2025-10-27T10:17:00Z" w:id="332">
                  <w:rPr>
                    <w:rFonts w:cs="Calibri"/>
                    <w:sz w:val="12"/>
                    <w:szCs w:val="12"/>
                  </w:rPr>
                </w:rPrChange>
              </w:rPr>
            </w:pPr>
            <w:r w:rsidRPr="008F673E">
              <w:rPr>
                <w:rFonts w:cs="Calibri"/>
                <w:sz w:val="12"/>
                <w:szCs w:val="12"/>
                <w:lang w:val="en-GB"/>
                <w:rPrChange w:author="Therese Buerengen" w:date="2025-10-27T11:17:00Z" w16du:dateUtc="2025-10-27T10:17:00Z" w:id="333">
                  <w:rPr>
                    <w:rFonts w:cs="Calibri"/>
                    <w:sz w:val="12"/>
                    <w:szCs w:val="12"/>
                  </w:rPr>
                </w:rPrChange>
              </w:rPr>
              <w:t>5</w:t>
            </w:r>
          </w:p>
        </w:tc>
        <w:tc>
          <w:tcPr>
            <w:tcW w:w="738" w:type="dxa"/>
            <w:shd w:val="clear" w:color="auto" w:fill="70AD47"/>
          </w:tcPr>
          <w:p w:rsidRPr="008F673E" w:rsidR="00057DCD" w:rsidRDefault="00057DCD" w14:paraId="7EEBDC74" w14:textId="77777777">
            <w:pPr>
              <w:spacing w:after="0"/>
              <w:rPr>
                <w:rFonts w:cs="Calibri"/>
                <w:sz w:val="12"/>
                <w:szCs w:val="12"/>
                <w:lang w:val="en-GB"/>
                <w:rPrChange w:author="Therese Buerengen" w:date="2025-10-27T11:17:00Z" w16du:dateUtc="2025-10-27T10:17:00Z" w:id="334">
                  <w:rPr>
                    <w:rFonts w:cs="Calibri"/>
                    <w:sz w:val="12"/>
                    <w:szCs w:val="12"/>
                  </w:rPr>
                </w:rPrChange>
              </w:rPr>
            </w:pPr>
          </w:p>
        </w:tc>
        <w:tc>
          <w:tcPr>
            <w:tcW w:w="653" w:type="dxa"/>
            <w:shd w:val="clear" w:color="auto" w:fill="70AD47"/>
          </w:tcPr>
          <w:p w:rsidRPr="008F673E" w:rsidR="00057DCD" w:rsidRDefault="00057DCD" w14:paraId="397545CD" w14:textId="77777777">
            <w:pPr>
              <w:spacing w:after="0"/>
              <w:rPr>
                <w:rFonts w:cs="Calibri"/>
                <w:sz w:val="12"/>
                <w:szCs w:val="12"/>
                <w:lang w:val="en-GB"/>
                <w:rPrChange w:author="Therese Buerengen" w:date="2025-10-27T11:17:00Z" w16du:dateUtc="2025-10-27T10:17:00Z" w:id="335">
                  <w:rPr>
                    <w:rFonts w:cs="Calibri"/>
                    <w:sz w:val="12"/>
                    <w:szCs w:val="12"/>
                  </w:rPr>
                </w:rPrChange>
              </w:rPr>
            </w:pPr>
          </w:p>
        </w:tc>
        <w:tc>
          <w:tcPr>
            <w:tcW w:w="653" w:type="dxa"/>
            <w:shd w:val="clear" w:color="auto" w:fill="70AD47"/>
          </w:tcPr>
          <w:p w:rsidRPr="008F673E" w:rsidR="00057DCD" w:rsidRDefault="00057DCD" w14:paraId="6303A675" w14:textId="77777777">
            <w:pPr>
              <w:spacing w:after="0"/>
              <w:rPr>
                <w:rFonts w:cs="Calibri"/>
                <w:sz w:val="12"/>
                <w:szCs w:val="12"/>
                <w:lang w:val="en-GB"/>
                <w:rPrChange w:author="Therese Buerengen" w:date="2025-10-27T11:17:00Z" w16du:dateUtc="2025-10-27T10:17:00Z" w:id="336">
                  <w:rPr>
                    <w:rFonts w:cs="Calibri"/>
                    <w:sz w:val="12"/>
                    <w:szCs w:val="12"/>
                  </w:rPr>
                </w:rPrChange>
              </w:rPr>
            </w:pPr>
          </w:p>
        </w:tc>
        <w:tc>
          <w:tcPr>
            <w:tcW w:w="654" w:type="dxa"/>
            <w:shd w:val="clear" w:color="auto" w:fill="70AD47"/>
          </w:tcPr>
          <w:p w:rsidRPr="008F673E" w:rsidR="00057DCD" w:rsidRDefault="00057DCD" w14:paraId="1E15C04E" w14:textId="77777777">
            <w:pPr>
              <w:spacing w:after="0"/>
              <w:rPr>
                <w:rFonts w:cs="Calibri"/>
                <w:sz w:val="12"/>
                <w:szCs w:val="12"/>
                <w:lang w:val="en-GB"/>
                <w:rPrChange w:author="Therese Buerengen" w:date="2025-10-27T11:17:00Z" w16du:dateUtc="2025-10-27T10:17:00Z" w:id="337">
                  <w:rPr>
                    <w:rFonts w:cs="Calibri"/>
                    <w:sz w:val="12"/>
                    <w:szCs w:val="12"/>
                  </w:rPr>
                </w:rPrChange>
              </w:rPr>
            </w:pPr>
          </w:p>
        </w:tc>
        <w:tc>
          <w:tcPr>
            <w:tcW w:w="653" w:type="dxa"/>
            <w:shd w:val="clear" w:color="auto" w:fill="70AD47"/>
          </w:tcPr>
          <w:p w:rsidRPr="008F673E" w:rsidR="00057DCD" w:rsidRDefault="00057DCD" w14:paraId="437F3618" w14:textId="77777777">
            <w:pPr>
              <w:spacing w:after="0"/>
              <w:rPr>
                <w:rFonts w:cs="Calibri"/>
                <w:sz w:val="12"/>
                <w:szCs w:val="12"/>
                <w:lang w:val="en-GB"/>
                <w:rPrChange w:author="Therese Buerengen" w:date="2025-10-27T11:17:00Z" w16du:dateUtc="2025-10-27T10:17:00Z" w:id="338">
                  <w:rPr>
                    <w:rFonts w:cs="Calibri"/>
                    <w:sz w:val="12"/>
                    <w:szCs w:val="12"/>
                  </w:rPr>
                </w:rPrChange>
              </w:rPr>
            </w:pPr>
          </w:p>
        </w:tc>
        <w:tc>
          <w:tcPr>
            <w:tcW w:w="653" w:type="dxa"/>
            <w:shd w:val="clear" w:color="auto" w:fill="70AD47"/>
          </w:tcPr>
          <w:p w:rsidRPr="008F673E" w:rsidR="00057DCD" w:rsidRDefault="00057DCD" w14:paraId="024B14AF" w14:textId="77777777">
            <w:pPr>
              <w:spacing w:after="0"/>
              <w:rPr>
                <w:rFonts w:cs="Calibri"/>
                <w:sz w:val="12"/>
                <w:szCs w:val="12"/>
                <w:lang w:val="en-GB"/>
                <w:rPrChange w:author="Therese Buerengen" w:date="2025-10-27T11:17:00Z" w16du:dateUtc="2025-10-27T10:17:00Z" w:id="339">
                  <w:rPr>
                    <w:rFonts w:cs="Calibri"/>
                    <w:sz w:val="12"/>
                    <w:szCs w:val="12"/>
                  </w:rPr>
                </w:rPrChange>
              </w:rPr>
            </w:pPr>
          </w:p>
        </w:tc>
        <w:tc>
          <w:tcPr>
            <w:tcW w:w="654" w:type="dxa"/>
          </w:tcPr>
          <w:p w:rsidRPr="008F673E" w:rsidR="00057DCD" w:rsidRDefault="00057DCD" w14:paraId="15652883" w14:textId="77777777">
            <w:pPr>
              <w:spacing w:after="0"/>
              <w:rPr>
                <w:rFonts w:cs="Calibri"/>
                <w:sz w:val="12"/>
                <w:szCs w:val="12"/>
                <w:lang w:val="en-GB"/>
                <w:rPrChange w:author="Therese Buerengen" w:date="2025-10-27T11:17:00Z" w16du:dateUtc="2025-10-27T10:17:00Z" w:id="340">
                  <w:rPr>
                    <w:rFonts w:cs="Calibri"/>
                    <w:sz w:val="12"/>
                    <w:szCs w:val="12"/>
                  </w:rPr>
                </w:rPrChange>
              </w:rPr>
            </w:pPr>
            <w:r w:rsidRPr="008F673E">
              <w:rPr>
                <w:rFonts w:cs="Calibri"/>
                <w:sz w:val="12"/>
                <w:szCs w:val="12"/>
                <w:lang w:val="en-GB"/>
                <w:rPrChange w:author="Therese Buerengen" w:date="2025-10-27T11:17:00Z" w16du:dateUtc="2025-10-27T10:17:00Z" w:id="341">
                  <w:rPr>
                    <w:rFonts w:cs="Calibri"/>
                    <w:sz w:val="12"/>
                    <w:szCs w:val="12"/>
                  </w:rPr>
                </w:rPrChange>
              </w:rPr>
              <w:t xml:space="preserve">T </w:t>
            </w:r>
          </w:p>
        </w:tc>
        <w:tc>
          <w:tcPr>
            <w:tcW w:w="653" w:type="dxa"/>
            <w:shd w:val="clear" w:color="auto" w:fill="9CC2E5"/>
          </w:tcPr>
          <w:p w:rsidRPr="008F673E" w:rsidR="00057DCD" w:rsidRDefault="00057DCD" w14:paraId="64CFE023" w14:textId="77777777">
            <w:pPr>
              <w:spacing w:after="0"/>
              <w:rPr>
                <w:rFonts w:cs="Calibri"/>
                <w:sz w:val="12"/>
                <w:szCs w:val="12"/>
                <w:lang w:val="en-GB"/>
                <w:rPrChange w:author="Therese Buerengen" w:date="2025-10-27T11:17:00Z" w16du:dateUtc="2025-10-27T10:17:00Z" w:id="342">
                  <w:rPr>
                    <w:rFonts w:cs="Calibri"/>
                    <w:sz w:val="12"/>
                    <w:szCs w:val="12"/>
                  </w:rPr>
                </w:rPrChange>
              </w:rPr>
            </w:pPr>
          </w:p>
        </w:tc>
        <w:tc>
          <w:tcPr>
            <w:tcW w:w="653" w:type="dxa"/>
            <w:shd w:val="clear" w:color="auto" w:fill="9CC2E5"/>
          </w:tcPr>
          <w:p w:rsidRPr="008F673E" w:rsidR="00057DCD" w:rsidRDefault="00057DCD" w14:paraId="15D6988D" w14:textId="77777777">
            <w:pPr>
              <w:spacing w:after="0"/>
              <w:rPr>
                <w:rFonts w:cs="Calibri"/>
                <w:sz w:val="12"/>
                <w:szCs w:val="12"/>
                <w:lang w:val="en-GB"/>
                <w:rPrChange w:author="Therese Buerengen" w:date="2025-10-27T11:17:00Z" w16du:dateUtc="2025-10-27T10:17:00Z" w:id="343">
                  <w:rPr>
                    <w:rFonts w:cs="Calibri"/>
                    <w:sz w:val="12"/>
                    <w:szCs w:val="12"/>
                  </w:rPr>
                </w:rPrChange>
              </w:rPr>
            </w:pPr>
          </w:p>
        </w:tc>
        <w:tc>
          <w:tcPr>
            <w:tcW w:w="653" w:type="dxa"/>
            <w:shd w:val="clear" w:color="auto" w:fill="9CC2E5"/>
          </w:tcPr>
          <w:p w:rsidRPr="008F673E" w:rsidR="00057DCD" w:rsidRDefault="00057DCD" w14:paraId="64A71A09" w14:textId="77777777">
            <w:pPr>
              <w:spacing w:after="0"/>
              <w:rPr>
                <w:rFonts w:cs="Calibri"/>
                <w:sz w:val="12"/>
                <w:szCs w:val="12"/>
                <w:lang w:val="en-GB"/>
                <w:rPrChange w:author="Therese Buerengen" w:date="2025-10-27T11:17:00Z" w16du:dateUtc="2025-10-27T10:17:00Z" w:id="344">
                  <w:rPr>
                    <w:rFonts w:cs="Calibri"/>
                    <w:sz w:val="12"/>
                    <w:szCs w:val="12"/>
                  </w:rPr>
                </w:rPrChange>
              </w:rPr>
            </w:pPr>
          </w:p>
        </w:tc>
        <w:tc>
          <w:tcPr>
            <w:tcW w:w="654" w:type="dxa"/>
            <w:shd w:val="clear" w:color="auto" w:fill="9CC2E5"/>
          </w:tcPr>
          <w:p w:rsidRPr="008F673E" w:rsidR="00057DCD" w:rsidRDefault="00057DCD" w14:paraId="799EA9AD" w14:textId="77777777">
            <w:pPr>
              <w:spacing w:after="0"/>
              <w:rPr>
                <w:rFonts w:cs="Calibri"/>
                <w:sz w:val="12"/>
                <w:szCs w:val="12"/>
                <w:lang w:val="en-GB"/>
                <w:rPrChange w:author="Therese Buerengen" w:date="2025-10-27T11:17:00Z" w16du:dateUtc="2025-10-27T10:17:00Z" w:id="345">
                  <w:rPr>
                    <w:rFonts w:cs="Calibri"/>
                    <w:sz w:val="12"/>
                    <w:szCs w:val="12"/>
                  </w:rPr>
                </w:rPrChange>
              </w:rPr>
            </w:pPr>
          </w:p>
        </w:tc>
        <w:tc>
          <w:tcPr>
            <w:tcW w:w="653" w:type="dxa"/>
            <w:shd w:val="clear" w:color="auto" w:fill="9CC2E5"/>
          </w:tcPr>
          <w:p w:rsidRPr="008F673E" w:rsidR="00057DCD" w:rsidRDefault="00057DCD" w14:paraId="56E04CF4" w14:textId="77777777">
            <w:pPr>
              <w:spacing w:after="0"/>
              <w:rPr>
                <w:rFonts w:cs="Calibri"/>
                <w:sz w:val="12"/>
                <w:szCs w:val="12"/>
                <w:lang w:val="en-GB"/>
                <w:rPrChange w:author="Therese Buerengen" w:date="2025-10-27T11:17:00Z" w16du:dateUtc="2025-10-27T10:17:00Z" w:id="346">
                  <w:rPr>
                    <w:rFonts w:cs="Calibri"/>
                    <w:sz w:val="12"/>
                    <w:szCs w:val="12"/>
                  </w:rPr>
                </w:rPrChange>
              </w:rPr>
            </w:pPr>
          </w:p>
        </w:tc>
        <w:tc>
          <w:tcPr>
            <w:tcW w:w="653" w:type="dxa"/>
            <w:shd w:val="clear" w:color="auto" w:fill="9CC2E5"/>
          </w:tcPr>
          <w:p w:rsidRPr="008F673E" w:rsidR="00057DCD" w:rsidRDefault="00057DCD" w14:paraId="75F51743" w14:textId="77777777">
            <w:pPr>
              <w:spacing w:after="0"/>
              <w:rPr>
                <w:rFonts w:cs="Calibri"/>
                <w:sz w:val="12"/>
                <w:szCs w:val="12"/>
                <w:lang w:val="en-GB"/>
                <w:rPrChange w:author="Therese Buerengen" w:date="2025-10-27T11:17:00Z" w16du:dateUtc="2025-10-27T10:17:00Z" w:id="347">
                  <w:rPr>
                    <w:rFonts w:cs="Calibri"/>
                    <w:sz w:val="12"/>
                    <w:szCs w:val="12"/>
                  </w:rPr>
                </w:rPrChange>
              </w:rPr>
            </w:pPr>
          </w:p>
        </w:tc>
      </w:tr>
      <w:tr w:rsidRPr="008F673E" w:rsidR="00057DCD" w:rsidTr="008D043C" w14:paraId="22F075EB" w14:textId="77777777">
        <w:trPr>
          <w:trHeight w:val="74"/>
        </w:trPr>
        <w:tc>
          <w:tcPr>
            <w:tcW w:w="567" w:type="dxa"/>
          </w:tcPr>
          <w:p w:rsidRPr="008F673E" w:rsidR="00057DCD" w:rsidRDefault="00057DCD" w14:paraId="136119F6" w14:textId="77777777">
            <w:pPr>
              <w:spacing w:after="0"/>
              <w:rPr>
                <w:rFonts w:cs="Calibri"/>
                <w:sz w:val="12"/>
                <w:szCs w:val="12"/>
                <w:lang w:val="en-GB"/>
                <w:rPrChange w:author="Therese Buerengen" w:date="2025-10-27T11:17:00Z" w16du:dateUtc="2025-10-27T10:17:00Z" w:id="348">
                  <w:rPr>
                    <w:rFonts w:cs="Calibri"/>
                    <w:sz w:val="12"/>
                    <w:szCs w:val="12"/>
                  </w:rPr>
                </w:rPrChange>
              </w:rPr>
            </w:pPr>
            <w:r w:rsidRPr="008F673E">
              <w:rPr>
                <w:rFonts w:cs="Calibri"/>
                <w:sz w:val="12"/>
                <w:szCs w:val="12"/>
                <w:lang w:val="en-GB"/>
                <w:rPrChange w:author="Therese Buerengen" w:date="2025-10-27T11:17:00Z" w16du:dateUtc="2025-10-27T10:17:00Z" w:id="349">
                  <w:rPr>
                    <w:rFonts w:cs="Calibri"/>
                    <w:sz w:val="12"/>
                    <w:szCs w:val="12"/>
                  </w:rPr>
                </w:rPrChange>
              </w:rPr>
              <w:t>6</w:t>
            </w:r>
          </w:p>
        </w:tc>
        <w:tc>
          <w:tcPr>
            <w:tcW w:w="738" w:type="dxa"/>
            <w:shd w:val="clear" w:color="auto" w:fill="70AD47"/>
          </w:tcPr>
          <w:p w:rsidRPr="008F673E" w:rsidR="00057DCD" w:rsidRDefault="00057DCD" w14:paraId="0F2DA16D" w14:textId="77777777">
            <w:pPr>
              <w:spacing w:after="0"/>
              <w:rPr>
                <w:rFonts w:cs="Calibri"/>
                <w:sz w:val="12"/>
                <w:szCs w:val="12"/>
                <w:lang w:val="en-GB"/>
                <w:rPrChange w:author="Therese Buerengen" w:date="2025-10-27T11:17:00Z" w16du:dateUtc="2025-10-27T10:17:00Z" w:id="350">
                  <w:rPr>
                    <w:rFonts w:cs="Calibri"/>
                    <w:sz w:val="12"/>
                    <w:szCs w:val="12"/>
                  </w:rPr>
                </w:rPrChange>
              </w:rPr>
            </w:pPr>
          </w:p>
        </w:tc>
        <w:tc>
          <w:tcPr>
            <w:tcW w:w="653" w:type="dxa"/>
            <w:shd w:val="clear" w:color="auto" w:fill="70AD47"/>
          </w:tcPr>
          <w:p w:rsidRPr="008F673E" w:rsidR="00057DCD" w:rsidRDefault="00057DCD" w14:paraId="649688C5" w14:textId="77777777">
            <w:pPr>
              <w:spacing w:after="0"/>
              <w:rPr>
                <w:rFonts w:cs="Calibri"/>
                <w:sz w:val="12"/>
                <w:szCs w:val="12"/>
                <w:lang w:val="en-GB"/>
                <w:rPrChange w:author="Therese Buerengen" w:date="2025-10-27T11:17:00Z" w16du:dateUtc="2025-10-27T10:17:00Z" w:id="351">
                  <w:rPr>
                    <w:rFonts w:cs="Calibri"/>
                    <w:sz w:val="12"/>
                    <w:szCs w:val="12"/>
                  </w:rPr>
                </w:rPrChange>
              </w:rPr>
            </w:pPr>
          </w:p>
        </w:tc>
        <w:tc>
          <w:tcPr>
            <w:tcW w:w="653" w:type="dxa"/>
            <w:shd w:val="clear" w:color="auto" w:fill="70AD47"/>
          </w:tcPr>
          <w:p w:rsidRPr="008F673E" w:rsidR="00057DCD" w:rsidRDefault="00057DCD" w14:paraId="7E09D3EA" w14:textId="77777777">
            <w:pPr>
              <w:spacing w:after="0"/>
              <w:rPr>
                <w:rFonts w:cs="Calibri"/>
                <w:sz w:val="12"/>
                <w:szCs w:val="12"/>
                <w:lang w:val="en-GB"/>
                <w:rPrChange w:author="Therese Buerengen" w:date="2025-10-27T11:17:00Z" w16du:dateUtc="2025-10-27T10:17:00Z" w:id="352">
                  <w:rPr>
                    <w:rFonts w:cs="Calibri"/>
                    <w:sz w:val="12"/>
                    <w:szCs w:val="12"/>
                  </w:rPr>
                </w:rPrChange>
              </w:rPr>
            </w:pPr>
          </w:p>
        </w:tc>
        <w:tc>
          <w:tcPr>
            <w:tcW w:w="654" w:type="dxa"/>
            <w:shd w:val="clear" w:color="auto" w:fill="70AD47"/>
          </w:tcPr>
          <w:p w:rsidRPr="008F673E" w:rsidR="00057DCD" w:rsidRDefault="00057DCD" w14:paraId="5A13BCDB" w14:textId="77777777">
            <w:pPr>
              <w:spacing w:after="0"/>
              <w:rPr>
                <w:rFonts w:cs="Calibri"/>
                <w:sz w:val="12"/>
                <w:szCs w:val="12"/>
                <w:lang w:val="en-GB"/>
                <w:rPrChange w:author="Therese Buerengen" w:date="2025-10-27T11:17:00Z" w16du:dateUtc="2025-10-27T10:17:00Z" w:id="353">
                  <w:rPr>
                    <w:rFonts w:cs="Calibri"/>
                    <w:sz w:val="12"/>
                    <w:szCs w:val="12"/>
                  </w:rPr>
                </w:rPrChange>
              </w:rPr>
            </w:pPr>
          </w:p>
        </w:tc>
        <w:tc>
          <w:tcPr>
            <w:tcW w:w="653" w:type="dxa"/>
            <w:shd w:val="clear" w:color="auto" w:fill="70AD47"/>
          </w:tcPr>
          <w:p w:rsidRPr="008F673E" w:rsidR="00057DCD" w:rsidRDefault="00057DCD" w14:paraId="4240F959" w14:textId="77777777">
            <w:pPr>
              <w:spacing w:after="0"/>
              <w:rPr>
                <w:rFonts w:cs="Calibri"/>
                <w:sz w:val="12"/>
                <w:szCs w:val="12"/>
                <w:lang w:val="en-GB"/>
                <w:rPrChange w:author="Therese Buerengen" w:date="2025-10-27T11:17:00Z" w16du:dateUtc="2025-10-27T10:17:00Z" w:id="354">
                  <w:rPr>
                    <w:rFonts w:cs="Calibri"/>
                    <w:sz w:val="12"/>
                    <w:szCs w:val="12"/>
                  </w:rPr>
                </w:rPrChange>
              </w:rPr>
            </w:pPr>
          </w:p>
        </w:tc>
        <w:tc>
          <w:tcPr>
            <w:tcW w:w="653" w:type="dxa"/>
            <w:shd w:val="clear" w:color="auto" w:fill="70AD47"/>
          </w:tcPr>
          <w:p w:rsidRPr="008F673E" w:rsidR="00057DCD" w:rsidRDefault="00057DCD" w14:paraId="51AA925D" w14:textId="77777777">
            <w:pPr>
              <w:spacing w:after="0"/>
              <w:rPr>
                <w:rFonts w:cs="Calibri"/>
                <w:sz w:val="12"/>
                <w:szCs w:val="12"/>
                <w:lang w:val="en-GB"/>
                <w:rPrChange w:author="Therese Buerengen" w:date="2025-10-27T11:17:00Z" w16du:dateUtc="2025-10-27T10:17:00Z" w:id="355">
                  <w:rPr>
                    <w:rFonts w:cs="Calibri"/>
                    <w:sz w:val="12"/>
                    <w:szCs w:val="12"/>
                  </w:rPr>
                </w:rPrChange>
              </w:rPr>
            </w:pPr>
          </w:p>
        </w:tc>
        <w:tc>
          <w:tcPr>
            <w:tcW w:w="654" w:type="dxa"/>
            <w:shd w:val="clear" w:color="auto" w:fill="70AD47"/>
          </w:tcPr>
          <w:p w:rsidRPr="008F673E" w:rsidR="00057DCD" w:rsidRDefault="00057DCD" w14:paraId="17BDDB1F" w14:textId="77777777">
            <w:pPr>
              <w:spacing w:after="0"/>
              <w:rPr>
                <w:rFonts w:cs="Calibri"/>
                <w:sz w:val="12"/>
                <w:szCs w:val="12"/>
                <w:lang w:val="en-GB"/>
                <w:rPrChange w:author="Therese Buerengen" w:date="2025-10-27T11:17:00Z" w16du:dateUtc="2025-10-27T10:17:00Z" w:id="356">
                  <w:rPr>
                    <w:rFonts w:cs="Calibri"/>
                    <w:sz w:val="12"/>
                    <w:szCs w:val="12"/>
                  </w:rPr>
                </w:rPrChange>
              </w:rPr>
            </w:pPr>
          </w:p>
        </w:tc>
        <w:tc>
          <w:tcPr>
            <w:tcW w:w="653" w:type="dxa"/>
          </w:tcPr>
          <w:p w:rsidRPr="008F673E" w:rsidR="00057DCD" w:rsidRDefault="00057DCD" w14:paraId="698BE5DD" w14:textId="77777777">
            <w:pPr>
              <w:spacing w:after="0"/>
              <w:rPr>
                <w:rFonts w:cs="Calibri"/>
                <w:sz w:val="12"/>
                <w:szCs w:val="12"/>
                <w:lang w:val="en-GB"/>
                <w:rPrChange w:author="Therese Buerengen" w:date="2025-10-27T11:17:00Z" w16du:dateUtc="2025-10-27T10:17:00Z" w:id="357">
                  <w:rPr>
                    <w:rFonts w:cs="Calibri"/>
                    <w:sz w:val="12"/>
                    <w:szCs w:val="12"/>
                  </w:rPr>
                </w:rPrChange>
              </w:rPr>
            </w:pPr>
            <w:r w:rsidRPr="008F673E">
              <w:rPr>
                <w:rFonts w:cs="Calibri"/>
                <w:sz w:val="12"/>
                <w:szCs w:val="12"/>
                <w:lang w:val="en-GB"/>
                <w:rPrChange w:author="Therese Buerengen" w:date="2025-10-27T11:17:00Z" w16du:dateUtc="2025-10-27T10:17:00Z" w:id="358">
                  <w:rPr>
                    <w:rFonts w:cs="Calibri"/>
                    <w:sz w:val="12"/>
                    <w:szCs w:val="12"/>
                  </w:rPr>
                </w:rPrChange>
              </w:rPr>
              <w:t xml:space="preserve">T </w:t>
            </w:r>
          </w:p>
        </w:tc>
        <w:tc>
          <w:tcPr>
            <w:tcW w:w="653" w:type="dxa"/>
            <w:shd w:val="clear" w:color="auto" w:fill="9CC2E5"/>
          </w:tcPr>
          <w:p w:rsidRPr="008F673E" w:rsidR="00057DCD" w:rsidRDefault="00057DCD" w14:paraId="36FE3291" w14:textId="77777777">
            <w:pPr>
              <w:spacing w:after="0"/>
              <w:rPr>
                <w:rFonts w:cs="Calibri"/>
                <w:sz w:val="12"/>
                <w:szCs w:val="12"/>
                <w:lang w:val="en-GB"/>
                <w:rPrChange w:author="Therese Buerengen" w:date="2025-10-27T11:17:00Z" w16du:dateUtc="2025-10-27T10:17:00Z" w:id="359">
                  <w:rPr>
                    <w:rFonts w:cs="Calibri"/>
                    <w:sz w:val="12"/>
                    <w:szCs w:val="12"/>
                  </w:rPr>
                </w:rPrChange>
              </w:rPr>
            </w:pPr>
          </w:p>
        </w:tc>
        <w:tc>
          <w:tcPr>
            <w:tcW w:w="653" w:type="dxa"/>
            <w:shd w:val="clear" w:color="auto" w:fill="9CC2E5"/>
          </w:tcPr>
          <w:p w:rsidRPr="008F673E" w:rsidR="00057DCD" w:rsidRDefault="00057DCD" w14:paraId="50E6B200" w14:textId="77777777">
            <w:pPr>
              <w:spacing w:after="0"/>
              <w:rPr>
                <w:rFonts w:cs="Calibri"/>
                <w:sz w:val="12"/>
                <w:szCs w:val="12"/>
                <w:lang w:val="en-GB"/>
                <w:rPrChange w:author="Therese Buerengen" w:date="2025-10-27T11:17:00Z" w16du:dateUtc="2025-10-27T10:17:00Z" w:id="360">
                  <w:rPr>
                    <w:rFonts w:cs="Calibri"/>
                    <w:sz w:val="12"/>
                    <w:szCs w:val="12"/>
                  </w:rPr>
                </w:rPrChange>
              </w:rPr>
            </w:pPr>
          </w:p>
        </w:tc>
        <w:tc>
          <w:tcPr>
            <w:tcW w:w="654" w:type="dxa"/>
            <w:shd w:val="clear" w:color="auto" w:fill="9CC2E5"/>
          </w:tcPr>
          <w:p w:rsidRPr="008F673E" w:rsidR="00057DCD" w:rsidRDefault="00057DCD" w14:paraId="3D479539" w14:textId="77777777">
            <w:pPr>
              <w:spacing w:after="0"/>
              <w:rPr>
                <w:rFonts w:cs="Calibri"/>
                <w:sz w:val="12"/>
                <w:szCs w:val="12"/>
                <w:lang w:val="en-GB"/>
                <w:rPrChange w:author="Therese Buerengen" w:date="2025-10-27T11:17:00Z" w16du:dateUtc="2025-10-27T10:17:00Z" w:id="361">
                  <w:rPr>
                    <w:rFonts w:cs="Calibri"/>
                    <w:sz w:val="12"/>
                    <w:szCs w:val="12"/>
                  </w:rPr>
                </w:rPrChange>
              </w:rPr>
            </w:pPr>
          </w:p>
        </w:tc>
        <w:tc>
          <w:tcPr>
            <w:tcW w:w="653" w:type="dxa"/>
            <w:shd w:val="clear" w:color="auto" w:fill="9CC2E5"/>
          </w:tcPr>
          <w:p w:rsidRPr="008F673E" w:rsidR="00057DCD" w:rsidRDefault="00057DCD" w14:paraId="7E3482C5" w14:textId="77777777">
            <w:pPr>
              <w:spacing w:after="0"/>
              <w:rPr>
                <w:rFonts w:cs="Calibri"/>
                <w:sz w:val="12"/>
                <w:szCs w:val="12"/>
                <w:lang w:val="en-GB"/>
                <w:rPrChange w:author="Therese Buerengen" w:date="2025-10-27T11:17:00Z" w16du:dateUtc="2025-10-27T10:17:00Z" w:id="362">
                  <w:rPr>
                    <w:rFonts w:cs="Calibri"/>
                    <w:sz w:val="12"/>
                    <w:szCs w:val="12"/>
                  </w:rPr>
                </w:rPrChange>
              </w:rPr>
            </w:pPr>
          </w:p>
        </w:tc>
        <w:tc>
          <w:tcPr>
            <w:tcW w:w="653" w:type="dxa"/>
            <w:shd w:val="clear" w:color="auto" w:fill="9CC2E5"/>
          </w:tcPr>
          <w:p w:rsidRPr="008F673E" w:rsidR="00057DCD" w:rsidRDefault="00057DCD" w14:paraId="3F89C251" w14:textId="77777777">
            <w:pPr>
              <w:spacing w:after="0"/>
              <w:rPr>
                <w:rFonts w:cs="Calibri"/>
                <w:sz w:val="12"/>
                <w:szCs w:val="12"/>
                <w:lang w:val="en-GB"/>
                <w:rPrChange w:author="Therese Buerengen" w:date="2025-10-27T11:17:00Z" w16du:dateUtc="2025-10-27T10:17:00Z" w:id="363">
                  <w:rPr>
                    <w:rFonts w:cs="Calibri"/>
                    <w:sz w:val="12"/>
                    <w:szCs w:val="12"/>
                  </w:rPr>
                </w:rPrChange>
              </w:rPr>
            </w:pPr>
          </w:p>
        </w:tc>
      </w:tr>
      <w:tr w:rsidRPr="008F673E" w:rsidR="00C21B48" w:rsidTr="008D043C" w14:paraId="21E7FDCB" w14:textId="77777777">
        <w:trPr>
          <w:trHeight w:val="62"/>
        </w:trPr>
        <w:tc>
          <w:tcPr>
            <w:tcW w:w="567" w:type="dxa"/>
          </w:tcPr>
          <w:p w:rsidRPr="008F673E" w:rsidR="00057DCD" w:rsidRDefault="00057DCD" w14:paraId="7DE87FB3" w14:textId="77777777">
            <w:pPr>
              <w:spacing w:after="0"/>
              <w:rPr>
                <w:rFonts w:cs="Calibri"/>
                <w:sz w:val="12"/>
                <w:szCs w:val="12"/>
                <w:lang w:val="en-GB"/>
                <w:rPrChange w:author="Therese Buerengen" w:date="2025-10-27T11:17:00Z" w16du:dateUtc="2025-10-27T10:17:00Z" w:id="364">
                  <w:rPr>
                    <w:rFonts w:cs="Calibri"/>
                    <w:sz w:val="12"/>
                    <w:szCs w:val="12"/>
                  </w:rPr>
                </w:rPrChange>
              </w:rPr>
            </w:pPr>
            <w:r w:rsidRPr="008F673E">
              <w:rPr>
                <w:rFonts w:cs="Calibri"/>
                <w:sz w:val="12"/>
                <w:szCs w:val="12"/>
                <w:lang w:val="en-GB"/>
                <w:rPrChange w:author="Therese Buerengen" w:date="2025-10-27T11:17:00Z" w16du:dateUtc="2025-10-27T10:17:00Z" w:id="365">
                  <w:rPr>
                    <w:rFonts w:cs="Calibri"/>
                    <w:sz w:val="12"/>
                    <w:szCs w:val="12"/>
                  </w:rPr>
                </w:rPrChange>
              </w:rPr>
              <w:t>7</w:t>
            </w:r>
          </w:p>
        </w:tc>
        <w:tc>
          <w:tcPr>
            <w:tcW w:w="738" w:type="dxa"/>
            <w:shd w:val="clear" w:color="auto" w:fill="70AD47"/>
          </w:tcPr>
          <w:p w:rsidRPr="008F673E" w:rsidR="00057DCD" w:rsidRDefault="00057DCD" w14:paraId="5B77F33B" w14:textId="77777777">
            <w:pPr>
              <w:spacing w:after="0"/>
              <w:rPr>
                <w:rFonts w:cs="Calibri"/>
                <w:sz w:val="12"/>
                <w:szCs w:val="12"/>
                <w:lang w:val="en-GB"/>
                <w:rPrChange w:author="Therese Buerengen" w:date="2025-10-27T11:17:00Z" w16du:dateUtc="2025-10-27T10:17:00Z" w:id="366">
                  <w:rPr>
                    <w:rFonts w:cs="Calibri"/>
                    <w:sz w:val="12"/>
                    <w:szCs w:val="12"/>
                  </w:rPr>
                </w:rPrChange>
              </w:rPr>
            </w:pPr>
          </w:p>
        </w:tc>
        <w:tc>
          <w:tcPr>
            <w:tcW w:w="653" w:type="dxa"/>
            <w:shd w:val="clear" w:color="auto" w:fill="70AD47"/>
          </w:tcPr>
          <w:p w:rsidRPr="008F673E" w:rsidR="00057DCD" w:rsidRDefault="00057DCD" w14:paraId="23BB0C5B" w14:textId="77777777">
            <w:pPr>
              <w:spacing w:after="0"/>
              <w:rPr>
                <w:rFonts w:cs="Calibri"/>
                <w:sz w:val="12"/>
                <w:szCs w:val="12"/>
                <w:lang w:val="en-GB"/>
                <w:rPrChange w:author="Therese Buerengen" w:date="2025-10-27T11:17:00Z" w16du:dateUtc="2025-10-27T10:17:00Z" w:id="367">
                  <w:rPr>
                    <w:rFonts w:cs="Calibri"/>
                    <w:sz w:val="12"/>
                    <w:szCs w:val="12"/>
                  </w:rPr>
                </w:rPrChange>
              </w:rPr>
            </w:pPr>
          </w:p>
        </w:tc>
        <w:tc>
          <w:tcPr>
            <w:tcW w:w="653" w:type="dxa"/>
            <w:shd w:val="clear" w:color="auto" w:fill="70AD47"/>
          </w:tcPr>
          <w:p w:rsidRPr="008F673E" w:rsidR="00057DCD" w:rsidRDefault="00057DCD" w14:paraId="59D5C471" w14:textId="77777777">
            <w:pPr>
              <w:spacing w:after="0"/>
              <w:rPr>
                <w:rFonts w:cs="Calibri"/>
                <w:sz w:val="12"/>
                <w:szCs w:val="12"/>
                <w:lang w:val="en-GB"/>
                <w:rPrChange w:author="Therese Buerengen" w:date="2025-10-27T11:17:00Z" w16du:dateUtc="2025-10-27T10:17:00Z" w:id="368">
                  <w:rPr>
                    <w:rFonts w:cs="Calibri"/>
                    <w:sz w:val="12"/>
                    <w:szCs w:val="12"/>
                  </w:rPr>
                </w:rPrChange>
              </w:rPr>
            </w:pPr>
          </w:p>
        </w:tc>
        <w:tc>
          <w:tcPr>
            <w:tcW w:w="654" w:type="dxa"/>
            <w:shd w:val="clear" w:color="auto" w:fill="70AD47"/>
          </w:tcPr>
          <w:p w:rsidRPr="008F673E" w:rsidR="00057DCD" w:rsidRDefault="00057DCD" w14:paraId="78DE0488" w14:textId="77777777">
            <w:pPr>
              <w:spacing w:after="0"/>
              <w:rPr>
                <w:rFonts w:cs="Calibri"/>
                <w:sz w:val="12"/>
                <w:szCs w:val="12"/>
                <w:lang w:val="en-GB"/>
                <w:rPrChange w:author="Therese Buerengen" w:date="2025-10-27T11:17:00Z" w16du:dateUtc="2025-10-27T10:17:00Z" w:id="369">
                  <w:rPr>
                    <w:rFonts w:cs="Calibri"/>
                    <w:sz w:val="12"/>
                    <w:szCs w:val="12"/>
                  </w:rPr>
                </w:rPrChange>
              </w:rPr>
            </w:pPr>
          </w:p>
        </w:tc>
        <w:tc>
          <w:tcPr>
            <w:tcW w:w="653" w:type="dxa"/>
            <w:shd w:val="clear" w:color="auto" w:fill="70AD47"/>
          </w:tcPr>
          <w:p w:rsidRPr="008F673E" w:rsidR="00057DCD" w:rsidRDefault="00057DCD" w14:paraId="7860BB4E" w14:textId="77777777">
            <w:pPr>
              <w:spacing w:after="0"/>
              <w:rPr>
                <w:rFonts w:cs="Calibri"/>
                <w:sz w:val="12"/>
                <w:szCs w:val="12"/>
                <w:lang w:val="en-GB"/>
                <w:rPrChange w:author="Therese Buerengen" w:date="2025-10-27T11:17:00Z" w16du:dateUtc="2025-10-27T10:17:00Z" w:id="370">
                  <w:rPr>
                    <w:rFonts w:cs="Calibri"/>
                    <w:sz w:val="12"/>
                    <w:szCs w:val="12"/>
                  </w:rPr>
                </w:rPrChange>
              </w:rPr>
            </w:pPr>
          </w:p>
        </w:tc>
        <w:tc>
          <w:tcPr>
            <w:tcW w:w="653" w:type="dxa"/>
            <w:shd w:val="clear" w:color="auto" w:fill="70AD47"/>
          </w:tcPr>
          <w:p w:rsidRPr="008F673E" w:rsidR="00057DCD" w:rsidRDefault="00057DCD" w14:paraId="31FEA0BD" w14:textId="77777777">
            <w:pPr>
              <w:spacing w:after="0"/>
              <w:rPr>
                <w:rFonts w:cs="Calibri"/>
                <w:sz w:val="12"/>
                <w:szCs w:val="12"/>
                <w:lang w:val="en-GB"/>
                <w:rPrChange w:author="Therese Buerengen" w:date="2025-10-27T11:17:00Z" w16du:dateUtc="2025-10-27T10:17:00Z" w:id="371">
                  <w:rPr>
                    <w:rFonts w:cs="Calibri"/>
                    <w:sz w:val="12"/>
                    <w:szCs w:val="12"/>
                  </w:rPr>
                </w:rPrChange>
              </w:rPr>
            </w:pPr>
          </w:p>
        </w:tc>
        <w:tc>
          <w:tcPr>
            <w:tcW w:w="654" w:type="dxa"/>
            <w:shd w:val="clear" w:color="auto" w:fill="70AD47"/>
          </w:tcPr>
          <w:p w:rsidRPr="008F673E" w:rsidR="00057DCD" w:rsidRDefault="00057DCD" w14:paraId="106940D0" w14:textId="77777777">
            <w:pPr>
              <w:spacing w:after="0"/>
              <w:rPr>
                <w:rFonts w:cs="Calibri"/>
                <w:sz w:val="12"/>
                <w:szCs w:val="12"/>
                <w:lang w:val="en-GB"/>
                <w:rPrChange w:author="Therese Buerengen" w:date="2025-10-27T11:17:00Z" w16du:dateUtc="2025-10-27T10:17:00Z" w:id="372">
                  <w:rPr>
                    <w:rFonts w:cs="Calibri"/>
                    <w:sz w:val="12"/>
                    <w:szCs w:val="12"/>
                  </w:rPr>
                </w:rPrChange>
              </w:rPr>
            </w:pPr>
          </w:p>
        </w:tc>
        <w:tc>
          <w:tcPr>
            <w:tcW w:w="653" w:type="dxa"/>
            <w:shd w:val="clear" w:color="auto" w:fill="70AD47"/>
          </w:tcPr>
          <w:p w:rsidRPr="008F673E" w:rsidR="00057DCD" w:rsidRDefault="00057DCD" w14:paraId="30E83059" w14:textId="77777777">
            <w:pPr>
              <w:spacing w:after="0"/>
              <w:rPr>
                <w:rFonts w:cs="Calibri"/>
                <w:sz w:val="12"/>
                <w:szCs w:val="12"/>
                <w:lang w:val="en-GB"/>
                <w:rPrChange w:author="Therese Buerengen" w:date="2025-10-27T11:17:00Z" w16du:dateUtc="2025-10-27T10:17:00Z" w:id="373">
                  <w:rPr>
                    <w:rFonts w:cs="Calibri"/>
                    <w:sz w:val="12"/>
                    <w:szCs w:val="12"/>
                  </w:rPr>
                </w:rPrChange>
              </w:rPr>
            </w:pPr>
          </w:p>
        </w:tc>
        <w:tc>
          <w:tcPr>
            <w:tcW w:w="653" w:type="dxa"/>
          </w:tcPr>
          <w:p w:rsidRPr="008F673E" w:rsidR="00057DCD" w:rsidRDefault="00057DCD" w14:paraId="5693966E" w14:textId="77777777">
            <w:pPr>
              <w:spacing w:after="0"/>
              <w:rPr>
                <w:rFonts w:cs="Calibri"/>
                <w:sz w:val="12"/>
                <w:szCs w:val="12"/>
                <w:lang w:val="en-GB"/>
                <w:rPrChange w:author="Therese Buerengen" w:date="2025-10-27T11:17:00Z" w16du:dateUtc="2025-10-27T10:17:00Z" w:id="374">
                  <w:rPr>
                    <w:rFonts w:cs="Calibri"/>
                    <w:sz w:val="12"/>
                    <w:szCs w:val="12"/>
                  </w:rPr>
                </w:rPrChange>
              </w:rPr>
            </w:pPr>
            <w:r w:rsidRPr="008F673E">
              <w:rPr>
                <w:rFonts w:cs="Calibri"/>
                <w:sz w:val="12"/>
                <w:szCs w:val="12"/>
                <w:lang w:val="en-GB"/>
                <w:rPrChange w:author="Therese Buerengen" w:date="2025-10-27T11:17:00Z" w16du:dateUtc="2025-10-27T10:17:00Z" w:id="375">
                  <w:rPr>
                    <w:rFonts w:cs="Calibri"/>
                    <w:sz w:val="12"/>
                    <w:szCs w:val="12"/>
                  </w:rPr>
                </w:rPrChange>
              </w:rPr>
              <w:t xml:space="preserve">T  </w:t>
            </w:r>
          </w:p>
        </w:tc>
        <w:tc>
          <w:tcPr>
            <w:tcW w:w="653" w:type="dxa"/>
            <w:shd w:val="clear" w:color="auto" w:fill="9CC2E5"/>
          </w:tcPr>
          <w:p w:rsidRPr="008F673E" w:rsidR="00057DCD" w:rsidRDefault="00057DCD" w14:paraId="76FEDA77" w14:textId="77777777">
            <w:pPr>
              <w:spacing w:after="0"/>
              <w:rPr>
                <w:rFonts w:cs="Calibri"/>
                <w:sz w:val="12"/>
                <w:szCs w:val="12"/>
                <w:lang w:val="en-GB"/>
                <w:rPrChange w:author="Therese Buerengen" w:date="2025-10-27T11:17:00Z" w16du:dateUtc="2025-10-27T10:17:00Z" w:id="376">
                  <w:rPr>
                    <w:rFonts w:cs="Calibri"/>
                    <w:sz w:val="12"/>
                    <w:szCs w:val="12"/>
                  </w:rPr>
                </w:rPrChange>
              </w:rPr>
            </w:pPr>
          </w:p>
        </w:tc>
        <w:tc>
          <w:tcPr>
            <w:tcW w:w="654" w:type="dxa"/>
            <w:shd w:val="clear" w:color="auto" w:fill="9CC2E5"/>
          </w:tcPr>
          <w:p w:rsidRPr="008F673E" w:rsidR="00057DCD" w:rsidRDefault="00057DCD" w14:paraId="2A1005A3" w14:textId="77777777">
            <w:pPr>
              <w:spacing w:after="0"/>
              <w:rPr>
                <w:rFonts w:cs="Calibri"/>
                <w:sz w:val="12"/>
                <w:szCs w:val="12"/>
                <w:lang w:val="en-GB"/>
                <w:rPrChange w:author="Therese Buerengen" w:date="2025-10-27T11:17:00Z" w16du:dateUtc="2025-10-27T10:17:00Z" w:id="377">
                  <w:rPr>
                    <w:rFonts w:cs="Calibri"/>
                    <w:sz w:val="12"/>
                    <w:szCs w:val="12"/>
                  </w:rPr>
                </w:rPrChange>
              </w:rPr>
            </w:pPr>
          </w:p>
        </w:tc>
        <w:tc>
          <w:tcPr>
            <w:tcW w:w="653" w:type="dxa"/>
            <w:shd w:val="clear" w:color="auto" w:fill="9CC2E5"/>
          </w:tcPr>
          <w:p w:rsidRPr="008F673E" w:rsidR="00057DCD" w:rsidRDefault="00057DCD" w14:paraId="43B5022D" w14:textId="77777777">
            <w:pPr>
              <w:spacing w:after="0"/>
              <w:rPr>
                <w:rFonts w:cs="Calibri"/>
                <w:sz w:val="12"/>
                <w:szCs w:val="12"/>
                <w:lang w:val="en-GB"/>
                <w:rPrChange w:author="Therese Buerengen" w:date="2025-10-27T11:17:00Z" w16du:dateUtc="2025-10-27T10:17:00Z" w:id="378">
                  <w:rPr>
                    <w:rFonts w:cs="Calibri"/>
                    <w:sz w:val="12"/>
                    <w:szCs w:val="12"/>
                  </w:rPr>
                </w:rPrChange>
              </w:rPr>
            </w:pPr>
          </w:p>
        </w:tc>
        <w:tc>
          <w:tcPr>
            <w:tcW w:w="653" w:type="dxa"/>
            <w:shd w:val="clear" w:color="auto" w:fill="9CC2E5"/>
          </w:tcPr>
          <w:p w:rsidRPr="008F673E" w:rsidR="00057DCD" w:rsidRDefault="00057DCD" w14:paraId="12214886" w14:textId="77777777">
            <w:pPr>
              <w:spacing w:after="0"/>
              <w:rPr>
                <w:rFonts w:cs="Calibri"/>
                <w:sz w:val="12"/>
                <w:szCs w:val="12"/>
                <w:lang w:val="en-GB"/>
                <w:rPrChange w:author="Therese Buerengen" w:date="2025-10-27T11:17:00Z" w16du:dateUtc="2025-10-27T10:17:00Z" w:id="379">
                  <w:rPr>
                    <w:rFonts w:cs="Calibri"/>
                    <w:sz w:val="12"/>
                    <w:szCs w:val="12"/>
                  </w:rPr>
                </w:rPrChange>
              </w:rPr>
            </w:pPr>
          </w:p>
        </w:tc>
      </w:tr>
      <w:tr w:rsidRPr="008F673E" w:rsidR="00C21B48" w:rsidTr="008D043C" w14:paraId="155C6B98" w14:textId="77777777">
        <w:trPr>
          <w:trHeight w:val="52"/>
        </w:trPr>
        <w:tc>
          <w:tcPr>
            <w:tcW w:w="567" w:type="dxa"/>
          </w:tcPr>
          <w:p w:rsidRPr="008F673E" w:rsidR="00057DCD" w:rsidRDefault="00057DCD" w14:paraId="5C0028AA" w14:textId="77777777">
            <w:pPr>
              <w:spacing w:after="0"/>
              <w:rPr>
                <w:rFonts w:cs="Calibri"/>
                <w:sz w:val="12"/>
                <w:szCs w:val="12"/>
                <w:lang w:val="en-GB"/>
                <w:rPrChange w:author="Therese Buerengen" w:date="2025-10-27T11:17:00Z" w16du:dateUtc="2025-10-27T10:17:00Z" w:id="380">
                  <w:rPr>
                    <w:rFonts w:cs="Calibri"/>
                    <w:sz w:val="12"/>
                    <w:szCs w:val="12"/>
                  </w:rPr>
                </w:rPrChange>
              </w:rPr>
            </w:pPr>
            <w:r w:rsidRPr="008F673E">
              <w:rPr>
                <w:rFonts w:cs="Calibri"/>
                <w:sz w:val="12"/>
                <w:szCs w:val="12"/>
                <w:lang w:val="en-GB"/>
                <w:rPrChange w:author="Therese Buerengen" w:date="2025-10-27T11:17:00Z" w16du:dateUtc="2025-10-27T10:17:00Z" w:id="381">
                  <w:rPr>
                    <w:rFonts w:cs="Calibri"/>
                    <w:sz w:val="12"/>
                    <w:szCs w:val="12"/>
                  </w:rPr>
                </w:rPrChange>
              </w:rPr>
              <w:t>8</w:t>
            </w:r>
          </w:p>
        </w:tc>
        <w:tc>
          <w:tcPr>
            <w:tcW w:w="738" w:type="dxa"/>
            <w:shd w:val="clear" w:color="auto" w:fill="70AD47"/>
          </w:tcPr>
          <w:p w:rsidRPr="008F673E" w:rsidR="00057DCD" w:rsidRDefault="00057DCD" w14:paraId="0D24EC62" w14:textId="77777777">
            <w:pPr>
              <w:spacing w:after="0"/>
              <w:rPr>
                <w:rFonts w:cs="Calibri"/>
                <w:sz w:val="12"/>
                <w:szCs w:val="12"/>
                <w:lang w:val="en-GB"/>
                <w:rPrChange w:author="Therese Buerengen" w:date="2025-10-27T11:17:00Z" w16du:dateUtc="2025-10-27T10:17:00Z" w:id="382">
                  <w:rPr>
                    <w:rFonts w:cs="Calibri"/>
                    <w:sz w:val="12"/>
                    <w:szCs w:val="12"/>
                  </w:rPr>
                </w:rPrChange>
              </w:rPr>
            </w:pPr>
          </w:p>
        </w:tc>
        <w:tc>
          <w:tcPr>
            <w:tcW w:w="653" w:type="dxa"/>
            <w:shd w:val="clear" w:color="auto" w:fill="70AD47"/>
          </w:tcPr>
          <w:p w:rsidRPr="008F673E" w:rsidR="00057DCD" w:rsidRDefault="00057DCD" w14:paraId="5C8D3149" w14:textId="77777777">
            <w:pPr>
              <w:spacing w:after="0"/>
              <w:rPr>
                <w:rFonts w:cs="Calibri"/>
                <w:sz w:val="12"/>
                <w:szCs w:val="12"/>
                <w:lang w:val="en-GB"/>
                <w:rPrChange w:author="Therese Buerengen" w:date="2025-10-27T11:17:00Z" w16du:dateUtc="2025-10-27T10:17:00Z" w:id="383">
                  <w:rPr>
                    <w:rFonts w:cs="Calibri"/>
                    <w:sz w:val="12"/>
                    <w:szCs w:val="12"/>
                  </w:rPr>
                </w:rPrChange>
              </w:rPr>
            </w:pPr>
          </w:p>
        </w:tc>
        <w:tc>
          <w:tcPr>
            <w:tcW w:w="653" w:type="dxa"/>
            <w:shd w:val="clear" w:color="auto" w:fill="70AD47"/>
          </w:tcPr>
          <w:p w:rsidRPr="008F673E" w:rsidR="00057DCD" w:rsidRDefault="00057DCD" w14:paraId="2FA89483" w14:textId="77777777">
            <w:pPr>
              <w:spacing w:after="0"/>
              <w:rPr>
                <w:rFonts w:cs="Calibri"/>
                <w:sz w:val="12"/>
                <w:szCs w:val="12"/>
                <w:lang w:val="en-GB"/>
                <w:rPrChange w:author="Therese Buerengen" w:date="2025-10-27T11:17:00Z" w16du:dateUtc="2025-10-27T10:17:00Z" w:id="384">
                  <w:rPr>
                    <w:rFonts w:cs="Calibri"/>
                    <w:sz w:val="12"/>
                    <w:szCs w:val="12"/>
                  </w:rPr>
                </w:rPrChange>
              </w:rPr>
            </w:pPr>
          </w:p>
        </w:tc>
        <w:tc>
          <w:tcPr>
            <w:tcW w:w="654" w:type="dxa"/>
            <w:shd w:val="clear" w:color="auto" w:fill="70AD47"/>
          </w:tcPr>
          <w:p w:rsidRPr="008F673E" w:rsidR="00057DCD" w:rsidRDefault="00057DCD" w14:paraId="71563B01" w14:textId="77777777">
            <w:pPr>
              <w:spacing w:after="0"/>
              <w:rPr>
                <w:rFonts w:cs="Calibri"/>
                <w:sz w:val="12"/>
                <w:szCs w:val="12"/>
                <w:lang w:val="en-GB"/>
                <w:rPrChange w:author="Therese Buerengen" w:date="2025-10-27T11:17:00Z" w16du:dateUtc="2025-10-27T10:17:00Z" w:id="385">
                  <w:rPr>
                    <w:rFonts w:cs="Calibri"/>
                    <w:sz w:val="12"/>
                    <w:szCs w:val="12"/>
                  </w:rPr>
                </w:rPrChange>
              </w:rPr>
            </w:pPr>
          </w:p>
        </w:tc>
        <w:tc>
          <w:tcPr>
            <w:tcW w:w="653" w:type="dxa"/>
            <w:shd w:val="clear" w:color="auto" w:fill="70AD47"/>
          </w:tcPr>
          <w:p w:rsidRPr="008F673E" w:rsidR="00057DCD" w:rsidRDefault="00057DCD" w14:paraId="14229844" w14:textId="77777777">
            <w:pPr>
              <w:spacing w:after="0"/>
              <w:rPr>
                <w:rFonts w:cs="Calibri"/>
                <w:sz w:val="12"/>
                <w:szCs w:val="12"/>
                <w:lang w:val="en-GB"/>
                <w:rPrChange w:author="Therese Buerengen" w:date="2025-10-27T11:17:00Z" w16du:dateUtc="2025-10-27T10:17:00Z" w:id="386">
                  <w:rPr>
                    <w:rFonts w:cs="Calibri"/>
                    <w:sz w:val="12"/>
                    <w:szCs w:val="12"/>
                  </w:rPr>
                </w:rPrChange>
              </w:rPr>
            </w:pPr>
          </w:p>
        </w:tc>
        <w:tc>
          <w:tcPr>
            <w:tcW w:w="653" w:type="dxa"/>
            <w:shd w:val="clear" w:color="auto" w:fill="70AD47"/>
          </w:tcPr>
          <w:p w:rsidRPr="008F673E" w:rsidR="00057DCD" w:rsidRDefault="00057DCD" w14:paraId="0E3828C5" w14:textId="77777777">
            <w:pPr>
              <w:spacing w:after="0"/>
              <w:rPr>
                <w:rFonts w:cs="Calibri"/>
                <w:sz w:val="12"/>
                <w:szCs w:val="12"/>
                <w:lang w:val="en-GB"/>
                <w:rPrChange w:author="Therese Buerengen" w:date="2025-10-27T11:17:00Z" w16du:dateUtc="2025-10-27T10:17:00Z" w:id="387">
                  <w:rPr>
                    <w:rFonts w:cs="Calibri"/>
                    <w:sz w:val="12"/>
                    <w:szCs w:val="12"/>
                  </w:rPr>
                </w:rPrChange>
              </w:rPr>
            </w:pPr>
          </w:p>
        </w:tc>
        <w:tc>
          <w:tcPr>
            <w:tcW w:w="654" w:type="dxa"/>
            <w:shd w:val="clear" w:color="auto" w:fill="70AD47"/>
          </w:tcPr>
          <w:p w:rsidRPr="008F673E" w:rsidR="00057DCD" w:rsidRDefault="00057DCD" w14:paraId="1B80CCA9" w14:textId="77777777">
            <w:pPr>
              <w:spacing w:after="0"/>
              <w:rPr>
                <w:rFonts w:cs="Calibri"/>
                <w:sz w:val="12"/>
                <w:szCs w:val="12"/>
                <w:lang w:val="en-GB"/>
                <w:rPrChange w:author="Therese Buerengen" w:date="2025-10-27T11:17:00Z" w16du:dateUtc="2025-10-27T10:17:00Z" w:id="388">
                  <w:rPr>
                    <w:rFonts w:cs="Calibri"/>
                    <w:sz w:val="12"/>
                    <w:szCs w:val="12"/>
                  </w:rPr>
                </w:rPrChange>
              </w:rPr>
            </w:pPr>
          </w:p>
        </w:tc>
        <w:tc>
          <w:tcPr>
            <w:tcW w:w="653" w:type="dxa"/>
            <w:shd w:val="clear" w:color="auto" w:fill="70AD47"/>
          </w:tcPr>
          <w:p w:rsidRPr="008F673E" w:rsidR="00057DCD" w:rsidRDefault="00057DCD" w14:paraId="373820A0" w14:textId="77777777">
            <w:pPr>
              <w:spacing w:after="0"/>
              <w:rPr>
                <w:rFonts w:cs="Calibri"/>
                <w:sz w:val="12"/>
                <w:szCs w:val="12"/>
                <w:lang w:val="en-GB"/>
                <w:rPrChange w:author="Therese Buerengen" w:date="2025-10-27T11:17:00Z" w16du:dateUtc="2025-10-27T10:17:00Z" w:id="389">
                  <w:rPr>
                    <w:rFonts w:cs="Calibri"/>
                    <w:sz w:val="12"/>
                    <w:szCs w:val="12"/>
                  </w:rPr>
                </w:rPrChange>
              </w:rPr>
            </w:pPr>
          </w:p>
        </w:tc>
        <w:tc>
          <w:tcPr>
            <w:tcW w:w="653" w:type="dxa"/>
            <w:shd w:val="clear" w:color="auto" w:fill="70AD47"/>
          </w:tcPr>
          <w:p w:rsidRPr="008F673E" w:rsidR="00057DCD" w:rsidRDefault="00057DCD" w14:paraId="7F485A8F" w14:textId="77777777">
            <w:pPr>
              <w:spacing w:after="0"/>
              <w:rPr>
                <w:rFonts w:cs="Calibri"/>
                <w:sz w:val="12"/>
                <w:szCs w:val="12"/>
                <w:lang w:val="en-GB"/>
                <w:rPrChange w:author="Therese Buerengen" w:date="2025-10-27T11:17:00Z" w16du:dateUtc="2025-10-27T10:17:00Z" w:id="390">
                  <w:rPr>
                    <w:rFonts w:cs="Calibri"/>
                    <w:sz w:val="12"/>
                    <w:szCs w:val="12"/>
                  </w:rPr>
                </w:rPrChange>
              </w:rPr>
            </w:pPr>
          </w:p>
        </w:tc>
        <w:tc>
          <w:tcPr>
            <w:tcW w:w="653" w:type="dxa"/>
          </w:tcPr>
          <w:p w:rsidRPr="008F673E" w:rsidR="00057DCD" w:rsidRDefault="00057DCD" w14:paraId="15C7283F" w14:textId="77777777">
            <w:pPr>
              <w:spacing w:after="0"/>
              <w:rPr>
                <w:rFonts w:cs="Calibri"/>
                <w:sz w:val="12"/>
                <w:szCs w:val="12"/>
                <w:lang w:val="en-GB"/>
                <w:rPrChange w:author="Therese Buerengen" w:date="2025-10-27T11:17:00Z" w16du:dateUtc="2025-10-27T10:17:00Z" w:id="391">
                  <w:rPr>
                    <w:rFonts w:cs="Calibri"/>
                    <w:sz w:val="12"/>
                    <w:szCs w:val="12"/>
                  </w:rPr>
                </w:rPrChange>
              </w:rPr>
            </w:pPr>
            <w:r w:rsidRPr="008F673E">
              <w:rPr>
                <w:rFonts w:cs="Calibri"/>
                <w:sz w:val="12"/>
                <w:szCs w:val="12"/>
                <w:lang w:val="en-GB"/>
                <w:rPrChange w:author="Therese Buerengen" w:date="2025-10-27T11:17:00Z" w16du:dateUtc="2025-10-27T10:17:00Z" w:id="392">
                  <w:rPr>
                    <w:rFonts w:cs="Calibri"/>
                    <w:sz w:val="12"/>
                    <w:szCs w:val="12"/>
                  </w:rPr>
                </w:rPrChange>
              </w:rPr>
              <w:t xml:space="preserve">T </w:t>
            </w:r>
          </w:p>
        </w:tc>
        <w:tc>
          <w:tcPr>
            <w:tcW w:w="654" w:type="dxa"/>
            <w:shd w:val="clear" w:color="auto" w:fill="9CC2E5"/>
          </w:tcPr>
          <w:p w:rsidRPr="008F673E" w:rsidR="00057DCD" w:rsidRDefault="00057DCD" w14:paraId="145FBBF3" w14:textId="77777777">
            <w:pPr>
              <w:spacing w:after="0"/>
              <w:rPr>
                <w:rFonts w:cs="Calibri"/>
                <w:sz w:val="12"/>
                <w:szCs w:val="12"/>
                <w:lang w:val="en-GB"/>
                <w:rPrChange w:author="Therese Buerengen" w:date="2025-10-27T11:17:00Z" w16du:dateUtc="2025-10-27T10:17:00Z" w:id="393">
                  <w:rPr>
                    <w:rFonts w:cs="Calibri"/>
                    <w:sz w:val="12"/>
                    <w:szCs w:val="12"/>
                  </w:rPr>
                </w:rPrChange>
              </w:rPr>
            </w:pPr>
          </w:p>
        </w:tc>
        <w:tc>
          <w:tcPr>
            <w:tcW w:w="653" w:type="dxa"/>
            <w:shd w:val="clear" w:color="auto" w:fill="9CC2E5"/>
          </w:tcPr>
          <w:p w:rsidRPr="008F673E" w:rsidR="00057DCD" w:rsidRDefault="00057DCD" w14:paraId="37BA228F" w14:textId="77777777">
            <w:pPr>
              <w:spacing w:after="0"/>
              <w:rPr>
                <w:rFonts w:cs="Calibri"/>
                <w:sz w:val="12"/>
                <w:szCs w:val="12"/>
                <w:lang w:val="en-GB"/>
                <w:rPrChange w:author="Therese Buerengen" w:date="2025-10-27T11:17:00Z" w16du:dateUtc="2025-10-27T10:17:00Z" w:id="394">
                  <w:rPr>
                    <w:rFonts w:cs="Calibri"/>
                    <w:sz w:val="12"/>
                    <w:szCs w:val="12"/>
                  </w:rPr>
                </w:rPrChange>
              </w:rPr>
            </w:pPr>
          </w:p>
        </w:tc>
        <w:tc>
          <w:tcPr>
            <w:tcW w:w="653" w:type="dxa"/>
            <w:shd w:val="clear" w:color="auto" w:fill="9CC2E5"/>
          </w:tcPr>
          <w:p w:rsidRPr="008F673E" w:rsidR="00057DCD" w:rsidRDefault="00057DCD" w14:paraId="7ACC9426" w14:textId="77777777">
            <w:pPr>
              <w:spacing w:after="0"/>
              <w:rPr>
                <w:rFonts w:cs="Calibri"/>
                <w:sz w:val="12"/>
                <w:szCs w:val="12"/>
                <w:lang w:val="en-GB"/>
                <w:rPrChange w:author="Therese Buerengen" w:date="2025-10-27T11:17:00Z" w16du:dateUtc="2025-10-27T10:17:00Z" w:id="395">
                  <w:rPr>
                    <w:rFonts w:cs="Calibri"/>
                    <w:sz w:val="12"/>
                    <w:szCs w:val="12"/>
                  </w:rPr>
                </w:rPrChange>
              </w:rPr>
            </w:pPr>
          </w:p>
        </w:tc>
      </w:tr>
      <w:tr w:rsidRPr="008F673E" w:rsidR="00C21B48" w:rsidTr="008D043C" w14:paraId="44457252" w14:textId="77777777">
        <w:trPr>
          <w:trHeight w:val="167"/>
        </w:trPr>
        <w:tc>
          <w:tcPr>
            <w:tcW w:w="567" w:type="dxa"/>
          </w:tcPr>
          <w:p w:rsidRPr="008F673E" w:rsidR="00057DCD" w:rsidRDefault="00057DCD" w14:paraId="15986E61" w14:textId="77777777">
            <w:pPr>
              <w:spacing w:after="0"/>
              <w:rPr>
                <w:rFonts w:cs="Calibri"/>
                <w:sz w:val="12"/>
                <w:szCs w:val="12"/>
                <w:lang w:val="en-GB"/>
                <w:rPrChange w:author="Therese Buerengen" w:date="2025-10-27T11:17:00Z" w16du:dateUtc="2025-10-27T10:17:00Z" w:id="396">
                  <w:rPr>
                    <w:rFonts w:cs="Calibri"/>
                    <w:sz w:val="12"/>
                    <w:szCs w:val="12"/>
                  </w:rPr>
                </w:rPrChange>
              </w:rPr>
            </w:pPr>
            <w:r w:rsidRPr="008F673E">
              <w:rPr>
                <w:rFonts w:cs="Calibri"/>
                <w:sz w:val="12"/>
                <w:szCs w:val="12"/>
                <w:lang w:val="en-GB"/>
                <w:rPrChange w:author="Therese Buerengen" w:date="2025-10-27T11:17:00Z" w16du:dateUtc="2025-10-27T10:17:00Z" w:id="397">
                  <w:rPr>
                    <w:rFonts w:cs="Calibri"/>
                    <w:sz w:val="12"/>
                    <w:szCs w:val="12"/>
                  </w:rPr>
                </w:rPrChange>
              </w:rPr>
              <w:t>9</w:t>
            </w:r>
          </w:p>
        </w:tc>
        <w:tc>
          <w:tcPr>
            <w:tcW w:w="738" w:type="dxa"/>
            <w:shd w:val="clear" w:color="auto" w:fill="70AD47"/>
          </w:tcPr>
          <w:p w:rsidRPr="008F673E" w:rsidR="00057DCD" w:rsidRDefault="00057DCD" w14:paraId="13CF2FA5" w14:textId="77777777">
            <w:pPr>
              <w:spacing w:after="0"/>
              <w:rPr>
                <w:rFonts w:cs="Calibri"/>
                <w:sz w:val="12"/>
                <w:szCs w:val="12"/>
                <w:lang w:val="en-GB"/>
                <w:rPrChange w:author="Therese Buerengen" w:date="2025-10-27T11:17:00Z" w16du:dateUtc="2025-10-27T10:17:00Z" w:id="398">
                  <w:rPr>
                    <w:rFonts w:cs="Calibri"/>
                    <w:sz w:val="12"/>
                    <w:szCs w:val="12"/>
                  </w:rPr>
                </w:rPrChange>
              </w:rPr>
            </w:pPr>
          </w:p>
        </w:tc>
        <w:tc>
          <w:tcPr>
            <w:tcW w:w="653" w:type="dxa"/>
            <w:shd w:val="clear" w:color="auto" w:fill="70AD47"/>
          </w:tcPr>
          <w:p w:rsidRPr="008F673E" w:rsidR="00057DCD" w:rsidRDefault="00057DCD" w14:paraId="0E638D75" w14:textId="77777777">
            <w:pPr>
              <w:spacing w:after="0"/>
              <w:rPr>
                <w:rFonts w:cs="Calibri"/>
                <w:sz w:val="12"/>
                <w:szCs w:val="12"/>
                <w:lang w:val="en-GB"/>
                <w:rPrChange w:author="Therese Buerengen" w:date="2025-10-27T11:17:00Z" w16du:dateUtc="2025-10-27T10:17:00Z" w:id="399">
                  <w:rPr>
                    <w:rFonts w:cs="Calibri"/>
                    <w:sz w:val="12"/>
                    <w:szCs w:val="12"/>
                  </w:rPr>
                </w:rPrChange>
              </w:rPr>
            </w:pPr>
          </w:p>
        </w:tc>
        <w:tc>
          <w:tcPr>
            <w:tcW w:w="653" w:type="dxa"/>
            <w:shd w:val="clear" w:color="auto" w:fill="70AD47"/>
          </w:tcPr>
          <w:p w:rsidRPr="008F673E" w:rsidR="00057DCD" w:rsidRDefault="00057DCD" w14:paraId="1C36840B" w14:textId="77777777">
            <w:pPr>
              <w:spacing w:after="0"/>
              <w:rPr>
                <w:rFonts w:cs="Calibri"/>
                <w:sz w:val="12"/>
                <w:szCs w:val="12"/>
                <w:lang w:val="en-GB"/>
                <w:rPrChange w:author="Therese Buerengen" w:date="2025-10-27T11:17:00Z" w16du:dateUtc="2025-10-27T10:17:00Z" w:id="400">
                  <w:rPr>
                    <w:rFonts w:cs="Calibri"/>
                    <w:sz w:val="12"/>
                    <w:szCs w:val="12"/>
                  </w:rPr>
                </w:rPrChange>
              </w:rPr>
            </w:pPr>
          </w:p>
        </w:tc>
        <w:tc>
          <w:tcPr>
            <w:tcW w:w="654" w:type="dxa"/>
            <w:shd w:val="clear" w:color="auto" w:fill="70AD47"/>
          </w:tcPr>
          <w:p w:rsidRPr="008F673E" w:rsidR="00057DCD" w:rsidRDefault="00057DCD" w14:paraId="727458DC" w14:textId="77777777">
            <w:pPr>
              <w:spacing w:after="0"/>
              <w:rPr>
                <w:rFonts w:cs="Calibri"/>
                <w:sz w:val="12"/>
                <w:szCs w:val="12"/>
                <w:lang w:val="en-GB"/>
                <w:rPrChange w:author="Therese Buerengen" w:date="2025-10-27T11:17:00Z" w16du:dateUtc="2025-10-27T10:17:00Z" w:id="401">
                  <w:rPr>
                    <w:rFonts w:cs="Calibri"/>
                    <w:sz w:val="12"/>
                    <w:szCs w:val="12"/>
                  </w:rPr>
                </w:rPrChange>
              </w:rPr>
            </w:pPr>
          </w:p>
        </w:tc>
        <w:tc>
          <w:tcPr>
            <w:tcW w:w="653" w:type="dxa"/>
            <w:shd w:val="clear" w:color="auto" w:fill="70AD47"/>
          </w:tcPr>
          <w:p w:rsidRPr="008F673E" w:rsidR="00057DCD" w:rsidRDefault="00057DCD" w14:paraId="7481D8F8" w14:textId="77777777">
            <w:pPr>
              <w:spacing w:after="0"/>
              <w:rPr>
                <w:rFonts w:cs="Calibri"/>
                <w:sz w:val="12"/>
                <w:szCs w:val="12"/>
                <w:lang w:val="en-GB"/>
                <w:rPrChange w:author="Therese Buerengen" w:date="2025-10-27T11:17:00Z" w16du:dateUtc="2025-10-27T10:17:00Z" w:id="402">
                  <w:rPr>
                    <w:rFonts w:cs="Calibri"/>
                    <w:sz w:val="12"/>
                    <w:szCs w:val="12"/>
                  </w:rPr>
                </w:rPrChange>
              </w:rPr>
            </w:pPr>
          </w:p>
        </w:tc>
        <w:tc>
          <w:tcPr>
            <w:tcW w:w="653" w:type="dxa"/>
            <w:shd w:val="clear" w:color="auto" w:fill="70AD47"/>
          </w:tcPr>
          <w:p w:rsidRPr="008F673E" w:rsidR="00057DCD" w:rsidRDefault="00057DCD" w14:paraId="346D9542" w14:textId="77777777">
            <w:pPr>
              <w:spacing w:after="0"/>
              <w:rPr>
                <w:rFonts w:cs="Calibri"/>
                <w:sz w:val="12"/>
                <w:szCs w:val="12"/>
                <w:lang w:val="en-GB"/>
                <w:rPrChange w:author="Therese Buerengen" w:date="2025-10-27T11:17:00Z" w16du:dateUtc="2025-10-27T10:17:00Z" w:id="403">
                  <w:rPr>
                    <w:rFonts w:cs="Calibri"/>
                    <w:sz w:val="12"/>
                    <w:szCs w:val="12"/>
                  </w:rPr>
                </w:rPrChange>
              </w:rPr>
            </w:pPr>
          </w:p>
        </w:tc>
        <w:tc>
          <w:tcPr>
            <w:tcW w:w="654" w:type="dxa"/>
            <w:shd w:val="clear" w:color="auto" w:fill="70AD47"/>
          </w:tcPr>
          <w:p w:rsidRPr="008F673E" w:rsidR="00057DCD" w:rsidRDefault="00057DCD" w14:paraId="6B03E5DB" w14:textId="77777777">
            <w:pPr>
              <w:spacing w:after="0"/>
              <w:rPr>
                <w:rFonts w:cs="Calibri"/>
                <w:sz w:val="12"/>
                <w:szCs w:val="12"/>
                <w:lang w:val="en-GB"/>
                <w:rPrChange w:author="Therese Buerengen" w:date="2025-10-27T11:17:00Z" w16du:dateUtc="2025-10-27T10:17:00Z" w:id="404">
                  <w:rPr>
                    <w:rFonts w:cs="Calibri"/>
                    <w:sz w:val="12"/>
                    <w:szCs w:val="12"/>
                  </w:rPr>
                </w:rPrChange>
              </w:rPr>
            </w:pPr>
          </w:p>
        </w:tc>
        <w:tc>
          <w:tcPr>
            <w:tcW w:w="653" w:type="dxa"/>
            <w:shd w:val="clear" w:color="auto" w:fill="70AD47"/>
          </w:tcPr>
          <w:p w:rsidRPr="008F673E" w:rsidR="00057DCD" w:rsidRDefault="00057DCD" w14:paraId="0F95FD72" w14:textId="77777777">
            <w:pPr>
              <w:spacing w:after="0"/>
              <w:rPr>
                <w:rFonts w:cs="Calibri"/>
                <w:sz w:val="12"/>
                <w:szCs w:val="12"/>
                <w:lang w:val="en-GB"/>
                <w:rPrChange w:author="Therese Buerengen" w:date="2025-10-27T11:17:00Z" w16du:dateUtc="2025-10-27T10:17:00Z" w:id="405">
                  <w:rPr>
                    <w:rFonts w:cs="Calibri"/>
                    <w:sz w:val="12"/>
                    <w:szCs w:val="12"/>
                  </w:rPr>
                </w:rPrChange>
              </w:rPr>
            </w:pPr>
          </w:p>
        </w:tc>
        <w:tc>
          <w:tcPr>
            <w:tcW w:w="653" w:type="dxa"/>
            <w:shd w:val="clear" w:color="auto" w:fill="70AD47"/>
          </w:tcPr>
          <w:p w:rsidRPr="008F673E" w:rsidR="00057DCD" w:rsidRDefault="00057DCD" w14:paraId="0828ADB3" w14:textId="77777777">
            <w:pPr>
              <w:spacing w:after="0"/>
              <w:rPr>
                <w:rFonts w:cs="Calibri"/>
                <w:sz w:val="12"/>
                <w:szCs w:val="12"/>
                <w:lang w:val="en-GB"/>
                <w:rPrChange w:author="Therese Buerengen" w:date="2025-10-27T11:17:00Z" w16du:dateUtc="2025-10-27T10:17:00Z" w:id="406">
                  <w:rPr>
                    <w:rFonts w:cs="Calibri"/>
                    <w:sz w:val="12"/>
                    <w:szCs w:val="12"/>
                  </w:rPr>
                </w:rPrChange>
              </w:rPr>
            </w:pPr>
          </w:p>
        </w:tc>
        <w:tc>
          <w:tcPr>
            <w:tcW w:w="653" w:type="dxa"/>
            <w:shd w:val="clear" w:color="auto" w:fill="70AD47"/>
          </w:tcPr>
          <w:p w:rsidRPr="008F673E" w:rsidR="00057DCD" w:rsidRDefault="00057DCD" w14:paraId="1B9C50BF" w14:textId="77777777">
            <w:pPr>
              <w:spacing w:after="0"/>
              <w:rPr>
                <w:rFonts w:cs="Calibri"/>
                <w:sz w:val="12"/>
                <w:szCs w:val="12"/>
                <w:lang w:val="en-GB"/>
                <w:rPrChange w:author="Therese Buerengen" w:date="2025-10-27T11:17:00Z" w16du:dateUtc="2025-10-27T10:17:00Z" w:id="407">
                  <w:rPr>
                    <w:rFonts w:cs="Calibri"/>
                    <w:sz w:val="12"/>
                    <w:szCs w:val="12"/>
                  </w:rPr>
                </w:rPrChange>
              </w:rPr>
            </w:pPr>
          </w:p>
        </w:tc>
        <w:tc>
          <w:tcPr>
            <w:tcW w:w="654" w:type="dxa"/>
          </w:tcPr>
          <w:p w:rsidRPr="008F673E" w:rsidR="00057DCD" w:rsidRDefault="00057DCD" w14:paraId="56D26303" w14:textId="77777777">
            <w:pPr>
              <w:spacing w:after="0"/>
              <w:rPr>
                <w:rFonts w:cs="Calibri"/>
                <w:sz w:val="12"/>
                <w:szCs w:val="12"/>
                <w:lang w:val="en-GB"/>
                <w:rPrChange w:author="Therese Buerengen" w:date="2025-10-27T11:17:00Z" w16du:dateUtc="2025-10-27T10:17:00Z" w:id="408">
                  <w:rPr>
                    <w:rFonts w:cs="Calibri"/>
                    <w:sz w:val="12"/>
                    <w:szCs w:val="12"/>
                  </w:rPr>
                </w:rPrChange>
              </w:rPr>
            </w:pPr>
            <w:r w:rsidRPr="008F673E">
              <w:rPr>
                <w:rFonts w:cs="Calibri"/>
                <w:sz w:val="12"/>
                <w:szCs w:val="12"/>
                <w:lang w:val="en-GB"/>
                <w:rPrChange w:author="Therese Buerengen" w:date="2025-10-27T11:17:00Z" w16du:dateUtc="2025-10-27T10:17:00Z" w:id="409">
                  <w:rPr>
                    <w:rFonts w:cs="Calibri"/>
                    <w:sz w:val="12"/>
                    <w:szCs w:val="12"/>
                  </w:rPr>
                </w:rPrChange>
              </w:rPr>
              <w:t>T</w:t>
            </w:r>
          </w:p>
        </w:tc>
        <w:tc>
          <w:tcPr>
            <w:tcW w:w="653" w:type="dxa"/>
            <w:shd w:val="clear" w:color="auto" w:fill="9CC2E5"/>
          </w:tcPr>
          <w:p w:rsidRPr="008F673E" w:rsidR="00057DCD" w:rsidRDefault="00057DCD" w14:paraId="602D49B2" w14:textId="77777777">
            <w:pPr>
              <w:spacing w:after="0"/>
              <w:rPr>
                <w:rFonts w:cs="Calibri"/>
                <w:sz w:val="12"/>
                <w:szCs w:val="12"/>
                <w:lang w:val="en-GB"/>
                <w:rPrChange w:author="Therese Buerengen" w:date="2025-10-27T11:17:00Z" w16du:dateUtc="2025-10-27T10:17:00Z" w:id="410">
                  <w:rPr>
                    <w:rFonts w:cs="Calibri"/>
                    <w:sz w:val="12"/>
                    <w:szCs w:val="12"/>
                  </w:rPr>
                </w:rPrChange>
              </w:rPr>
            </w:pPr>
          </w:p>
        </w:tc>
        <w:tc>
          <w:tcPr>
            <w:tcW w:w="653" w:type="dxa"/>
            <w:shd w:val="clear" w:color="auto" w:fill="9CC2E5"/>
          </w:tcPr>
          <w:p w:rsidRPr="008F673E" w:rsidR="00057DCD" w:rsidRDefault="00057DCD" w14:paraId="4471292D" w14:textId="77777777">
            <w:pPr>
              <w:spacing w:after="0"/>
              <w:rPr>
                <w:rFonts w:cs="Calibri"/>
                <w:sz w:val="12"/>
                <w:szCs w:val="12"/>
                <w:lang w:val="en-GB"/>
                <w:rPrChange w:author="Therese Buerengen" w:date="2025-10-27T11:17:00Z" w16du:dateUtc="2025-10-27T10:17:00Z" w:id="411">
                  <w:rPr>
                    <w:rFonts w:cs="Calibri"/>
                    <w:sz w:val="12"/>
                    <w:szCs w:val="12"/>
                  </w:rPr>
                </w:rPrChange>
              </w:rPr>
            </w:pPr>
          </w:p>
        </w:tc>
      </w:tr>
      <w:tr w:rsidRPr="008F673E" w:rsidR="00C21B48" w:rsidTr="008D043C" w14:paraId="13C553AD" w14:textId="77777777">
        <w:trPr>
          <w:trHeight w:val="55"/>
        </w:trPr>
        <w:tc>
          <w:tcPr>
            <w:tcW w:w="567" w:type="dxa"/>
          </w:tcPr>
          <w:p w:rsidRPr="008F673E" w:rsidR="00057DCD" w:rsidRDefault="00057DCD" w14:paraId="373F9EDD" w14:textId="77777777">
            <w:pPr>
              <w:spacing w:after="0"/>
              <w:rPr>
                <w:rFonts w:cs="Calibri"/>
                <w:sz w:val="12"/>
                <w:szCs w:val="12"/>
                <w:lang w:val="en-GB"/>
                <w:rPrChange w:author="Therese Buerengen" w:date="2025-10-27T11:17:00Z" w16du:dateUtc="2025-10-27T10:17:00Z" w:id="412">
                  <w:rPr>
                    <w:rFonts w:cs="Calibri"/>
                    <w:sz w:val="12"/>
                    <w:szCs w:val="12"/>
                  </w:rPr>
                </w:rPrChange>
              </w:rPr>
            </w:pPr>
            <w:r w:rsidRPr="008F673E">
              <w:rPr>
                <w:rFonts w:cs="Calibri"/>
                <w:sz w:val="12"/>
                <w:szCs w:val="12"/>
                <w:lang w:val="en-GB"/>
                <w:rPrChange w:author="Therese Buerengen" w:date="2025-10-27T11:17:00Z" w16du:dateUtc="2025-10-27T10:17:00Z" w:id="413">
                  <w:rPr>
                    <w:rFonts w:cs="Calibri"/>
                    <w:sz w:val="12"/>
                    <w:szCs w:val="12"/>
                  </w:rPr>
                </w:rPrChange>
              </w:rPr>
              <w:t>10</w:t>
            </w:r>
          </w:p>
        </w:tc>
        <w:tc>
          <w:tcPr>
            <w:tcW w:w="738" w:type="dxa"/>
            <w:shd w:val="clear" w:color="auto" w:fill="70AD47"/>
          </w:tcPr>
          <w:p w:rsidRPr="008F673E" w:rsidR="00057DCD" w:rsidRDefault="00057DCD" w14:paraId="1EBE4D6B" w14:textId="77777777">
            <w:pPr>
              <w:spacing w:after="0"/>
              <w:rPr>
                <w:rFonts w:cs="Calibri"/>
                <w:sz w:val="12"/>
                <w:szCs w:val="12"/>
                <w:lang w:val="en-GB"/>
                <w:rPrChange w:author="Therese Buerengen" w:date="2025-10-27T11:17:00Z" w16du:dateUtc="2025-10-27T10:17:00Z" w:id="414">
                  <w:rPr>
                    <w:rFonts w:cs="Calibri"/>
                    <w:sz w:val="12"/>
                    <w:szCs w:val="12"/>
                  </w:rPr>
                </w:rPrChange>
              </w:rPr>
            </w:pPr>
          </w:p>
        </w:tc>
        <w:tc>
          <w:tcPr>
            <w:tcW w:w="653" w:type="dxa"/>
            <w:shd w:val="clear" w:color="auto" w:fill="70AD47"/>
          </w:tcPr>
          <w:p w:rsidRPr="008F673E" w:rsidR="00057DCD" w:rsidRDefault="00057DCD" w14:paraId="05ACC024" w14:textId="77777777">
            <w:pPr>
              <w:spacing w:after="0"/>
              <w:rPr>
                <w:rFonts w:cs="Calibri"/>
                <w:sz w:val="12"/>
                <w:szCs w:val="12"/>
                <w:lang w:val="en-GB"/>
                <w:rPrChange w:author="Therese Buerengen" w:date="2025-10-27T11:17:00Z" w16du:dateUtc="2025-10-27T10:17:00Z" w:id="415">
                  <w:rPr>
                    <w:rFonts w:cs="Calibri"/>
                    <w:sz w:val="12"/>
                    <w:szCs w:val="12"/>
                  </w:rPr>
                </w:rPrChange>
              </w:rPr>
            </w:pPr>
          </w:p>
        </w:tc>
        <w:tc>
          <w:tcPr>
            <w:tcW w:w="653" w:type="dxa"/>
            <w:shd w:val="clear" w:color="auto" w:fill="70AD47"/>
          </w:tcPr>
          <w:p w:rsidRPr="008F673E" w:rsidR="00057DCD" w:rsidRDefault="00057DCD" w14:paraId="4F53D661" w14:textId="77777777">
            <w:pPr>
              <w:spacing w:after="0"/>
              <w:rPr>
                <w:rFonts w:cs="Calibri"/>
                <w:sz w:val="12"/>
                <w:szCs w:val="12"/>
                <w:lang w:val="en-GB"/>
                <w:rPrChange w:author="Therese Buerengen" w:date="2025-10-27T11:17:00Z" w16du:dateUtc="2025-10-27T10:17:00Z" w:id="416">
                  <w:rPr>
                    <w:rFonts w:cs="Calibri"/>
                    <w:sz w:val="12"/>
                    <w:szCs w:val="12"/>
                  </w:rPr>
                </w:rPrChange>
              </w:rPr>
            </w:pPr>
          </w:p>
        </w:tc>
        <w:tc>
          <w:tcPr>
            <w:tcW w:w="654" w:type="dxa"/>
            <w:shd w:val="clear" w:color="auto" w:fill="70AD47"/>
          </w:tcPr>
          <w:p w:rsidRPr="008F673E" w:rsidR="00057DCD" w:rsidRDefault="00057DCD" w14:paraId="5E543502" w14:textId="77777777">
            <w:pPr>
              <w:spacing w:after="0"/>
              <w:rPr>
                <w:rFonts w:cs="Calibri"/>
                <w:sz w:val="12"/>
                <w:szCs w:val="12"/>
                <w:lang w:val="en-GB"/>
                <w:rPrChange w:author="Therese Buerengen" w:date="2025-10-27T11:17:00Z" w16du:dateUtc="2025-10-27T10:17:00Z" w:id="417">
                  <w:rPr>
                    <w:rFonts w:cs="Calibri"/>
                    <w:sz w:val="12"/>
                    <w:szCs w:val="12"/>
                  </w:rPr>
                </w:rPrChange>
              </w:rPr>
            </w:pPr>
          </w:p>
        </w:tc>
        <w:tc>
          <w:tcPr>
            <w:tcW w:w="653" w:type="dxa"/>
            <w:shd w:val="clear" w:color="auto" w:fill="70AD47"/>
          </w:tcPr>
          <w:p w:rsidRPr="008F673E" w:rsidR="00057DCD" w:rsidRDefault="00057DCD" w14:paraId="5F826B89" w14:textId="77777777">
            <w:pPr>
              <w:spacing w:after="0"/>
              <w:rPr>
                <w:rFonts w:cs="Calibri"/>
                <w:sz w:val="12"/>
                <w:szCs w:val="12"/>
                <w:lang w:val="en-GB"/>
                <w:rPrChange w:author="Therese Buerengen" w:date="2025-10-27T11:17:00Z" w16du:dateUtc="2025-10-27T10:17:00Z" w:id="418">
                  <w:rPr>
                    <w:rFonts w:cs="Calibri"/>
                    <w:sz w:val="12"/>
                    <w:szCs w:val="12"/>
                  </w:rPr>
                </w:rPrChange>
              </w:rPr>
            </w:pPr>
          </w:p>
        </w:tc>
        <w:tc>
          <w:tcPr>
            <w:tcW w:w="653" w:type="dxa"/>
            <w:shd w:val="clear" w:color="auto" w:fill="70AD47"/>
          </w:tcPr>
          <w:p w:rsidRPr="008F673E" w:rsidR="00057DCD" w:rsidRDefault="00057DCD" w14:paraId="2964507F" w14:textId="77777777">
            <w:pPr>
              <w:spacing w:after="0"/>
              <w:rPr>
                <w:rFonts w:cs="Calibri"/>
                <w:sz w:val="12"/>
                <w:szCs w:val="12"/>
                <w:lang w:val="en-GB"/>
                <w:rPrChange w:author="Therese Buerengen" w:date="2025-10-27T11:17:00Z" w16du:dateUtc="2025-10-27T10:17:00Z" w:id="419">
                  <w:rPr>
                    <w:rFonts w:cs="Calibri"/>
                    <w:sz w:val="12"/>
                    <w:szCs w:val="12"/>
                  </w:rPr>
                </w:rPrChange>
              </w:rPr>
            </w:pPr>
          </w:p>
        </w:tc>
        <w:tc>
          <w:tcPr>
            <w:tcW w:w="654" w:type="dxa"/>
            <w:shd w:val="clear" w:color="auto" w:fill="70AD47"/>
          </w:tcPr>
          <w:p w:rsidRPr="008F673E" w:rsidR="00057DCD" w:rsidRDefault="00057DCD" w14:paraId="0870D6EE" w14:textId="77777777">
            <w:pPr>
              <w:spacing w:after="0"/>
              <w:rPr>
                <w:rFonts w:cs="Calibri"/>
                <w:sz w:val="12"/>
                <w:szCs w:val="12"/>
                <w:lang w:val="en-GB"/>
                <w:rPrChange w:author="Therese Buerengen" w:date="2025-10-27T11:17:00Z" w16du:dateUtc="2025-10-27T10:17:00Z" w:id="420">
                  <w:rPr>
                    <w:rFonts w:cs="Calibri"/>
                    <w:sz w:val="12"/>
                    <w:szCs w:val="12"/>
                  </w:rPr>
                </w:rPrChange>
              </w:rPr>
            </w:pPr>
          </w:p>
        </w:tc>
        <w:tc>
          <w:tcPr>
            <w:tcW w:w="653" w:type="dxa"/>
            <w:shd w:val="clear" w:color="auto" w:fill="70AD47"/>
          </w:tcPr>
          <w:p w:rsidRPr="008F673E" w:rsidR="00057DCD" w:rsidRDefault="00057DCD" w14:paraId="6BF2242D" w14:textId="77777777">
            <w:pPr>
              <w:spacing w:after="0"/>
              <w:rPr>
                <w:rFonts w:cs="Calibri"/>
                <w:sz w:val="12"/>
                <w:szCs w:val="12"/>
                <w:lang w:val="en-GB"/>
                <w:rPrChange w:author="Therese Buerengen" w:date="2025-10-27T11:17:00Z" w16du:dateUtc="2025-10-27T10:17:00Z" w:id="421">
                  <w:rPr>
                    <w:rFonts w:cs="Calibri"/>
                    <w:sz w:val="12"/>
                    <w:szCs w:val="12"/>
                  </w:rPr>
                </w:rPrChange>
              </w:rPr>
            </w:pPr>
          </w:p>
        </w:tc>
        <w:tc>
          <w:tcPr>
            <w:tcW w:w="653" w:type="dxa"/>
            <w:shd w:val="clear" w:color="auto" w:fill="70AD47"/>
          </w:tcPr>
          <w:p w:rsidRPr="008F673E" w:rsidR="00057DCD" w:rsidRDefault="00057DCD" w14:paraId="4362C9A2" w14:textId="77777777">
            <w:pPr>
              <w:spacing w:after="0"/>
              <w:rPr>
                <w:rFonts w:cs="Calibri"/>
                <w:sz w:val="12"/>
                <w:szCs w:val="12"/>
                <w:lang w:val="en-GB"/>
                <w:rPrChange w:author="Therese Buerengen" w:date="2025-10-27T11:17:00Z" w16du:dateUtc="2025-10-27T10:17:00Z" w:id="422">
                  <w:rPr>
                    <w:rFonts w:cs="Calibri"/>
                    <w:sz w:val="12"/>
                    <w:szCs w:val="12"/>
                  </w:rPr>
                </w:rPrChange>
              </w:rPr>
            </w:pPr>
          </w:p>
        </w:tc>
        <w:tc>
          <w:tcPr>
            <w:tcW w:w="653" w:type="dxa"/>
            <w:shd w:val="clear" w:color="auto" w:fill="70AD47"/>
          </w:tcPr>
          <w:p w:rsidRPr="008F673E" w:rsidR="00057DCD" w:rsidRDefault="00057DCD" w14:paraId="3FDE2C49" w14:textId="77777777">
            <w:pPr>
              <w:spacing w:after="0"/>
              <w:rPr>
                <w:rFonts w:cs="Calibri"/>
                <w:sz w:val="12"/>
                <w:szCs w:val="12"/>
                <w:lang w:val="en-GB"/>
                <w:rPrChange w:author="Therese Buerengen" w:date="2025-10-27T11:17:00Z" w16du:dateUtc="2025-10-27T10:17:00Z" w:id="423">
                  <w:rPr>
                    <w:rFonts w:cs="Calibri"/>
                    <w:sz w:val="12"/>
                    <w:szCs w:val="12"/>
                  </w:rPr>
                </w:rPrChange>
              </w:rPr>
            </w:pPr>
          </w:p>
        </w:tc>
        <w:tc>
          <w:tcPr>
            <w:tcW w:w="654" w:type="dxa"/>
            <w:shd w:val="clear" w:color="auto" w:fill="70AD47"/>
          </w:tcPr>
          <w:p w:rsidRPr="008F673E" w:rsidR="00057DCD" w:rsidRDefault="00057DCD" w14:paraId="4955BD97" w14:textId="77777777">
            <w:pPr>
              <w:spacing w:after="0"/>
              <w:rPr>
                <w:rFonts w:cs="Calibri"/>
                <w:sz w:val="12"/>
                <w:szCs w:val="12"/>
                <w:lang w:val="en-GB"/>
                <w:rPrChange w:author="Therese Buerengen" w:date="2025-10-27T11:17:00Z" w16du:dateUtc="2025-10-27T10:17:00Z" w:id="424">
                  <w:rPr>
                    <w:rFonts w:cs="Calibri"/>
                    <w:sz w:val="12"/>
                    <w:szCs w:val="12"/>
                  </w:rPr>
                </w:rPrChange>
              </w:rPr>
            </w:pPr>
          </w:p>
        </w:tc>
        <w:tc>
          <w:tcPr>
            <w:tcW w:w="653" w:type="dxa"/>
          </w:tcPr>
          <w:p w:rsidRPr="008F673E" w:rsidR="00057DCD" w:rsidRDefault="00057DCD" w14:paraId="79573839" w14:textId="77777777">
            <w:pPr>
              <w:spacing w:after="0"/>
              <w:rPr>
                <w:rFonts w:cs="Calibri"/>
                <w:sz w:val="12"/>
                <w:szCs w:val="12"/>
                <w:lang w:val="en-GB"/>
                <w:rPrChange w:author="Therese Buerengen" w:date="2025-10-27T11:17:00Z" w16du:dateUtc="2025-10-27T10:17:00Z" w:id="425">
                  <w:rPr>
                    <w:rFonts w:cs="Calibri"/>
                    <w:sz w:val="12"/>
                    <w:szCs w:val="12"/>
                  </w:rPr>
                </w:rPrChange>
              </w:rPr>
            </w:pPr>
            <w:r w:rsidRPr="008F673E">
              <w:rPr>
                <w:rFonts w:cs="Calibri"/>
                <w:sz w:val="12"/>
                <w:szCs w:val="12"/>
                <w:lang w:val="en-GB"/>
                <w:rPrChange w:author="Therese Buerengen" w:date="2025-10-27T11:17:00Z" w16du:dateUtc="2025-10-27T10:17:00Z" w:id="426">
                  <w:rPr>
                    <w:rFonts w:cs="Calibri"/>
                    <w:sz w:val="12"/>
                    <w:szCs w:val="12"/>
                  </w:rPr>
                </w:rPrChange>
              </w:rPr>
              <w:t>T</w:t>
            </w:r>
          </w:p>
        </w:tc>
        <w:tc>
          <w:tcPr>
            <w:tcW w:w="653" w:type="dxa"/>
            <w:shd w:val="clear" w:color="auto" w:fill="9CC2E5"/>
          </w:tcPr>
          <w:p w:rsidRPr="008F673E" w:rsidR="00057DCD" w:rsidRDefault="00057DCD" w14:paraId="2214D1E7" w14:textId="77777777">
            <w:pPr>
              <w:spacing w:after="0"/>
              <w:rPr>
                <w:rFonts w:cs="Calibri"/>
                <w:sz w:val="12"/>
                <w:szCs w:val="12"/>
                <w:lang w:val="en-GB"/>
                <w:rPrChange w:author="Therese Buerengen" w:date="2025-10-27T11:17:00Z" w16du:dateUtc="2025-10-27T10:17:00Z" w:id="427">
                  <w:rPr>
                    <w:rFonts w:cs="Calibri"/>
                    <w:sz w:val="12"/>
                    <w:szCs w:val="12"/>
                  </w:rPr>
                </w:rPrChange>
              </w:rPr>
            </w:pPr>
          </w:p>
        </w:tc>
      </w:tr>
    </w:tbl>
    <w:p w:rsidRPr="008F673E" w:rsidR="00057DCD" w:rsidP="00057DCD" w:rsidRDefault="00057DCD" w14:paraId="1427D5A3" w14:textId="77777777">
      <w:pPr>
        <w:spacing w:after="160" w:line="259" w:lineRule="auto"/>
        <w:rPr>
          <w:sz w:val="18"/>
          <w:szCs w:val="18"/>
          <w:lang w:val="en-GB"/>
          <w:rPrChange w:author="Therese Buerengen" w:date="2025-10-27T11:17:00Z" w16du:dateUtc="2025-10-27T10:17:00Z" w:id="428">
            <w:rPr>
              <w:sz w:val="18"/>
              <w:szCs w:val="18"/>
            </w:rPr>
          </w:rPrChange>
        </w:rPr>
      </w:pPr>
      <w:r w:rsidRPr="008F673E">
        <w:rPr>
          <w:b/>
          <w:bCs/>
          <w:sz w:val="18"/>
          <w:szCs w:val="18"/>
          <w:lang w:val="en-GB"/>
          <w:rPrChange w:author="Therese Buerengen" w:date="2025-10-27T11:17:00Z" w16du:dateUtc="2025-10-27T10:17:00Z" w:id="429">
            <w:rPr>
              <w:b/>
              <w:bCs/>
              <w:sz w:val="18"/>
              <w:szCs w:val="18"/>
            </w:rPr>
          </w:rPrChange>
        </w:rPr>
        <w:t>Figure 1.  Overview of the study steps and transition periods.</w:t>
      </w:r>
      <w:r w:rsidRPr="008F673E">
        <w:rPr>
          <w:sz w:val="18"/>
          <w:szCs w:val="18"/>
          <w:lang w:val="en-GB"/>
          <w:rPrChange w:author="Therese Buerengen" w:date="2025-10-27T11:17:00Z" w16du:dateUtc="2025-10-27T10:17:00Z" w:id="430">
            <w:rPr>
              <w:sz w:val="18"/>
              <w:szCs w:val="18"/>
            </w:rPr>
          </w:rPrChange>
        </w:rPr>
        <w:t xml:space="preserve"> C = Cluster, FS = feasibility study of the electronic version of the LCG.  S = steps of 5 weeks (S1-S12=60 weeks). Green colour denotes WHO partograph period, white colour denotes transition period for and teaching period, and blue colour denotes LCG period</w:t>
      </w:r>
    </w:p>
    <w:p w:rsidRPr="008F673E" w:rsidR="00480C71" w:rsidP="00A1749D" w:rsidRDefault="00480C71" w14:paraId="412E8E42" w14:textId="573B941F">
      <w:pPr>
        <w:autoSpaceDE w:val="0"/>
        <w:autoSpaceDN w:val="0"/>
        <w:adjustRightInd w:val="0"/>
        <w:spacing w:before="0" w:after="0" w:line="276" w:lineRule="auto"/>
        <w:rPr>
          <w:lang w:val="en-GB"/>
          <w:rPrChange w:author="Therese Buerengen" w:date="2025-10-27T11:17:00Z" w16du:dateUtc="2025-10-27T10:17:00Z" w:id="431">
            <w:rPr/>
          </w:rPrChange>
        </w:rPr>
      </w:pPr>
    </w:p>
    <w:p w:rsidRPr="008F673E" w:rsidR="00EA3E2B" w:rsidP="00A13D0A" w:rsidRDefault="00572A2E" w14:paraId="344B661E" w14:textId="7C45D173">
      <w:pPr>
        <w:pStyle w:val="Heading1"/>
        <w:rPr>
          <w:rFonts w:hint="eastAsia"/>
          <w:lang w:val="en-GB"/>
        </w:rPr>
      </w:pPr>
      <w:bookmarkStart w:name="_Ref436919059" w:id="432"/>
      <w:bookmarkStart w:name="_Toc421709257" w:id="433"/>
      <w:bookmarkStart w:name="_Toc395881629" w:id="434"/>
      <w:bookmarkStart w:name="_Toc521400465" w:id="435"/>
      <w:bookmarkStart w:name="_Toc518655972" w:id="436"/>
      <w:bookmarkStart w:name="_Toc518466158" w:id="437"/>
      <w:bookmarkStart w:name="_Ref518462712" w:id="438"/>
      <w:bookmarkStart w:name="_Ref45603776" w:id="439"/>
      <w:bookmarkStart w:name="_Ref45607330" w:id="440"/>
      <w:bookmarkStart w:name="_Toc154052362" w:id="441"/>
      <w:bookmarkEnd w:id="432"/>
      <w:bookmarkEnd w:id="433"/>
      <w:bookmarkEnd w:id="434"/>
      <w:bookmarkEnd w:id="435"/>
      <w:bookmarkEnd w:id="436"/>
      <w:bookmarkEnd w:id="437"/>
      <w:bookmarkEnd w:id="438"/>
      <w:r w:rsidRPr="008F673E">
        <w:rPr>
          <w:lang w:val="en-GB"/>
        </w:rPr>
        <w:t>General Considerations</w:t>
      </w:r>
      <w:bookmarkEnd w:id="439"/>
      <w:bookmarkEnd w:id="440"/>
      <w:bookmarkEnd w:id="441"/>
    </w:p>
    <w:p w:rsidRPr="008F673E" w:rsidR="004E1A04" w:rsidP="004E1A04" w:rsidRDefault="00C52CEC" w14:paraId="20AC21D2" w14:textId="0D8ECA7F">
      <w:pPr>
        <w:rPr>
          <w:lang w:val="en-GB"/>
        </w:rPr>
      </w:pPr>
      <w:r w:rsidRPr="008F673E">
        <w:rPr>
          <w:lang w:val="en-GB" w:eastAsia="ja-JP"/>
        </w:rPr>
        <w:t xml:space="preserve">As stated in the protocol, </w:t>
      </w:r>
      <w:r w:rsidRPr="008F673E" w:rsidR="004E1A04">
        <w:rPr>
          <w:lang w:val="en-GB" w:eastAsia="ja-JP"/>
        </w:rPr>
        <w:t xml:space="preserve">this SAP has been written and approved </w:t>
      </w:r>
      <w:r w:rsidRPr="00AB3A11" w:rsidR="004E1A04">
        <w:rPr>
          <w:szCs w:val="24"/>
          <w:lang w:val="en-GB"/>
        </w:rPr>
        <w:t>p</w:t>
      </w:r>
      <w:r w:rsidRPr="00AB3A11">
        <w:rPr>
          <w:szCs w:val="24"/>
          <w:lang w:val="en-GB"/>
        </w:rPr>
        <w:t xml:space="preserve">rior to commencement of the analysis and without knowledge of allocation. Amendments to plan can be done until day of data base lock. The statistician will perform analysis blinded to the participant’s </w:t>
      </w:r>
      <w:r w:rsidRPr="00AB3A11" w:rsidR="004E1A04">
        <w:rPr>
          <w:szCs w:val="24"/>
          <w:lang w:val="en-GB"/>
        </w:rPr>
        <w:t>guideline allocation to assess the appropriateness and validity of the prespecified statistical analyses</w:t>
      </w:r>
      <w:r w:rsidRPr="00AB3A11">
        <w:rPr>
          <w:szCs w:val="24"/>
          <w:lang w:val="en-GB"/>
        </w:rPr>
        <w:t>.</w:t>
      </w:r>
      <w:r w:rsidRPr="008F673E" w:rsidR="004E1A04">
        <w:rPr>
          <w:lang w:val="en-GB"/>
        </w:rPr>
        <w:t xml:space="preserve"> This revision will be based on a blinded look at the data, and any changes to the SAP will not be based on any unblinded inference. </w:t>
      </w:r>
    </w:p>
    <w:p w:rsidRPr="00AB3A11" w:rsidR="00C52CEC" w:rsidP="00C52CEC" w:rsidRDefault="00C52CEC" w14:paraId="32E0DBEA" w14:textId="08FB2B92">
      <w:pPr>
        <w:rPr>
          <w:lang w:val="en-GB" w:eastAsia="ja-JP"/>
        </w:rPr>
      </w:pPr>
    </w:p>
    <w:p w:rsidRPr="008F673E" w:rsidR="00EB2329" w:rsidP="00A1707E" w:rsidRDefault="00A1707E" w14:paraId="76689692" w14:textId="7DDA95E8">
      <w:pPr>
        <w:pStyle w:val="Heading2"/>
        <w:rPr>
          <w:rStyle w:val="CPTVariable"/>
          <w:rFonts w:hint="eastAsia"/>
          <w:color w:val="auto"/>
          <w:lang w:val="en-GB"/>
        </w:rPr>
      </w:pPr>
      <w:bookmarkStart w:name="_Toc154052363" w:id="442"/>
      <w:r w:rsidRPr="008F673E">
        <w:rPr>
          <w:rStyle w:val="CPTVariable"/>
          <w:color w:val="auto"/>
          <w:lang w:val="en-GB"/>
        </w:rPr>
        <w:t>Statistical Hypotheses</w:t>
      </w:r>
      <w:bookmarkEnd w:id="442"/>
      <w:r w:rsidRPr="008F673E" w:rsidR="00057DCD">
        <w:rPr>
          <w:rStyle w:val="CPTVariable"/>
          <w:color w:val="auto"/>
          <w:lang w:val="en-GB"/>
        </w:rPr>
        <w:t xml:space="preserve"> and </w:t>
      </w:r>
      <w:r w:rsidRPr="008F673E" w:rsidR="003713D8">
        <w:rPr>
          <w:rStyle w:val="CPTVariable"/>
          <w:color w:val="auto"/>
          <w:lang w:val="en-GB"/>
        </w:rPr>
        <w:t xml:space="preserve">Conclusion </w:t>
      </w:r>
      <w:r w:rsidRPr="008F673E" w:rsidR="00057DCD">
        <w:rPr>
          <w:rStyle w:val="CPTVariable"/>
          <w:color w:val="auto"/>
          <w:lang w:val="en-GB"/>
        </w:rPr>
        <w:t>Criteria</w:t>
      </w:r>
    </w:p>
    <w:p w:rsidRPr="008F673E" w:rsidR="00057DCD" w:rsidP="00057DCD" w:rsidRDefault="00057DCD" w14:paraId="46A3CA35" w14:textId="6B05ADB9">
      <w:pPr>
        <w:rPr>
          <w:lang w:val="en-GB" w:eastAsia="ja-JP"/>
        </w:rPr>
      </w:pPr>
      <w:r w:rsidRPr="008F673E">
        <w:rPr>
          <w:lang w:val="en-GB" w:eastAsia="ja-JP"/>
        </w:rPr>
        <w:t xml:space="preserve">The null </w:t>
      </w:r>
      <w:r w:rsidR="00AE06F4">
        <w:rPr>
          <w:lang w:val="en-GB" w:eastAsia="ja-JP"/>
        </w:rPr>
        <w:t>equivalence</w:t>
      </w:r>
      <w:r w:rsidR="0004329A">
        <w:rPr>
          <w:lang w:val="en-GB" w:eastAsia="ja-JP"/>
        </w:rPr>
        <w:t xml:space="preserve"> </w:t>
      </w:r>
      <w:r w:rsidRPr="008F673E">
        <w:rPr>
          <w:lang w:val="en-GB" w:eastAsia="ja-JP"/>
        </w:rPr>
        <w:t>hypothesis to be tested on the primary estimand is as follows:</w:t>
      </w:r>
    </w:p>
    <w:p w:rsidRPr="008F673E" w:rsidR="00057DCD" w:rsidP="00B25B14" w:rsidRDefault="001D1C17" w14:paraId="0D7DE718" w14:textId="65727835">
      <w:pPr>
        <w:pStyle w:val="ListParagraph"/>
        <w:numPr>
          <w:ilvl w:val="0"/>
          <w:numId w:val="31"/>
        </w:numPr>
        <w:rPr>
          <w:lang w:val="en-GB" w:eastAsia="ja-JP"/>
        </w:rPr>
      </w:pPr>
      <w:r w:rsidRPr="3945DA46">
        <w:rPr>
          <w:lang w:val="en-GB" w:eastAsia="ja-JP"/>
        </w:rPr>
        <w:t xml:space="preserve">The difference in proportion of intrapartum </w:t>
      </w:r>
      <w:r w:rsidRPr="3945DA46" w:rsidR="00016A60">
        <w:rPr>
          <w:lang w:val="en-GB" w:eastAsia="ja-JP"/>
        </w:rPr>
        <w:t>caesarean</w:t>
      </w:r>
      <w:r w:rsidRPr="3945DA46">
        <w:rPr>
          <w:lang w:val="en-GB" w:eastAsia="ja-JP"/>
        </w:rPr>
        <w:t xml:space="preserve"> sections among women with a planned vaginal delivery between using the LCG and the WHO partograph guidelines</w:t>
      </w:r>
      <w:r w:rsidRPr="3945DA46" w:rsidR="00AE06F4">
        <w:rPr>
          <w:lang w:val="en-GB" w:eastAsia="ja-JP"/>
        </w:rPr>
        <w:t xml:space="preserve"> is more </w:t>
      </w:r>
      <w:r w:rsidRPr="3945DA46" w:rsidR="004D5BA8">
        <w:rPr>
          <w:lang w:val="en-GB" w:eastAsia="ja-JP"/>
        </w:rPr>
        <w:t>or equal to</w:t>
      </w:r>
      <w:r w:rsidRPr="3945DA46" w:rsidR="009D2A8A">
        <w:rPr>
          <w:lang w:val="en-GB" w:eastAsia="ja-JP"/>
        </w:rPr>
        <w:t xml:space="preserve"> 1.5 percentage points</w:t>
      </w:r>
      <w:r w:rsidRPr="3945DA46">
        <w:rPr>
          <w:lang w:val="en-GB" w:eastAsia="ja-JP"/>
        </w:rPr>
        <w:t>.</w:t>
      </w:r>
    </w:p>
    <w:p w:rsidRPr="008F673E" w:rsidR="001D1C17" w:rsidP="001D1C17" w:rsidRDefault="001D1C17" w14:paraId="06B448D4" w14:textId="2751F6F6">
      <w:pPr>
        <w:rPr>
          <w:lang w:val="en-GB" w:eastAsia="ja-JP"/>
        </w:rPr>
      </w:pPr>
      <w:r w:rsidRPr="008F673E">
        <w:rPr>
          <w:lang w:val="en-GB" w:eastAsia="ja-JP"/>
        </w:rPr>
        <w:t>The alternative hypothesis to be accepted if the null hypothesis is rejected is</w:t>
      </w:r>
    </w:p>
    <w:p w:rsidRPr="008F673E" w:rsidR="001D1C17" w:rsidP="00B25B14" w:rsidRDefault="001D1C17" w14:paraId="44B7586F" w14:textId="56A5BB5D">
      <w:pPr>
        <w:pStyle w:val="ListParagraph"/>
        <w:numPr>
          <w:ilvl w:val="0"/>
          <w:numId w:val="31"/>
        </w:numPr>
        <w:rPr>
          <w:lang w:val="en-GB" w:eastAsia="ja-JP"/>
        </w:rPr>
      </w:pPr>
      <w:r w:rsidRPr="008F673E">
        <w:rPr>
          <w:lang w:val="en-GB" w:eastAsia="ja-JP"/>
        </w:rPr>
        <w:t xml:space="preserve">The difference in proportion of intrapartum </w:t>
      </w:r>
      <w:r w:rsidRPr="008F673E" w:rsidR="00016A60">
        <w:rPr>
          <w:lang w:val="en-GB" w:eastAsia="ja-JP"/>
        </w:rPr>
        <w:t>caesarean</w:t>
      </w:r>
      <w:r w:rsidRPr="008F673E">
        <w:rPr>
          <w:lang w:val="en-GB" w:eastAsia="ja-JP"/>
        </w:rPr>
        <w:t xml:space="preserve"> sections among women with a planned vaginal delivery between using the LCG and the WHO partograph guidelines</w:t>
      </w:r>
      <w:r w:rsidR="004D5BA8">
        <w:rPr>
          <w:lang w:val="en-GB" w:eastAsia="ja-JP"/>
        </w:rPr>
        <w:t xml:space="preserve"> is </w:t>
      </w:r>
      <w:r w:rsidR="00B76505">
        <w:rPr>
          <w:lang w:val="en-GB" w:eastAsia="ja-JP"/>
        </w:rPr>
        <w:t xml:space="preserve">less than 1.5 </w:t>
      </w:r>
      <w:r w:rsidR="00E22DB1">
        <w:rPr>
          <w:lang w:val="en-GB" w:eastAsia="ja-JP"/>
        </w:rPr>
        <w:t>percentage</w:t>
      </w:r>
      <w:r w:rsidR="00B76505">
        <w:rPr>
          <w:lang w:val="en-GB" w:eastAsia="ja-JP"/>
        </w:rPr>
        <w:t xml:space="preserve"> points</w:t>
      </w:r>
      <w:r w:rsidRPr="008F673E">
        <w:rPr>
          <w:lang w:val="en-GB" w:eastAsia="ja-JP"/>
        </w:rPr>
        <w:t>.</w:t>
      </w:r>
    </w:p>
    <w:p w:rsidRPr="008F673E" w:rsidR="001D1C17" w:rsidP="001D1C17" w:rsidRDefault="001D1C17" w14:paraId="72B979F2" w14:textId="294C7AA8">
      <w:pPr>
        <w:rPr>
          <w:lang w:val="en-GB" w:eastAsia="ja-JP"/>
        </w:rPr>
      </w:pPr>
      <w:r w:rsidRPr="008F673E">
        <w:rPr>
          <w:lang w:val="en-GB" w:eastAsia="ja-JP"/>
        </w:rPr>
        <w:t xml:space="preserve">If the </w:t>
      </w:r>
      <w:r w:rsidRPr="008F673E" w:rsidR="003713D8">
        <w:rPr>
          <w:lang w:val="en-GB" w:eastAsia="ja-JP"/>
        </w:rPr>
        <w:t xml:space="preserve">null hypothesis is rejected the conclusion is that the LCG guideline is </w:t>
      </w:r>
      <w:r w:rsidR="00B76505">
        <w:rPr>
          <w:lang w:val="en-GB" w:eastAsia="ja-JP"/>
        </w:rPr>
        <w:t>equivalent</w:t>
      </w:r>
      <w:r w:rsidRPr="008F673E" w:rsidR="00B76505">
        <w:rPr>
          <w:lang w:val="en-GB" w:eastAsia="ja-JP"/>
        </w:rPr>
        <w:t xml:space="preserve"> </w:t>
      </w:r>
      <w:r w:rsidRPr="008F673E" w:rsidR="003713D8">
        <w:rPr>
          <w:lang w:val="en-GB" w:eastAsia="ja-JP"/>
        </w:rPr>
        <w:t xml:space="preserve">to the WHO partograph guideline. </w:t>
      </w:r>
    </w:p>
    <w:p w:rsidRPr="008F673E" w:rsidR="00EB2329" w:rsidP="00EB2329" w:rsidRDefault="00EB2329" w14:paraId="1D65C1AD" w14:textId="6EF585C2">
      <w:pPr>
        <w:pStyle w:val="Heading2"/>
        <w:rPr>
          <w:rFonts w:hint="eastAsia"/>
          <w:lang w:val="en-GB"/>
        </w:rPr>
      </w:pPr>
      <w:bookmarkStart w:name="_Toc44422517" w:id="443"/>
      <w:bookmarkStart w:name="_Toc154052364" w:id="444"/>
      <w:r w:rsidRPr="008F673E">
        <w:rPr>
          <w:lang w:val="en-GB"/>
        </w:rPr>
        <w:t>Multiplicity Adjustment</w:t>
      </w:r>
      <w:bookmarkEnd w:id="443"/>
      <w:bookmarkEnd w:id="444"/>
    </w:p>
    <w:p w:rsidRPr="008F673E" w:rsidR="003713D8" w:rsidP="003713D8" w:rsidRDefault="003713D8" w14:paraId="28A5BE0D" w14:textId="629EF856">
      <w:pPr>
        <w:rPr>
          <w:lang w:val="en-GB" w:eastAsia="ja-JP"/>
        </w:rPr>
      </w:pPr>
      <w:r w:rsidRPr="008F673E">
        <w:rPr>
          <w:lang w:val="en-GB" w:eastAsia="ja-JP"/>
        </w:rPr>
        <w:t>There will be no adjustments for multiplicity.</w:t>
      </w:r>
    </w:p>
    <w:p w:rsidRPr="008F673E" w:rsidR="00A31AE7" w:rsidP="00A31AE7" w:rsidRDefault="00A31AE7" w14:paraId="38876282" w14:textId="0BE81CAE">
      <w:pPr>
        <w:pStyle w:val="Heading2"/>
        <w:rPr>
          <w:rFonts w:hint="eastAsia"/>
          <w:lang w:val="en-GB"/>
        </w:rPr>
      </w:pPr>
      <w:bookmarkStart w:name="_Toc154052365" w:id="445"/>
      <w:r w:rsidRPr="008F673E">
        <w:rPr>
          <w:lang w:val="en-GB"/>
        </w:rPr>
        <w:t>Impact of Intercurrent Events Strategies</w:t>
      </w:r>
      <w:bookmarkEnd w:id="445"/>
    </w:p>
    <w:p w:rsidRPr="008F673E" w:rsidR="003713D8" w:rsidP="003713D8" w:rsidRDefault="003713D8" w14:paraId="27ECFACD" w14:textId="6EFE781A">
      <w:pPr>
        <w:rPr>
          <w:lang w:val="en-GB" w:eastAsia="ja-JP"/>
        </w:rPr>
      </w:pPr>
      <w:r w:rsidRPr="2023D86C" w:rsidR="0FE85DA3">
        <w:rPr>
          <w:lang w:val="en-GB" w:eastAsia="ja-JP"/>
        </w:rPr>
        <w:t xml:space="preserve">The treatment policy strategy implies that we are looking at the effect of intending to use the interventional treatment (using the LCG guideline) regardless of actual implementation or compliance to the protocol. </w:t>
      </w:r>
      <w:r w:rsidRPr="2023D86C" w:rsidR="61A4A68F">
        <w:rPr>
          <w:lang w:val="en-GB" w:eastAsia="ja-JP"/>
        </w:rPr>
        <w:t xml:space="preserve">The principal stratum policy implies that we are looking at a subset of the target population, but in our case this subset is identifiable at baseline and therefore </w:t>
      </w:r>
      <w:r w:rsidRPr="2023D86C" w:rsidR="61A4A68F">
        <w:rPr>
          <w:lang w:val="en-GB" w:eastAsia="ja-JP"/>
        </w:rPr>
        <w:t>maintains</w:t>
      </w:r>
      <w:r w:rsidRPr="2023D86C" w:rsidR="61A4A68F">
        <w:rPr>
          <w:lang w:val="en-GB" w:eastAsia="ja-JP"/>
        </w:rPr>
        <w:t xml:space="preserve"> the </w:t>
      </w:r>
      <w:r w:rsidRPr="2023D86C" w:rsidR="5B8D8AAF">
        <w:rPr>
          <w:lang w:val="en-GB" w:eastAsia="ja-JP"/>
        </w:rPr>
        <w:t xml:space="preserve">causal interpretation of any difference between the treatments. </w:t>
      </w:r>
    </w:p>
    <w:p w:rsidRPr="008F673E" w:rsidR="00A1707E" w:rsidP="00A1707E" w:rsidRDefault="00A1707E" w14:paraId="23393A32" w14:textId="09372C85">
      <w:pPr>
        <w:rPr>
          <w:lang w:val="en-GB"/>
        </w:rPr>
      </w:pPr>
    </w:p>
    <w:p w:rsidRPr="008F673E" w:rsidR="00A31AE7" w:rsidP="00A31AE7" w:rsidRDefault="00A31AE7" w14:paraId="370F2578" w14:textId="59D1BEAA">
      <w:pPr>
        <w:pStyle w:val="Heading2"/>
        <w:rPr>
          <w:rFonts w:hint="eastAsia"/>
          <w:lang w:val="en-GB"/>
        </w:rPr>
      </w:pPr>
      <w:bookmarkStart w:name="_Toc154052366" w:id="446"/>
      <w:r w:rsidRPr="008F673E">
        <w:rPr>
          <w:lang w:val="en-GB"/>
        </w:rPr>
        <w:t>Handling of Missing Data</w:t>
      </w:r>
      <w:bookmarkEnd w:id="446"/>
    </w:p>
    <w:p w:rsidRPr="008F673E" w:rsidR="00A31AE7" w:rsidP="00480C71" w:rsidRDefault="007A6A58" w14:paraId="79A7E19E" w14:textId="757DD76C">
      <w:pPr>
        <w:rPr>
          <w:lang w:val="en-GB"/>
        </w:rPr>
      </w:pPr>
      <w:r w:rsidRPr="008F673E">
        <w:rPr>
          <w:lang w:val="en-GB"/>
        </w:rPr>
        <w:t>Generally,</w:t>
      </w:r>
      <w:r w:rsidRPr="008F673E" w:rsidR="003713D8">
        <w:rPr>
          <w:lang w:val="en-GB"/>
        </w:rPr>
        <w:t xml:space="preserve"> there will be three methods to deal with missing data:</w:t>
      </w:r>
    </w:p>
    <w:p w:rsidRPr="008F673E" w:rsidR="003713D8" w:rsidP="00B25B14" w:rsidRDefault="003713D8" w14:paraId="7E18FA44" w14:textId="52B66A71">
      <w:pPr>
        <w:pStyle w:val="ListParagraph"/>
        <w:numPr>
          <w:ilvl w:val="0"/>
          <w:numId w:val="32"/>
        </w:numPr>
        <w:rPr>
          <w:lang w:val="en-GB"/>
        </w:rPr>
      </w:pPr>
      <w:r w:rsidRPr="008F673E">
        <w:rPr>
          <w:lang w:val="en-GB"/>
        </w:rPr>
        <w:t xml:space="preserve">Using multiple imputation where the imputation is based on a model with baseline information such as </w:t>
      </w:r>
      <w:r w:rsidRPr="008F673E" w:rsidR="0093651A">
        <w:rPr>
          <w:lang w:val="en-GB"/>
        </w:rPr>
        <w:t>women’s</w:t>
      </w:r>
      <w:r w:rsidRPr="008F673E">
        <w:rPr>
          <w:lang w:val="en-GB"/>
        </w:rPr>
        <w:t xml:space="preserve"> age, gestational age, hospital, treatment and time interval</w:t>
      </w:r>
      <w:r w:rsidRPr="008F673E" w:rsidR="007A6A58">
        <w:rPr>
          <w:lang w:val="en-GB"/>
        </w:rPr>
        <w:t xml:space="preserve"> as fixed effects</w:t>
      </w:r>
    </w:p>
    <w:p w:rsidRPr="008F673E" w:rsidR="007A6A58" w:rsidP="00B25B14" w:rsidRDefault="007A6A58" w14:paraId="06789BA0" w14:textId="13A9008A">
      <w:pPr>
        <w:pStyle w:val="ListParagraph"/>
        <w:numPr>
          <w:ilvl w:val="0"/>
          <w:numId w:val="32"/>
        </w:numPr>
        <w:rPr>
          <w:lang w:val="en-GB"/>
        </w:rPr>
      </w:pPr>
      <w:r w:rsidRPr="008F673E">
        <w:rPr>
          <w:lang w:val="en-GB"/>
        </w:rPr>
        <w:t>Imputing with worst outcome</w:t>
      </w:r>
    </w:p>
    <w:p w:rsidRPr="008F673E" w:rsidR="007A6A58" w:rsidP="00B25B14" w:rsidRDefault="007A6A58" w14:paraId="1DF13FA4" w14:textId="58C88685">
      <w:pPr>
        <w:pStyle w:val="ListParagraph"/>
        <w:numPr>
          <w:ilvl w:val="0"/>
          <w:numId w:val="32"/>
        </w:numPr>
        <w:rPr>
          <w:lang w:val="en-GB"/>
        </w:rPr>
      </w:pPr>
      <w:r w:rsidRPr="008F673E">
        <w:rPr>
          <w:lang w:val="en-GB"/>
        </w:rPr>
        <w:t>Ignoring missing data</w:t>
      </w:r>
    </w:p>
    <w:p w:rsidRPr="008F673E" w:rsidR="007A6A58" w:rsidP="007A6A58" w:rsidRDefault="007A6A58" w14:paraId="1157C82F" w14:textId="0CD3477F">
      <w:pPr/>
      <w:r w:rsidRPr="2023D86C" w:rsidR="5DB2ED89">
        <w:rPr>
          <w:lang w:val="en-GB"/>
        </w:rPr>
        <w:t xml:space="preserve">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 </w:t>
      </w:r>
    </w:p>
    <w:p w:rsidR="3CE6E4B0" w:rsidP="2023D86C" w:rsidRDefault="3CE6E4B0" w14:paraId="52306ADF" w14:textId="08E8C72F">
      <w:pPr>
        <w:rPr>
          <w:lang w:val="en-GB"/>
        </w:rPr>
      </w:pPr>
      <w:r w:rsidRPr="2023D86C" w:rsidR="3CE6E4B0">
        <w:rPr>
          <w:lang w:val="en-GB"/>
        </w:rPr>
        <w:t xml:space="preserve">Any missing baseline information will be imputed with the median value for continuous </w:t>
      </w:r>
      <w:r w:rsidRPr="2023D86C" w:rsidR="05C29DF5">
        <w:rPr>
          <w:lang w:val="en-GB"/>
        </w:rPr>
        <w:t>variabl</w:t>
      </w:r>
      <w:r w:rsidRPr="2023D86C" w:rsidR="3CE6E4B0">
        <w:rPr>
          <w:lang w:val="en-GB"/>
        </w:rPr>
        <w:t xml:space="preserve">es or drawn randomly from the empirical distribution </w:t>
      </w:r>
      <w:r w:rsidRPr="2023D86C" w:rsidR="1DD3A689">
        <w:rPr>
          <w:lang w:val="en-GB"/>
        </w:rPr>
        <w:t xml:space="preserve">for categorical </w:t>
      </w:r>
      <w:r w:rsidRPr="2023D86C" w:rsidR="6B7B0ED5">
        <w:rPr>
          <w:lang w:val="en-GB"/>
        </w:rPr>
        <w:t xml:space="preserve">variables. </w:t>
      </w:r>
    </w:p>
    <w:p w:rsidRPr="008F673E" w:rsidR="00EA3E2B" w:rsidP="00EA3E2B" w:rsidRDefault="00EA3E2B" w14:paraId="7A27D13A" w14:textId="43C0E473">
      <w:pPr>
        <w:pStyle w:val="Heading1"/>
        <w:rPr>
          <w:rFonts w:hint="eastAsia"/>
          <w:lang w:val="en-GB"/>
        </w:rPr>
      </w:pPr>
      <w:bookmarkStart w:name="_Toc521400467" w:id="447"/>
      <w:bookmarkStart w:name="_Toc518655975" w:id="448"/>
      <w:bookmarkStart w:name="_Toc518466161" w:id="449"/>
      <w:bookmarkStart w:name="_Ref45603967" w:id="450"/>
      <w:bookmarkStart w:name="_Ref45604094" w:id="451"/>
      <w:bookmarkStart w:name="_Ref45607125" w:id="452"/>
      <w:bookmarkStart w:name="_Ref45607405" w:id="453"/>
      <w:bookmarkStart w:name="_Toc154052367" w:id="454"/>
      <w:r w:rsidRPr="008F673E">
        <w:rPr>
          <w:lang w:val="en-GB"/>
        </w:rPr>
        <w:t>Analysis</w:t>
      </w:r>
      <w:bookmarkEnd w:id="447"/>
      <w:bookmarkEnd w:id="448"/>
      <w:bookmarkEnd w:id="449"/>
      <w:r w:rsidRPr="008F673E" w:rsidR="00D52D8D">
        <w:rPr>
          <w:lang w:val="en-GB"/>
        </w:rPr>
        <w:t xml:space="preserve"> Sets</w:t>
      </w:r>
      <w:bookmarkEnd w:id="450"/>
      <w:bookmarkEnd w:id="451"/>
      <w:bookmarkEnd w:id="452"/>
      <w:bookmarkEnd w:id="453"/>
      <w:bookmarkEnd w:id="454"/>
    </w:p>
    <w:p w:rsidRPr="008F673E" w:rsidR="007A6A58" w:rsidP="007A6A58" w:rsidRDefault="007A6A58" w14:paraId="7151C88F" w14:textId="0E32342B">
      <w:pPr>
        <w:rPr>
          <w:lang w:val="en-GB"/>
        </w:rPr>
      </w:pPr>
      <w:r w:rsidRPr="008F673E">
        <w:rPr>
          <w:lang w:val="en-GB"/>
        </w:rPr>
        <w:t xml:space="preserve">All analyses will be based on the full analysis set </w:t>
      </w:r>
      <w:r w:rsidRPr="008F673E" w:rsidR="00C52CEC">
        <w:rPr>
          <w:lang w:val="en-GB"/>
        </w:rPr>
        <w:t xml:space="preserve">(FAS) </w:t>
      </w:r>
      <w:r w:rsidRPr="008F673E">
        <w:rPr>
          <w:lang w:val="en-GB"/>
        </w:rPr>
        <w:t xml:space="preserve">comprising of </w:t>
      </w:r>
      <w:del w:author="Maria Cecilie Stivang" w:date="2025-10-28T13:15:00Z" w16du:dateUtc="2025-10-28T12:15:00Z" w:id="455">
        <w:r w:rsidRPr="008F673E">
          <w:rPr>
            <w:lang w:val="en-GB"/>
          </w:rPr>
          <w:delText>adult women</w:delText>
        </w:r>
        <w:r w:rsidRPr="00FE639B" w:rsidDel="00865B08">
          <w:rPr>
            <w:lang w:val="en-GB"/>
          </w:rPr>
          <w:delText xml:space="preserve"> </w:delText>
        </w:r>
      </w:del>
      <w:ins w:author="Maria Cecilie Stivang" w:date="2025-10-28T13:15:00Z" w16du:dateUtc="2025-10-28T12:15:00Z" w:id="456">
        <w:r w:rsidR="00694648">
          <w:rPr>
            <w:lang w:val="en-GB"/>
          </w:rPr>
          <w:t xml:space="preserve">women </w:t>
        </w:r>
        <w:r w:rsidR="00865B08">
          <w:rPr>
            <w:rFonts w:cs="Times New Roman"/>
            <w:lang w:val="en-GB"/>
          </w:rPr>
          <w:t>≥</w:t>
        </w:r>
        <w:r w:rsidR="00865B08">
          <w:rPr>
            <w:lang w:val="en-GB"/>
          </w:rPr>
          <w:t xml:space="preserve"> 18 years old</w:t>
        </w:r>
        <w:r w:rsidRPr="008F673E">
          <w:rPr>
            <w:lang w:val="en-GB"/>
          </w:rPr>
          <w:t xml:space="preserve"> </w:t>
        </w:r>
      </w:ins>
      <w:r w:rsidRPr="008F673E">
        <w:rPr>
          <w:lang w:val="en-GB"/>
        </w:rPr>
        <w:t xml:space="preserve">admitted for a planned vaginal delivery in need of a partograph </w:t>
      </w:r>
      <w:r w:rsidRPr="008F673E" w:rsidR="4DCB602B">
        <w:rPr>
          <w:lang w:val="en-GB"/>
        </w:rPr>
        <w:t>at</w:t>
      </w:r>
      <w:r w:rsidRPr="008F673E">
        <w:rPr>
          <w:lang w:val="en-GB"/>
        </w:rPr>
        <w:t xml:space="preserve"> any of the participating hospitals in the period</w:t>
      </w:r>
      <w:r w:rsidRPr="008F673E" w:rsidR="00CA3059">
        <w:rPr>
          <w:lang w:val="en-GB"/>
        </w:rPr>
        <w:t xml:space="preserve"> 01.04.25-</w:t>
      </w:r>
      <w:r w:rsidRPr="008F673E" w:rsidR="0004739F">
        <w:rPr>
          <w:lang w:val="en-GB"/>
        </w:rPr>
        <w:t>26.05.2</w:t>
      </w:r>
      <w:r w:rsidRPr="008F673E" w:rsidR="00F45578">
        <w:rPr>
          <w:lang w:val="en-GB"/>
        </w:rPr>
        <w:t>6</w:t>
      </w:r>
      <w:r w:rsidRPr="008F673E" w:rsidR="0004739F">
        <w:rPr>
          <w:lang w:val="en-GB"/>
        </w:rPr>
        <w:t>.</w:t>
      </w:r>
      <w:r w:rsidRPr="008F673E">
        <w:rPr>
          <w:lang w:val="en-GB"/>
        </w:rPr>
        <w:t xml:space="preserve">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Women who explicitly do not wish to participate in the trial will be excluded.</w:t>
      </w:r>
    </w:p>
    <w:p w:rsidRPr="008F673E" w:rsidR="00EA3E2B" w:rsidRDefault="00EA3E2B" w14:paraId="070FCC58" w14:textId="121028F6">
      <w:pPr>
        <w:pStyle w:val="Heading1"/>
        <w:rPr>
          <w:rFonts w:hint="eastAsia"/>
          <w:lang w:val="en-GB"/>
        </w:rPr>
      </w:pPr>
      <w:bookmarkStart w:name="_Toc154052368" w:id="457"/>
      <w:r w:rsidRPr="008F673E">
        <w:rPr>
          <w:lang w:val="en-GB"/>
        </w:rPr>
        <w:t>Analyses</w:t>
      </w:r>
      <w:r w:rsidRPr="008F673E" w:rsidR="00526497">
        <w:rPr>
          <w:lang w:val="en-GB"/>
        </w:rPr>
        <w:t xml:space="preserve"> Supporting Primary Objective(s)</w:t>
      </w:r>
      <w:bookmarkEnd w:id="457"/>
    </w:p>
    <w:p w:rsidRPr="008F673E" w:rsidR="00EA3E2B" w:rsidRDefault="00DD573D" w14:paraId="56C76AAD" w14:textId="5E489FAB">
      <w:pPr>
        <w:pStyle w:val="Heading2"/>
        <w:rPr>
          <w:rStyle w:val="CPTVariable"/>
          <w:rFonts w:hint="eastAsia"/>
          <w:lang w:val="en-GB"/>
        </w:rPr>
      </w:pPr>
      <w:bookmarkStart w:name="_Toc154052369" w:id="458"/>
      <w:r w:rsidRPr="008F673E">
        <w:rPr>
          <w:lang w:val="en-GB"/>
        </w:rPr>
        <w:t>Primary</w:t>
      </w:r>
      <w:r w:rsidRPr="008F673E" w:rsidR="00C52CEC">
        <w:rPr>
          <w:lang w:val="en-GB"/>
        </w:rPr>
        <w:t xml:space="preserve"> Estimand</w:t>
      </w:r>
      <w:r w:rsidRPr="008F673E">
        <w:rPr>
          <w:lang w:val="en-GB"/>
        </w:rPr>
        <w:t xml:space="preserve"> </w:t>
      </w:r>
      <w:bookmarkEnd w:id="458"/>
    </w:p>
    <w:p w:rsidRPr="008F673E" w:rsidR="00EB441E" w:rsidP="004B2360" w:rsidRDefault="00C52CEC" w14:paraId="538AF1A7" w14:textId="5912F6CD">
      <w:pPr>
        <w:rPr>
          <w:lang w:val="en-GB" w:eastAsia="ja-JP"/>
        </w:rPr>
      </w:pPr>
      <w:r w:rsidRPr="008F673E">
        <w:rPr>
          <w:lang w:val="en-GB" w:eastAsia="ja-JP"/>
        </w:rPr>
        <w:t>The primary estimand is the relative difference in proportion of intrapartum caesarean sections between women with a planned vaginal delivery in need of a partograph following the LCG and the WHO partograph</w:t>
      </w:r>
    </w:p>
    <w:p w:rsidRPr="008F673E" w:rsidR="00EA3E2B" w:rsidP="00EA3E2B" w:rsidRDefault="00EA3E2B" w14:paraId="22E7B8E2" w14:textId="3D49A95D">
      <w:pPr>
        <w:pStyle w:val="Heading3"/>
        <w:rPr>
          <w:rFonts w:hint="eastAsia"/>
          <w:lang w:val="en-GB"/>
        </w:rPr>
      </w:pPr>
      <w:bookmarkStart w:name="_Toc521400472" w:id="459"/>
      <w:bookmarkStart w:name="_Toc518655980" w:id="460"/>
      <w:bookmarkStart w:name="_Toc518466166" w:id="461"/>
      <w:bookmarkStart w:name="_Ref518462376" w:id="462"/>
      <w:bookmarkStart w:name="_Ref45603851" w:id="463"/>
      <w:bookmarkStart w:name="_Toc154052370" w:id="464"/>
      <w:r w:rsidRPr="008F673E">
        <w:rPr>
          <w:lang w:val="en-GB"/>
        </w:rPr>
        <w:t xml:space="preserve">Definition of </w:t>
      </w:r>
      <w:r w:rsidRPr="008F673E" w:rsidR="00412B9B">
        <w:rPr>
          <w:lang w:val="en-GB"/>
        </w:rPr>
        <w:t>E</w:t>
      </w:r>
      <w:r w:rsidRPr="008F673E">
        <w:rPr>
          <w:lang w:val="en-GB"/>
        </w:rPr>
        <w:t>ndpoint(s)</w:t>
      </w:r>
      <w:bookmarkEnd w:id="459"/>
      <w:bookmarkEnd w:id="460"/>
      <w:bookmarkEnd w:id="461"/>
      <w:bookmarkEnd w:id="462"/>
      <w:bookmarkEnd w:id="463"/>
      <w:bookmarkEnd w:id="464"/>
      <w:r w:rsidRPr="008F673E" w:rsidR="00C52CEC">
        <w:rPr>
          <w:lang w:val="en-GB"/>
        </w:rPr>
        <w:t xml:space="preserve"> </w:t>
      </w:r>
    </w:p>
    <w:p w:rsidRPr="008F673E" w:rsidR="00C52CEC" w:rsidP="00C52CEC" w:rsidRDefault="00C52CEC" w14:paraId="02C9BEE6" w14:textId="6C1ED684">
      <w:pPr>
        <w:rPr>
          <w:lang w:val="en-GB" w:eastAsia="ja-JP"/>
        </w:rPr>
      </w:pPr>
      <w:r w:rsidRPr="008F673E">
        <w:rPr>
          <w:lang w:val="en-GB" w:eastAsia="ja-JP"/>
        </w:rPr>
        <w:t xml:space="preserve">The endpoint is delivery by intrapartum caesarean section as recorded in the hospital’s medical records </w:t>
      </w:r>
    </w:p>
    <w:p w:rsidRPr="008F673E" w:rsidR="00EA3E2B" w:rsidP="00EA3E2B" w:rsidRDefault="00EA3E2B" w14:paraId="44AF2F06" w14:textId="19F43973">
      <w:pPr>
        <w:pStyle w:val="Heading3"/>
        <w:rPr>
          <w:rFonts w:hint="eastAsia"/>
          <w:lang w:val="en-GB"/>
        </w:rPr>
      </w:pPr>
      <w:bookmarkStart w:name="_Ref518462394" w:id="465"/>
      <w:bookmarkStart w:name="_Toc518466167" w:id="466"/>
      <w:bookmarkStart w:name="_Toc518655981" w:id="467"/>
      <w:bookmarkStart w:name="_Toc521400473" w:id="468"/>
      <w:bookmarkStart w:name="_Toc154052371" w:id="469"/>
      <w:r w:rsidRPr="008F673E">
        <w:rPr>
          <w:lang w:val="en-GB"/>
        </w:rPr>
        <w:t xml:space="preserve">Main </w:t>
      </w:r>
      <w:r w:rsidRPr="008F673E" w:rsidR="00412B9B">
        <w:rPr>
          <w:lang w:val="en-GB"/>
        </w:rPr>
        <w:t>A</w:t>
      </w:r>
      <w:r w:rsidRPr="008F673E">
        <w:rPr>
          <w:lang w:val="en-GB"/>
        </w:rPr>
        <w:t xml:space="preserve">nalytical </w:t>
      </w:r>
      <w:r w:rsidRPr="008F673E" w:rsidR="00412B9B">
        <w:rPr>
          <w:lang w:val="en-GB"/>
        </w:rPr>
        <w:t>A</w:t>
      </w:r>
      <w:r w:rsidRPr="008F673E">
        <w:rPr>
          <w:lang w:val="en-GB"/>
        </w:rPr>
        <w:t>pproach</w:t>
      </w:r>
      <w:bookmarkEnd w:id="465"/>
      <w:bookmarkEnd w:id="466"/>
      <w:bookmarkEnd w:id="467"/>
      <w:bookmarkEnd w:id="468"/>
      <w:bookmarkEnd w:id="469"/>
    </w:p>
    <w:p w:rsidRPr="008F673E" w:rsidR="00C52CEC" w:rsidP="2023D86C" w:rsidRDefault="00C52CEC" w14:paraId="685CF552" w14:textId="2E577E75">
      <w:pPr>
        <w:pStyle w:val="Normal"/>
        <w:rPr>
          <w:lang w:val="en-GB"/>
        </w:rPr>
      </w:pPr>
      <w:r w:rsidRPr="2023D86C" w:rsidR="568AD3B2">
        <w:rPr>
          <w:lang w:val="en-GB"/>
        </w:rPr>
        <w:t xml:space="preserve">The risk differences will be computed based on a generalised linear mixed model with a random term for cluster and fixed effect for treatment and time interval. The link function will be the logit, and the model family will be binomial. The relative and absolute risk difference will be calculated using population-averaged (marginal) adjusted relative risk differences with standard error estimated by the delta method. </w:t>
      </w:r>
    </w:p>
    <w:p w:rsidRPr="008F673E" w:rsidR="00C52CEC" w:rsidP="2023D86C" w:rsidRDefault="00C52CEC" w14:paraId="79880471" w14:textId="23D2F651">
      <w:pPr>
        <w:pStyle w:val="Normal"/>
        <w:rPr>
          <w:lang w:val="en-GB" w:eastAsia="ja-JP"/>
        </w:rPr>
      </w:pPr>
      <w:r w:rsidRPr="2023D86C" w:rsidR="568AD3B2">
        <w:rPr>
          <w:lang w:val="en-GB"/>
        </w:rPr>
        <w:t xml:space="preserve">We do not expect any missing data for this endpoint, but in the unlikely event that there are any they will be ignored and handled by the model. </w:t>
      </w:r>
    </w:p>
    <w:p w:rsidR="00C52CEC" w:rsidP="2023D86C" w:rsidRDefault="00C52CEC" w14:paraId="3943B881" w14:textId="3EB397F7">
      <w:pPr>
        <w:pStyle w:val="Normal"/>
        <w:rPr>
          <w:lang w:val="en-GB" w:eastAsia="ja-JP"/>
        </w:rPr>
      </w:pPr>
      <w:r w:rsidRPr="2023D86C" w:rsidR="568AD3B2">
        <w:rPr>
          <w:lang w:val="en-GB"/>
        </w:rPr>
        <w:t>The estimated relative</w:t>
      </w:r>
      <w:r w:rsidRPr="2023D86C" w:rsidR="665B6C00">
        <w:rPr>
          <w:lang w:val="en-GB"/>
        </w:rPr>
        <w:t xml:space="preserve"> and absolute</w:t>
      </w:r>
      <w:r w:rsidRPr="2023D86C" w:rsidR="568AD3B2">
        <w:rPr>
          <w:lang w:val="en-GB"/>
        </w:rPr>
        <w:t xml:space="preserve"> risk difference</w:t>
      </w:r>
      <w:r w:rsidRPr="2023D86C" w:rsidR="665B6C00">
        <w:rPr>
          <w:lang w:val="en-GB"/>
        </w:rPr>
        <w:t>s</w:t>
      </w:r>
      <w:r w:rsidRPr="2023D86C" w:rsidR="568AD3B2">
        <w:rPr>
          <w:lang w:val="en-GB"/>
        </w:rPr>
        <w:t xml:space="preserve"> will be presented with a 95% confidence interval </w:t>
      </w:r>
      <w:r w:rsidRPr="2023D86C" w:rsidR="7B581085">
        <w:rPr>
          <w:lang w:val="en-GB"/>
        </w:rPr>
        <w:t xml:space="preserve"> </w:t>
      </w:r>
    </w:p>
    <w:p w:rsidRPr="002D00A7" w:rsidR="002D00A7" w:rsidP="000D7703" w:rsidRDefault="002D00A7" w14:paraId="66B6AE32" w14:textId="3863E797">
      <w:pPr>
        <w:pStyle w:val="Heading3"/>
        <w:rPr>
          <w:rFonts w:hint="eastAsia"/>
          <w:lang w:val="en-GB"/>
        </w:rPr>
      </w:pPr>
      <w:bookmarkStart w:name="_Ref25717606" w:id="470"/>
      <w:bookmarkStart w:name="_Toc37816027" w:id="471"/>
      <w:bookmarkStart w:name="_Toc285452383" w:id="472"/>
      <w:bookmarkStart w:name="_Toc473898528" w:id="473"/>
      <w:bookmarkStart w:name="_Toc506553916" w:id="474"/>
      <w:r w:rsidRPr="002D00A7">
        <w:rPr>
          <w:lang w:val="en-GB"/>
        </w:rPr>
        <w:t>Adjustment for covariates</w:t>
      </w:r>
      <w:bookmarkEnd w:id="470"/>
      <w:bookmarkEnd w:id="471"/>
      <w:bookmarkEnd w:id="472"/>
      <w:bookmarkEnd w:id="473"/>
      <w:bookmarkEnd w:id="474"/>
    </w:p>
    <w:p w:rsidRPr="002D00A7" w:rsidR="002D00A7" w:rsidP="002D00A7" w:rsidRDefault="002D00A7" w14:paraId="0945AC81" w14:textId="77777777">
      <w:pPr>
        <w:rPr>
          <w:bCs/>
          <w:lang w:val="en-GB" w:eastAsia="ja-JP"/>
        </w:rPr>
      </w:pPr>
      <w:r w:rsidRPr="002D00A7">
        <w:rPr>
          <w:lang w:val="en-GB" w:eastAsia="ja-JP"/>
        </w:rPr>
        <w:t>We will use the following covariates in all primary and secondary statistical models analyses:</w:t>
      </w:r>
    </w:p>
    <w:p w:rsidR="00FE04B1" w:rsidP="002D00A7" w:rsidRDefault="00FE04B1" w14:paraId="5C761CF0" w14:textId="77777777">
      <w:pPr>
        <w:rPr>
          <w:lang w:val="en-GB" w:eastAsia="ja-JP"/>
        </w:rPr>
      </w:pPr>
    </w:p>
    <w:p w:rsidR="00FE04B1" w:rsidP="00FE04B1" w:rsidRDefault="00FE04B1" w14:paraId="6E31596E" w14:textId="0030C108">
      <w:pPr>
        <w:pStyle w:val="Heading4"/>
        <w:rPr>
          <w:rFonts w:hint="eastAsia"/>
          <w:lang w:val="en-GB"/>
        </w:rPr>
      </w:pPr>
      <w:r>
        <w:rPr>
          <w:lang w:val="en-GB"/>
        </w:rPr>
        <w:t>Matern</w:t>
      </w:r>
      <w:r w:rsidR="00A56E73">
        <w:rPr>
          <w:lang w:val="en-GB"/>
        </w:rPr>
        <w:t>i</w:t>
      </w:r>
      <w:r>
        <w:rPr>
          <w:lang w:val="en-GB"/>
        </w:rPr>
        <w:t>ty ward characteristics</w:t>
      </w:r>
    </w:p>
    <w:p w:rsidRPr="00FE04B1" w:rsidR="00FE04B1" w:rsidP="00FE04B1" w:rsidRDefault="00FE04B1" w14:paraId="6693147F" w14:textId="079E5B28">
      <w:pPr>
        <w:rPr>
          <w:lang w:val="en-GB" w:eastAsia="ja-JP"/>
        </w:rPr>
      </w:pPr>
      <w:r w:rsidRPr="00FE04B1">
        <w:rPr>
          <w:lang w:eastAsia="ja-JP"/>
        </w:rPr>
        <w:t>Number of deliveries per year </w:t>
      </w:r>
    </w:p>
    <w:p w:rsidRPr="002D00A7" w:rsidR="002D00A7" w:rsidP="000D7703" w:rsidRDefault="002D00A7" w14:paraId="50F77966" w14:textId="77777777">
      <w:pPr>
        <w:pStyle w:val="Heading4"/>
        <w:rPr>
          <w:rFonts w:hint="eastAsia"/>
          <w:lang w:val="en-GB"/>
        </w:rPr>
      </w:pPr>
      <w:r w:rsidRPr="002D00A7">
        <w:rPr>
          <w:lang w:val="en-GB"/>
        </w:rPr>
        <w:t xml:space="preserve">Maternal and neonatal characteristics </w:t>
      </w:r>
    </w:p>
    <w:p w:rsidR="00FE6D77" w:rsidP="00A75EF3" w:rsidRDefault="00FE6D77" w14:paraId="6C42F81C" w14:textId="5B6BF377">
      <w:pPr>
        <w:pStyle w:val="ListParagraph"/>
        <w:numPr>
          <w:ilvl w:val="0"/>
          <w:numId w:val="31"/>
        </w:numPr>
        <w:rPr>
          <w:bCs/>
          <w:lang w:val="en-GB" w:eastAsia="ja-JP"/>
        </w:rPr>
      </w:pPr>
      <w:r>
        <w:rPr>
          <w:bCs/>
          <w:lang w:val="en-GB" w:eastAsia="ja-JP"/>
        </w:rPr>
        <w:t>Country of origin</w:t>
      </w:r>
      <w:r w:rsidR="000B05C1">
        <w:rPr>
          <w:bCs/>
          <w:lang w:val="en-GB" w:eastAsia="ja-JP"/>
        </w:rPr>
        <w:t>, Norway</w:t>
      </w:r>
    </w:p>
    <w:p w:rsidR="00FE6D77" w:rsidP="00A75EF3" w:rsidRDefault="00FE6D77" w14:paraId="56121241" w14:textId="513B0D96">
      <w:pPr>
        <w:pStyle w:val="ListParagraph"/>
        <w:numPr>
          <w:ilvl w:val="0"/>
          <w:numId w:val="31"/>
        </w:numPr>
        <w:rPr>
          <w:bCs/>
          <w:lang w:val="en-GB" w:eastAsia="ja-JP"/>
        </w:rPr>
      </w:pPr>
      <w:r>
        <w:rPr>
          <w:bCs/>
          <w:lang w:val="en-GB" w:eastAsia="ja-JP"/>
        </w:rPr>
        <w:t>Continent of origin</w:t>
      </w:r>
    </w:p>
    <w:p w:rsidR="002D00A7" w:rsidP="00A75EF3" w:rsidRDefault="002D00A7" w14:paraId="40F92229" w14:textId="77777777">
      <w:pPr>
        <w:pStyle w:val="ListParagraph"/>
        <w:numPr>
          <w:ilvl w:val="0"/>
          <w:numId w:val="31"/>
        </w:numPr>
        <w:rPr>
          <w:bCs/>
          <w:lang w:val="en-GB" w:eastAsia="ja-JP"/>
        </w:rPr>
      </w:pPr>
      <w:r w:rsidRPr="002D00A7">
        <w:rPr>
          <w:bCs/>
          <w:lang w:val="en-GB" w:eastAsia="ja-JP"/>
        </w:rPr>
        <w:t>Maternal age</w:t>
      </w:r>
    </w:p>
    <w:p w:rsidR="00D5114A" w:rsidP="00A75EF3" w:rsidRDefault="00D5114A" w14:paraId="4EB92597" w14:textId="5A99B7FF">
      <w:pPr>
        <w:pStyle w:val="ListParagraph"/>
        <w:numPr>
          <w:ilvl w:val="0"/>
          <w:numId w:val="31"/>
        </w:numPr>
        <w:rPr>
          <w:bCs/>
          <w:lang w:val="en-GB" w:eastAsia="ja-JP"/>
        </w:rPr>
      </w:pPr>
      <w:r>
        <w:rPr>
          <w:bCs/>
          <w:lang w:val="en-GB" w:eastAsia="ja-JP"/>
        </w:rPr>
        <w:t>Marital status</w:t>
      </w:r>
      <w:r w:rsidR="00644D1B">
        <w:rPr>
          <w:bCs/>
          <w:lang w:val="en-GB" w:eastAsia="ja-JP"/>
        </w:rPr>
        <w:t xml:space="preserve"> (Cohabitant or married)</w:t>
      </w:r>
    </w:p>
    <w:p w:rsidRPr="004B36FF" w:rsidR="004B36FF" w:rsidP="004B36FF" w:rsidRDefault="003C4AFE" w14:paraId="46B3C6BC" w14:textId="13EE2571">
      <w:pPr>
        <w:pStyle w:val="ListParagraph"/>
        <w:numPr>
          <w:ilvl w:val="0"/>
          <w:numId w:val="31"/>
        </w:numPr>
        <w:rPr>
          <w:lang w:val="en-GB" w:eastAsia="ja-JP"/>
        </w:rPr>
      </w:pPr>
      <w:r>
        <w:rPr>
          <w:lang w:val="en-GB" w:eastAsia="ja-JP"/>
        </w:rPr>
        <w:t>Higher</w:t>
      </w:r>
      <w:r w:rsidRPr="002D00A7" w:rsidR="004B36FF">
        <w:rPr>
          <w:lang w:val="en-GB" w:eastAsia="ja-JP"/>
        </w:rPr>
        <w:t xml:space="preserve"> education (</w:t>
      </w:r>
      <w:r>
        <w:rPr>
          <w:lang w:eastAsia="ja-JP"/>
        </w:rPr>
        <w:t>University level?</w:t>
      </w:r>
      <w:r w:rsidRPr="002D00A7" w:rsidR="004B36FF">
        <w:rPr>
          <w:lang w:val="en-GB" w:eastAsia="ja-JP"/>
        </w:rPr>
        <w:t>)</w:t>
      </w:r>
    </w:p>
    <w:p w:rsidRPr="002D00A7" w:rsidR="002D00A7" w:rsidP="00A75EF3" w:rsidRDefault="002D00A7" w14:paraId="30A04C26" w14:textId="7F05B653">
      <w:pPr>
        <w:pStyle w:val="ListParagraph"/>
        <w:numPr>
          <w:ilvl w:val="0"/>
          <w:numId w:val="31"/>
        </w:numPr>
        <w:rPr>
          <w:lang w:val="en-GB" w:eastAsia="ja-JP"/>
        </w:rPr>
      </w:pPr>
      <w:r w:rsidRPr="002D00A7">
        <w:rPr>
          <w:bCs/>
          <w:lang w:val="en-GB" w:eastAsia="ja-JP"/>
        </w:rPr>
        <w:t>Maternal BMI</w:t>
      </w:r>
      <w:r w:rsidRPr="002D00A7">
        <w:rPr>
          <w:lang w:val="en-GB" w:eastAsia="ja-JP"/>
        </w:rPr>
        <w:t xml:space="preserve"> </w:t>
      </w:r>
    </w:p>
    <w:p w:rsidR="00331F70" w:rsidP="00A75EF3" w:rsidRDefault="00331F70" w14:paraId="1A5B6B12" w14:textId="67601FB7">
      <w:pPr>
        <w:pStyle w:val="ListParagraph"/>
        <w:numPr>
          <w:ilvl w:val="0"/>
          <w:numId w:val="31"/>
        </w:numPr>
        <w:rPr>
          <w:lang w:val="en-GB" w:eastAsia="ja-JP"/>
        </w:rPr>
      </w:pPr>
      <w:r>
        <w:rPr>
          <w:lang w:val="en-GB" w:eastAsia="ja-JP"/>
        </w:rPr>
        <w:t>Maternal heigh</w:t>
      </w:r>
    </w:p>
    <w:p w:rsidR="000D20F3" w:rsidP="00A75EF3" w:rsidRDefault="000D20F3" w14:paraId="53EB9C84" w14:textId="52B68B84">
      <w:pPr>
        <w:pStyle w:val="ListParagraph"/>
        <w:numPr>
          <w:ilvl w:val="0"/>
          <w:numId w:val="31"/>
        </w:numPr>
        <w:rPr>
          <w:ins w:author="Maria Cecilie Stivang" w:date="2025-11-28T13:29:00Z" w16du:dateUtc="2025-11-28T12:29:00Z" w:id="475"/>
          <w:lang w:val="en-GB" w:eastAsia="ja-JP"/>
        </w:rPr>
      </w:pPr>
      <w:r>
        <w:rPr>
          <w:lang w:val="en-GB" w:eastAsia="ja-JP"/>
        </w:rPr>
        <w:t>Parity</w:t>
      </w:r>
    </w:p>
    <w:p w:rsidR="006744F6" w:rsidP="00A75EF3" w:rsidRDefault="00553DB9" w14:paraId="49952804" w14:textId="73C569A5">
      <w:pPr>
        <w:pStyle w:val="ListParagraph"/>
        <w:numPr>
          <w:ilvl w:val="0"/>
          <w:numId w:val="31"/>
        </w:numPr>
        <w:rPr>
          <w:lang w:val="en-GB" w:eastAsia="ja-JP"/>
        </w:rPr>
      </w:pPr>
      <w:r>
        <w:rPr>
          <w:lang w:val="en-GB" w:eastAsia="ja-JP"/>
        </w:rPr>
        <w:t>Smok</w:t>
      </w:r>
      <w:r w:rsidR="003F6E4C">
        <w:rPr>
          <w:lang w:val="en-GB" w:eastAsia="ja-JP"/>
        </w:rPr>
        <w:t>ing</w:t>
      </w:r>
    </w:p>
    <w:p w:rsidR="00553DB9" w:rsidP="00A75EF3" w:rsidRDefault="00553DB9" w14:paraId="5AB04F7E" w14:textId="511E8AE4">
      <w:pPr>
        <w:pStyle w:val="ListParagraph"/>
        <w:numPr>
          <w:ilvl w:val="0"/>
          <w:numId w:val="31"/>
        </w:numPr>
        <w:rPr>
          <w:ins w:author="Therese Buerengen" w:date="2025-11-28T12:53:00Z" w16du:dateUtc="2025-11-28T11:53:00Z" w:id="476"/>
          <w:lang w:val="en-GB" w:eastAsia="ja-JP"/>
        </w:rPr>
      </w:pPr>
      <w:r>
        <w:rPr>
          <w:lang w:val="en-GB" w:eastAsia="ja-JP"/>
        </w:rPr>
        <w:t>Sn</w:t>
      </w:r>
      <w:r w:rsidR="005D5F37">
        <w:rPr>
          <w:lang w:val="en-GB" w:eastAsia="ja-JP"/>
        </w:rPr>
        <w:t>uff</w:t>
      </w:r>
    </w:p>
    <w:p w:rsidRPr="002D00A7" w:rsidR="003E2A47" w:rsidP="00A75EF3" w:rsidRDefault="00D20E33" w14:paraId="6172F171" w14:textId="6487E272">
      <w:pPr>
        <w:pStyle w:val="ListParagraph"/>
        <w:numPr>
          <w:ilvl w:val="0"/>
          <w:numId w:val="31"/>
        </w:numPr>
        <w:rPr>
          <w:lang w:val="en-GB" w:eastAsia="ja-JP"/>
        </w:rPr>
      </w:pPr>
      <w:r w:rsidRPr="00D20E33">
        <w:rPr>
          <w:lang w:eastAsia="ja-JP"/>
        </w:rPr>
        <w:t>Diabetes, gestational and pregestational diabetes (medically treated)</w:t>
      </w:r>
    </w:p>
    <w:p w:rsidRPr="00D85FAB" w:rsidR="00A84E8A" w:rsidP="00D85FAB" w:rsidRDefault="00F45860" w14:paraId="5D635BC8" w14:textId="4668CA14">
      <w:pPr>
        <w:pStyle w:val="ListParagraph"/>
        <w:numPr>
          <w:ilvl w:val="0"/>
          <w:numId w:val="31"/>
        </w:numPr>
        <w:rPr>
          <w:ins w:author="Maria Cecilie Stivang" w:date="2025-11-28T13:09:00Z" w16du:dateUtc="2025-11-28T12:09:00Z" w:id="477"/>
          <w:lang w:val="en-GB" w:eastAsia="ja-JP"/>
        </w:rPr>
      </w:pPr>
      <w:r w:rsidRPr="00F45860">
        <w:rPr>
          <w:lang w:eastAsia="ja-JP"/>
        </w:rPr>
        <w:t>Hypertensive diseases</w:t>
      </w:r>
      <w:r w:rsidRPr="00A84E8A" w:rsidR="00A84E8A">
        <w:rPr>
          <w:lang w:eastAsia="ja-JP"/>
        </w:rPr>
        <w:t> </w:t>
      </w:r>
    </w:p>
    <w:p w:rsidR="002D00A7" w:rsidP="00A75EF3" w:rsidRDefault="002D00A7" w14:paraId="12E30E32" w14:textId="77777777">
      <w:pPr>
        <w:pStyle w:val="ListParagraph"/>
        <w:numPr>
          <w:ilvl w:val="0"/>
          <w:numId w:val="31"/>
        </w:numPr>
        <w:rPr>
          <w:lang w:val="en-GB" w:eastAsia="ja-JP"/>
        </w:rPr>
      </w:pPr>
      <w:r w:rsidRPr="002D00A7">
        <w:rPr>
          <w:lang w:val="en-GB" w:eastAsia="ja-JP"/>
        </w:rPr>
        <w:t>Birth weight</w:t>
      </w:r>
    </w:p>
    <w:p w:rsidRPr="002D00A7" w:rsidR="00B243A5" w:rsidP="00A75EF3" w:rsidRDefault="00B243A5" w14:paraId="0C620DD2" w14:textId="2543C05D">
      <w:pPr>
        <w:pStyle w:val="ListParagraph"/>
        <w:numPr>
          <w:ilvl w:val="0"/>
          <w:numId w:val="31"/>
        </w:numPr>
        <w:rPr>
          <w:lang w:val="en-GB" w:eastAsia="ja-JP"/>
        </w:rPr>
      </w:pPr>
      <w:r>
        <w:rPr>
          <w:lang w:val="en-GB" w:eastAsia="ja-JP"/>
        </w:rPr>
        <w:t>Birth</w:t>
      </w:r>
      <w:r w:rsidR="00A02716">
        <w:rPr>
          <w:lang w:val="en-GB" w:eastAsia="ja-JP"/>
        </w:rPr>
        <w:t>weight</w:t>
      </w:r>
      <w:r>
        <w:rPr>
          <w:lang w:val="en-GB" w:eastAsia="ja-JP"/>
        </w:rPr>
        <w:t xml:space="preserve"> percentiles</w:t>
      </w:r>
    </w:p>
    <w:p w:rsidRPr="002D00A7" w:rsidR="002D00A7" w:rsidP="00A75EF3" w:rsidRDefault="002D00A7" w14:paraId="2BA442C5" w14:textId="77777777">
      <w:pPr>
        <w:pStyle w:val="ListParagraph"/>
        <w:numPr>
          <w:ilvl w:val="0"/>
          <w:numId w:val="31"/>
        </w:numPr>
        <w:rPr>
          <w:lang w:val="en-GB" w:eastAsia="ja-JP"/>
        </w:rPr>
      </w:pPr>
      <w:r w:rsidRPr="002D00A7">
        <w:rPr>
          <w:lang w:val="en-GB" w:eastAsia="ja-JP"/>
        </w:rPr>
        <w:t>Baby’s head circumference</w:t>
      </w:r>
    </w:p>
    <w:p w:rsidR="0085237F" w:rsidP="00A75EF3" w:rsidRDefault="0085237F" w14:paraId="3DB71264" w14:textId="12D15C77">
      <w:pPr>
        <w:pStyle w:val="ListParagraph"/>
        <w:numPr>
          <w:ilvl w:val="0"/>
          <w:numId w:val="31"/>
        </w:numPr>
        <w:rPr>
          <w:lang w:val="en-GB" w:eastAsia="ja-JP"/>
        </w:rPr>
      </w:pPr>
      <w:r>
        <w:rPr>
          <w:lang w:val="en-GB" w:eastAsia="ja-JP"/>
        </w:rPr>
        <w:t>Gender</w:t>
      </w:r>
    </w:p>
    <w:p w:rsidR="00A7209D" w:rsidP="00A75EF3" w:rsidRDefault="00A7209D" w14:paraId="7FB58071" w14:textId="4CBC62BD">
      <w:pPr>
        <w:pStyle w:val="ListParagraph"/>
        <w:numPr>
          <w:ilvl w:val="0"/>
          <w:numId w:val="31"/>
        </w:numPr>
        <w:rPr>
          <w:lang w:val="en-GB" w:eastAsia="ja-JP"/>
        </w:rPr>
      </w:pPr>
      <w:r>
        <w:rPr>
          <w:lang w:val="en-GB" w:eastAsia="ja-JP"/>
        </w:rPr>
        <w:t xml:space="preserve">Gestational age at time of </w:t>
      </w:r>
      <w:r w:rsidR="00EB25CF">
        <w:rPr>
          <w:lang w:val="en-GB" w:eastAsia="ja-JP"/>
        </w:rPr>
        <w:t>labour</w:t>
      </w:r>
    </w:p>
    <w:p w:rsidR="00B45D93" w:rsidP="00B45D93" w:rsidRDefault="0012329D" w14:paraId="5A9AFE61" w14:textId="1B4E2672">
      <w:pPr>
        <w:pStyle w:val="Heading4"/>
        <w:rPr>
          <w:rFonts w:hint="eastAsia"/>
          <w:lang w:val="en-GB"/>
        </w:rPr>
      </w:pPr>
      <w:r>
        <w:rPr>
          <w:lang w:val="en-GB"/>
        </w:rPr>
        <w:t xml:space="preserve">Obstetric </w:t>
      </w:r>
      <w:r w:rsidR="00B45D93">
        <w:rPr>
          <w:lang w:val="en-GB"/>
        </w:rPr>
        <w:t>characteristics</w:t>
      </w:r>
    </w:p>
    <w:p w:rsidR="00B45D93" w:rsidP="00B45D93" w:rsidRDefault="00B45D93" w14:paraId="0567F112" w14:textId="219345F0">
      <w:pPr>
        <w:pStyle w:val="ListParagraph"/>
        <w:numPr>
          <w:ilvl w:val="0"/>
          <w:numId w:val="31"/>
        </w:numPr>
        <w:rPr>
          <w:bCs/>
          <w:lang w:val="en-GB" w:eastAsia="ja-JP"/>
        </w:rPr>
      </w:pPr>
      <w:r>
        <w:rPr>
          <w:bCs/>
          <w:lang w:val="en-GB" w:eastAsia="ja-JP"/>
        </w:rPr>
        <w:t xml:space="preserve">Robson </w:t>
      </w:r>
      <w:r w:rsidR="001E0F7E">
        <w:rPr>
          <w:bCs/>
          <w:lang w:val="en-GB" w:eastAsia="ja-JP"/>
        </w:rPr>
        <w:t>ten group</w:t>
      </w:r>
      <w:r>
        <w:rPr>
          <w:bCs/>
          <w:lang w:val="en-GB" w:eastAsia="ja-JP"/>
        </w:rPr>
        <w:t xml:space="preserve"> classification </w:t>
      </w:r>
      <w:r w:rsidR="001E0F7E">
        <w:rPr>
          <w:bCs/>
          <w:lang w:val="en-GB" w:eastAsia="ja-JP"/>
        </w:rPr>
        <w:t>system (TGCS)</w:t>
      </w:r>
    </w:p>
    <w:p w:rsidR="002F17BE" w:rsidP="00B45D93" w:rsidRDefault="002F17BE" w14:paraId="5A8386B5" w14:textId="6314FC86">
      <w:pPr>
        <w:pStyle w:val="ListParagraph"/>
        <w:numPr>
          <w:ilvl w:val="0"/>
          <w:numId w:val="31"/>
        </w:numPr>
        <w:rPr>
          <w:bCs/>
          <w:lang w:val="en-GB" w:eastAsia="ja-JP"/>
        </w:rPr>
      </w:pPr>
      <w:r>
        <w:rPr>
          <w:bCs/>
          <w:lang w:val="en-GB" w:eastAsia="ja-JP"/>
        </w:rPr>
        <w:t>Nullipar</w:t>
      </w:r>
      <w:r w:rsidR="00EE69E9">
        <w:rPr>
          <w:bCs/>
          <w:lang w:val="en-GB" w:eastAsia="ja-JP"/>
        </w:rPr>
        <w:t>ous women</w:t>
      </w:r>
    </w:p>
    <w:p w:rsidR="00EE69E9" w:rsidP="2023D86C" w:rsidRDefault="00EE69E9" w14:paraId="2BBF5AA3" w14:textId="5DCF1799">
      <w:pPr>
        <w:pStyle w:val="ListParagraph"/>
        <w:numPr>
          <w:ilvl w:val="0"/>
          <w:numId w:val="31"/>
        </w:numPr>
        <w:rPr>
          <w:lang w:val="en-GB" w:eastAsia="ja-JP"/>
        </w:rPr>
      </w:pPr>
      <w:r w:rsidRPr="2023D86C" w:rsidR="60F1BA9C">
        <w:rPr>
          <w:lang w:val="en-GB" w:eastAsia="ja-JP"/>
        </w:rPr>
        <w:t>First</w:t>
      </w:r>
      <w:r w:rsidRPr="2023D86C" w:rsidR="76538C6F">
        <w:rPr>
          <w:lang w:val="en-GB" w:eastAsia="ja-JP"/>
        </w:rPr>
        <w:t xml:space="preserve"> </w:t>
      </w:r>
      <w:r w:rsidRPr="2023D86C" w:rsidR="03900496">
        <w:rPr>
          <w:lang w:val="en-GB" w:eastAsia="ja-JP"/>
        </w:rPr>
        <w:t>vaginal</w:t>
      </w:r>
      <w:r w:rsidRPr="2023D86C" w:rsidR="03900496">
        <w:rPr>
          <w:lang w:val="en-GB" w:eastAsia="ja-JP"/>
        </w:rPr>
        <w:t xml:space="preserve"> delivery</w:t>
      </w:r>
    </w:p>
    <w:p w:rsidR="00AB41E6" w:rsidP="00B45D93" w:rsidRDefault="00B45D93" w14:paraId="3EAA5BB1" w14:textId="04ED25F4">
      <w:pPr>
        <w:pStyle w:val="ListParagraph"/>
        <w:numPr>
          <w:ilvl w:val="0"/>
          <w:numId w:val="31"/>
        </w:numPr>
        <w:rPr>
          <w:bCs/>
          <w:lang w:val="en-GB" w:eastAsia="ja-JP"/>
        </w:rPr>
      </w:pPr>
      <w:r w:rsidRPr="000D20F3">
        <w:rPr>
          <w:bCs/>
          <w:lang w:val="en-GB" w:eastAsia="ja-JP"/>
        </w:rPr>
        <w:t>Previous caesarean section</w:t>
      </w:r>
    </w:p>
    <w:p w:rsidRPr="0003386D" w:rsidR="00FE280B" w:rsidP="0003386D" w:rsidRDefault="00591055" w14:paraId="67B356D8" w14:textId="1EE89914">
      <w:pPr>
        <w:pStyle w:val="ListParagraph"/>
        <w:numPr>
          <w:ilvl w:val="0"/>
          <w:numId w:val="31"/>
        </w:numPr>
        <w:rPr>
          <w:bCs/>
          <w:lang w:val="en-GB" w:eastAsia="ja-JP"/>
        </w:rPr>
      </w:pPr>
      <w:r w:rsidDel="000209EE">
        <w:rPr>
          <w:bCs/>
          <w:lang w:val="en-GB" w:eastAsia="ja-JP"/>
        </w:rPr>
        <w:t>Spontaneo</w:t>
      </w:r>
      <w:r w:rsidDel="000209EE" w:rsidR="004D6F95">
        <w:rPr>
          <w:bCs/>
          <w:lang w:val="en-GB" w:eastAsia="ja-JP"/>
        </w:rPr>
        <w:t>us onset of labour</w:t>
      </w:r>
    </w:p>
    <w:p w:rsidRPr="002D00A7" w:rsidR="002D00A7" w:rsidP="002D00A7" w:rsidRDefault="002D00A7" w14:paraId="57A258A8" w14:textId="77777777">
      <w:pPr>
        <w:rPr>
          <w:bCs/>
          <w:lang w:val="en-GB" w:eastAsia="ja-JP"/>
        </w:rPr>
      </w:pPr>
    </w:p>
    <w:p w:rsidRPr="002D00A7" w:rsidR="002D00A7" w:rsidP="000E4715" w:rsidRDefault="002D00A7" w14:paraId="0A2FFDC0" w14:textId="77777777">
      <w:pPr>
        <w:pStyle w:val="Heading4"/>
        <w:rPr>
          <w:rFonts w:hint="eastAsia"/>
          <w:lang w:val="en-GB"/>
        </w:rPr>
      </w:pPr>
      <w:r w:rsidRPr="002D00A7">
        <w:rPr>
          <w:lang w:val="en-GB"/>
        </w:rPr>
        <w:t>Hospital levels</w:t>
      </w:r>
    </w:p>
    <w:p w:rsidRPr="000D20F3" w:rsidR="002D00A7" w:rsidP="00A75EF3" w:rsidRDefault="002D00A7" w14:paraId="51EF189A" w14:textId="14523013">
      <w:pPr>
        <w:pStyle w:val="ListParagraph"/>
        <w:numPr>
          <w:ilvl w:val="0"/>
          <w:numId w:val="57"/>
        </w:numPr>
        <w:rPr>
          <w:bCs/>
          <w:color w:val="FF0000"/>
          <w:lang w:val="en-GB" w:eastAsia="ja-JP"/>
        </w:rPr>
      </w:pPr>
      <w:r w:rsidRPr="002D00A7">
        <w:rPr>
          <w:bCs/>
          <w:lang w:val="en-GB" w:eastAsia="ja-JP"/>
        </w:rPr>
        <w:t xml:space="preserve">Annual emergency Cesarean delivery rate </w:t>
      </w:r>
      <w:r>
        <w:rPr>
          <w:bCs/>
          <w:lang w:val="en-GB" w:eastAsia="ja-JP"/>
        </w:rPr>
        <w:t xml:space="preserve">in </w:t>
      </w:r>
      <w:r w:rsidR="003B290C">
        <w:rPr>
          <w:bCs/>
          <w:lang w:val="en-GB" w:eastAsia="ja-JP"/>
        </w:rPr>
        <w:t>2024</w:t>
      </w:r>
      <w:ins w:author="Maria Cecilie Stivang" w:date="2025-11-28T13:40:00Z" w16du:dateUtc="2025-11-28T12:40:00Z" w:id="478">
        <w:r w:rsidR="003C4B75">
          <w:rPr>
            <w:bCs/>
            <w:lang w:val="en-GB" w:eastAsia="ja-JP"/>
          </w:rPr>
          <w:t>/</w:t>
        </w:r>
        <w:r w:rsidRPr="000D20F3" w:rsidR="003C4B75">
          <w:rPr>
            <w:bCs/>
            <w:color w:val="FF0000"/>
            <w:lang w:val="en-GB" w:eastAsia="ja-JP"/>
          </w:rPr>
          <w:t>2023?</w:t>
        </w:r>
      </w:ins>
    </w:p>
    <w:p w:rsidRPr="003B290C" w:rsidR="002D00A7" w:rsidP="00A75EF3" w:rsidRDefault="002D00A7" w14:paraId="5C8FBAEA" w14:textId="7F8DE2FB">
      <w:pPr>
        <w:pStyle w:val="ListParagraph"/>
        <w:numPr>
          <w:ilvl w:val="0"/>
          <w:numId w:val="57"/>
        </w:numPr>
        <w:rPr>
          <w:bCs/>
          <w:lang w:eastAsia="ja-JP"/>
        </w:rPr>
      </w:pPr>
      <w:r w:rsidRPr="003B290C">
        <w:rPr>
          <w:bCs/>
          <w:lang w:eastAsia="ja-JP"/>
        </w:rPr>
        <w:t>Annual number of</w:t>
      </w:r>
      <w:r w:rsidR="003B290C">
        <w:rPr>
          <w:bCs/>
          <w:lang w:eastAsia="ja-JP"/>
        </w:rPr>
        <w:t xml:space="preserve"> planned vaginal</w:t>
      </w:r>
      <w:r w:rsidRPr="003B290C">
        <w:rPr>
          <w:bCs/>
          <w:lang w:eastAsia="ja-JP"/>
        </w:rPr>
        <w:t xml:space="preserve"> deliveries</w:t>
      </w:r>
      <w:r w:rsidR="003B290C">
        <w:rPr>
          <w:bCs/>
          <w:lang w:eastAsia="ja-JP"/>
        </w:rPr>
        <w:t xml:space="preserve"> </w:t>
      </w:r>
      <w:r w:rsidR="001064A5">
        <w:rPr>
          <w:bCs/>
          <w:lang w:eastAsia="ja-JP"/>
        </w:rPr>
        <w:t>in 2024</w:t>
      </w:r>
      <w:ins w:author="Maria Cecilie Stivang" w:date="2025-11-28T13:40:00Z" w16du:dateUtc="2025-11-28T12:40:00Z" w:id="479">
        <w:r w:rsidR="003C4B75">
          <w:rPr>
            <w:bCs/>
            <w:lang w:eastAsia="ja-JP"/>
          </w:rPr>
          <w:t>/</w:t>
        </w:r>
        <w:commentRangeStart w:id="480"/>
        <w:r w:rsidRPr="000D20F3" w:rsidR="003C4B75">
          <w:rPr>
            <w:bCs/>
            <w:color w:val="FF0000"/>
            <w:lang w:eastAsia="ja-JP"/>
          </w:rPr>
          <w:t>2023</w:t>
        </w:r>
      </w:ins>
      <w:commentRangeEnd w:id="480"/>
      <w:r w:rsidRPr="000D20F3" w:rsidR="000E4715">
        <w:rPr>
          <w:rStyle w:val="CommentReference"/>
          <w:bCs/>
          <w:color w:val="FF0000"/>
          <w:sz w:val="24"/>
          <w:szCs w:val="24"/>
          <w:lang w:eastAsia="ja-JP"/>
        </w:rPr>
        <w:commentReference w:id="480"/>
      </w:r>
      <w:ins w:author="Maria Cecilie Stivang" w:date="2025-11-28T13:40:00Z" w16du:dateUtc="2025-11-28T12:40:00Z" w:id="481">
        <w:r w:rsidRPr="000D20F3" w:rsidR="003C4B75">
          <w:rPr>
            <w:bCs/>
            <w:color w:val="FF0000"/>
            <w:lang w:eastAsia="ja-JP"/>
          </w:rPr>
          <w:t>?</w:t>
        </w:r>
      </w:ins>
      <w:r w:rsidRPr="000D20F3">
        <w:rPr>
          <w:bCs/>
          <w:color w:val="FF0000"/>
          <w:lang w:eastAsia="ja-JP"/>
        </w:rPr>
        <w:t xml:space="preserve"> </w:t>
      </w:r>
    </w:p>
    <w:p w:rsidRPr="008F673E" w:rsidR="002D00A7" w:rsidP="00C52CEC" w:rsidRDefault="002D00A7" w14:paraId="0FEC4160" w14:textId="77777777">
      <w:pPr>
        <w:rPr>
          <w:lang w:val="en-GB" w:eastAsia="ja-JP"/>
        </w:rPr>
      </w:pPr>
    </w:p>
    <w:bookmarkStart w:name="_Ref518462410" w:id="482"/>
    <w:bookmarkStart w:name="_Toc518466168" w:id="483"/>
    <w:bookmarkStart w:name="_Toc518655982" w:id="484"/>
    <w:bookmarkStart w:name="_Toc521400474" w:id="485"/>
    <w:p w:rsidRPr="008F673E" w:rsidR="00EA3E2B" w:rsidP="2023D86C" w:rsidRDefault="009A4CDF" w14:paraId="0E31D4B2" w14:textId="359F58AA">
      <w:pPr>
        <w:pStyle w:val="Heading3"/>
        <w:rPr>
          <w:lang w:val="en-GB"/>
        </w:rPr>
      </w:pPr>
      <w:bookmarkStart w:name="_Toc44422564" w:id="486"/>
      <w:bookmarkStart w:name="_Ref34741151" w:id="487"/>
      <w:bookmarkStart w:name="_Toc154052372" w:id="488"/>
      <w:r w:rsidRPr="2023D86C" w:rsidR="48FEF728">
        <w:rPr>
          <w:lang w:val="en-GB"/>
        </w:rPr>
        <w:t>Sensitivity</w:t>
      </w:r>
      <w:bookmarkEnd w:id="482"/>
      <w:bookmarkEnd w:id="483"/>
      <w:bookmarkEnd w:id="484"/>
      <w:bookmarkEnd w:id="485"/>
      <w:bookmarkEnd w:id="486"/>
      <w:bookmarkEnd w:id="487"/>
      <w:bookmarkEnd w:id="488"/>
      <w:r w:rsidRPr="2023D86C" w:rsidR="16A4E5CF">
        <w:rPr>
          <w:lang w:val="en-GB"/>
        </w:rPr>
        <w:t xml:space="preserve"> Analys</w:t>
      </w:r>
      <w:r w:rsidRPr="2023D86C" w:rsidR="1B540A5E">
        <w:rPr>
          <w:lang w:val="en-GB"/>
        </w:rPr>
        <w:t>e</w:t>
      </w:r>
      <w:r w:rsidRPr="2023D86C" w:rsidR="16A4E5CF">
        <w:rPr>
          <w:lang w:val="en-GB"/>
        </w:rPr>
        <w:t>s</w:t>
      </w:r>
    </w:p>
    <w:p w:rsidR="454C1EF3" w:rsidP="2023D86C" w:rsidRDefault="454C1EF3" w14:paraId="58E85F5D" w14:textId="4BD5A611">
      <w:pPr>
        <w:pStyle w:val="Normal"/>
        <w:suppressLineNumbers w:val="0"/>
        <w:bidi w:val="0"/>
        <w:spacing w:before="120" w:beforeAutospacing="off" w:after="120" w:afterAutospacing="off" w:line="280" w:lineRule="atLeast"/>
        <w:ind w:left="0" w:right="0"/>
        <w:jc w:val="left"/>
      </w:pPr>
      <w:r w:rsidRPr="2023D86C" w:rsidR="454C1EF3">
        <w:rPr>
          <w:lang w:val="en-GB" w:eastAsia="ja-JP"/>
        </w:rPr>
        <w:t>There are two sensitivity analyses planned:</w:t>
      </w:r>
    </w:p>
    <w:p w:rsidR="430E33A6" w:rsidP="2023D86C" w:rsidRDefault="430E33A6" w14:paraId="093A0ABC" w14:textId="26F25875">
      <w:pPr>
        <w:pStyle w:val="ListParagraph"/>
        <w:numPr>
          <w:ilvl w:val="0"/>
          <w:numId w:val="71"/>
        </w:numPr>
        <w:suppressLineNumbers w:val="0"/>
        <w:bidi w:val="0"/>
        <w:spacing w:before="120" w:beforeAutospacing="off" w:after="120" w:afterAutospacing="off" w:line="280" w:lineRule="atLeast"/>
        <w:ind w:right="0"/>
        <w:jc w:val="left"/>
        <w:rPr>
          <w:lang w:val="en-GB" w:eastAsia="ja-JP"/>
        </w:rPr>
      </w:pPr>
      <w:r w:rsidRPr="2023D86C" w:rsidR="430E33A6">
        <w:rPr>
          <w:lang w:val="en-GB" w:eastAsia="ja-JP"/>
        </w:rPr>
        <w:t xml:space="preserve">Caesarean section </w:t>
      </w:r>
      <w:r w:rsidRPr="2023D86C" w:rsidR="454C1EF3">
        <w:rPr>
          <w:lang w:val="en-GB" w:eastAsia="ja-JP"/>
        </w:rPr>
        <w:t xml:space="preserve">happening in the WHO partograph period at or before 4 cm will be handled according to the treatment strategy </w:t>
      </w:r>
      <w:r w:rsidRPr="2023D86C" w:rsidR="30DAAB78">
        <w:rPr>
          <w:lang w:val="en-GB" w:eastAsia="ja-JP"/>
        </w:rPr>
        <w:t xml:space="preserve">policy, i.e. we will include all women in need of a partograph according to the definition of the treatment procedure. </w:t>
      </w:r>
    </w:p>
    <w:p w:rsidR="07433F6C" w:rsidP="2023D86C" w:rsidRDefault="07433F6C" w14:paraId="28B4E618" w14:textId="220400C6">
      <w:pPr>
        <w:pStyle w:val="ListParagraph"/>
        <w:numPr>
          <w:ilvl w:val="0"/>
          <w:numId w:val="71"/>
        </w:numPr>
        <w:suppressLineNumbers w:val="0"/>
        <w:bidi w:val="0"/>
        <w:spacing w:before="120" w:beforeAutospacing="off" w:after="120" w:afterAutospacing="off" w:line="280" w:lineRule="atLeast"/>
        <w:ind w:right="0"/>
        <w:jc w:val="left"/>
        <w:rPr>
          <w:lang w:val="en-GB" w:eastAsia="ja-JP"/>
        </w:rPr>
      </w:pPr>
      <w:r w:rsidRPr="2023D86C" w:rsidR="07433F6C">
        <w:rPr>
          <w:lang w:val="en-GB" w:eastAsia="ja-JP"/>
        </w:rPr>
        <w:t>Caesarean</w:t>
      </w:r>
      <w:r w:rsidRPr="2023D86C" w:rsidR="07B89C0B">
        <w:rPr>
          <w:lang w:val="en-GB" w:eastAsia="ja-JP"/>
        </w:rPr>
        <w:t xml:space="preserve"> section</w:t>
      </w:r>
      <w:r w:rsidRPr="2023D86C" w:rsidR="3ABBEDB4">
        <w:rPr>
          <w:lang w:val="en-GB" w:eastAsia="ja-JP"/>
        </w:rPr>
        <w:t xml:space="preserve">s happening at 4 cm in the LCG period will be </w:t>
      </w:r>
      <w:r w:rsidRPr="2023D86C" w:rsidR="3ABBEDB4">
        <w:rPr>
          <w:lang w:val="en-GB" w:eastAsia="ja-JP"/>
        </w:rPr>
        <w:t>identified</w:t>
      </w:r>
      <w:r w:rsidRPr="2023D86C" w:rsidR="3ABBEDB4">
        <w:rPr>
          <w:lang w:val="en-GB" w:eastAsia="ja-JP"/>
        </w:rPr>
        <w:t xml:space="preserve"> and </w:t>
      </w:r>
      <w:r w:rsidRPr="2023D86C" w:rsidR="71B2FFBA">
        <w:rPr>
          <w:lang w:val="en-GB" w:eastAsia="ja-JP"/>
        </w:rPr>
        <w:t xml:space="preserve">included into the analysis set. </w:t>
      </w:r>
    </w:p>
    <w:p w:rsidRPr="008F673E" w:rsidR="004E1A04" w:rsidP="004E1A04" w:rsidRDefault="004E1A04" w14:paraId="3D2CAF6D" w14:textId="481760A4">
      <w:pPr>
        <w:rPr>
          <w:lang w:val="en-GB" w:eastAsia="ja-JP"/>
        </w:rPr>
      </w:pPr>
    </w:p>
    <w:p w:rsidRPr="008F673E" w:rsidR="005703FC" w:rsidP="005703FC" w:rsidRDefault="005703FC" w14:paraId="793FB57F" w14:textId="4CE62A7A">
      <w:pPr>
        <w:pStyle w:val="CPTInstructional"/>
        <w:numPr>
          <w:ilvl w:val="0"/>
          <w:numId w:val="18"/>
        </w:numPr>
        <w:rPr>
          <w:lang w:val="en-GB"/>
        </w:rPr>
      </w:pPr>
      <w:bookmarkStart w:name="_Ref518462418" w:id="491"/>
      <w:bookmarkStart w:name="_Toc518466169" w:id="492"/>
      <w:bookmarkStart w:name="_Toc518655983" w:id="493"/>
      <w:bookmarkStart w:name="_Toc521400475" w:id="494"/>
      <w:bookmarkStart w:name="_Ref45603887" w:id="495"/>
      <w:r w:rsidRPr="008F673E">
        <w:rPr>
          <w:lang w:val="en-GB"/>
        </w:rPr>
        <w:t>Describe the planned sensitivity analyses and how the sensitivity analyses will target the assumptions behind the main analytical approach(es) or limitations in data. Pay special attention to assumptions regarding the missing data mechanism. If a range of methods is proposed, each should target different assumptions in order to explore how these may influence the results obtained</w:t>
      </w:r>
      <w:r w:rsidRPr="008F673E" w:rsidR="006134B4">
        <w:rPr>
          <w:lang w:val="en-GB"/>
        </w:rPr>
        <w:t xml:space="preserve"> from the main analysis</w:t>
      </w:r>
      <w:r w:rsidRPr="008F673E">
        <w:rPr>
          <w:lang w:val="en-GB"/>
        </w:rPr>
        <w:t xml:space="preserve">. </w:t>
      </w:r>
    </w:p>
    <w:p w:rsidRPr="008F673E" w:rsidR="004E1A04" w:rsidP="004E1A04" w:rsidRDefault="00EA3E2B" w14:paraId="00352092" w14:textId="79D71362">
      <w:pPr>
        <w:pStyle w:val="Heading3"/>
        <w:rPr>
          <w:rFonts w:hint="eastAsia"/>
          <w:lang w:val="en-GB"/>
        </w:rPr>
      </w:pPr>
      <w:bookmarkStart w:name="_Toc154052373" w:id="496"/>
      <w:r w:rsidRPr="008F673E">
        <w:rPr>
          <w:lang w:val="en-GB"/>
        </w:rPr>
        <w:t>Supplementary</w:t>
      </w:r>
      <w:bookmarkEnd w:id="491"/>
      <w:bookmarkEnd w:id="492"/>
      <w:bookmarkEnd w:id="493"/>
      <w:bookmarkEnd w:id="494"/>
      <w:bookmarkEnd w:id="495"/>
      <w:bookmarkEnd w:id="496"/>
      <w:r w:rsidRPr="008F673E" w:rsidR="004E1A04">
        <w:rPr>
          <w:lang w:val="en-GB"/>
        </w:rPr>
        <w:t xml:space="preserve"> Analysis</w:t>
      </w:r>
    </w:p>
    <w:p w:rsidRPr="008F673E" w:rsidR="004E1A04" w:rsidP="004E1A04" w:rsidRDefault="003A188A" w14:paraId="2C369B55" w14:textId="0FA7E640">
      <w:pPr>
        <w:rPr>
          <w:lang w:val="en-GB" w:eastAsia="ja-JP"/>
        </w:rPr>
      </w:pPr>
      <w:r w:rsidRPr="008F673E">
        <w:rPr>
          <w:lang w:val="en-GB" w:eastAsia="ja-JP"/>
        </w:rPr>
        <w:t xml:space="preserve">There are no supplementary analyses planned. </w:t>
      </w:r>
    </w:p>
    <w:p w:rsidRPr="008F673E" w:rsidR="00044E01" w:rsidP="00046E10" w:rsidRDefault="00044E01" w14:paraId="24ABA8E7" w14:textId="77777777">
      <w:pPr>
        <w:pStyle w:val="CPTInstructional"/>
        <w:numPr>
          <w:ilvl w:val="0"/>
          <w:numId w:val="18"/>
        </w:numPr>
        <w:rPr>
          <w:lang w:val="en-GB"/>
        </w:rPr>
      </w:pPr>
      <w:r w:rsidRPr="008F673E">
        <w:rPr>
          <w:lang w:val="en-GB"/>
        </w:rPr>
        <w:t xml:space="preserve">Describe any supplementary analyses. </w:t>
      </w:r>
    </w:p>
    <w:p w:rsidRPr="008F673E" w:rsidR="006134B4" w:rsidP="006134B4" w:rsidRDefault="006134B4" w14:paraId="23F5D16C" w14:textId="77777777">
      <w:pPr>
        <w:pStyle w:val="CPTInstructional"/>
        <w:numPr>
          <w:ilvl w:val="0"/>
          <w:numId w:val="18"/>
        </w:numPr>
        <w:rPr>
          <w:lang w:val="en-GB"/>
        </w:rPr>
      </w:pPr>
      <w:r w:rsidRPr="008F673E">
        <w:rPr>
          <w:lang w:val="en-GB"/>
        </w:rPr>
        <w:t xml:space="preserve">The estimation of supplementary estimands for the primary objective, can be described in this section or in a separate level 2 section. </w:t>
      </w:r>
    </w:p>
    <w:p w:rsidRPr="008F673E" w:rsidR="005703FC" w:rsidP="006134B4" w:rsidRDefault="005703FC" w14:paraId="544A1135" w14:textId="79F0BFAA">
      <w:pPr>
        <w:pStyle w:val="CPTInstructional"/>
        <w:numPr>
          <w:ilvl w:val="0"/>
          <w:numId w:val="18"/>
        </w:numPr>
        <w:rPr>
          <w:lang w:val="en-GB"/>
        </w:rPr>
      </w:pPr>
      <w:r w:rsidRPr="008F673E">
        <w:rPr>
          <w:lang w:val="en-GB"/>
        </w:rPr>
        <w:t xml:space="preserve">Estimands to be estimated, but not defined in Section 3 of the protocol or in Section 1.1 of the SAP, should be defined in this section. If the estimand is similar to another already defined estimand and only differs by one or two attributes, the defined estimand can be referenced and only the attributes that are different need be mentioned. </w:t>
      </w:r>
    </w:p>
    <w:p w:rsidRPr="008F673E" w:rsidR="009A4CDF" w:rsidP="00046E10" w:rsidRDefault="009A4CDF" w14:paraId="17EAA472" w14:textId="62C9C404">
      <w:pPr>
        <w:pStyle w:val="CPTInstructional"/>
        <w:numPr>
          <w:ilvl w:val="0"/>
          <w:numId w:val="18"/>
        </w:numPr>
        <w:rPr>
          <w:lang w:val="en-GB"/>
        </w:rPr>
      </w:pPr>
      <w:r w:rsidRPr="008F673E">
        <w:rPr>
          <w:lang w:val="en-GB"/>
        </w:rPr>
        <w:t xml:space="preserve">If not defined in Section </w:t>
      </w:r>
      <w:r w:rsidRPr="008F673E" w:rsidR="00504244">
        <w:rPr>
          <w:lang w:val="en-GB"/>
        </w:rPr>
        <w:t>3</w:t>
      </w:r>
      <w:r w:rsidRPr="008F673E">
        <w:rPr>
          <w:lang w:val="en-GB"/>
        </w:rPr>
        <w:t xml:space="preserve"> of the SAP, describe which participants and data points are included in the analysis set(s) to be used to estimate each of the estimand(s) related to supplementary analyses.</w:t>
      </w:r>
    </w:p>
    <w:p w:rsidRPr="008F673E" w:rsidR="00EA3E2B" w:rsidP="00046E10" w:rsidRDefault="009A4CDF" w14:paraId="783A6B6F" w14:textId="3F93169C">
      <w:pPr>
        <w:pStyle w:val="CPTInstructional"/>
        <w:numPr>
          <w:ilvl w:val="0"/>
          <w:numId w:val="18"/>
        </w:numPr>
        <w:rPr>
          <w:lang w:val="en-GB"/>
        </w:rPr>
      </w:pPr>
      <w:r w:rsidRPr="008F673E">
        <w:rPr>
          <w:lang w:val="en-GB"/>
        </w:rPr>
        <w:t>If the SAP is updated during study conduct and new intercurrent events that are not part of the predefined estimand(s) have emerged during study conduct, it should be addressed here. If the new intercurrent events result in a change of primary estimand, a protocol amendment should be considered.</w:t>
      </w:r>
    </w:p>
    <w:p w:rsidRPr="008F673E" w:rsidR="00EA3E2B" w:rsidRDefault="00BA4CA7" w14:paraId="74386ECB" w14:textId="4419DAB1">
      <w:pPr>
        <w:pStyle w:val="Heading1"/>
        <w:rPr>
          <w:rFonts w:hint="eastAsia"/>
          <w:lang w:val="en-GB"/>
        </w:rPr>
      </w:pPr>
      <w:bookmarkStart w:name="_Toc154052374" w:id="497"/>
      <w:r w:rsidRPr="008F673E">
        <w:rPr>
          <w:lang w:val="en-GB"/>
        </w:rPr>
        <w:t xml:space="preserve">Analyses Supporting </w:t>
      </w:r>
      <w:r w:rsidRPr="008F673E" w:rsidR="00463FDE">
        <w:rPr>
          <w:lang w:val="en-GB"/>
        </w:rPr>
        <w:t xml:space="preserve">Secondary </w:t>
      </w:r>
      <w:r w:rsidRPr="008F673E">
        <w:rPr>
          <w:lang w:val="en-GB"/>
        </w:rPr>
        <w:t>Objective</w:t>
      </w:r>
      <w:r w:rsidRPr="008F673E" w:rsidR="00463FDE">
        <w:rPr>
          <w:lang w:val="en-GB"/>
        </w:rPr>
        <w:t>(s)</w:t>
      </w:r>
      <w:bookmarkEnd w:id="497"/>
    </w:p>
    <w:p w:rsidRPr="008F673E" w:rsidR="006B0F18" w:rsidP="007C6BD1" w:rsidRDefault="00463FDE" w14:paraId="1F2795D4" w14:textId="7EEB6093">
      <w:pPr>
        <w:pStyle w:val="CPTInstructional"/>
        <w:rPr>
          <w:lang w:val="en-GB"/>
        </w:rPr>
      </w:pPr>
      <w:r w:rsidRPr="008F673E">
        <w:rPr>
          <w:lang w:val="en-GB"/>
        </w:rPr>
        <w:t>This information should be copied directly from the protocol (Section 9.</w:t>
      </w:r>
      <w:r w:rsidRPr="008F673E" w:rsidR="008E76FF">
        <w:rPr>
          <w:lang w:val="en-GB"/>
        </w:rPr>
        <w:t>4</w:t>
      </w:r>
      <w:r w:rsidRPr="008F673E">
        <w:rPr>
          <w:lang w:val="en-GB"/>
        </w:rPr>
        <w:t>). Additional details may be added.</w:t>
      </w:r>
      <w:r w:rsidRPr="008F673E" w:rsidR="006B0F18">
        <w:rPr>
          <w:lang w:val="en-GB"/>
        </w:rPr>
        <w:t xml:space="preserve"> </w:t>
      </w:r>
    </w:p>
    <w:p w:rsidRPr="008F673E" w:rsidR="005650A3" w:rsidRDefault="00BA4CA7" w14:paraId="6E80AFD2" w14:textId="3CC12D3D">
      <w:pPr>
        <w:pStyle w:val="Heading2"/>
        <w:rPr>
          <w:rFonts w:hint="eastAsia"/>
          <w:lang w:val="en-GB"/>
        </w:rPr>
      </w:pPr>
      <w:bookmarkStart w:name="_Toc154052375" w:id="498"/>
      <w:r w:rsidRPr="008F673E">
        <w:rPr>
          <w:lang w:val="en-GB"/>
        </w:rPr>
        <w:t>Analyses Supporting Secondary Objective</w:t>
      </w:r>
      <w:r w:rsidRPr="008F673E" w:rsidR="00BB5EE9">
        <w:rPr>
          <w:lang w:val="en-GB"/>
        </w:rPr>
        <w:t>s:</w:t>
      </w:r>
      <w:r w:rsidRPr="008F673E">
        <w:rPr>
          <w:lang w:val="en-GB"/>
        </w:rPr>
        <w:t xml:space="preserve"> </w:t>
      </w:r>
      <w:bookmarkEnd w:id="498"/>
    </w:p>
    <w:p w:rsidRPr="008F673E" w:rsidR="00BB5EE9" w:rsidP="00BB5EE9" w:rsidRDefault="006B0F18" w14:paraId="04BA42D7" w14:textId="0776A7A8">
      <w:pPr>
        <w:pStyle w:val="Heading3"/>
        <w:keepLines/>
        <w:tabs>
          <w:tab w:val="clear" w:pos="1080"/>
          <w:tab w:val="num" w:pos="902"/>
        </w:tabs>
        <w:spacing w:before="216" w:line="374" w:lineRule="exact"/>
        <w:ind w:left="902" w:hanging="902"/>
        <w:rPr>
          <w:rFonts w:hint="eastAsia"/>
          <w:color w:val="0070C0"/>
          <w:lang w:val="en-GB"/>
        </w:rPr>
      </w:pPr>
      <w:bookmarkStart w:name="_Toc154052376" w:id="499"/>
      <w:r w:rsidRPr="008F673E">
        <w:rPr>
          <w:lang w:val="en-GB"/>
        </w:rPr>
        <w:t>Secondary</w:t>
      </w:r>
      <w:r w:rsidRPr="008F673E" w:rsidR="00BB5EE9">
        <w:rPr>
          <w:lang w:val="en-GB"/>
        </w:rPr>
        <w:t xml:space="preserve"> Endpoints</w:t>
      </w:r>
      <w:r w:rsidRPr="008F673E">
        <w:rPr>
          <w:lang w:val="en-GB"/>
        </w:rPr>
        <w:t xml:space="preserve"> </w:t>
      </w:r>
      <w:bookmarkEnd w:id="499"/>
    </w:p>
    <w:p w:rsidRPr="008F673E" w:rsidR="006B0F18" w:rsidP="006B0F18" w:rsidRDefault="006B0F18" w14:paraId="60B0D399" w14:textId="77777777">
      <w:pPr>
        <w:pStyle w:val="CPTInstructional"/>
        <w:rPr>
          <w:lang w:val="en-GB"/>
        </w:rPr>
      </w:pPr>
      <w:r w:rsidRPr="2023D86C" w:rsidR="1727A424">
        <w:rPr>
          <w:lang w:val="en-GB"/>
        </w:rPr>
        <w:t>Key/confirmatory secondary endpoint(s)/estimand(s) (eg, for which a label claim is pursued) are part of the confirmatory hypotheses where the type 1 error is controlled (via multiplicity adjustment). It is recommended to use the same structure as in Section 4.1 and describe the analysis of such endpoint(s)/estimand(s) to the same level of detail as the primary endpoint(s)/estimand(s) being described in Section 4.1. If the same methodology/analytical approach is taken for these endpoints, it will be sufficient to add a crossreference to Section 4.1.2/4.1.3 to avoid redundancy.</w:t>
      </w:r>
    </w:p>
    <w:p w:rsidRPr="008F673E" w:rsidR="00FD7A3D" w:rsidP="00FD7A3D" w:rsidRDefault="00FD7A3D" w14:paraId="1179889C" w14:textId="77777777">
      <w:pPr>
        <w:rPr>
          <w:lang w:val="en-GB" w:eastAsia="ja-JP"/>
        </w:rPr>
      </w:pPr>
      <w:r w:rsidRPr="008F673E">
        <w:rPr>
          <w:lang w:val="en-GB" w:eastAsia="ja-JP"/>
        </w:rPr>
        <w:t>C: Continuous, non-skewed; C*: Continuous possibly skewed; D: Dichotomous; Cat: Categorical; Ord: Ordinal; TTE: Time to event; MN: Multinomial; RM: Repeated measures</w:t>
      </w:r>
    </w:p>
    <w:p w:rsidRPr="008F673E" w:rsidR="0002723B" w:rsidP="0002723B" w:rsidRDefault="0002723B" w14:paraId="3305D174" w14:textId="77777777">
      <w:pPr>
        <w:rPr>
          <w:lang w:val="en-GB" w:eastAsia="ja-JP"/>
        </w:rPr>
      </w:pPr>
    </w:p>
    <w:p w:rsidRPr="008F673E" w:rsidR="00BB5EE9" w:rsidP="0002723B" w:rsidRDefault="0002723B" w14:paraId="19FE704B" w14:textId="2E6488EB">
      <w:pPr>
        <w:pStyle w:val="Heading4"/>
        <w:rPr>
          <w:rFonts w:hint="eastAsia"/>
          <w:lang w:val="en-GB"/>
        </w:rPr>
      </w:pPr>
      <w:commentRangeStart w:id="513"/>
      <w:commentRangeStart w:id="514"/>
      <w:r w:rsidRPr="008F673E">
        <w:rPr>
          <w:lang w:val="en-GB"/>
        </w:rPr>
        <w:t xml:space="preserve">Definition of </w:t>
      </w:r>
      <w:r w:rsidR="00133446">
        <w:rPr>
          <w:lang w:val="en-GB"/>
        </w:rPr>
        <w:t xml:space="preserve">Efficacy </w:t>
      </w:r>
      <w:r w:rsidRPr="008F673E">
        <w:rPr>
          <w:lang w:val="en-GB"/>
        </w:rPr>
        <w:t>Endpoints for investigating the effect of LCG in women with a planned vaginal delivery</w:t>
      </w:r>
      <w:commentRangeEnd w:id="513"/>
      <w:r w:rsidRPr="008F673E" w:rsidR="00183A86">
        <w:rPr>
          <w:rStyle w:val="CommentReference"/>
          <w:rFonts w:hint="eastAsia"/>
          <w:sz w:val="24"/>
          <w:szCs w:val="22"/>
          <w:lang w:val="en-GB"/>
        </w:rPr>
        <w:commentReference w:id="513"/>
      </w:r>
      <w:commentRangeEnd w:id="514"/>
      <w:r>
        <w:rPr>
          <w:rStyle w:val="CommentReference"/>
        </w:rPr>
        <w:commentReference w:id="514"/>
      </w:r>
    </w:p>
    <w:p w:rsidRPr="008F673E" w:rsidR="0002723B" w:rsidP="00BB5EE9" w:rsidRDefault="0002723B" w14:paraId="2B432C54" w14:textId="77777777">
      <w:pPr>
        <w:rPr>
          <w:lang w:val="en-GB" w:eastAsia="ja-JP"/>
        </w:rPr>
      </w:pP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Change w:author="Therese Buerengen" w:date="2025-11-28T15:00:00Z" w16du:dateUtc="2025-11-28T14:00:00Z" w:id="515">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PrChange>
      </w:tblPr>
      <w:tblGrid>
        <w:gridCol w:w="2178"/>
        <w:gridCol w:w="3432"/>
        <w:gridCol w:w="1706"/>
        <w:gridCol w:w="2034"/>
        <w:tblGridChange w:id="781911097">
          <w:tblGrid>
            <w:gridCol w:w="2178"/>
            <w:gridCol w:w="3432"/>
            <w:gridCol w:w="1706"/>
            <w:gridCol w:w="2034"/>
          </w:tblGrid>
        </w:tblGridChange>
      </w:tblGrid>
      <w:tr w:rsidRPr="008F673E" w:rsidR="003F5398" w:rsidTr="2023D86C" w14:paraId="0D84CD89" w14:textId="4D5A0777">
        <w:tc>
          <w:tcPr>
            <w:tcW w:w="2178" w:type="dxa"/>
            <w:tcMar/>
            <w:tcPrChange w:author="Therese Buerengen" w:date="2025-11-28T15:00:00Z" w16du:dateUtc="2025-11-28T14:00:00Z" w:id="517">
              <w:tcPr>
                <w:tcW w:w="2178" w:type="dxa"/>
              </w:tcPr>
            </w:tcPrChange>
          </w:tcPr>
          <w:p w:rsidRPr="008F673E" w:rsidR="003F5398" w:rsidP="00BB5EE9" w:rsidRDefault="003F5398" w14:paraId="35EDC410" w14:textId="0A8CE15F">
            <w:pPr>
              <w:rPr>
                <w:lang w:val="en-GB" w:eastAsia="ja-JP"/>
              </w:rPr>
            </w:pPr>
            <w:r w:rsidRPr="008F673E">
              <w:rPr>
                <w:lang w:val="en-GB" w:eastAsia="ja-JP"/>
              </w:rPr>
              <w:t>E</w:t>
            </w:r>
            <w:r w:rsidRPr="005866D9">
              <w:rPr>
                <w:lang w:val="en-GB" w:eastAsia="ja-JP"/>
              </w:rPr>
              <w:t>ndpoint</w:t>
            </w:r>
          </w:p>
        </w:tc>
        <w:tc>
          <w:tcPr>
            <w:tcW w:w="3432" w:type="dxa"/>
            <w:tcMar/>
            <w:tcPrChange w:author="Therese Buerengen" w:date="2025-11-28T15:00:00Z" w16du:dateUtc="2025-11-28T14:00:00Z" w:id="518">
              <w:tcPr>
                <w:tcW w:w="3432" w:type="dxa"/>
              </w:tcPr>
            </w:tcPrChange>
          </w:tcPr>
          <w:p w:rsidRPr="008F673E" w:rsidR="003F5398" w:rsidP="00BB5EE9" w:rsidRDefault="003F5398" w14:paraId="7D877C31" w14:textId="147BB940">
            <w:pPr>
              <w:rPr>
                <w:lang w:val="en-GB" w:eastAsia="ja-JP"/>
              </w:rPr>
            </w:pPr>
            <w:r w:rsidRPr="008F673E">
              <w:rPr>
                <w:lang w:val="en-GB" w:eastAsia="ja-JP"/>
              </w:rPr>
              <w:t>M</w:t>
            </w:r>
            <w:r w:rsidRPr="005866D9">
              <w:rPr>
                <w:lang w:val="en-GB" w:eastAsia="ja-JP"/>
              </w:rPr>
              <w:t>easure details</w:t>
            </w:r>
          </w:p>
        </w:tc>
        <w:tc>
          <w:tcPr>
            <w:tcW w:w="1706" w:type="dxa"/>
            <w:tcMar/>
            <w:tcPrChange w:author="Therese Buerengen" w:date="2025-11-28T15:00:00Z" w16du:dateUtc="2025-11-28T14:00:00Z" w:id="519">
              <w:tcPr>
                <w:tcW w:w="1706" w:type="dxa"/>
              </w:tcPr>
            </w:tcPrChange>
          </w:tcPr>
          <w:p w:rsidRPr="008F673E" w:rsidR="003F5398" w:rsidP="00BB5EE9" w:rsidRDefault="003F5398" w14:paraId="51B45099" w14:textId="1FCD6719">
            <w:pPr>
              <w:rPr>
                <w:lang w:val="en-GB" w:eastAsia="ja-JP"/>
              </w:rPr>
            </w:pPr>
            <w:r w:rsidRPr="008F673E">
              <w:rPr>
                <w:lang w:val="en-GB" w:eastAsia="ja-JP"/>
              </w:rPr>
              <w:t>Endpoint category</w:t>
            </w:r>
          </w:p>
        </w:tc>
        <w:tc>
          <w:tcPr>
            <w:tcW w:w="2034" w:type="dxa"/>
            <w:tcMar/>
            <w:tcPrChange w:author="Therese Buerengen" w:date="2025-11-28T15:00:00Z" w16du:dateUtc="2025-11-28T14:00:00Z" w:id="520">
              <w:tcPr>
                <w:tcW w:w="2034" w:type="dxa"/>
              </w:tcPr>
            </w:tcPrChange>
          </w:tcPr>
          <w:p w:rsidRPr="008F673E" w:rsidR="003F5398" w:rsidP="00BB5EE9" w:rsidRDefault="003F5398" w14:paraId="11DD4097" w14:textId="25991348">
            <w:pPr>
              <w:rPr>
                <w:lang w:val="en-GB" w:eastAsia="ja-JP"/>
              </w:rPr>
            </w:pPr>
            <w:r w:rsidRPr="008F673E">
              <w:rPr>
                <w:lang w:val="en-GB" w:eastAsia="ja-JP"/>
              </w:rPr>
              <w:t>Handling of missing data</w:t>
            </w:r>
          </w:p>
        </w:tc>
      </w:tr>
      <w:tr w:rsidRPr="008F673E" w:rsidR="004905F7" w:rsidTr="2023D86C" w14:paraId="127C5988" w14:textId="77777777">
        <w:tc>
          <w:tcPr>
            <w:tcW w:w="2178" w:type="dxa"/>
            <w:tcMar/>
            <w:tcPrChange w:author="Therese Buerengen" w:date="2025-11-28T15:00:00Z" w16du:dateUtc="2025-11-28T14:00:00Z" w:id="521">
              <w:tcPr>
                <w:tcW w:w="2178" w:type="dxa"/>
              </w:tcPr>
            </w:tcPrChange>
          </w:tcPr>
          <w:p w:rsidR="004905F7" w:rsidP="004905F7" w:rsidRDefault="004905F7" w14:paraId="505BB760" w14:textId="73AB5FF9">
            <w:pPr>
              <w:rPr>
                <w:lang w:val="en-GB" w:eastAsia="ja-JP"/>
              </w:rPr>
            </w:pPr>
            <w:r>
              <w:rPr>
                <w:lang w:val="en-GB" w:eastAsia="ja-JP"/>
              </w:rPr>
              <w:t>Spontaneous vaginal delivery</w:t>
            </w:r>
          </w:p>
        </w:tc>
        <w:tc>
          <w:tcPr>
            <w:tcW w:w="3432" w:type="dxa"/>
            <w:tcMar/>
            <w:tcPrChange w:author="Therese Buerengen" w:date="2025-11-28T15:00:00Z" w16du:dateUtc="2025-11-28T14:00:00Z" w:id="522">
              <w:tcPr>
                <w:tcW w:w="3432" w:type="dxa"/>
              </w:tcPr>
            </w:tcPrChange>
          </w:tcPr>
          <w:p w:rsidR="004905F7" w:rsidP="004905F7" w:rsidRDefault="004905F7" w14:paraId="6996ABA6" w14:textId="6D7358E8">
            <w:pPr>
              <w:rPr>
                <w:lang w:val="en-GB" w:eastAsia="ja-JP"/>
              </w:rPr>
            </w:pPr>
            <w:r>
              <w:rPr>
                <w:lang w:val="en-GB" w:eastAsia="ja-JP"/>
              </w:rPr>
              <w:t xml:space="preserve">Spontaneous vaginal delivery as recorded in the </w:t>
            </w:r>
            <w:r w:rsidRPr="007A1CE1">
              <w:rPr>
                <w:rFonts w:ascii="Times New Roman Bold" w:hAnsi="Times New Roman Bold" w:eastAsia="Times New Roman"/>
                <w:szCs w:val="24"/>
                <w:lang w:val="en-GB" w:eastAsia="ja-JP"/>
              </w:rPr>
              <w:t xml:space="preserve">hospital's medical </w:t>
            </w:r>
            <w:r>
              <w:rPr>
                <w:lang w:val="en-GB"/>
              </w:rPr>
              <w:t>records</w:t>
            </w:r>
          </w:p>
        </w:tc>
        <w:tc>
          <w:tcPr>
            <w:tcW w:w="1706" w:type="dxa"/>
            <w:tcMar/>
            <w:tcPrChange w:author="Therese Buerengen" w:date="2025-11-28T15:00:00Z" w16du:dateUtc="2025-11-28T14:00:00Z" w:id="523">
              <w:tcPr>
                <w:tcW w:w="1706" w:type="dxa"/>
              </w:tcPr>
            </w:tcPrChange>
          </w:tcPr>
          <w:p w:rsidR="004905F7" w:rsidP="004905F7" w:rsidRDefault="004905F7" w14:paraId="5443EDF9" w14:textId="336B1204">
            <w:pPr>
              <w:rPr>
                <w:lang w:val="en-GB" w:eastAsia="ja-JP"/>
              </w:rPr>
            </w:pPr>
            <w:r>
              <w:rPr>
                <w:lang w:val="en-GB" w:eastAsia="ja-JP"/>
              </w:rPr>
              <w:t>D</w:t>
            </w:r>
          </w:p>
        </w:tc>
        <w:tc>
          <w:tcPr>
            <w:tcW w:w="2034" w:type="dxa"/>
            <w:tcMar/>
            <w:tcPrChange w:author="Therese Buerengen" w:date="2025-11-28T15:00:00Z" w16du:dateUtc="2025-11-28T14:00:00Z" w:id="524">
              <w:tcPr>
                <w:tcW w:w="2034" w:type="dxa"/>
              </w:tcPr>
            </w:tcPrChange>
          </w:tcPr>
          <w:p w:rsidR="004905F7" w:rsidP="004905F7" w:rsidRDefault="004905F7" w14:paraId="4D0D4E29" w14:textId="2D9EE5B1">
            <w:pPr>
              <w:rPr>
                <w:lang w:val="en-GB" w:eastAsia="ja-JP"/>
              </w:rPr>
            </w:pPr>
            <w:r>
              <w:rPr>
                <w:lang w:val="en-GB" w:eastAsia="ja-JP"/>
              </w:rPr>
              <w:t>CC</w:t>
            </w:r>
          </w:p>
        </w:tc>
      </w:tr>
      <w:tr w:rsidRPr="008F673E" w:rsidR="003F5398" w:rsidTr="2023D86C" w14:paraId="5B8D4FD6" w14:textId="02CCAC88">
        <w:tc>
          <w:tcPr>
            <w:tcW w:w="2178" w:type="dxa"/>
            <w:tcMar/>
            <w:tcPrChange w:author="Therese Buerengen" w:date="2025-11-28T15:00:00Z" w16du:dateUtc="2025-11-28T14:00:00Z" w:id="525">
              <w:tcPr>
                <w:tcW w:w="2178" w:type="dxa"/>
              </w:tcPr>
            </w:tcPrChange>
          </w:tcPr>
          <w:p w:rsidRPr="008F673E" w:rsidR="003F5398" w:rsidP="00974B7A" w:rsidRDefault="003F5398" w14:paraId="25227A24" w14:textId="7D8F3BA9">
            <w:pPr>
              <w:rPr>
                <w:lang w:val="en-GB"/>
              </w:rPr>
            </w:pPr>
            <w:r w:rsidRPr="008F673E">
              <w:rPr>
                <w:lang w:val="en-GB" w:eastAsia="ja-JP"/>
              </w:rPr>
              <w:t>Instrumental vaginal delivery (forceps or vacuum)</w:t>
            </w:r>
          </w:p>
        </w:tc>
        <w:tc>
          <w:tcPr>
            <w:tcW w:w="3432" w:type="dxa"/>
            <w:tcMar/>
            <w:tcPrChange w:author="Therese Buerengen" w:date="2025-11-28T15:00:00Z" w16du:dateUtc="2025-11-28T14:00:00Z" w:id="526">
              <w:tcPr>
                <w:tcW w:w="3432" w:type="dxa"/>
              </w:tcPr>
            </w:tcPrChange>
          </w:tcPr>
          <w:p w:rsidRPr="008F673E" w:rsidR="003F5398" w:rsidP="00974B7A" w:rsidRDefault="003F5398" w14:paraId="36B47066" w14:textId="13173724">
            <w:pPr>
              <w:rPr>
                <w:highlight w:val="yellow"/>
                <w:lang w:val="en-GB" w:eastAsia="ja-JP"/>
              </w:rPr>
            </w:pPr>
            <w:r w:rsidRPr="008F673E">
              <w:rPr>
                <w:lang w:val="en-GB" w:eastAsia="ja-JP"/>
              </w:rPr>
              <w:t xml:space="preserve">Instrumental vaginal delivery (forceps or vacuum) as recorded in the </w:t>
            </w:r>
            <w:r w:rsidRPr="008F673E">
              <w:rPr>
                <w:rFonts w:ascii="Times New Roman Bold" w:hAnsi="Times New Roman Bold" w:eastAsia="Times New Roman"/>
                <w:szCs w:val="24"/>
                <w:lang w:val="en-GB" w:eastAsia="ja-JP"/>
              </w:rPr>
              <w:t xml:space="preserve">hospital's medical </w:t>
            </w:r>
            <w:r w:rsidRPr="008F673E">
              <w:rPr>
                <w:lang w:val="en-GB"/>
              </w:rPr>
              <w:t>records</w:t>
            </w:r>
          </w:p>
        </w:tc>
        <w:tc>
          <w:tcPr>
            <w:tcW w:w="1706" w:type="dxa"/>
            <w:tcMar/>
            <w:tcPrChange w:author="Therese Buerengen" w:date="2025-11-28T15:00:00Z" w16du:dateUtc="2025-11-28T14:00:00Z" w:id="527">
              <w:tcPr>
                <w:tcW w:w="1706" w:type="dxa"/>
              </w:tcPr>
            </w:tcPrChange>
          </w:tcPr>
          <w:p w:rsidRPr="008F673E" w:rsidR="003F5398" w:rsidP="00974B7A" w:rsidRDefault="003F5398" w14:paraId="4348D12C" w14:textId="2FAB67C1">
            <w:pPr>
              <w:rPr>
                <w:highlight w:val="yellow"/>
                <w:lang w:val="en-GB" w:eastAsia="ja-JP"/>
              </w:rPr>
            </w:pPr>
            <w:r w:rsidRPr="008F673E">
              <w:rPr>
                <w:lang w:val="en-GB" w:eastAsia="ja-JP"/>
              </w:rPr>
              <w:t>D</w:t>
            </w:r>
          </w:p>
        </w:tc>
        <w:tc>
          <w:tcPr>
            <w:tcW w:w="2034" w:type="dxa"/>
            <w:tcMar/>
            <w:tcPrChange w:author="Therese Buerengen" w:date="2025-11-28T15:00:00Z" w16du:dateUtc="2025-11-28T14:00:00Z" w:id="528">
              <w:tcPr>
                <w:tcW w:w="2034" w:type="dxa"/>
              </w:tcPr>
            </w:tcPrChange>
          </w:tcPr>
          <w:p w:rsidRPr="008F673E" w:rsidR="003F5398" w:rsidP="00974B7A" w:rsidRDefault="003F5398" w14:paraId="0103A185" w14:textId="513E7FB0">
            <w:pPr>
              <w:rPr>
                <w:lang w:val="en-GB" w:eastAsia="ja-JP"/>
              </w:rPr>
            </w:pPr>
            <w:r w:rsidRPr="008F673E">
              <w:rPr>
                <w:lang w:val="en-GB" w:eastAsia="ja-JP"/>
              </w:rPr>
              <w:t>CC</w:t>
            </w:r>
          </w:p>
        </w:tc>
      </w:tr>
      <w:tr w:rsidRPr="008F673E" w:rsidR="003F5398" w:rsidTr="2023D86C" w14:paraId="5FF7BF3F" w14:textId="06556BD7">
        <w:tc>
          <w:tcPr>
            <w:tcW w:w="2178" w:type="dxa"/>
            <w:tcMar/>
            <w:tcPrChange w:author="Therese Buerengen" w:date="2025-11-28T15:00:00Z" w16du:dateUtc="2025-11-28T14:00:00Z" w:id="533">
              <w:tcPr>
                <w:tcW w:w="2178" w:type="dxa"/>
              </w:tcPr>
            </w:tcPrChange>
          </w:tcPr>
          <w:p w:rsidRPr="008F673E" w:rsidR="003F5398" w:rsidP="00974B7A" w:rsidRDefault="003F5398" w14:paraId="52C5103D" w14:textId="7FCEDB8C">
            <w:pPr>
              <w:rPr>
                <w:lang w:val="en-GB" w:eastAsia="ja-JP"/>
              </w:rPr>
            </w:pPr>
            <w:r w:rsidRPr="008F673E">
              <w:rPr>
                <w:lang w:val="en-GB" w:eastAsia="ja-JP"/>
              </w:rPr>
              <w:t>Use of oxytocin</w:t>
            </w:r>
          </w:p>
        </w:tc>
        <w:tc>
          <w:tcPr>
            <w:tcW w:w="3432" w:type="dxa"/>
            <w:tcMar/>
            <w:tcPrChange w:author="Therese Buerengen" w:date="2025-11-28T15:00:00Z" w16du:dateUtc="2025-11-28T14:00:00Z" w:id="534">
              <w:tcPr>
                <w:tcW w:w="3432" w:type="dxa"/>
              </w:tcPr>
            </w:tcPrChange>
          </w:tcPr>
          <w:p w:rsidRPr="008F673E" w:rsidR="003F5398" w:rsidP="00974B7A" w:rsidRDefault="003F5398" w14:paraId="6D0CCB00" w14:textId="4ECB6A16">
            <w:pPr>
              <w:rPr>
                <w:lang w:val="en-GB" w:eastAsia="ja-JP"/>
              </w:rPr>
            </w:pPr>
            <w:r w:rsidRPr="008F673E">
              <w:rPr>
                <w:lang w:val="en-GB" w:eastAsia="ja-JP"/>
              </w:rPr>
              <w:t xml:space="preserve">Any use of oxytocin during labour as recorded in the </w:t>
            </w:r>
            <w:r w:rsidRPr="008F673E">
              <w:rPr>
                <w:rFonts w:ascii="Times New Roman Bold" w:hAnsi="Times New Roman Bold" w:eastAsia="Times New Roman"/>
                <w:szCs w:val="24"/>
                <w:lang w:val="en-GB" w:eastAsia="ja-JP"/>
              </w:rPr>
              <w:t xml:space="preserve">hospital's medical </w:t>
            </w:r>
            <w:r w:rsidRPr="008F673E">
              <w:rPr>
                <w:lang w:val="en-GB"/>
              </w:rPr>
              <w:t>records</w:t>
            </w:r>
          </w:p>
        </w:tc>
        <w:tc>
          <w:tcPr>
            <w:tcW w:w="1706" w:type="dxa"/>
            <w:tcMar/>
            <w:tcPrChange w:author="Therese Buerengen" w:date="2025-11-28T15:00:00Z" w16du:dateUtc="2025-11-28T14:00:00Z" w:id="535">
              <w:tcPr>
                <w:tcW w:w="1706" w:type="dxa"/>
              </w:tcPr>
            </w:tcPrChange>
          </w:tcPr>
          <w:p w:rsidRPr="008F673E" w:rsidR="003F5398" w:rsidP="00974B7A" w:rsidRDefault="003F5398" w14:paraId="1ED4ACD9" w14:textId="6CB1A73B">
            <w:pPr>
              <w:rPr>
                <w:lang w:val="en-GB" w:eastAsia="ja-JP"/>
              </w:rPr>
            </w:pPr>
            <w:r w:rsidRPr="008F673E">
              <w:rPr>
                <w:lang w:val="en-GB" w:eastAsia="ja-JP"/>
              </w:rPr>
              <w:t>D</w:t>
            </w:r>
          </w:p>
        </w:tc>
        <w:tc>
          <w:tcPr>
            <w:tcW w:w="2034" w:type="dxa"/>
            <w:tcMar/>
            <w:tcPrChange w:author="Therese Buerengen" w:date="2025-11-28T15:00:00Z" w16du:dateUtc="2025-11-28T14:00:00Z" w:id="536">
              <w:tcPr>
                <w:tcW w:w="2034" w:type="dxa"/>
              </w:tcPr>
            </w:tcPrChange>
          </w:tcPr>
          <w:p w:rsidRPr="008F673E" w:rsidR="003F5398" w:rsidP="00974B7A" w:rsidRDefault="003F5398" w14:paraId="1616D0CE" w14:textId="1606F46A">
            <w:pPr>
              <w:rPr>
                <w:lang w:val="en-GB" w:eastAsia="ja-JP"/>
              </w:rPr>
            </w:pPr>
            <w:r w:rsidRPr="008F673E">
              <w:rPr>
                <w:lang w:val="en-GB" w:eastAsia="ja-JP"/>
              </w:rPr>
              <w:t>Imputed with “No”</w:t>
            </w:r>
          </w:p>
        </w:tc>
      </w:tr>
      <w:tr w:rsidRPr="008F673E" w:rsidR="003F5398" w:rsidTr="2023D86C" w14:paraId="4BB9E159" w14:textId="2FE7D73F">
        <w:tc>
          <w:tcPr>
            <w:tcW w:w="2178" w:type="dxa"/>
            <w:tcMar/>
            <w:tcPrChange w:author="Therese Buerengen" w:date="2025-11-28T15:00:00Z" w16du:dateUtc="2025-11-28T14:00:00Z" w:id="549">
              <w:tcPr>
                <w:tcW w:w="2178" w:type="dxa"/>
              </w:tcPr>
            </w:tcPrChange>
          </w:tcPr>
          <w:p w:rsidRPr="008F673E" w:rsidR="003F5398" w:rsidP="00974B7A" w:rsidRDefault="003F5398" w14:paraId="2A27CC4B" w14:textId="180876DE">
            <w:pPr>
              <w:rPr>
                <w:lang w:val="en-GB" w:eastAsia="ja-JP"/>
              </w:rPr>
            </w:pPr>
            <w:r w:rsidRPr="008F673E">
              <w:rPr>
                <w:lang w:val="en-GB" w:eastAsia="ja-JP"/>
              </w:rPr>
              <w:t>Use of epidural analgesia</w:t>
            </w:r>
          </w:p>
        </w:tc>
        <w:tc>
          <w:tcPr>
            <w:tcW w:w="3432" w:type="dxa"/>
            <w:tcMar/>
            <w:tcPrChange w:author="Therese Buerengen" w:date="2025-11-28T15:00:00Z" w16du:dateUtc="2025-11-28T14:00:00Z" w:id="550">
              <w:tcPr>
                <w:tcW w:w="3432" w:type="dxa"/>
              </w:tcPr>
            </w:tcPrChange>
          </w:tcPr>
          <w:p w:rsidRPr="008F673E" w:rsidR="003F5398" w:rsidP="00974B7A" w:rsidRDefault="003F5398" w14:paraId="53D52D77" w14:textId="47102290">
            <w:pPr>
              <w:rPr>
                <w:lang w:val="en-GB" w:eastAsia="ja-JP"/>
              </w:rPr>
            </w:pPr>
            <w:r w:rsidRPr="008F673E">
              <w:rPr>
                <w:lang w:val="en-GB" w:eastAsia="ja-JP"/>
              </w:rPr>
              <w:t xml:space="preserve">Any use of epidural analgesia during labour as recorded in the </w:t>
            </w:r>
            <w:r w:rsidRPr="008F673E">
              <w:rPr>
                <w:rFonts w:ascii="Times New Roman Bold" w:hAnsi="Times New Roman Bold" w:eastAsia="Times New Roman"/>
                <w:szCs w:val="24"/>
                <w:lang w:val="en-GB" w:eastAsia="ja-JP"/>
              </w:rPr>
              <w:t xml:space="preserve">hospital's medical </w:t>
            </w:r>
            <w:r w:rsidRPr="008F673E">
              <w:rPr>
                <w:lang w:val="en-GB"/>
              </w:rPr>
              <w:t>records</w:t>
            </w:r>
          </w:p>
        </w:tc>
        <w:tc>
          <w:tcPr>
            <w:tcW w:w="1706" w:type="dxa"/>
            <w:tcMar/>
            <w:tcPrChange w:author="Therese Buerengen" w:date="2025-11-28T15:00:00Z" w16du:dateUtc="2025-11-28T14:00:00Z" w:id="551">
              <w:tcPr>
                <w:tcW w:w="1706" w:type="dxa"/>
              </w:tcPr>
            </w:tcPrChange>
          </w:tcPr>
          <w:p w:rsidRPr="008F673E" w:rsidR="003F5398" w:rsidP="00974B7A" w:rsidRDefault="003F5398" w14:paraId="343E0E5D" w14:textId="17C4D72D">
            <w:pPr>
              <w:rPr>
                <w:lang w:val="en-GB" w:eastAsia="ja-JP"/>
              </w:rPr>
            </w:pPr>
            <w:r w:rsidRPr="008F673E">
              <w:rPr>
                <w:lang w:val="en-GB" w:eastAsia="ja-JP"/>
              </w:rPr>
              <w:t>D</w:t>
            </w:r>
          </w:p>
        </w:tc>
        <w:tc>
          <w:tcPr>
            <w:tcW w:w="2034" w:type="dxa"/>
            <w:tcMar/>
            <w:tcPrChange w:author="Therese Buerengen" w:date="2025-11-28T15:00:00Z" w16du:dateUtc="2025-11-28T14:00:00Z" w:id="552">
              <w:tcPr>
                <w:tcW w:w="2034" w:type="dxa"/>
              </w:tcPr>
            </w:tcPrChange>
          </w:tcPr>
          <w:p w:rsidRPr="008F673E" w:rsidR="003F5398" w:rsidP="00974B7A" w:rsidRDefault="003F5398" w14:paraId="6C396559" w14:textId="03C75609">
            <w:pPr>
              <w:rPr>
                <w:lang w:val="en-GB" w:eastAsia="ja-JP"/>
              </w:rPr>
            </w:pPr>
            <w:r w:rsidRPr="008F673E">
              <w:rPr>
                <w:lang w:val="en-GB" w:eastAsia="ja-JP"/>
              </w:rPr>
              <w:t>Imputed with “No”</w:t>
            </w:r>
          </w:p>
        </w:tc>
      </w:tr>
      <w:tr w:rsidRPr="008F673E" w:rsidR="003F5398" w:rsidTr="2023D86C" w14:paraId="27466700" w14:textId="1B3325C4">
        <w:tc>
          <w:tcPr>
            <w:tcW w:w="2178" w:type="dxa"/>
            <w:tcMar/>
            <w:tcPrChange w:author="Therese Buerengen" w:date="2025-11-28T15:00:00Z" w16du:dateUtc="2025-11-28T14:00:00Z" w:id="557">
              <w:tcPr>
                <w:tcW w:w="2178" w:type="dxa"/>
              </w:tcPr>
            </w:tcPrChange>
          </w:tcPr>
          <w:p w:rsidRPr="008F673E" w:rsidR="003F5398" w:rsidP="00974B7A" w:rsidRDefault="003F5398" w14:paraId="3146E4BD" w14:textId="065A273D">
            <w:pPr>
              <w:rPr>
                <w:lang w:val="en-GB" w:eastAsia="ja-JP"/>
              </w:rPr>
            </w:pPr>
            <w:r w:rsidRPr="2023D86C" w:rsidR="702386F5">
              <w:rPr>
                <w:lang w:val="en-GB" w:eastAsia="ja-JP"/>
              </w:rPr>
              <w:t>Use of medical pain relief during labour</w:t>
            </w:r>
          </w:p>
        </w:tc>
        <w:tc>
          <w:tcPr>
            <w:tcW w:w="3432" w:type="dxa"/>
            <w:tcMar/>
            <w:tcPrChange w:author="Therese Buerengen" w:date="2025-11-28T15:00:00Z" w16du:dateUtc="2025-11-28T14:00:00Z" w:id="559">
              <w:tcPr>
                <w:tcW w:w="3432" w:type="dxa"/>
              </w:tcPr>
            </w:tcPrChange>
          </w:tcPr>
          <w:p w:rsidRPr="00787190" w:rsidR="003F5398" w:rsidP="00787190" w:rsidRDefault="003F5398" w14:paraId="07C1E29B" w14:textId="15A481FE">
            <w:pPr>
              <w:rPr>
                <w:rPrChange w:author="Therese Buerengen" w:date="2025-10-27T11:21:00Z" w16du:dateUtc="2025-10-27T10:21:00Z" w:id="560">
                  <w:rPr>
                    <w:lang w:val="en-GB" w:eastAsia="ja-JP"/>
                  </w:rPr>
                </w:rPrChange>
              </w:rPr>
            </w:pPr>
            <w:r w:rsidRPr="008F673E">
              <w:rPr>
                <w:lang w:val="en-GB" w:eastAsia="ja-JP"/>
              </w:rPr>
              <w:t xml:space="preserve">Any use of medical pain relief during labour as recorded in the </w:t>
            </w:r>
            <w:r w:rsidRPr="008F673E">
              <w:rPr>
                <w:rFonts w:ascii="Times New Roman Bold" w:hAnsi="Times New Roman Bold" w:eastAsia="Times New Roman"/>
                <w:szCs w:val="24"/>
                <w:lang w:val="en-GB" w:eastAsia="ja-JP"/>
              </w:rPr>
              <w:t xml:space="preserve">hospital's medical </w:t>
            </w:r>
            <w:r w:rsidRPr="008F673E">
              <w:rPr>
                <w:lang w:val="en-GB"/>
              </w:rPr>
              <w:t>records</w:t>
            </w:r>
            <w:r w:rsidR="00D26130">
              <w:rPr>
                <w:lang w:val="en-GB"/>
              </w:rPr>
              <w:t xml:space="preserve">, </w:t>
            </w:r>
            <w:r w:rsidRPr="00E14796" w:rsidR="00D26130">
              <w:rPr>
                <w:color w:val="FF0000"/>
                <w:lang w:val="en-GB"/>
                <w:rPrChange w:author="Therese Buerengen" w:date="2025-11-28T13:52:00Z" w16du:dateUtc="2025-11-28T12:52:00Z" w:id="561">
                  <w:rPr>
                    <w:lang w:val="en-GB"/>
                  </w:rPr>
                </w:rPrChange>
              </w:rPr>
              <w:t>including</w:t>
            </w:r>
            <w:r w:rsidRPr="00E14796" w:rsidR="00550A6A">
              <w:rPr>
                <w:color w:val="FF0000"/>
                <w:lang w:val="en-GB"/>
                <w:rPrChange w:author="Therese Buerengen" w:date="2025-11-28T13:52:00Z" w16du:dateUtc="2025-11-28T12:52:00Z" w:id="562">
                  <w:rPr>
                    <w:lang w:val="en-GB"/>
                  </w:rPr>
                </w:rPrChange>
              </w:rPr>
              <w:t xml:space="preserve"> epidural analgesia, spinal analgesia, pudendal block, nitrous </w:t>
            </w:r>
            <w:r w:rsidRPr="00E14796" w:rsidR="00F32FEC">
              <w:rPr>
                <w:color w:val="FF0000"/>
                <w:lang w:val="en-GB"/>
                <w:rPrChange w:author="Therese Buerengen" w:date="2025-11-28T13:52:00Z" w16du:dateUtc="2025-11-28T12:52:00Z" w:id="563">
                  <w:rPr>
                    <w:lang w:val="en-GB"/>
                  </w:rPr>
                </w:rPrChange>
              </w:rPr>
              <w:t>oxide and others</w:t>
            </w:r>
            <w:r w:rsidRPr="00E14796" w:rsidR="00D26130">
              <w:rPr>
                <w:color w:val="FF0000"/>
                <w:lang w:val="en-GB"/>
                <w:rPrChange w:author="Therese Buerengen" w:date="2025-11-28T13:52:00Z" w16du:dateUtc="2025-11-28T12:52:00Z" w:id="564">
                  <w:rPr>
                    <w:lang w:val="en-GB"/>
                  </w:rPr>
                </w:rPrChange>
              </w:rPr>
              <w:t xml:space="preserve"> </w:t>
            </w:r>
            <w:ins w:author="Maria Cecilie Stivang" w:date="2025-11-28T14:57:00Z" w16du:dateUtc="2025-11-28T13:57:00Z" w:id="565">
              <w:r w:rsidR="00EE09D8">
                <w:rPr>
                  <w:color w:val="FF0000"/>
                  <w:lang w:val="en-GB"/>
                </w:rPr>
                <w:t>?</w:t>
              </w:r>
            </w:ins>
          </w:p>
        </w:tc>
        <w:tc>
          <w:tcPr>
            <w:tcW w:w="1706" w:type="dxa"/>
            <w:tcMar/>
            <w:tcPrChange w:author="Therese Buerengen" w:date="2025-11-28T15:00:00Z" w16du:dateUtc="2025-11-28T14:00:00Z" w:id="566">
              <w:tcPr>
                <w:tcW w:w="1706" w:type="dxa"/>
              </w:tcPr>
            </w:tcPrChange>
          </w:tcPr>
          <w:p w:rsidR="003F5398" w:rsidP="00974B7A" w:rsidRDefault="003F5398" w14:paraId="1869C910" w14:textId="77777777">
            <w:pPr>
              <w:rPr>
                <w:ins w:author="Therese Buerengen" w:date="2025-10-27T11:22:00Z" w16du:dateUtc="2025-10-27T10:22:00Z" w:id="567"/>
                <w:lang w:val="en-GB" w:eastAsia="ja-JP"/>
              </w:rPr>
            </w:pPr>
            <w:r w:rsidRPr="008F673E">
              <w:rPr>
                <w:lang w:val="en-GB" w:eastAsia="ja-JP"/>
              </w:rPr>
              <w:t>D</w:t>
            </w:r>
          </w:p>
          <w:p w:rsidR="00787190" w:rsidP="00974B7A" w:rsidRDefault="00787190" w14:paraId="2DCE4ADD" w14:textId="77777777">
            <w:pPr>
              <w:rPr>
                <w:ins w:author="Therese Buerengen" w:date="2025-10-27T11:22:00Z" w16du:dateUtc="2025-10-27T10:22:00Z" w:id="568"/>
                <w:lang w:val="en-GB" w:eastAsia="ja-JP"/>
              </w:rPr>
            </w:pPr>
          </w:p>
          <w:p w:rsidRPr="008F673E" w:rsidR="00787190" w:rsidP="00974B7A" w:rsidRDefault="00787190" w14:paraId="341F13C6" w14:textId="4E2E53AB">
            <w:pPr>
              <w:rPr>
                <w:lang w:val="en-GB" w:eastAsia="ja-JP"/>
              </w:rPr>
            </w:pPr>
          </w:p>
        </w:tc>
        <w:tc>
          <w:tcPr>
            <w:tcW w:w="2034" w:type="dxa"/>
            <w:tcMar/>
            <w:tcPrChange w:author="Therese Buerengen" w:date="2025-11-28T15:00:00Z" w16du:dateUtc="2025-11-28T14:00:00Z" w:id="569">
              <w:tcPr>
                <w:tcW w:w="2034" w:type="dxa"/>
              </w:tcPr>
            </w:tcPrChange>
          </w:tcPr>
          <w:p w:rsidRPr="008F673E" w:rsidR="003F5398" w:rsidP="00974B7A" w:rsidRDefault="003F5398" w14:paraId="143C7E36" w14:textId="5521B254">
            <w:pPr>
              <w:rPr>
                <w:lang w:val="en-GB" w:eastAsia="ja-JP"/>
              </w:rPr>
            </w:pPr>
            <w:r w:rsidRPr="008F673E">
              <w:rPr>
                <w:lang w:val="en-GB" w:eastAsia="ja-JP"/>
              </w:rPr>
              <w:t>Imputed with “No”</w:t>
            </w:r>
          </w:p>
        </w:tc>
      </w:tr>
      <w:tr w:rsidRPr="008F673E" w:rsidR="009D0FCF" w:rsidTr="2023D86C" w14:paraId="5F9FD168" w14:textId="77777777">
        <w:tc>
          <w:tcPr>
            <w:tcW w:w="2178" w:type="dxa"/>
            <w:tcMar/>
            <w:tcPrChange w:author="Therese Buerengen" w:date="2025-11-28T15:00:00Z" w16du:dateUtc="2025-11-28T14:00:00Z" w:id="579">
              <w:tcPr>
                <w:tcW w:w="2178" w:type="dxa"/>
              </w:tcPr>
            </w:tcPrChange>
          </w:tcPr>
          <w:p w:rsidRPr="008F673E" w:rsidR="009D0FCF" w:rsidP="009D0FCF" w:rsidRDefault="009D0FCF" w14:paraId="43DC9FB9" w14:textId="3BB03665">
            <w:pPr>
              <w:rPr>
                <w:lang w:val="en-GB" w:eastAsia="ja-JP"/>
              </w:rPr>
            </w:pPr>
            <w:r w:rsidRPr="008F673E">
              <w:rPr>
                <w:lang w:val="en-GB" w:eastAsia="ja-JP"/>
              </w:rPr>
              <w:t>Intermittent fetal monitoring</w:t>
            </w:r>
          </w:p>
        </w:tc>
        <w:tc>
          <w:tcPr>
            <w:tcW w:w="3432" w:type="dxa"/>
            <w:tcMar/>
            <w:tcPrChange w:author="Therese Buerengen" w:date="2025-11-28T15:00:00Z" w16du:dateUtc="2025-11-28T14:00:00Z" w:id="580">
              <w:tcPr>
                <w:tcW w:w="3432" w:type="dxa"/>
              </w:tcPr>
            </w:tcPrChange>
          </w:tcPr>
          <w:p w:rsidRPr="008F673E" w:rsidR="009D0FCF" w:rsidP="637B29BC" w:rsidRDefault="005857E5" w14:paraId="2498F69B" w14:textId="228E0573">
            <w:pPr>
              <w:rPr>
                <w:lang w:val="en-GB" w:eastAsia="ja-JP"/>
              </w:rPr>
            </w:pPr>
            <w:r w:rsidRPr="008F673E">
              <w:rPr>
                <w:lang w:val="en-GB" w:eastAsia="ja-JP"/>
              </w:rPr>
              <w:t>Use of exclusive intermittent fetal monitoring in labour.</w:t>
            </w:r>
          </w:p>
          <w:p w:rsidRPr="008F673E" w:rsidR="009D0FCF" w:rsidP="009D0FCF" w:rsidRDefault="009D0FCF" w14:paraId="01E84A70" w14:textId="7A046E20">
            <w:pPr>
              <w:rPr>
                <w:lang w:val="en-GB" w:eastAsia="ja-JP"/>
              </w:rPr>
            </w:pPr>
          </w:p>
        </w:tc>
        <w:tc>
          <w:tcPr>
            <w:tcW w:w="1706" w:type="dxa"/>
            <w:tcMar/>
            <w:tcPrChange w:author="Therese Buerengen" w:date="2025-11-28T15:00:00Z" w16du:dateUtc="2025-11-28T14:00:00Z" w:id="581">
              <w:tcPr>
                <w:tcW w:w="1706" w:type="dxa"/>
              </w:tcPr>
            </w:tcPrChange>
          </w:tcPr>
          <w:p w:rsidRPr="008F673E" w:rsidR="009D0FCF" w:rsidP="009D0FCF" w:rsidRDefault="009D0FCF" w14:paraId="477C5014" w14:textId="7EDAE233">
            <w:pPr>
              <w:rPr>
                <w:lang w:val="en-GB" w:eastAsia="ja-JP"/>
              </w:rPr>
            </w:pPr>
            <w:r w:rsidRPr="008F673E">
              <w:rPr>
                <w:lang w:val="en-GB" w:eastAsia="ja-JP"/>
              </w:rPr>
              <w:t>D</w:t>
            </w:r>
          </w:p>
        </w:tc>
        <w:tc>
          <w:tcPr>
            <w:tcW w:w="2034" w:type="dxa"/>
            <w:tcMar/>
            <w:tcPrChange w:author="Therese Buerengen" w:date="2025-11-28T15:00:00Z" w16du:dateUtc="2025-11-28T14:00:00Z" w:id="582">
              <w:tcPr>
                <w:tcW w:w="2034" w:type="dxa"/>
              </w:tcPr>
            </w:tcPrChange>
          </w:tcPr>
          <w:p w:rsidRPr="008F673E" w:rsidR="009D0FCF" w:rsidP="009D0FCF" w:rsidRDefault="77BFB060" w14:paraId="0718DB40" w14:textId="144AFDF4">
            <w:pPr>
              <w:rPr>
                <w:rFonts w:ascii="Segoe UI" w:hAnsi="Segoe UI" w:eastAsia="Segoe UI" w:cs="Segoe UI"/>
                <w:color w:val="333333"/>
                <w:sz w:val="18"/>
                <w:szCs w:val="18"/>
                <w:lang w:val="en-GB"/>
              </w:rPr>
            </w:pPr>
            <w:r w:rsidRPr="008F673E">
              <w:rPr>
                <w:rFonts w:ascii="Segoe UI" w:hAnsi="Segoe UI" w:eastAsia="Segoe UI" w:cs="Segoe UI"/>
                <w:color w:val="333333"/>
                <w:sz w:val="18"/>
                <w:szCs w:val="18"/>
                <w:lang w:val="en-GB"/>
              </w:rPr>
              <w:t xml:space="preserve"> </w:t>
            </w:r>
            <w:r w:rsidRPr="008F673E" w:rsidR="6244336A">
              <w:rPr>
                <w:rFonts w:ascii="Segoe UI" w:hAnsi="Segoe UI" w:eastAsia="Segoe UI" w:cs="Segoe UI"/>
                <w:color w:val="333333"/>
                <w:sz w:val="18"/>
                <w:szCs w:val="18"/>
                <w:lang w:val="en-GB"/>
              </w:rPr>
              <w:t>I</w:t>
            </w:r>
            <w:r w:rsidRPr="008F673E">
              <w:rPr>
                <w:rFonts w:ascii="Segoe UI" w:hAnsi="Segoe UI" w:eastAsia="Segoe UI" w:cs="Segoe UI"/>
                <w:color w:val="333333"/>
                <w:sz w:val="18"/>
                <w:szCs w:val="18"/>
                <w:lang w:val="en-GB"/>
              </w:rPr>
              <w:t xml:space="preserve">mputed </w:t>
            </w:r>
            <w:r w:rsidRPr="008F673E" w:rsidR="01859735">
              <w:rPr>
                <w:rFonts w:ascii="Segoe UI" w:hAnsi="Segoe UI" w:eastAsia="Segoe UI" w:cs="Segoe UI"/>
                <w:color w:val="333333"/>
                <w:sz w:val="18"/>
                <w:szCs w:val="18"/>
                <w:lang w:val="en-GB"/>
              </w:rPr>
              <w:t>with</w:t>
            </w:r>
            <w:r w:rsidRPr="008F673E">
              <w:rPr>
                <w:rFonts w:ascii="Segoe UI" w:hAnsi="Segoe UI" w:eastAsia="Segoe UI" w:cs="Segoe UI"/>
                <w:color w:val="333333"/>
                <w:sz w:val="18"/>
                <w:szCs w:val="18"/>
                <w:lang w:val="en-GB"/>
              </w:rPr>
              <w:t xml:space="preserve"> ”no”</w:t>
            </w:r>
          </w:p>
        </w:tc>
      </w:tr>
      <w:tr w:rsidRPr="008F673E" w:rsidR="009D0FCF" w:rsidTr="2023D86C" w14:paraId="4CA26BBA" w14:textId="77777777">
        <w:tc>
          <w:tcPr>
            <w:tcW w:w="2178" w:type="dxa"/>
            <w:tcMar/>
            <w:tcPrChange w:author="Therese Buerengen" w:date="2025-11-28T15:01:00Z" w16du:dateUtc="2025-11-28T14:01:00Z" w:id="583">
              <w:tcPr>
                <w:tcW w:w="2178" w:type="dxa"/>
              </w:tcPr>
            </w:tcPrChange>
          </w:tcPr>
          <w:p w:rsidRPr="008F673E" w:rsidR="009D0FCF" w:rsidP="009D0FCF" w:rsidRDefault="009D0FCF" w14:paraId="1A521B96" w14:textId="2F38836E">
            <w:pPr>
              <w:rPr>
                <w:lang w:val="en-GB" w:eastAsia="ja-JP"/>
              </w:rPr>
            </w:pPr>
            <w:r w:rsidRPr="008F673E">
              <w:rPr>
                <w:lang w:val="en-GB" w:eastAsia="ja-JP"/>
              </w:rPr>
              <w:t>Continuous fetal monitoring</w:t>
            </w:r>
          </w:p>
        </w:tc>
        <w:tc>
          <w:tcPr>
            <w:tcW w:w="3432" w:type="dxa"/>
            <w:tcMar/>
            <w:tcPrChange w:author="Therese Buerengen" w:date="2025-11-28T15:01:00Z" w16du:dateUtc="2025-11-28T14:01:00Z" w:id="584">
              <w:tcPr>
                <w:tcW w:w="3432" w:type="dxa"/>
              </w:tcPr>
            </w:tcPrChange>
          </w:tcPr>
          <w:p w:rsidR="00D379FF" w:rsidP="00127C1D" w:rsidRDefault="00DB6D2A" w14:paraId="64CED5A1" w14:textId="4728257B">
            <w:pPr>
              <w:rPr>
                <w:lang w:val="en-GB" w:eastAsia="ja-JP"/>
              </w:rPr>
            </w:pPr>
            <w:r w:rsidRPr="008F673E">
              <w:rPr>
                <w:lang w:val="en-GB" w:eastAsia="ja-JP"/>
              </w:rPr>
              <w:t xml:space="preserve">Use of </w:t>
            </w:r>
            <w:r w:rsidRPr="008F673E" w:rsidR="004103B7">
              <w:rPr>
                <w:lang w:val="en-GB" w:eastAsia="ja-JP"/>
              </w:rPr>
              <w:t>continuous fetal monitoring</w:t>
            </w:r>
            <w:r w:rsidR="004103B7">
              <w:rPr>
                <w:lang w:val="en-GB" w:eastAsia="ja-JP"/>
              </w:rPr>
              <w:t xml:space="preserve"> </w:t>
            </w:r>
            <w:r w:rsidR="006305A9">
              <w:rPr>
                <w:lang w:val="en-GB" w:eastAsia="ja-JP"/>
              </w:rPr>
              <w:t xml:space="preserve">including these </w:t>
            </w:r>
            <w:r w:rsidR="00D379FF">
              <w:rPr>
                <w:lang w:val="en-GB" w:eastAsia="ja-JP"/>
              </w:rPr>
              <w:t>alternatives:</w:t>
            </w:r>
          </w:p>
          <w:p w:rsidRPr="00FD38A8" w:rsidR="00D379FF" w:rsidP="00FD38A8" w:rsidRDefault="00D379FF" w14:paraId="730A3064" w14:textId="6AAF6CC9">
            <w:pPr>
              <w:pStyle w:val="ListParagraph"/>
              <w:numPr>
                <w:ilvl w:val="0"/>
                <w:numId w:val="53"/>
              </w:numPr>
              <w:rPr>
                <w:lang w:eastAsia="ja-JP"/>
              </w:rPr>
            </w:pPr>
            <w:r w:rsidRPr="00FD38A8">
              <w:rPr>
                <w:lang w:eastAsia="ja-JP"/>
              </w:rPr>
              <w:t>Continuous external CTG   </w:t>
            </w:r>
          </w:p>
          <w:p w:rsidRPr="004A4FD7" w:rsidR="001F7DAF" w:rsidP="00FD38A8" w:rsidRDefault="00D379FF" w14:paraId="5AF91A43" w14:textId="37F5907D">
            <w:pPr>
              <w:pStyle w:val="ListParagraph"/>
              <w:numPr>
                <w:ilvl w:val="0"/>
                <w:numId w:val="53"/>
              </w:numPr>
              <w:rPr>
                <w:lang w:eastAsia="ja-JP"/>
                <w:rPrChange w:author="Maria Cecilie Stivang" w:date="2025-10-29T09:00:00Z" w16du:dateUtc="2025-10-29T08:00:00Z" w:id="585">
                  <w:rPr>
                    <w:lang w:val="en-GB" w:eastAsia="ja-JP"/>
                  </w:rPr>
                </w:rPrChange>
              </w:rPr>
            </w:pPr>
            <w:r w:rsidRPr="00FD38A8">
              <w:rPr>
                <w:lang w:eastAsia="ja-JP"/>
              </w:rPr>
              <w:t>STAN/continuous internal CTG   </w:t>
            </w:r>
          </w:p>
        </w:tc>
        <w:tc>
          <w:tcPr>
            <w:tcW w:w="1706" w:type="dxa"/>
            <w:tcMar/>
            <w:tcPrChange w:author="Therese Buerengen" w:date="2025-11-28T15:01:00Z" w16du:dateUtc="2025-11-28T14:01:00Z" w:id="586">
              <w:tcPr>
                <w:tcW w:w="1706" w:type="dxa"/>
              </w:tcPr>
            </w:tcPrChange>
          </w:tcPr>
          <w:p w:rsidR="009D0FCF" w:rsidP="009D0FCF" w:rsidRDefault="009D0FCF" w14:paraId="0ECD9203" w14:textId="77777777">
            <w:pPr>
              <w:rPr>
                <w:ins w:author="Maria Cecilie Stivang" w:date="2025-10-28T13:21:00Z" w16du:dateUtc="2025-10-28T12:21:00Z" w:id="587"/>
                <w:lang w:val="en-GB" w:eastAsia="ja-JP"/>
              </w:rPr>
            </w:pPr>
            <w:r w:rsidRPr="008F673E">
              <w:rPr>
                <w:lang w:val="en-GB" w:eastAsia="ja-JP"/>
              </w:rPr>
              <w:t>D</w:t>
            </w:r>
          </w:p>
          <w:p w:rsidR="000858DE" w:rsidP="009D0FCF" w:rsidRDefault="000858DE" w14:paraId="1A7FBBA7" w14:textId="77777777">
            <w:pPr>
              <w:rPr>
                <w:ins w:author="Maria Cecilie Stivang" w:date="2025-10-28T13:21:00Z" w16du:dateUtc="2025-10-28T12:21:00Z" w:id="588"/>
                <w:lang w:val="en-GB" w:eastAsia="ja-JP"/>
              </w:rPr>
            </w:pPr>
          </w:p>
          <w:p w:rsidR="000858DE" w:rsidP="009D0FCF" w:rsidRDefault="000858DE" w14:paraId="0B0A23BD" w14:textId="77777777">
            <w:pPr>
              <w:rPr>
                <w:ins w:author="Maria Cecilie Stivang" w:date="2025-10-28T13:21:00Z" w16du:dateUtc="2025-10-28T12:21:00Z" w:id="589"/>
                <w:lang w:val="en-GB" w:eastAsia="ja-JP"/>
              </w:rPr>
            </w:pPr>
          </w:p>
          <w:p w:rsidR="000858DE" w:rsidP="009D0FCF" w:rsidRDefault="000858DE" w14:paraId="754CF6B9" w14:textId="77777777">
            <w:pPr>
              <w:rPr>
                <w:ins w:author="Maria Cecilie Stivang" w:date="2025-10-28T13:21:00Z" w16du:dateUtc="2025-10-28T12:21:00Z" w:id="590"/>
                <w:lang w:val="en-GB" w:eastAsia="ja-JP"/>
              </w:rPr>
            </w:pPr>
          </w:p>
          <w:p w:rsidRPr="008F673E" w:rsidR="009D0FCF" w:rsidP="009D0FCF" w:rsidRDefault="000858DE" w14:paraId="21717534" w14:textId="652424D9">
            <w:pPr>
              <w:rPr>
                <w:lang w:val="en-GB" w:eastAsia="ja-JP"/>
              </w:rPr>
            </w:pPr>
            <w:ins w:author="Maria Cecilie Stivang" w:date="2025-10-28T13:21:00Z" w16du:dateUtc="2025-10-28T12:21:00Z" w:id="591">
              <w:r>
                <w:rPr>
                  <w:lang w:val="en-GB" w:eastAsia="ja-JP"/>
                </w:rPr>
                <w:t>Cat?</w:t>
              </w:r>
            </w:ins>
          </w:p>
        </w:tc>
        <w:tc>
          <w:tcPr>
            <w:tcW w:w="2034" w:type="dxa"/>
            <w:tcMar/>
            <w:tcPrChange w:author="Therese Buerengen" w:date="2025-11-28T15:01:00Z" w16du:dateUtc="2025-11-28T14:01:00Z" w:id="592">
              <w:tcPr>
                <w:tcW w:w="2034" w:type="dxa"/>
              </w:tcPr>
            </w:tcPrChange>
          </w:tcPr>
          <w:p w:rsidRPr="008F673E" w:rsidR="009D0FCF" w:rsidP="5046621A" w:rsidRDefault="4B8C1894" w14:paraId="01121C37" w14:textId="5A367147">
            <w:pPr>
              <w:rPr>
                <w:ins w:author="Maria Cecilie Stivang" w:date="2025-10-10T09:04:00Z" w16du:dateUtc="2025-10-10T09:04:09Z" w:id="593"/>
                <w:lang w:val="en-GB" w:eastAsia="ja-JP"/>
              </w:rPr>
            </w:pPr>
            <w:r w:rsidRPr="008F673E">
              <w:rPr>
                <w:lang w:val="en-GB" w:eastAsia="ja-JP"/>
              </w:rPr>
              <w:t>?</w:t>
            </w:r>
            <w:ins w:author="Maria Cecilie Stivang" w:date="2025-10-10T09:04:00Z" w:id="594">
              <w:del w:author="Inge Christoffer Olsen" w:date="2025-11-27T13:31:00Z" w16du:dateUtc="2025-11-27T12:31:00Z" w:id="595">
                <w:r w:rsidRPr="008F673E" w:rsidDel="00CB571F" w:rsidR="0F74DA47">
                  <w:rPr>
                    <w:lang w:val="en-GB" w:eastAsia="ja-JP"/>
                  </w:rPr>
                  <w:delText xml:space="preserve"> </w:delText>
                </w:r>
              </w:del>
              <w:r w:rsidRPr="008F673E" w:rsidR="0F74DA47">
                <w:rPr>
                  <w:lang w:val="en-GB" w:eastAsia="ja-JP"/>
                </w:rPr>
                <w:t>Imputed with “No”</w:t>
              </w:r>
            </w:ins>
          </w:p>
          <w:p w:rsidRPr="008F673E" w:rsidR="009D0FCF" w:rsidP="009D0FCF" w:rsidRDefault="009D0FCF" w14:paraId="18A9FED8" w14:textId="61AEBB59">
            <w:pPr>
              <w:rPr>
                <w:lang w:val="en-GB" w:eastAsia="ja-JP"/>
              </w:rPr>
            </w:pPr>
          </w:p>
        </w:tc>
      </w:tr>
      <w:tr w:rsidRPr="008F673E" w:rsidR="009D0FCF" w:rsidTr="2023D86C" w14:paraId="1DC9C54C" w14:textId="77777777">
        <w:tc>
          <w:tcPr>
            <w:tcW w:w="2178" w:type="dxa"/>
            <w:tcMar/>
            <w:tcPrChange w:author="Therese Buerengen" w:date="2025-11-28T15:04:00Z" w16du:dateUtc="2025-11-28T14:04:00Z" w:id="596">
              <w:tcPr>
                <w:tcW w:w="2178" w:type="dxa"/>
              </w:tcPr>
            </w:tcPrChange>
          </w:tcPr>
          <w:p w:rsidRPr="008F673E" w:rsidR="009D0FCF" w:rsidP="009D0FCF" w:rsidRDefault="004905F7" w14:paraId="57404F33" w14:textId="33E0DE85">
            <w:pPr>
              <w:rPr>
                <w:lang w:val="en-GB" w:eastAsia="ja-JP"/>
              </w:rPr>
            </w:pPr>
            <w:r>
              <w:rPr>
                <w:lang w:val="en-GB" w:eastAsia="ja-JP"/>
              </w:rPr>
              <w:t>Perineal support</w:t>
            </w:r>
            <w:r w:rsidR="00570AB9">
              <w:rPr>
                <w:lang w:val="en-GB" w:eastAsia="ja-JP"/>
              </w:rPr>
              <w:t xml:space="preserve"> </w:t>
            </w:r>
          </w:p>
        </w:tc>
        <w:tc>
          <w:tcPr>
            <w:tcW w:w="3432" w:type="dxa"/>
            <w:tcMar/>
            <w:tcPrChange w:author="Therese Buerengen" w:date="2025-11-28T15:04:00Z" w16du:dateUtc="2025-11-28T14:04:00Z" w:id="597">
              <w:tcPr>
                <w:tcW w:w="3432" w:type="dxa"/>
              </w:tcPr>
            </w:tcPrChange>
          </w:tcPr>
          <w:p w:rsidRPr="006C0AA9" w:rsidR="00452BCD" w:rsidP="00E067BE" w:rsidRDefault="63B4B373" w14:paraId="592B3855" w14:textId="75F99641">
            <w:pPr>
              <w:rPr>
                <w:szCs w:val="24"/>
                <w:lang w:eastAsia="ja-JP"/>
                <w:rPrChange w:author="Therese Buerengen" w:date="2025-10-27T11:37:00Z" w16du:dateUtc="2025-10-27T10:37:00Z" w:id="598">
                  <w:rPr>
                    <w:szCs w:val="24"/>
                    <w:lang w:val="en-GB" w:eastAsia="ja-JP"/>
                  </w:rPr>
                </w:rPrChange>
              </w:rPr>
            </w:pPr>
            <w:r w:rsidRPr="008F673E">
              <w:rPr>
                <w:szCs w:val="24"/>
                <w:lang w:val="en-GB" w:eastAsia="ja-JP"/>
              </w:rPr>
              <w:t>Perineal support in labour</w:t>
            </w:r>
          </w:p>
        </w:tc>
        <w:tc>
          <w:tcPr>
            <w:tcW w:w="1706" w:type="dxa"/>
            <w:tcMar/>
            <w:tcPrChange w:author="Therese Buerengen" w:date="2025-11-28T15:04:00Z" w16du:dateUtc="2025-11-28T14:04:00Z" w:id="599">
              <w:tcPr>
                <w:tcW w:w="1706" w:type="dxa"/>
              </w:tcPr>
            </w:tcPrChange>
          </w:tcPr>
          <w:p w:rsidRPr="008F673E" w:rsidR="009D79DD" w:rsidP="009D0FCF" w:rsidRDefault="009D0FCF" w14:paraId="6A1D08CA" w14:textId="19F38076">
            <w:pPr>
              <w:rPr>
                <w:lang w:val="en-GB" w:eastAsia="ja-JP"/>
              </w:rPr>
            </w:pPr>
            <w:r w:rsidRPr="008F673E">
              <w:rPr>
                <w:lang w:val="en-GB" w:eastAsia="ja-JP"/>
              </w:rPr>
              <w:t>D</w:t>
            </w:r>
          </w:p>
        </w:tc>
        <w:tc>
          <w:tcPr>
            <w:tcW w:w="2034" w:type="dxa"/>
            <w:tcMar/>
            <w:tcPrChange w:author="Therese Buerengen" w:date="2025-11-28T15:04:00Z" w16du:dateUtc="2025-11-28T14:04:00Z" w:id="600">
              <w:tcPr>
                <w:tcW w:w="2034" w:type="dxa"/>
              </w:tcPr>
            </w:tcPrChange>
          </w:tcPr>
          <w:p w:rsidRPr="008F673E" w:rsidR="009D0FCF" w:rsidP="009D0FCF" w:rsidRDefault="00E067BE" w14:paraId="76E72D82" w14:textId="7646A271">
            <w:pPr>
              <w:rPr>
                <w:lang w:val="en-GB" w:eastAsia="ja-JP"/>
              </w:rPr>
            </w:pPr>
            <w:r>
              <w:rPr>
                <w:lang w:val="en-GB" w:eastAsia="ja-JP"/>
              </w:rPr>
              <w:t>Imputed with “No”</w:t>
            </w:r>
          </w:p>
        </w:tc>
      </w:tr>
      <w:tr w:rsidRPr="008F673E" w:rsidR="009D0FCF" w:rsidTr="2023D86C" w14:paraId="5FEA731B" w14:textId="77777777">
        <w:tc>
          <w:tcPr>
            <w:tcW w:w="2178" w:type="dxa"/>
            <w:tcMar/>
            <w:tcPrChange w:author="Therese Buerengen" w:date="2025-10-30T12:55:00Z" w16du:dateUtc="2025-10-30T11:55:00Z" w:id="601">
              <w:tcPr>
                <w:tcW w:w="2178" w:type="dxa"/>
              </w:tcPr>
            </w:tcPrChange>
          </w:tcPr>
          <w:p w:rsidRPr="008F673E" w:rsidR="009D0FCF" w:rsidP="009D0FCF" w:rsidRDefault="009D0FCF" w14:paraId="60A2ABD4" w14:textId="7DE218B5">
            <w:pPr>
              <w:rPr>
                <w:lang w:val="en-GB" w:eastAsia="ja-JP"/>
              </w:rPr>
            </w:pPr>
            <w:r w:rsidRPr="008F673E">
              <w:rPr>
                <w:lang w:val="en-GB" w:eastAsia="ja-JP"/>
              </w:rPr>
              <w:t>Episiotomy</w:t>
            </w:r>
          </w:p>
        </w:tc>
        <w:tc>
          <w:tcPr>
            <w:tcW w:w="3432" w:type="dxa"/>
            <w:tcMar/>
            <w:tcPrChange w:author="Therese Buerengen" w:date="2025-10-30T12:55:00Z" w16du:dateUtc="2025-10-30T11:55:00Z" w:id="602">
              <w:tcPr>
                <w:tcW w:w="3432" w:type="dxa"/>
              </w:tcPr>
            </w:tcPrChange>
          </w:tcPr>
          <w:p w:rsidRPr="008F673E" w:rsidR="009D0FCF" w:rsidDel="00C756E4" w:rsidP="637B29BC" w:rsidRDefault="0012701B" w14:paraId="05526E90" w14:textId="6466A8FE">
            <w:pPr>
              <w:rPr>
                <w:del w:author="Inge Christoffer Olsen" w:date="2025-11-27T14:22:00Z" w16du:dateUtc="2025-11-27T13:22:00Z" w:id="603"/>
                <w:lang w:val="en-GB" w:eastAsia="ja-JP"/>
              </w:rPr>
            </w:pPr>
            <w:r w:rsidRPr="008F673E">
              <w:rPr>
                <w:lang w:val="en-GB" w:eastAsia="ja-JP"/>
              </w:rPr>
              <w:t xml:space="preserve">Use of episiotomy </w:t>
            </w:r>
            <w:r w:rsidRPr="008F673E" w:rsidR="00E56979">
              <w:rPr>
                <w:lang w:val="en-GB" w:eastAsia="ja-JP"/>
              </w:rPr>
              <w:t>in labour.</w:t>
            </w:r>
          </w:p>
          <w:p w:rsidRPr="008F673E" w:rsidR="009D0FCF" w:rsidP="009D0FCF" w:rsidRDefault="009D0FCF" w14:paraId="5BA6DF32" w14:textId="56D73EA4">
            <w:pPr>
              <w:rPr>
                <w:lang w:val="en-GB" w:eastAsia="ja-JP"/>
              </w:rPr>
            </w:pPr>
          </w:p>
        </w:tc>
        <w:tc>
          <w:tcPr>
            <w:tcW w:w="1706" w:type="dxa"/>
            <w:tcMar/>
            <w:tcPrChange w:author="Therese Buerengen" w:date="2025-10-30T12:55:00Z" w16du:dateUtc="2025-10-30T11:55:00Z" w:id="604">
              <w:tcPr>
                <w:tcW w:w="1706" w:type="dxa"/>
              </w:tcPr>
            </w:tcPrChange>
          </w:tcPr>
          <w:p w:rsidRPr="008F673E" w:rsidR="009D0FCF" w:rsidP="009D0FCF" w:rsidRDefault="009D0FCF" w14:paraId="2BCD72AF" w14:textId="7EB6E687">
            <w:pPr>
              <w:rPr>
                <w:lang w:val="en-GB" w:eastAsia="ja-JP"/>
              </w:rPr>
            </w:pPr>
            <w:r w:rsidRPr="008F673E">
              <w:rPr>
                <w:lang w:val="en-GB" w:eastAsia="ja-JP"/>
              </w:rPr>
              <w:t>D</w:t>
            </w:r>
          </w:p>
        </w:tc>
        <w:tc>
          <w:tcPr>
            <w:tcW w:w="2034" w:type="dxa"/>
            <w:tcMar/>
            <w:tcPrChange w:author="Therese Buerengen" w:date="2025-10-30T12:55:00Z" w16du:dateUtc="2025-10-30T11:55:00Z" w:id="605">
              <w:tcPr>
                <w:tcW w:w="2034" w:type="dxa"/>
              </w:tcPr>
            </w:tcPrChange>
          </w:tcPr>
          <w:p w:rsidRPr="008F673E" w:rsidR="009D0FCF" w:rsidP="009D0FCF" w:rsidRDefault="00C756E4" w14:paraId="03B55E2C" w14:textId="69B293C6">
            <w:pPr>
              <w:rPr>
                <w:lang w:val="en-GB" w:eastAsia="ja-JP"/>
              </w:rPr>
            </w:pPr>
            <w:r w:rsidRPr="008F673E">
              <w:rPr>
                <w:lang w:val="en-GB" w:eastAsia="ja-JP"/>
              </w:rPr>
              <w:t>Imputed with “No”</w:t>
            </w:r>
          </w:p>
        </w:tc>
      </w:tr>
      <w:tr w:rsidRPr="008F673E" w:rsidR="009D0FCF" w:rsidTr="2023D86C" w14:paraId="45423840" w14:textId="77777777">
        <w:tc>
          <w:tcPr>
            <w:tcW w:w="2178" w:type="dxa"/>
            <w:tcMar/>
            <w:tcPrChange w:author="Therese Buerengen" w:date="2025-10-30T12:55:00Z" w16du:dateUtc="2025-10-30T11:55:00Z" w:id="606">
              <w:tcPr>
                <w:tcW w:w="2178" w:type="dxa"/>
              </w:tcPr>
            </w:tcPrChange>
          </w:tcPr>
          <w:p w:rsidRPr="008F673E" w:rsidR="009D0FCF" w:rsidP="009D0FCF" w:rsidRDefault="009D0FCF" w14:paraId="1966570C" w14:textId="023E3A60">
            <w:pPr>
              <w:rPr>
                <w:lang w:val="en-GB" w:eastAsia="ja-JP"/>
              </w:rPr>
            </w:pPr>
            <w:r w:rsidRPr="008F673E">
              <w:rPr>
                <w:lang w:val="en-GB" w:eastAsia="ja-JP"/>
              </w:rPr>
              <w:t xml:space="preserve">Occurrence of </w:t>
            </w:r>
            <w:r w:rsidRPr="008F673E">
              <w:rPr>
                <w:lang w:val="en-GB"/>
              </w:rPr>
              <w:t>post</w:t>
            </w:r>
            <w:r w:rsidRPr="00FE639B" w:rsidR="00D90CD2">
              <w:rPr>
                <w:lang w:val="en-GB"/>
              </w:rPr>
              <w:t>-</w:t>
            </w:r>
            <w:r w:rsidRPr="008F673E">
              <w:rPr>
                <w:lang w:val="en-GB"/>
              </w:rPr>
              <w:t>partum haemorrhage &gt; 1000 ml</w:t>
            </w:r>
            <w:r w:rsidR="00AA4A0E">
              <w:rPr>
                <w:lang w:val="en-GB"/>
              </w:rPr>
              <w:t xml:space="preserve"> </w:t>
            </w:r>
          </w:p>
        </w:tc>
        <w:tc>
          <w:tcPr>
            <w:tcW w:w="3432" w:type="dxa"/>
            <w:tcMar/>
            <w:tcPrChange w:author="Therese Buerengen" w:date="2025-10-30T12:55:00Z" w16du:dateUtc="2025-10-30T11:55:00Z" w:id="607">
              <w:tcPr>
                <w:tcW w:w="3432" w:type="dxa"/>
              </w:tcPr>
            </w:tcPrChange>
          </w:tcPr>
          <w:p w:rsidR="00496A62" w:rsidDel="00FB42B8" w:rsidP="009D0FCF" w:rsidRDefault="009D0FCF" w14:paraId="2CFB2395" w14:textId="4CEF793E">
            <w:pPr>
              <w:rPr>
                <w:ins w:author="Therese Buerengen" w:date="2025-10-27T11:55:00Z" w16du:dateUtc="2025-10-27T10:55:00Z" w:id="608"/>
                <w:del w:author="Inge Christoffer Olsen" w:date="2025-11-27T13:57:00Z" w16du:dateUtc="2025-11-27T12:57:00Z" w:id="609"/>
                <w:lang w:val="en-GB" w:eastAsia="ja-JP"/>
              </w:rPr>
            </w:pPr>
            <w:r w:rsidRPr="008F673E">
              <w:rPr>
                <w:lang w:val="en-GB" w:eastAsia="ja-JP"/>
              </w:rPr>
              <w:t>Any occurrence of post</w:t>
            </w:r>
            <w:r w:rsidR="00D90CD2">
              <w:rPr>
                <w:lang w:val="en-GB" w:eastAsia="ja-JP"/>
              </w:rPr>
              <w:t>-</w:t>
            </w:r>
            <w:r w:rsidRPr="008F673E">
              <w:rPr>
                <w:lang w:val="en-GB" w:eastAsia="ja-JP"/>
              </w:rPr>
              <w:t>partum haemorrhage &gt; 1000 ml as recorded in the</w:t>
            </w:r>
            <w:r w:rsidRPr="008F673E">
              <w:rPr>
                <w:rFonts w:ascii="Times New Roman Bold" w:hAnsi="Times New Roman Bold" w:eastAsia="Times New Roman"/>
                <w:szCs w:val="24"/>
                <w:lang w:val="en-GB" w:eastAsia="ja-JP"/>
              </w:rPr>
              <w:t xml:space="preserve"> hospital's medical </w:t>
            </w:r>
            <w:r w:rsidRPr="008F673E">
              <w:rPr>
                <w:lang w:val="en-GB"/>
              </w:rPr>
              <w:t>records</w:t>
            </w:r>
            <w:r w:rsidRPr="008F673E">
              <w:rPr>
                <w:lang w:val="en-GB" w:eastAsia="ja-JP"/>
              </w:rPr>
              <w:t xml:space="preserve"> </w:t>
            </w:r>
          </w:p>
          <w:p w:rsidRPr="002C4AEB" w:rsidR="009D0FCF" w:rsidP="002C4AEB" w:rsidRDefault="009D0FCF" w14:paraId="06261751" w14:textId="1A84A306">
            <w:pPr>
              <w:rPr>
                <w:lang w:val="en-GB" w:eastAsia="ja-JP"/>
              </w:rPr>
            </w:pPr>
            <w:del w:author="Inge Christoffer Olsen" w:date="2025-11-27T13:57:00Z" w16du:dateUtc="2025-11-27T12:57:00Z" w:id="610">
              <w:r w:rsidRPr="002C4AEB" w:rsidDel="00FB42B8">
                <w:rPr>
                  <w:lang w:val="en-GB" w:eastAsia="ja-JP"/>
                </w:rPr>
                <w:delText xml:space="preserve"> </w:delText>
              </w:r>
            </w:del>
          </w:p>
        </w:tc>
        <w:tc>
          <w:tcPr>
            <w:tcW w:w="1706" w:type="dxa"/>
            <w:tcMar/>
            <w:tcPrChange w:author="Therese Buerengen" w:date="2025-10-30T12:55:00Z" w16du:dateUtc="2025-10-30T11:55:00Z" w:id="611">
              <w:tcPr>
                <w:tcW w:w="1706" w:type="dxa"/>
              </w:tcPr>
            </w:tcPrChange>
          </w:tcPr>
          <w:p w:rsidR="009D0FCF" w:rsidP="009D0FCF" w:rsidRDefault="009D0FCF" w14:paraId="2F94EABE" w14:textId="77777777">
            <w:pPr>
              <w:rPr>
                <w:ins w:author="Therese Buerengen" w:date="2025-10-27T11:55:00Z" w16du:dateUtc="2025-10-27T10:55:00Z" w:id="612"/>
                <w:lang w:val="en-GB" w:eastAsia="ja-JP"/>
              </w:rPr>
            </w:pPr>
            <w:r w:rsidRPr="008F673E">
              <w:rPr>
                <w:lang w:val="en-GB" w:eastAsia="ja-JP"/>
              </w:rPr>
              <w:t>D</w:t>
            </w:r>
          </w:p>
          <w:p w:rsidR="002575FA" w:rsidP="009D0FCF" w:rsidRDefault="002575FA" w14:paraId="64069EA3" w14:textId="77777777">
            <w:pPr>
              <w:rPr>
                <w:ins w:author="Therese Buerengen" w:date="2025-10-27T11:55:00Z" w16du:dateUtc="2025-10-27T10:55:00Z" w:id="613"/>
                <w:lang w:val="en-GB" w:eastAsia="ja-JP"/>
              </w:rPr>
            </w:pPr>
          </w:p>
          <w:p w:rsidR="002575FA" w:rsidDel="00FB42B8" w:rsidP="009D0FCF" w:rsidRDefault="002575FA" w14:paraId="057AD67F" w14:textId="77777777">
            <w:pPr>
              <w:rPr>
                <w:ins w:author="Therese Buerengen" w:date="2025-10-27T11:55:00Z" w16du:dateUtc="2025-10-27T10:55:00Z" w:id="614"/>
                <w:del w:author="Inge Christoffer Olsen" w:date="2025-11-27T13:57:00Z" w16du:dateUtc="2025-11-27T12:57:00Z" w:id="615"/>
                <w:lang w:val="en-GB" w:eastAsia="ja-JP"/>
              </w:rPr>
            </w:pPr>
          </w:p>
          <w:p w:rsidRPr="008F673E" w:rsidR="002575FA" w:rsidP="009D0FCF" w:rsidRDefault="002575FA" w14:paraId="7E593B7D" w14:textId="6421287C">
            <w:pPr>
              <w:rPr>
                <w:lang w:val="en-GB" w:eastAsia="ja-JP"/>
              </w:rPr>
            </w:pPr>
          </w:p>
        </w:tc>
        <w:tc>
          <w:tcPr>
            <w:tcW w:w="2034" w:type="dxa"/>
            <w:tcMar/>
            <w:tcPrChange w:author="Therese Buerengen" w:date="2025-10-30T12:55:00Z" w16du:dateUtc="2025-10-30T11:55:00Z" w:id="616">
              <w:tcPr>
                <w:tcW w:w="2034" w:type="dxa"/>
              </w:tcPr>
            </w:tcPrChange>
          </w:tcPr>
          <w:p w:rsidRPr="008F673E" w:rsidR="009D0FCF" w:rsidP="009D0FCF" w:rsidRDefault="009D0FCF" w14:paraId="404C2C09" w14:textId="446866E1">
            <w:pPr>
              <w:rPr>
                <w:lang w:val="en-GB" w:eastAsia="ja-JP"/>
              </w:rPr>
            </w:pPr>
            <w:r w:rsidRPr="008F673E">
              <w:rPr>
                <w:lang w:val="en-GB" w:eastAsia="ja-JP"/>
              </w:rPr>
              <w:t>Imputed with “No”</w:t>
            </w:r>
          </w:p>
        </w:tc>
      </w:tr>
      <w:tr w:rsidRPr="008F673E" w:rsidR="00D4474C" w:rsidTr="2023D86C" w14:paraId="3B007324" w14:textId="77777777">
        <w:tc>
          <w:tcPr>
            <w:tcW w:w="2178" w:type="dxa"/>
            <w:tcMar/>
            <w:tcPrChange w:author="Therese Buerengen" w:date="2025-10-30T12:55:00Z" w16du:dateUtc="2025-10-30T11:55:00Z" w:id="620">
              <w:tcPr>
                <w:tcW w:w="2178" w:type="dxa"/>
              </w:tcPr>
            </w:tcPrChange>
          </w:tcPr>
          <w:p w:rsidRPr="008F673E" w:rsidR="00D4474C" w:rsidP="009D0FCF" w:rsidRDefault="00D4474C" w14:paraId="6C59D78A" w14:textId="7B036BF4">
            <w:pPr>
              <w:rPr>
                <w:lang w:val="en-GB" w:eastAsia="ja-JP"/>
              </w:rPr>
            </w:pPr>
            <w:r>
              <w:rPr>
                <w:lang w:val="en-GB" w:eastAsia="ja-JP"/>
              </w:rPr>
              <w:t>Labo</w:t>
            </w:r>
            <w:ins w:author="Maria Cecilie Stivang" w:date="2025-10-28T12:47:00Z" w16du:dateUtc="2025-10-28T11:47:00Z" w:id="621">
              <w:r w:rsidR="00271A33">
                <w:rPr>
                  <w:lang w:val="en-GB" w:eastAsia="ja-JP"/>
                </w:rPr>
                <w:t>u</w:t>
              </w:r>
            </w:ins>
            <w:r>
              <w:rPr>
                <w:lang w:val="en-GB" w:eastAsia="ja-JP"/>
              </w:rPr>
              <w:t>r</w:t>
            </w:r>
            <w:r w:rsidRPr="008F673E">
              <w:rPr>
                <w:lang w:val="en-GB" w:eastAsia="ja-JP"/>
              </w:rPr>
              <w:t xml:space="preserve"> progression</w:t>
            </w:r>
          </w:p>
        </w:tc>
        <w:tc>
          <w:tcPr>
            <w:tcW w:w="3432" w:type="dxa"/>
            <w:tcMar/>
            <w:tcPrChange w:author="Therese Buerengen" w:date="2025-10-30T12:55:00Z" w16du:dateUtc="2025-10-30T11:55:00Z" w:id="622">
              <w:tcPr>
                <w:tcW w:w="3432" w:type="dxa"/>
              </w:tcPr>
            </w:tcPrChange>
          </w:tcPr>
          <w:p w:rsidR="00537918" w:rsidP="00077B42" w:rsidRDefault="00537918" w14:paraId="3715DF64" w14:textId="3E87F384">
            <w:pPr>
              <w:rPr>
                <w:ins w:author="Maria Cecilie Stivang" w:date="2025-10-29T09:00:00Z" w16du:dateUtc="2025-10-29T08:00:00Z" w:id="623"/>
                <w:lang w:val="en-GB" w:eastAsia="ja-JP"/>
              </w:rPr>
            </w:pPr>
            <w:ins w:author="Maria Cecilie Stivang" w:date="2025-10-29T09:01:00Z" w16du:dateUtc="2025-10-29T08:01:00Z" w:id="624">
              <w:r>
                <w:t xml:space="preserve">Time </w:t>
              </w:r>
              <w:r w:rsidRPr="00457D58">
                <w:t>from one centimeter to the next, starting at 5</w:t>
              </w:r>
              <w:r w:rsidRPr="00457D58" w:rsidDel="00AD3384">
                <w:t xml:space="preserve"> </w:t>
              </w:r>
              <w:r w:rsidRPr="00457D58">
                <w:t>cm</w:t>
              </w:r>
              <w:r>
                <w:t>, until 10 cm</w:t>
              </w:r>
            </w:ins>
          </w:p>
          <w:p w:rsidRPr="008F673E" w:rsidR="00D4474C" w:rsidP="009D0FCF" w:rsidRDefault="00D4474C" w14:paraId="4DAEC30A" w14:textId="1C52112F">
            <w:pPr>
              <w:rPr>
                <w:lang w:val="en-GB" w:eastAsia="ja-JP"/>
              </w:rPr>
            </w:pPr>
          </w:p>
        </w:tc>
        <w:tc>
          <w:tcPr>
            <w:tcW w:w="1706" w:type="dxa"/>
            <w:tcMar/>
            <w:tcPrChange w:author="Therese Buerengen" w:date="2025-10-30T12:55:00Z" w16du:dateUtc="2025-10-30T11:55:00Z" w:id="625">
              <w:tcPr>
                <w:tcW w:w="1706" w:type="dxa"/>
              </w:tcPr>
            </w:tcPrChange>
          </w:tcPr>
          <w:p w:rsidRPr="008F673E" w:rsidR="00D4474C" w:rsidP="009D0FCF" w:rsidRDefault="00D4474C" w14:paraId="447D44DA" w14:textId="1EC8DFC4">
            <w:pPr>
              <w:rPr>
                <w:lang w:val="en-GB" w:eastAsia="ja-JP"/>
              </w:rPr>
            </w:pPr>
            <w:r w:rsidRPr="008F673E">
              <w:rPr>
                <w:lang w:val="en-GB" w:eastAsia="ja-JP"/>
              </w:rPr>
              <w:t>C</w:t>
            </w:r>
          </w:p>
        </w:tc>
        <w:tc>
          <w:tcPr>
            <w:tcW w:w="2034" w:type="dxa"/>
            <w:tcMar/>
            <w:tcPrChange w:author="Therese Buerengen" w:date="2025-10-30T12:55:00Z" w16du:dateUtc="2025-10-30T11:55:00Z" w:id="626">
              <w:tcPr>
                <w:tcW w:w="2034" w:type="dxa"/>
              </w:tcPr>
            </w:tcPrChange>
          </w:tcPr>
          <w:p w:rsidRPr="008F673E" w:rsidR="00D4474C" w:rsidP="009D0FCF" w:rsidRDefault="00D4474C" w14:paraId="14C74075" w14:textId="5A604909">
            <w:pPr>
              <w:rPr>
                <w:lang w:val="en-GB" w:eastAsia="ja-JP"/>
              </w:rPr>
            </w:pPr>
            <w:r w:rsidRPr="008F673E">
              <w:rPr>
                <w:lang w:val="en-GB" w:eastAsia="ja-JP"/>
              </w:rPr>
              <w:t>Ignore</w:t>
            </w:r>
          </w:p>
        </w:tc>
      </w:tr>
    </w:tbl>
    <w:p w:rsidR="2023D86C" w:rsidRDefault="2023D86C" w14:paraId="0A70F93A" w14:textId="5724570B"/>
    <w:p w:rsidRPr="008F673E" w:rsidR="00FD7A3D" w:rsidP="00FD7A3D" w:rsidRDefault="00FD7A3D" w14:paraId="1C29FA71" w14:textId="55434297">
      <w:pPr>
        <w:rPr>
          <w:lang w:val="en-GB" w:eastAsia="ja-JP"/>
        </w:rPr>
      </w:pPr>
      <w:r w:rsidRPr="008F673E">
        <w:rPr>
          <w:lang w:val="en-GB" w:eastAsia="ja-JP"/>
        </w:rPr>
        <w:t>C: Continuous, non-skewed; C*: Continuous possibly skewed; D: Dichotomous; Cat: Categorical; Ord: Ordinal; TTE: Time to event; MN</w:t>
      </w:r>
      <w:r w:rsidRPr="008F673E" w:rsidR="00830164">
        <w:rPr>
          <w:lang w:val="en-GB" w:eastAsia="ja-JP"/>
        </w:rPr>
        <w:t>;</w:t>
      </w:r>
      <w:r w:rsidRPr="008F673E">
        <w:rPr>
          <w:lang w:val="en-GB" w:eastAsia="ja-JP"/>
        </w:rPr>
        <w:t xml:space="preserve"> RM: Repeated measures</w:t>
      </w:r>
    </w:p>
    <w:p w:rsidRPr="008F673E" w:rsidR="00BB5EE9" w:rsidP="00BB5EE9" w:rsidRDefault="00BB5EE9" w14:paraId="27B053B7" w14:textId="77777777">
      <w:pPr>
        <w:rPr>
          <w:lang w:val="en-GB" w:eastAsia="ja-JP"/>
        </w:rPr>
      </w:pPr>
    </w:p>
    <w:p w:rsidRPr="008F673E" w:rsidR="0002723B" w:rsidP="0002723B" w:rsidRDefault="0002723B" w14:paraId="3D4B8645" w14:textId="5BC47449">
      <w:pPr>
        <w:pStyle w:val="Heading4"/>
        <w:rPr>
          <w:rFonts w:hint="eastAsia"/>
          <w:lang w:val="en-GB"/>
        </w:rPr>
      </w:pPr>
      <w:r w:rsidRPr="008F673E">
        <w:rPr>
          <w:lang w:val="en-GB"/>
        </w:rPr>
        <w:t xml:space="preserve">Definition of </w:t>
      </w:r>
      <w:r w:rsidR="006E4EE9">
        <w:rPr>
          <w:lang w:val="en-GB"/>
        </w:rPr>
        <w:t xml:space="preserve">efficacy </w:t>
      </w:r>
      <w:r w:rsidRPr="008F673E">
        <w:rPr>
          <w:lang w:val="en-GB"/>
        </w:rPr>
        <w:t>Endpoints for investigating the effect of LCG on the neonate</w:t>
      </w:r>
    </w:p>
    <w:p w:rsidRPr="008F673E" w:rsidR="0002723B" w:rsidP="0002723B" w:rsidRDefault="0002723B" w14:paraId="272AEF94" w14:textId="77777777">
      <w:pPr>
        <w:rPr>
          <w:lang w:val="en-GB" w:eastAsia="ja-JP"/>
        </w:rPr>
      </w:pPr>
    </w:p>
    <w:tbl>
      <w:tblPr>
        <w:tblStyle w:val="TableGrid"/>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Change w:author="Therese Buerengen" w:date="2025-11-02T12:59:00Z" w16du:dateUtc="2025-11-02T11:59:00Z" w:id="653">
          <w:tblPr>
            <w:tblStyle w:val="TableGrid"/>
            <w:tblW w:w="0" w:type="auto"/>
            <w:tblInd w:w="0" w:type="dxa"/>
            <w:tblLook w:val="04A0" w:firstRow="1" w:lastRow="0" w:firstColumn="1" w:lastColumn="0" w:noHBand="0" w:noVBand="1"/>
          </w:tblPr>
        </w:tblPrChange>
      </w:tblPr>
      <w:tblGrid>
        <w:gridCol w:w="2683"/>
        <w:gridCol w:w="4279"/>
        <w:gridCol w:w="1123"/>
        <w:gridCol w:w="1265"/>
        <w:tblGridChange w:id="1692031841">
          <w:tblGrid>
            <w:gridCol w:w="5"/>
            <w:gridCol w:w="2678"/>
            <w:gridCol w:w="5"/>
            <w:gridCol w:w="4274"/>
            <w:gridCol w:w="5"/>
            <w:gridCol w:w="1118"/>
            <w:gridCol w:w="5"/>
            <w:gridCol w:w="1260"/>
            <w:gridCol w:w="5"/>
          </w:tblGrid>
        </w:tblGridChange>
      </w:tblGrid>
      <w:tr w:rsidRPr="008F673E" w:rsidR="0002723B" w:rsidTr="2023D86C" w14:paraId="3ACB9CBC" w14:textId="77777777">
        <w:trPr>
          <w:trPrChange w:author="Therese Buerengen" w:date="2025-11-02T12:59:00Z" w16du:dateUtc="2025-11-02T11:59:00Z" w:id="655">
            <w:trPr>
              <w:gridAfter w:val="0"/>
            </w:trPr>
          </w:trPrChange>
        </w:trPr>
        <w:tc>
          <w:tcPr>
            <w:tcW w:w="2683" w:type="dxa"/>
            <w:tcMar/>
            <w:tcPrChange w:author="Therese Buerengen" w:date="2025-11-02T12:59:00Z" w16du:dateUtc="2025-11-02T11:59:00Z" w:id="656">
              <w:tcPr>
                <w:tcW w:w="2683" w:type="dxa"/>
                <w:gridSpan w:val="2"/>
              </w:tcPr>
            </w:tcPrChange>
          </w:tcPr>
          <w:p w:rsidRPr="008F673E" w:rsidR="0002723B" w:rsidRDefault="0002723B" w14:paraId="4A195025" w14:textId="77777777">
            <w:pPr>
              <w:rPr>
                <w:lang w:val="en-GB" w:eastAsia="ja-JP"/>
              </w:rPr>
            </w:pPr>
            <w:r w:rsidRPr="008F673E">
              <w:rPr>
                <w:lang w:val="en-GB" w:eastAsia="ja-JP"/>
              </w:rPr>
              <w:t>E</w:t>
            </w:r>
            <w:r w:rsidRPr="00150507">
              <w:rPr>
                <w:lang w:val="en-GB" w:eastAsia="ja-JP"/>
              </w:rPr>
              <w:t>ndpoint</w:t>
            </w:r>
          </w:p>
        </w:tc>
        <w:tc>
          <w:tcPr>
            <w:tcW w:w="4279" w:type="dxa"/>
            <w:tcMar/>
            <w:tcPrChange w:author="Therese Buerengen" w:date="2025-11-02T12:59:00Z" w16du:dateUtc="2025-11-02T11:59:00Z" w:id="657">
              <w:tcPr>
                <w:tcW w:w="4279" w:type="dxa"/>
                <w:gridSpan w:val="2"/>
              </w:tcPr>
            </w:tcPrChange>
          </w:tcPr>
          <w:p w:rsidRPr="008F673E" w:rsidR="0002723B" w:rsidRDefault="0002723B" w14:paraId="48248397" w14:textId="77777777">
            <w:pPr>
              <w:rPr>
                <w:lang w:val="en-GB" w:eastAsia="ja-JP"/>
              </w:rPr>
            </w:pPr>
            <w:r w:rsidRPr="008F673E">
              <w:rPr>
                <w:lang w:val="en-GB" w:eastAsia="ja-JP"/>
              </w:rPr>
              <w:t>M</w:t>
            </w:r>
            <w:r w:rsidRPr="00150507">
              <w:rPr>
                <w:lang w:val="en-GB" w:eastAsia="ja-JP"/>
              </w:rPr>
              <w:t>easure details</w:t>
            </w:r>
          </w:p>
        </w:tc>
        <w:tc>
          <w:tcPr>
            <w:tcW w:w="1123" w:type="dxa"/>
            <w:tcMar/>
            <w:tcPrChange w:author="Therese Buerengen" w:date="2025-11-02T12:59:00Z" w16du:dateUtc="2025-11-02T11:59:00Z" w:id="658">
              <w:tcPr>
                <w:tcW w:w="1123" w:type="dxa"/>
                <w:gridSpan w:val="2"/>
              </w:tcPr>
            </w:tcPrChange>
          </w:tcPr>
          <w:p w:rsidRPr="008F673E" w:rsidR="0002723B" w:rsidRDefault="0002723B" w14:paraId="3BD92421" w14:textId="77777777">
            <w:pPr>
              <w:rPr>
                <w:lang w:val="en-GB" w:eastAsia="ja-JP"/>
              </w:rPr>
            </w:pPr>
            <w:r w:rsidRPr="008F673E">
              <w:rPr>
                <w:lang w:val="en-GB" w:eastAsia="ja-JP"/>
              </w:rPr>
              <w:t>Endpoint category</w:t>
            </w:r>
          </w:p>
        </w:tc>
        <w:tc>
          <w:tcPr>
            <w:tcW w:w="1265" w:type="dxa"/>
            <w:tcMar/>
            <w:tcPrChange w:author="Therese Buerengen" w:date="2025-11-02T12:59:00Z" w16du:dateUtc="2025-11-02T11:59:00Z" w:id="659">
              <w:tcPr>
                <w:tcW w:w="1265" w:type="dxa"/>
                <w:gridSpan w:val="2"/>
              </w:tcPr>
            </w:tcPrChange>
          </w:tcPr>
          <w:p w:rsidRPr="008F673E" w:rsidR="0002723B" w:rsidRDefault="0002723B" w14:paraId="144BCB86" w14:textId="77777777">
            <w:pPr>
              <w:rPr>
                <w:lang w:val="en-GB" w:eastAsia="ja-JP"/>
              </w:rPr>
            </w:pPr>
            <w:r w:rsidRPr="008F673E">
              <w:rPr>
                <w:lang w:val="en-GB" w:eastAsia="ja-JP"/>
              </w:rPr>
              <w:t>Handling of missing data</w:t>
            </w:r>
          </w:p>
        </w:tc>
      </w:tr>
      <w:tr w:rsidRPr="008F673E" w:rsidR="00ED4181" w:rsidTr="2023D86C" w14:paraId="69B26764" w14:textId="77777777">
        <w:trPr>
          <w:trPrChange w:author="Therese Buerengen" w:date="2025-11-02T12:59:00Z" w16du:dateUtc="2025-11-02T11:59:00Z" w:id="665">
            <w:trPr>
              <w:gridAfter w:val="0"/>
            </w:trPr>
          </w:trPrChange>
        </w:trPr>
        <w:tc>
          <w:tcPr>
            <w:tcW w:w="2683" w:type="dxa"/>
            <w:tcMar/>
            <w:tcPrChange w:author="Therese Buerengen" w:date="2025-11-02T12:59:00Z" w16du:dateUtc="2025-11-02T11:59:00Z" w:id="666">
              <w:tcPr>
                <w:tcW w:w="2683" w:type="dxa"/>
                <w:gridSpan w:val="2"/>
              </w:tcPr>
            </w:tcPrChange>
          </w:tcPr>
          <w:p w:rsidR="00ED4181" w:rsidRDefault="00526712" w14:paraId="0B5C8DED" w14:textId="3B1A5E88">
            <w:pPr>
              <w:rPr>
                <w:lang w:val="en-GB" w:eastAsia="ja-JP"/>
              </w:rPr>
            </w:pPr>
            <w:r>
              <w:rPr>
                <w:lang w:val="en-GB" w:eastAsia="ja-JP"/>
              </w:rPr>
              <w:t xml:space="preserve">Apgar score </w:t>
            </w:r>
            <w:r w:rsidR="00993C9B">
              <w:rPr>
                <w:lang w:val="en-GB" w:eastAsia="ja-JP"/>
              </w:rPr>
              <w:t xml:space="preserve">&lt; 7 </w:t>
            </w:r>
            <w:r w:rsidR="001E1951">
              <w:rPr>
                <w:lang w:val="en-GB" w:eastAsia="ja-JP"/>
              </w:rPr>
              <w:t>at 5 minutes after birth</w:t>
            </w:r>
          </w:p>
        </w:tc>
        <w:tc>
          <w:tcPr>
            <w:tcW w:w="4279" w:type="dxa"/>
            <w:tcMar/>
            <w:tcPrChange w:author="Therese Buerengen" w:date="2025-11-02T12:59:00Z" w16du:dateUtc="2025-11-02T11:59:00Z" w:id="667">
              <w:tcPr>
                <w:tcW w:w="4279" w:type="dxa"/>
                <w:gridSpan w:val="2"/>
              </w:tcPr>
            </w:tcPrChange>
          </w:tcPr>
          <w:p w:rsidR="00ED4181" w:rsidRDefault="00942634" w14:paraId="78BD652E" w14:textId="3051A310">
            <w:pPr>
              <w:rPr>
                <w:lang w:val="en-GB" w:eastAsia="ja-JP"/>
              </w:rPr>
            </w:pPr>
            <w:r>
              <w:rPr>
                <w:lang w:val="en-GB" w:eastAsia="ja-JP"/>
              </w:rPr>
              <w:t xml:space="preserve">The Apgar score </w:t>
            </w:r>
            <w:r w:rsidR="00387320">
              <w:rPr>
                <w:lang w:val="en-GB" w:eastAsia="ja-JP"/>
              </w:rPr>
              <w:t xml:space="preserve">&lt; 7 </w:t>
            </w:r>
            <w:r>
              <w:rPr>
                <w:lang w:val="en-GB" w:eastAsia="ja-JP"/>
              </w:rPr>
              <w:t>evaluated at 5 minutes after birth as recorded in the hospital’s medical records.</w:t>
            </w:r>
          </w:p>
        </w:tc>
        <w:tc>
          <w:tcPr>
            <w:tcW w:w="1123" w:type="dxa"/>
            <w:tcMar/>
            <w:tcPrChange w:author="Therese Buerengen" w:date="2025-11-02T12:59:00Z" w16du:dateUtc="2025-11-02T11:59:00Z" w:id="668">
              <w:tcPr>
                <w:tcW w:w="1123" w:type="dxa"/>
                <w:gridSpan w:val="2"/>
              </w:tcPr>
            </w:tcPrChange>
          </w:tcPr>
          <w:p w:rsidR="00ED4181" w:rsidRDefault="00DC588D" w14:paraId="14DF9CBC" w14:textId="6D79FE7B">
            <w:pPr>
              <w:rPr>
                <w:lang w:val="en-GB" w:eastAsia="ja-JP"/>
              </w:rPr>
            </w:pPr>
            <w:r>
              <w:rPr>
                <w:lang w:val="en-GB" w:eastAsia="ja-JP"/>
              </w:rPr>
              <w:t>D</w:t>
            </w:r>
          </w:p>
        </w:tc>
        <w:tc>
          <w:tcPr>
            <w:tcW w:w="1265" w:type="dxa"/>
            <w:tcMar/>
            <w:tcPrChange w:author="Therese Buerengen" w:date="2025-11-02T12:59:00Z" w16du:dateUtc="2025-11-02T11:59:00Z" w:id="669">
              <w:tcPr>
                <w:tcW w:w="1265" w:type="dxa"/>
                <w:gridSpan w:val="2"/>
              </w:tcPr>
            </w:tcPrChange>
          </w:tcPr>
          <w:p w:rsidR="00ED4181" w:rsidRDefault="00ED4181" w14:paraId="618C980F" w14:textId="77777777">
            <w:pPr>
              <w:rPr>
                <w:lang w:val="en-GB" w:eastAsia="ja-JP"/>
              </w:rPr>
            </w:pPr>
          </w:p>
        </w:tc>
      </w:tr>
      <w:tr w:rsidRPr="008F673E" w:rsidR="00D4474C" w:rsidTr="2023D86C" w14:paraId="1A784ED4" w14:textId="77777777">
        <w:trPr>
          <w:trPrChange w:author="Therese Buerengen" w:date="2025-11-02T12:59:00Z" w16du:dateUtc="2025-11-02T11:59:00Z" w:id="677">
            <w:trPr>
              <w:gridAfter w:val="0"/>
            </w:trPr>
          </w:trPrChange>
        </w:trPr>
        <w:tc>
          <w:tcPr>
            <w:tcW w:w="2683" w:type="dxa"/>
            <w:tcMar/>
            <w:tcPrChange w:author="Therese Buerengen" w:date="2025-11-02T12:59:00Z" w16du:dateUtc="2025-11-02T11:59:00Z" w:id="678">
              <w:tcPr>
                <w:tcW w:w="2683" w:type="dxa"/>
                <w:gridSpan w:val="2"/>
              </w:tcPr>
            </w:tcPrChange>
          </w:tcPr>
          <w:p w:rsidRPr="008F673E" w:rsidR="00D4474C" w:rsidRDefault="00D4474C" w14:paraId="27E20A6E" w14:textId="69379523">
            <w:pPr>
              <w:rPr>
                <w:lang w:val="en-GB" w:eastAsia="ja-JP"/>
              </w:rPr>
            </w:pPr>
            <w:r w:rsidRPr="008F673E">
              <w:rPr>
                <w:lang w:val="en-GB" w:eastAsia="ja-JP"/>
              </w:rPr>
              <w:t>Admittance to neonatal intensive care unit</w:t>
            </w:r>
            <w:r w:rsidRPr="008F673E" w:rsidR="006C1363">
              <w:rPr>
                <w:lang w:val="en-GB" w:eastAsia="ja-JP"/>
              </w:rPr>
              <w:t xml:space="preserve"> within 2 hours after birth</w:t>
            </w:r>
          </w:p>
        </w:tc>
        <w:tc>
          <w:tcPr>
            <w:tcW w:w="4279" w:type="dxa"/>
            <w:tcMar/>
            <w:tcPrChange w:author="Therese Buerengen" w:date="2025-11-02T12:59:00Z" w16du:dateUtc="2025-11-02T11:59:00Z" w:id="679">
              <w:tcPr>
                <w:tcW w:w="4279" w:type="dxa"/>
                <w:gridSpan w:val="2"/>
              </w:tcPr>
            </w:tcPrChange>
          </w:tcPr>
          <w:p w:rsidRPr="008F673E" w:rsidR="00D4474C" w:rsidRDefault="00D4474C" w14:paraId="25B6ED89" w14:textId="699B6DF4">
            <w:pPr>
              <w:rPr>
                <w:lang w:val="en-GB" w:eastAsia="ja-JP"/>
              </w:rPr>
            </w:pPr>
            <w:r w:rsidRPr="008F673E">
              <w:rPr>
                <w:lang w:val="en-GB" w:eastAsia="ja-JP"/>
              </w:rPr>
              <w:t xml:space="preserve">Any admittance </w:t>
            </w:r>
            <w:del w:author="Maria Cecilie Stivang" w:date="2025-10-10T10:46:00Z" w:id="680">
              <w:r w:rsidRPr="008F673E" w:rsidDel="4ADFE013">
                <w:rPr>
                  <w:lang w:val="en-GB" w:eastAsia="ja-JP"/>
                </w:rPr>
                <w:delText xml:space="preserve"> </w:delText>
              </w:r>
            </w:del>
            <w:r w:rsidRPr="008F673E">
              <w:rPr>
                <w:lang w:val="en-GB" w:eastAsia="ja-JP"/>
              </w:rPr>
              <w:t xml:space="preserve">of any duration to the neonatal intensive care unit </w:t>
            </w:r>
            <w:r w:rsidRPr="008F673E" w:rsidR="02EE7EAC">
              <w:rPr>
                <w:lang w:val="en-GB" w:eastAsia="ja-JP"/>
              </w:rPr>
              <w:t xml:space="preserve">within 2 hours after birth </w:t>
            </w:r>
            <w:r w:rsidRPr="008F673E">
              <w:rPr>
                <w:lang w:val="en-GB" w:eastAsia="ja-JP"/>
              </w:rPr>
              <w:t>as recorded in the hospital’s medical records</w:t>
            </w:r>
          </w:p>
        </w:tc>
        <w:tc>
          <w:tcPr>
            <w:tcW w:w="1123" w:type="dxa"/>
            <w:tcMar/>
            <w:tcPrChange w:author="Therese Buerengen" w:date="2025-11-02T12:59:00Z" w16du:dateUtc="2025-11-02T11:59:00Z" w:id="681">
              <w:tcPr>
                <w:tcW w:w="1123" w:type="dxa"/>
                <w:gridSpan w:val="2"/>
              </w:tcPr>
            </w:tcPrChange>
          </w:tcPr>
          <w:p w:rsidRPr="008F673E" w:rsidR="00D4474C" w:rsidRDefault="00D4474C" w14:paraId="75C376DC" w14:textId="77777777">
            <w:pPr>
              <w:rPr>
                <w:lang w:val="en-GB" w:eastAsia="ja-JP"/>
              </w:rPr>
            </w:pPr>
            <w:r w:rsidRPr="008F673E">
              <w:rPr>
                <w:lang w:val="en-GB" w:eastAsia="ja-JP"/>
              </w:rPr>
              <w:t>D</w:t>
            </w:r>
          </w:p>
        </w:tc>
        <w:tc>
          <w:tcPr>
            <w:tcW w:w="1265" w:type="dxa"/>
            <w:tcMar/>
            <w:tcPrChange w:author="Therese Buerengen" w:date="2025-11-02T12:59:00Z" w16du:dateUtc="2025-11-02T11:59:00Z" w:id="682">
              <w:tcPr>
                <w:tcW w:w="1265" w:type="dxa"/>
                <w:gridSpan w:val="2"/>
              </w:tcPr>
            </w:tcPrChange>
          </w:tcPr>
          <w:p w:rsidRPr="008F673E" w:rsidR="00D4474C" w:rsidRDefault="00D4474C" w14:paraId="66B3CACF" w14:textId="77777777">
            <w:pPr>
              <w:rPr>
                <w:lang w:val="en-GB" w:eastAsia="ja-JP"/>
              </w:rPr>
            </w:pPr>
            <w:r w:rsidRPr="008F673E">
              <w:rPr>
                <w:lang w:val="en-GB" w:eastAsia="ja-JP"/>
              </w:rPr>
              <w:t>Imputed with “No”</w:t>
            </w:r>
          </w:p>
        </w:tc>
      </w:tr>
    </w:tbl>
    <w:p w:rsidR="2023D86C" w:rsidRDefault="2023D86C" w14:paraId="75E9AC15" w14:textId="2DCB7E15"/>
    <w:p w:rsidRPr="008F673E" w:rsidR="00FD7A3D" w:rsidP="00FD7A3D" w:rsidRDefault="00FD7A3D" w14:paraId="4041175C" w14:textId="77777777">
      <w:pPr>
        <w:rPr>
          <w:del w:author="Therese Buerengen" w:date="2025-11-28T15:30:00Z" w16du:dateUtc="2025-11-28T14:30:00Z" w:id="701"/>
          <w:lang w:val="en-GB" w:eastAsia="ja-JP"/>
        </w:rPr>
      </w:pPr>
      <w:r w:rsidRPr="008F673E">
        <w:rPr>
          <w:lang w:val="en-GB" w:eastAsia="ja-JP"/>
        </w:rPr>
        <w:t>C: Continuous, non-skewed; C*: Continuous possibly skewed; D: Dichotomous; Cat: Categorical; Ord: Ordinal; TTE: Time to event; MN: Multinomial; RM: Repeated measures</w:t>
      </w:r>
    </w:p>
    <w:p w:rsidRPr="008F673E" w:rsidR="0002723B" w:rsidP="00BB5EE9" w:rsidRDefault="0002723B" w14:paraId="781C94D7" w14:textId="77777777">
      <w:pPr>
        <w:rPr>
          <w:lang w:val="en-GB" w:eastAsia="ja-JP"/>
        </w:rPr>
      </w:pPr>
    </w:p>
    <w:p w:rsidR="0074649C" w:rsidP="006B0F18" w:rsidRDefault="0074649C" w14:paraId="4265D54D" w14:textId="1B127527">
      <w:pPr>
        <w:pStyle w:val="CPTInstructional"/>
        <w:rPr>
          <w:lang w:val="en-GB"/>
        </w:rPr>
      </w:pPr>
    </w:p>
    <w:p w:rsidR="0074649C" w:rsidP="0074649C" w:rsidRDefault="0074649C" w14:paraId="791B0000" w14:textId="03B0ECFA">
      <w:pPr>
        <w:pStyle w:val="Heading4"/>
        <w:rPr>
          <w:rFonts w:hint="eastAsia"/>
          <w:lang w:val="en-GB"/>
        </w:rPr>
      </w:pPr>
      <w:r w:rsidRPr="008F673E">
        <w:rPr>
          <w:lang w:val="en-GB"/>
        </w:rPr>
        <w:t xml:space="preserve">Definition of </w:t>
      </w:r>
      <w:r>
        <w:rPr>
          <w:lang w:val="en-GB"/>
        </w:rPr>
        <w:t xml:space="preserve">Descriptive or Exploratory </w:t>
      </w:r>
      <w:r w:rsidRPr="008F673E">
        <w:rPr>
          <w:lang w:val="en-GB"/>
        </w:rPr>
        <w:t>Endpoints for investigating the effect of LCG in women</w:t>
      </w:r>
    </w:p>
    <w:tbl>
      <w:tblPr>
        <w:tblStyle w:val="TableGrid"/>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78"/>
        <w:gridCol w:w="3432"/>
        <w:gridCol w:w="1706"/>
        <w:gridCol w:w="2034"/>
      </w:tblGrid>
      <w:tr w:rsidRPr="008F673E" w:rsidR="0074649C" w:rsidTr="2023D86C" w14:paraId="37785F7F" w14:textId="77777777">
        <w:tc>
          <w:tcPr>
            <w:tcW w:w="2178" w:type="dxa"/>
            <w:tcMar/>
          </w:tcPr>
          <w:p w:rsidRPr="008F673E" w:rsidR="0074649C" w:rsidP="00F46210" w:rsidRDefault="0074649C" w14:paraId="0092E388" w14:textId="77777777">
            <w:pPr>
              <w:rPr>
                <w:lang w:val="en-GB" w:eastAsia="ja-JP"/>
              </w:rPr>
            </w:pPr>
            <w:r w:rsidRPr="008F673E">
              <w:rPr>
                <w:lang w:val="en-GB" w:eastAsia="ja-JP"/>
              </w:rPr>
              <w:t>E</w:t>
            </w:r>
            <w:r w:rsidRPr="005866D9">
              <w:rPr>
                <w:lang w:val="en-GB" w:eastAsia="ja-JP"/>
              </w:rPr>
              <w:t>ndpoint</w:t>
            </w:r>
          </w:p>
        </w:tc>
        <w:tc>
          <w:tcPr>
            <w:tcW w:w="3432" w:type="dxa"/>
            <w:tcMar/>
          </w:tcPr>
          <w:p w:rsidRPr="008F673E" w:rsidR="0074649C" w:rsidP="00F46210" w:rsidRDefault="0074649C" w14:paraId="1E2F849E" w14:textId="77777777">
            <w:pPr>
              <w:rPr>
                <w:lang w:val="en-GB" w:eastAsia="ja-JP"/>
              </w:rPr>
            </w:pPr>
            <w:r w:rsidRPr="008F673E">
              <w:rPr>
                <w:lang w:val="en-GB" w:eastAsia="ja-JP"/>
              </w:rPr>
              <w:t>M</w:t>
            </w:r>
            <w:r w:rsidRPr="005866D9">
              <w:rPr>
                <w:lang w:val="en-GB" w:eastAsia="ja-JP"/>
              </w:rPr>
              <w:t>easure details</w:t>
            </w:r>
          </w:p>
        </w:tc>
        <w:tc>
          <w:tcPr>
            <w:tcW w:w="1706" w:type="dxa"/>
            <w:tcMar/>
          </w:tcPr>
          <w:p w:rsidRPr="008F673E" w:rsidR="0074649C" w:rsidP="00F46210" w:rsidRDefault="0074649C" w14:paraId="1FFF5B52" w14:textId="77777777">
            <w:pPr>
              <w:rPr>
                <w:lang w:val="en-GB" w:eastAsia="ja-JP"/>
              </w:rPr>
            </w:pPr>
            <w:r w:rsidRPr="008F673E">
              <w:rPr>
                <w:lang w:val="en-GB" w:eastAsia="ja-JP"/>
              </w:rPr>
              <w:t>Endpoint category</w:t>
            </w:r>
          </w:p>
        </w:tc>
        <w:tc>
          <w:tcPr>
            <w:tcW w:w="2034" w:type="dxa"/>
            <w:tcMar/>
          </w:tcPr>
          <w:p w:rsidRPr="008F673E" w:rsidR="0074649C" w:rsidP="00F46210" w:rsidRDefault="0074649C" w14:paraId="225F276E" w14:textId="77777777">
            <w:pPr>
              <w:rPr>
                <w:lang w:val="en-GB" w:eastAsia="ja-JP"/>
              </w:rPr>
            </w:pPr>
            <w:r w:rsidRPr="008F673E">
              <w:rPr>
                <w:lang w:val="en-GB" w:eastAsia="ja-JP"/>
              </w:rPr>
              <w:t>Handling of missing data</w:t>
            </w:r>
          </w:p>
        </w:tc>
      </w:tr>
      <w:tr w:rsidRPr="008F673E" w:rsidR="0074649C" w:rsidTr="2023D86C" w14:paraId="5AEEBAFA" w14:textId="77777777">
        <w:tc>
          <w:tcPr>
            <w:tcW w:w="2178" w:type="dxa"/>
            <w:tcMar/>
          </w:tcPr>
          <w:p w:rsidR="0074649C" w:rsidP="00F46210" w:rsidRDefault="0074649C" w14:paraId="1FF453A2" w14:textId="77777777">
            <w:pPr>
              <w:rPr>
                <w:lang w:val="en-GB" w:eastAsia="ja-JP"/>
              </w:rPr>
            </w:pPr>
            <w:r>
              <w:rPr>
                <w:lang w:val="en-GB"/>
              </w:rPr>
              <w:t>Cervix dilation at time of caesarean section</w:t>
            </w:r>
          </w:p>
        </w:tc>
        <w:tc>
          <w:tcPr>
            <w:tcW w:w="3432" w:type="dxa"/>
            <w:tcMar/>
          </w:tcPr>
          <w:p w:rsidR="0074649C" w:rsidP="00F46210" w:rsidRDefault="0074649C" w14:paraId="7B392A77" w14:textId="77777777">
            <w:pPr>
              <w:rPr>
                <w:lang w:val="en-GB" w:eastAsia="ja-JP"/>
              </w:rPr>
            </w:pPr>
            <w:r>
              <w:rPr>
                <w:lang w:val="en-GB"/>
              </w:rPr>
              <w:t>Cervix dilation in cm at time of caesarean section</w:t>
            </w:r>
          </w:p>
        </w:tc>
        <w:tc>
          <w:tcPr>
            <w:tcW w:w="1706" w:type="dxa"/>
            <w:tcMar/>
          </w:tcPr>
          <w:p w:rsidR="0074649C" w:rsidP="00F46210" w:rsidRDefault="0074649C" w14:paraId="5B1F1569" w14:textId="77777777">
            <w:pPr>
              <w:rPr>
                <w:lang w:val="en-GB" w:eastAsia="ja-JP"/>
              </w:rPr>
            </w:pPr>
            <w:r>
              <w:rPr>
                <w:lang w:val="en-GB" w:eastAsia="ja-JP"/>
              </w:rPr>
              <w:t>C*</w:t>
            </w:r>
          </w:p>
        </w:tc>
        <w:tc>
          <w:tcPr>
            <w:tcW w:w="2034" w:type="dxa"/>
            <w:tcMar/>
          </w:tcPr>
          <w:p w:rsidR="0074649C" w:rsidP="00F46210" w:rsidRDefault="0074649C" w14:paraId="5285327D" w14:textId="77777777">
            <w:pPr>
              <w:rPr>
                <w:lang w:val="en-GB" w:eastAsia="ja-JP"/>
              </w:rPr>
            </w:pPr>
          </w:p>
        </w:tc>
      </w:tr>
      <w:tr w:rsidRPr="00CA3427" w:rsidR="0074649C" w:rsidTr="2023D86C" w14:paraId="7D28ECC3" w14:textId="77777777">
        <w:tc>
          <w:tcPr>
            <w:tcW w:w="2178" w:type="dxa"/>
            <w:tcMar/>
          </w:tcPr>
          <w:p w:rsidR="0074649C" w:rsidP="00F46210" w:rsidRDefault="0074649C" w14:paraId="1387F34C" w14:textId="77777777">
            <w:pPr>
              <w:rPr>
                <w:lang w:val="en-GB"/>
              </w:rPr>
            </w:pPr>
            <w:r>
              <w:rPr>
                <w:lang w:val="en-GB"/>
              </w:rPr>
              <w:t>Level of the presenting part at caesarean section</w:t>
            </w:r>
          </w:p>
        </w:tc>
        <w:tc>
          <w:tcPr>
            <w:tcW w:w="3432" w:type="dxa"/>
            <w:tcMar/>
          </w:tcPr>
          <w:p w:rsidR="0074649C" w:rsidP="00F46210" w:rsidRDefault="0074649C" w14:paraId="618D625B" w14:textId="77777777">
            <w:pPr>
              <w:rPr>
                <w:lang w:val="en-GB"/>
              </w:rPr>
            </w:pPr>
            <w:r>
              <w:rPr>
                <w:lang w:val="en-GB"/>
              </w:rPr>
              <w:t>Level of the presenting part at caesarean section</w:t>
            </w:r>
          </w:p>
          <w:p w:rsidRPr="00CA3427" w:rsidR="0074649C" w:rsidP="00F46210" w:rsidRDefault="0074649C" w14:paraId="08031C4C" w14:textId="77777777">
            <w:pPr>
              <w:rPr>
                <w:lang w:val="nb-NO"/>
              </w:rPr>
            </w:pPr>
            <w:r>
              <w:rPr>
                <w:lang w:val="nb-NO"/>
              </w:rPr>
              <w:t>Over spinae, at spinae, under spinae</w:t>
            </w:r>
          </w:p>
        </w:tc>
        <w:tc>
          <w:tcPr>
            <w:tcW w:w="1706" w:type="dxa"/>
            <w:tcMar/>
          </w:tcPr>
          <w:p w:rsidRPr="00CA3427" w:rsidR="0074649C" w:rsidP="00F46210" w:rsidRDefault="0074649C" w14:paraId="7A613DE9" w14:textId="77777777">
            <w:pPr>
              <w:rPr>
                <w:lang w:val="nb-NO" w:eastAsia="ja-JP"/>
              </w:rPr>
            </w:pPr>
            <w:r>
              <w:rPr>
                <w:lang w:val="nb-NO" w:eastAsia="ja-JP"/>
              </w:rPr>
              <w:t>Cat</w:t>
            </w:r>
          </w:p>
        </w:tc>
        <w:tc>
          <w:tcPr>
            <w:tcW w:w="2034" w:type="dxa"/>
            <w:tcMar/>
          </w:tcPr>
          <w:p w:rsidRPr="00CA3427" w:rsidR="0074649C" w:rsidP="00F46210" w:rsidRDefault="0074649C" w14:paraId="7F911D95" w14:textId="77777777">
            <w:pPr>
              <w:rPr>
                <w:lang w:val="nb-NO" w:eastAsia="ja-JP"/>
              </w:rPr>
            </w:pPr>
          </w:p>
        </w:tc>
      </w:tr>
      <w:tr w:rsidRPr="00CA3427" w:rsidR="0074649C" w:rsidTr="2023D86C" w14:paraId="2B886FA4" w14:textId="77777777">
        <w:tc>
          <w:tcPr>
            <w:tcW w:w="2178" w:type="dxa"/>
            <w:tcMar/>
          </w:tcPr>
          <w:p w:rsidR="0074649C" w:rsidP="00F46210" w:rsidRDefault="0074649C" w14:paraId="260FFCFD" w14:textId="77777777">
            <w:pPr>
              <w:rPr>
                <w:lang w:val="en-GB"/>
              </w:rPr>
            </w:pPr>
            <w:r>
              <w:rPr>
                <w:lang w:val="en-GB"/>
              </w:rPr>
              <w:t>Presentation at caesarean section</w:t>
            </w:r>
          </w:p>
        </w:tc>
        <w:tc>
          <w:tcPr>
            <w:tcW w:w="3432" w:type="dxa"/>
            <w:tcMar/>
          </w:tcPr>
          <w:p w:rsidR="0074649C" w:rsidP="00F46210" w:rsidRDefault="0074649C" w14:paraId="4E692B09" w14:textId="77777777">
            <w:pPr>
              <w:rPr>
                <w:lang w:val="en-GB"/>
              </w:rPr>
            </w:pPr>
            <w:r>
              <w:rPr>
                <w:lang w:val="en-GB"/>
              </w:rPr>
              <w:t>Presentation at Caesarean section</w:t>
            </w:r>
          </w:p>
          <w:p w:rsidR="0074649C" w:rsidP="00F46210" w:rsidRDefault="0074649C" w14:paraId="33A4C9CB" w14:textId="77777777">
            <w:r w:rsidRPr="4F7D2995">
              <w:t xml:space="preserve">Breech, occiput, vertex (forhode)?,brow or face </w:t>
            </w:r>
          </w:p>
        </w:tc>
        <w:tc>
          <w:tcPr>
            <w:tcW w:w="1706" w:type="dxa"/>
            <w:tcMar/>
          </w:tcPr>
          <w:p w:rsidRPr="00EF3F22" w:rsidR="0074649C" w:rsidP="00F46210" w:rsidRDefault="0074649C" w14:paraId="53DE3C33" w14:textId="77777777">
            <w:pPr>
              <w:rPr>
                <w:lang w:eastAsia="ja-JP"/>
              </w:rPr>
            </w:pPr>
            <w:r>
              <w:rPr>
                <w:lang w:eastAsia="ja-JP"/>
              </w:rPr>
              <w:t>Cat</w:t>
            </w:r>
          </w:p>
        </w:tc>
        <w:tc>
          <w:tcPr>
            <w:tcW w:w="2034" w:type="dxa"/>
            <w:tcMar/>
          </w:tcPr>
          <w:p w:rsidRPr="00EF3F22" w:rsidR="0074649C" w:rsidP="00F46210" w:rsidRDefault="0074649C" w14:paraId="0FB846FF" w14:textId="77777777">
            <w:pPr>
              <w:rPr>
                <w:lang w:eastAsia="ja-JP"/>
              </w:rPr>
            </w:pPr>
          </w:p>
        </w:tc>
      </w:tr>
      <w:tr w:rsidRPr="00CA3427" w:rsidR="0074649C" w:rsidTr="2023D86C" w14:paraId="0E3FE395" w14:textId="77777777">
        <w:tc>
          <w:tcPr>
            <w:tcW w:w="2178" w:type="dxa"/>
            <w:tcMar/>
          </w:tcPr>
          <w:p w:rsidR="0074649C" w:rsidP="00F46210" w:rsidRDefault="0074649C" w14:paraId="2C2FB99A" w14:textId="77777777">
            <w:pPr>
              <w:rPr>
                <w:lang w:val="en-GB"/>
              </w:rPr>
            </w:pPr>
            <w:r>
              <w:rPr>
                <w:lang w:val="en-GB"/>
              </w:rPr>
              <w:t>Position at caesarean section</w:t>
            </w:r>
          </w:p>
        </w:tc>
        <w:tc>
          <w:tcPr>
            <w:tcW w:w="3432" w:type="dxa"/>
            <w:tcMar/>
          </w:tcPr>
          <w:p w:rsidR="0074649C" w:rsidP="00F46210" w:rsidRDefault="0074649C" w14:paraId="3DF00650" w14:textId="77777777">
            <w:pPr>
              <w:rPr>
                <w:lang w:val="en-GB"/>
              </w:rPr>
            </w:pPr>
            <w:r>
              <w:rPr>
                <w:lang w:val="en-GB"/>
              </w:rPr>
              <w:t>Position at caesarean section</w:t>
            </w:r>
          </w:p>
          <w:p w:rsidR="0074649C" w:rsidP="00F46210" w:rsidRDefault="0074649C" w14:paraId="3C2EFBD6" w14:textId="77777777">
            <w:pPr>
              <w:rPr>
                <w:lang w:val="en-GB"/>
              </w:rPr>
            </w:pPr>
            <w:r>
              <w:rPr>
                <w:lang w:val="en-GB"/>
              </w:rPr>
              <w:t xml:space="preserve">Occiput anterior, Occiput posterior or transverse </w:t>
            </w:r>
          </w:p>
        </w:tc>
        <w:tc>
          <w:tcPr>
            <w:tcW w:w="1706" w:type="dxa"/>
            <w:tcMar/>
          </w:tcPr>
          <w:p w:rsidRPr="00133833" w:rsidR="0074649C" w:rsidP="00F46210" w:rsidRDefault="0074649C" w14:paraId="7180133C" w14:textId="77777777">
            <w:pPr>
              <w:rPr>
                <w:lang w:val="en-GB" w:eastAsia="ja-JP"/>
              </w:rPr>
            </w:pPr>
            <w:r>
              <w:rPr>
                <w:lang w:val="en-GB" w:eastAsia="ja-JP"/>
              </w:rPr>
              <w:t>Cat</w:t>
            </w:r>
          </w:p>
        </w:tc>
        <w:tc>
          <w:tcPr>
            <w:tcW w:w="2034" w:type="dxa"/>
            <w:tcMar/>
          </w:tcPr>
          <w:p w:rsidRPr="00EF3F22" w:rsidR="0074649C" w:rsidP="00F46210" w:rsidRDefault="0074649C" w14:paraId="596EE479" w14:textId="77777777">
            <w:pPr>
              <w:rPr>
                <w:lang w:eastAsia="ja-JP"/>
              </w:rPr>
            </w:pPr>
          </w:p>
        </w:tc>
      </w:tr>
      <w:tr w:rsidRPr="00A52A72" w:rsidR="0074649C" w:rsidTr="2023D86C" w14:paraId="5B463BF1" w14:textId="77777777">
        <w:tc>
          <w:tcPr>
            <w:tcW w:w="2178" w:type="dxa"/>
            <w:tcMar/>
          </w:tcPr>
          <w:p w:rsidR="0074649C" w:rsidP="00F46210" w:rsidRDefault="0074649C" w14:paraId="440A74A4" w14:textId="77777777">
            <w:pPr>
              <w:rPr>
                <w:lang w:val="en-GB"/>
              </w:rPr>
            </w:pPr>
            <w:r w:rsidRPr="00A52A72">
              <w:rPr>
                <w:lang w:val="en-GB"/>
              </w:rPr>
              <w:t>Main reason for caesarean section</w:t>
            </w:r>
          </w:p>
        </w:tc>
        <w:tc>
          <w:tcPr>
            <w:tcW w:w="3432" w:type="dxa"/>
            <w:tcMar/>
          </w:tcPr>
          <w:p w:rsidR="0074649C" w:rsidP="00F46210" w:rsidRDefault="0074649C" w14:paraId="6029832E" w14:textId="77777777">
            <w:pPr>
              <w:rPr>
                <w:lang w:val="en-GB"/>
              </w:rPr>
            </w:pPr>
            <w:r w:rsidRPr="00A52A72">
              <w:rPr>
                <w:lang w:val="en-GB"/>
              </w:rPr>
              <w:t>Main reason for caesarean section</w:t>
            </w:r>
          </w:p>
          <w:p w:rsidR="0074649C" w:rsidP="00F46210" w:rsidRDefault="0074649C" w14:paraId="339A601E" w14:textId="77777777">
            <w:pPr>
              <w:rPr>
                <w:lang w:val="en-GB"/>
              </w:rPr>
            </w:pPr>
            <w:r>
              <w:rPr>
                <w:lang w:val="en-GB"/>
              </w:rPr>
              <w:t>Fetal distress, labour dystocia, failed induction, failed instrumental vaginal delivery, breech, maternal consideration, others</w:t>
            </w:r>
          </w:p>
        </w:tc>
        <w:tc>
          <w:tcPr>
            <w:tcW w:w="1706" w:type="dxa"/>
            <w:tcMar/>
          </w:tcPr>
          <w:p w:rsidRPr="00133833" w:rsidR="0074649C" w:rsidP="00F46210" w:rsidRDefault="0074649C" w14:paraId="446621A9" w14:textId="77777777">
            <w:pPr>
              <w:rPr>
                <w:lang w:eastAsia="ja-JP"/>
              </w:rPr>
            </w:pPr>
            <w:r>
              <w:rPr>
                <w:lang w:eastAsia="ja-JP"/>
              </w:rPr>
              <w:t>Cat</w:t>
            </w:r>
          </w:p>
        </w:tc>
        <w:tc>
          <w:tcPr>
            <w:tcW w:w="2034" w:type="dxa"/>
            <w:tcMar/>
          </w:tcPr>
          <w:p w:rsidRPr="00133833" w:rsidR="0074649C" w:rsidP="00F46210" w:rsidRDefault="0074649C" w14:paraId="1D26242B" w14:textId="77777777">
            <w:pPr>
              <w:rPr>
                <w:lang w:eastAsia="ja-JP"/>
              </w:rPr>
            </w:pPr>
          </w:p>
        </w:tc>
      </w:tr>
      <w:tr w:rsidRPr="008F673E" w:rsidR="0074649C" w:rsidTr="2023D86C" w14:paraId="422A645B" w14:textId="77777777">
        <w:tc>
          <w:tcPr>
            <w:tcW w:w="2178" w:type="dxa"/>
            <w:tcMar/>
          </w:tcPr>
          <w:p w:rsidRPr="008F673E" w:rsidR="0074649C" w:rsidP="00F46210" w:rsidRDefault="00FF106B" w14:paraId="347BF217" w14:textId="18911E35">
            <w:pPr>
              <w:rPr>
                <w:lang w:val="en-GB" w:eastAsia="ja-JP"/>
              </w:rPr>
            </w:pPr>
            <w:r>
              <w:rPr>
                <w:lang w:val="en-GB" w:eastAsia="ja-JP"/>
              </w:rPr>
              <w:t>Type of c</w:t>
            </w:r>
            <w:r w:rsidRPr="008F673E" w:rsidR="0074649C">
              <w:rPr>
                <w:lang w:val="en-GB" w:eastAsia="ja-JP"/>
              </w:rPr>
              <w:t>ontinuous fetal monitoring</w:t>
            </w:r>
          </w:p>
        </w:tc>
        <w:tc>
          <w:tcPr>
            <w:tcW w:w="3432" w:type="dxa"/>
            <w:tcMar/>
          </w:tcPr>
          <w:p w:rsidRPr="00133833" w:rsidR="0074649C" w:rsidP="00F86449" w:rsidRDefault="0074649C" w14:paraId="1C57BAF9" w14:textId="77777777">
            <w:pPr>
              <w:pStyle w:val="ListParagraph"/>
              <w:numPr>
                <w:ilvl w:val="0"/>
                <w:numId w:val="31"/>
              </w:numPr>
              <w:rPr>
                <w:lang w:eastAsia="ja-JP"/>
              </w:rPr>
            </w:pPr>
            <w:r w:rsidRPr="00133833">
              <w:rPr>
                <w:lang w:eastAsia="ja-JP"/>
              </w:rPr>
              <w:t>Continuous external CTG   </w:t>
            </w:r>
          </w:p>
          <w:p w:rsidRPr="00133833" w:rsidR="0074649C" w:rsidP="00F86449" w:rsidRDefault="0074649C" w14:paraId="6CACA84A" w14:textId="77777777">
            <w:pPr>
              <w:pStyle w:val="ListParagraph"/>
              <w:numPr>
                <w:ilvl w:val="0"/>
                <w:numId w:val="31"/>
              </w:numPr>
              <w:rPr>
                <w:lang w:eastAsia="ja-JP"/>
              </w:rPr>
            </w:pPr>
            <w:r w:rsidRPr="00133833">
              <w:rPr>
                <w:lang w:eastAsia="ja-JP"/>
              </w:rPr>
              <w:t>STAN/continuous internal CTG   </w:t>
            </w:r>
          </w:p>
        </w:tc>
        <w:tc>
          <w:tcPr>
            <w:tcW w:w="1706" w:type="dxa"/>
            <w:tcMar/>
          </w:tcPr>
          <w:p w:rsidRPr="008F673E" w:rsidR="0074649C" w:rsidP="00F46210" w:rsidRDefault="0074649C" w14:paraId="1BDA9F8D" w14:textId="43381636">
            <w:pPr>
              <w:rPr>
                <w:lang w:val="en-GB" w:eastAsia="ja-JP"/>
              </w:rPr>
            </w:pPr>
            <w:r>
              <w:rPr>
                <w:lang w:val="en-GB" w:eastAsia="ja-JP"/>
              </w:rPr>
              <w:t>Ca</w:t>
            </w:r>
            <w:r w:rsidR="00FF106B">
              <w:rPr>
                <w:lang w:val="en-GB" w:eastAsia="ja-JP"/>
              </w:rPr>
              <w:t>t</w:t>
            </w:r>
          </w:p>
        </w:tc>
        <w:tc>
          <w:tcPr>
            <w:tcW w:w="2034" w:type="dxa"/>
            <w:tcMar/>
          </w:tcPr>
          <w:p w:rsidRPr="008F673E" w:rsidR="0074649C" w:rsidP="00F46210" w:rsidRDefault="0074649C" w14:paraId="2D2799CC" w14:textId="1CF56B9C">
            <w:pPr>
              <w:rPr>
                <w:lang w:val="en-GB" w:eastAsia="ja-JP"/>
              </w:rPr>
            </w:pPr>
          </w:p>
          <w:p w:rsidRPr="008F673E" w:rsidR="0074649C" w:rsidP="00F46210" w:rsidRDefault="0074649C" w14:paraId="6343FC14" w14:textId="77777777">
            <w:pPr>
              <w:rPr>
                <w:lang w:val="en-GB" w:eastAsia="ja-JP"/>
              </w:rPr>
            </w:pPr>
          </w:p>
        </w:tc>
      </w:tr>
      <w:tr w:rsidRPr="008F673E" w:rsidR="0074649C" w:rsidTr="2023D86C" w14:paraId="1436A480" w14:textId="77777777">
        <w:tc>
          <w:tcPr>
            <w:tcW w:w="2178" w:type="dxa"/>
            <w:tcMar/>
          </w:tcPr>
          <w:p w:rsidRPr="008F673E" w:rsidR="0074649C" w:rsidP="00F46210" w:rsidRDefault="0074649C" w14:paraId="7091D8A7" w14:textId="46D0CB8D">
            <w:pPr>
              <w:rPr>
                <w:lang w:val="en-GB" w:eastAsia="ja-JP"/>
              </w:rPr>
            </w:pPr>
            <w:r w:rsidRPr="008F673E">
              <w:rPr>
                <w:lang w:val="en-GB" w:eastAsia="ja-JP"/>
              </w:rPr>
              <w:t xml:space="preserve">Occurrence of </w:t>
            </w:r>
            <w:r w:rsidRPr="008F673E">
              <w:rPr>
                <w:lang w:val="en-GB"/>
              </w:rPr>
              <w:t>post</w:t>
            </w:r>
            <w:r w:rsidRPr="00FE639B">
              <w:rPr>
                <w:lang w:val="en-GB"/>
              </w:rPr>
              <w:t>-</w:t>
            </w:r>
            <w:r w:rsidRPr="008F673E">
              <w:rPr>
                <w:lang w:val="en-GB"/>
              </w:rPr>
              <w:t xml:space="preserve">partum haemorrhage </w:t>
            </w:r>
          </w:p>
        </w:tc>
        <w:tc>
          <w:tcPr>
            <w:tcW w:w="3432" w:type="dxa"/>
            <w:tcMar/>
          </w:tcPr>
          <w:p w:rsidR="0074649C" w:rsidP="00F46210" w:rsidRDefault="0074649C" w14:paraId="4F621649" w14:textId="79CBF042">
            <w:pPr>
              <w:rPr>
                <w:lang w:val="en-GB" w:eastAsia="ja-JP"/>
              </w:rPr>
            </w:pPr>
            <w:r w:rsidRPr="008F673E">
              <w:rPr>
                <w:lang w:val="en-GB" w:eastAsia="ja-JP"/>
              </w:rPr>
              <w:t>Any occurrence of post-partum haemorrhage</w:t>
            </w:r>
            <w:r>
              <w:rPr>
                <w:lang w:val="en-GB" w:eastAsia="ja-JP"/>
              </w:rPr>
              <w:t xml:space="preserve"> &gt;500 ml, &gt;1000 ml, &gt;1500 ml</w:t>
            </w:r>
          </w:p>
          <w:p w:rsidRPr="002C4AEB" w:rsidR="0074649C" w:rsidP="00F46210" w:rsidRDefault="0074649C" w14:paraId="00FDC298" w14:textId="77777777">
            <w:pPr>
              <w:rPr>
                <w:lang w:val="en-GB" w:eastAsia="ja-JP"/>
              </w:rPr>
            </w:pPr>
            <w:r w:rsidRPr="002C4AEB">
              <w:rPr>
                <w:lang w:val="en-GB" w:eastAsia="ja-JP"/>
              </w:rPr>
              <w:t xml:space="preserve"> </w:t>
            </w:r>
          </w:p>
        </w:tc>
        <w:tc>
          <w:tcPr>
            <w:tcW w:w="1706" w:type="dxa"/>
            <w:tcMar/>
          </w:tcPr>
          <w:p w:rsidRPr="008F673E" w:rsidR="0074649C" w:rsidP="00F46210" w:rsidRDefault="0074649C" w14:paraId="67FA5A8A" w14:textId="77777777">
            <w:pPr>
              <w:rPr>
                <w:lang w:val="en-GB" w:eastAsia="ja-JP"/>
              </w:rPr>
            </w:pPr>
            <w:r>
              <w:rPr>
                <w:lang w:val="en-GB" w:eastAsia="ja-JP"/>
              </w:rPr>
              <w:t>Cat</w:t>
            </w:r>
          </w:p>
        </w:tc>
        <w:tc>
          <w:tcPr>
            <w:tcW w:w="2034" w:type="dxa"/>
            <w:tcMar/>
          </w:tcPr>
          <w:p w:rsidRPr="008F673E" w:rsidR="0074649C" w:rsidP="00F46210" w:rsidRDefault="0074649C" w14:paraId="0A70609A" w14:textId="000FC18D">
            <w:pPr>
              <w:rPr>
                <w:lang w:val="en-GB" w:eastAsia="ja-JP"/>
              </w:rPr>
            </w:pPr>
          </w:p>
        </w:tc>
      </w:tr>
      <w:tr w:rsidRPr="008F673E" w:rsidR="0074649C" w:rsidTr="2023D86C" w14:paraId="3A97E71C" w14:textId="77777777">
        <w:tc>
          <w:tcPr>
            <w:tcW w:w="2178" w:type="dxa"/>
            <w:tcMar/>
          </w:tcPr>
          <w:p w:rsidRPr="008F673E" w:rsidR="0074649C" w:rsidP="00F46210" w:rsidRDefault="0074649C" w14:paraId="33BF869F" w14:textId="09A9E8A1">
            <w:pPr>
              <w:rPr>
                <w:lang w:val="en-GB" w:eastAsia="ja-JP"/>
              </w:rPr>
            </w:pPr>
            <w:r w:rsidRPr="008F673E">
              <w:rPr>
                <w:lang w:val="en-GB" w:eastAsia="ja-JP"/>
              </w:rPr>
              <w:t xml:space="preserve">Occurrence of labour </w:t>
            </w:r>
            <w:commentRangeStart w:id="702"/>
            <w:r w:rsidRPr="008F673E">
              <w:rPr>
                <w:lang w:val="en-GB" w:eastAsia="ja-JP"/>
              </w:rPr>
              <w:t>dystocia</w:t>
            </w:r>
            <w:commentRangeEnd w:id="702"/>
            <w:r w:rsidRPr="008F673E" w:rsidR="00905707">
              <w:rPr>
                <w:rStyle w:val="CommentReference"/>
                <w:sz w:val="24"/>
                <w:szCs w:val="22"/>
                <w:lang w:val="en-GB" w:eastAsia="ja-JP"/>
              </w:rPr>
              <w:commentReference w:id="702"/>
            </w:r>
          </w:p>
        </w:tc>
        <w:tc>
          <w:tcPr>
            <w:tcW w:w="3432" w:type="dxa"/>
            <w:tcMar/>
          </w:tcPr>
          <w:p w:rsidR="0074649C" w:rsidP="00F46210" w:rsidRDefault="0074649C" w14:paraId="6BA3A6E8" w14:textId="77777777">
            <w:pPr>
              <w:rPr>
                <w:lang w:val="en-GB" w:eastAsia="ja-JP"/>
              </w:rPr>
            </w:pPr>
            <w:r>
              <w:rPr>
                <w:lang w:val="en-GB" w:eastAsia="ja-JP"/>
              </w:rPr>
              <w:t>Occurrence of labour dystocia defined as:</w:t>
            </w:r>
          </w:p>
          <w:p w:rsidRPr="00133833" w:rsidR="0074649C" w:rsidP="00F46210" w:rsidRDefault="0074649C" w14:paraId="00470334" w14:textId="77777777">
            <w:pPr>
              <w:rPr>
                <w:b/>
                <w:bCs/>
                <w:lang w:eastAsia="ja-JP"/>
              </w:rPr>
            </w:pPr>
            <w:r w:rsidRPr="00133833">
              <w:rPr>
                <w:b/>
                <w:bCs/>
                <w:lang w:eastAsia="ja-JP"/>
              </w:rPr>
              <w:t xml:space="preserve">WHO partograph: </w:t>
            </w:r>
          </w:p>
          <w:p w:rsidRPr="00133833" w:rsidR="0074649C" w:rsidP="00F46210" w:rsidRDefault="0074649C" w14:paraId="3F528B2D" w14:textId="77777777">
            <w:pPr>
              <w:rPr>
                <w:lang w:eastAsia="ja-JP"/>
              </w:rPr>
            </w:pPr>
            <w:r>
              <w:rPr>
                <w:lang w:eastAsia="ja-JP"/>
              </w:rPr>
              <w:t>F</w:t>
            </w:r>
            <w:r w:rsidRPr="00133833">
              <w:rPr>
                <w:lang w:eastAsia="ja-JP"/>
              </w:rPr>
              <w:t>irst stage:</w:t>
            </w:r>
          </w:p>
          <w:p w:rsidRPr="00133833" w:rsidR="0074649C" w:rsidP="00F46210" w:rsidRDefault="0074649C" w14:paraId="5CB21A69" w14:textId="77777777">
            <w:pPr>
              <w:rPr>
                <w:lang w:eastAsia="ja-JP"/>
              </w:rPr>
            </w:pPr>
            <w:r w:rsidRPr="00133833">
              <w:rPr>
                <w:lang w:eastAsia="ja-JP"/>
              </w:rPr>
              <w:t>Crossing of the action line</w:t>
            </w:r>
          </w:p>
          <w:p w:rsidRPr="00133833" w:rsidR="0074649C" w:rsidP="00F46210" w:rsidRDefault="0074649C" w14:paraId="37AC06EF" w14:textId="77777777">
            <w:pPr>
              <w:rPr>
                <w:lang w:eastAsia="ja-JP"/>
              </w:rPr>
            </w:pPr>
            <w:r>
              <w:rPr>
                <w:lang w:eastAsia="ja-JP"/>
              </w:rPr>
              <w:t>S</w:t>
            </w:r>
            <w:r w:rsidRPr="00133833">
              <w:rPr>
                <w:lang w:eastAsia="ja-JP"/>
              </w:rPr>
              <w:t>econd stage:</w:t>
            </w:r>
          </w:p>
          <w:p w:rsidRPr="00133833" w:rsidR="0074649C" w:rsidP="00F46210" w:rsidRDefault="0074649C" w14:paraId="5D92E207" w14:textId="77777777">
            <w:pPr>
              <w:rPr>
                <w:lang w:eastAsia="ja-JP"/>
              </w:rPr>
            </w:pPr>
            <w:r w:rsidRPr="00133833">
              <w:rPr>
                <w:lang w:eastAsia="ja-JP"/>
              </w:rPr>
              <w:t>2. stage lasting from 2-4 hours, depending on the labour wards guidelines</w:t>
            </w:r>
          </w:p>
          <w:p w:rsidRPr="00133833" w:rsidR="0074649C" w:rsidP="00F46210" w:rsidRDefault="0074649C" w14:paraId="66F61343" w14:textId="77777777">
            <w:pPr>
              <w:rPr>
                <w:b/>
                <w:bCs/>
                <w:lang w:eastAsia="ja-JP"/>
              </w:rPr>
            </w:pPr>
            <w:r w:rsidRPr="00133833">
              <w:rPr>
                <w:b/>
                <w:bCs/>
                <w:lang w:eastAsia="ja-JP"/>
              </w:rPr>
              <w:t>LCG:</w:t>
            </w:r>
          </w:p>
          <w:p w:rsidRPr="00133833" w:rsidR="0074649C" w:rsidP="00F46210" w:rsidRDefault="0074649C" w14:paraId="094DE0B0" w14:textId="77777777">
            <w:pPr>
              <w:rPr>
                <w:lang w:eastAsia="ja-JP"/>
              </w:rPr>
            </w:pPr>
            <w:r>
              <w:rPr>
                <w:lang w:eastAsia="ja-JP"/>
              </w:rPr>
              <w:t>F</w:t>
            </w:r>
            <w:r w:rsidRPr="00133833">
              <w:rPr>
                <w:lang w:eastAsia="ja-JP"/>
              </w:rPr>
              <w:t>irst stage:</w:t>
            </w:r>
          </w:p>
          <w:p w:rsidRPr="00133833" w:rsidR="0074649C" w:rsidP="00F46210" w:rsidRDefault="0074649C" w14:paraId="0BB17045" w14:textId="77777777">
            <w:pPr>
              <w:rPr>
                <w:lang w:eastAsia="ja-JP"/>
              </w:rPr>
            </w:pPr>
            <w:r w:rsidRPr="00133833">
              <w:rPr>
                <w:lang w:eastAsia="ja-JP"/>
              </w:rPr>
              <w:t>Time intervals exceeded</w:t>
            </w:r>
          </w:p>
          <w:p w:rsidRPr="00133833" w:rsidR="0074649C" w:rsidP="00F46210" w:rsidRDefault="0074649C" w14:paraId="312CC09D" w14:textId="77777777">
            <w:pPr>
              <w:rPr>
                <w:lang w:eastAsia="ja-JP"/>
              </w:rPr>
            </w:pPr>
            <w:r>
              <w:rPr>
                <w:lang w:eastAsia="ja-JP"/>
              </w:rPr>
              <w:t>S</w:t>
            </w:r>
            <w:r w:rsidRPr="00133833">
              <w:rPr>
                <w:lang w:eastAsia="ja-JP"/>
              </w:rPr>
              <w:t>econd stage:</w:t>
            </w:r>
          </w:p>
          <w:p w:rsidRPr="00133833" w:rsidR="0074649C" w:rsidP="00F46210" w:rsidRDefault="0074649C" w14:paraId="1CE60DB2" w14:textId="77777777">
            <w:pPr>
              <w:rPr>
                <w:lang w:eastAsia="ja-JP"/>
              </w:rPr>
            </w:pPr>
            <w:r w:rsidRPr="00133833">
              <w:rPr>
                <w:lang w:eastAsia="ja-JP"/>
              </w:rPr>
              <w:t>Time intervals exceeded</w:t>
            </w:r>
          </w:p>
          <w:p w:rsidRPr="008F673E" w:rsidR="0074649C" w:rsidP="00F46210" w:rsidRDefault="0074649C" w14:paraId="40A82428" w14:textId="77777777">
            <w:pPr>
              <w:rPr>
                <w:lang w:val="en-GB" w:eastAsia="ja-JP"/>
              </w:rPr>
            </w:pPr>
          </w:p>
        </w:tc>
        <w:tc>
          <w:tcPr>
            <w:tcW w:w="1706" w:type="dxa"/>
            <w:tcMar/>
          </w:tcPr>
          <w:p w:rsidRPr="008F673E" w:rsidR="0074649C" w:rsidP="00F46210" w:rsidRDefault="0074649C" w14:paraId="0D7FD8BE" w14:textId="77777777">
            <w:pPr>
              <w:rPr>
                <w:lang w:val="en-GB" w:eastAsia="ja-JP"/>
              </w:rPr>
            </w:pPr>
            <w:r w:rsidRPr="008F673E">
              <w:rPr>
                <w:lang w:val="en-GB" w:eastAsia="ja-JP"/>
              </w:rPr>
              <w:t>D</w:t>
            </w:r>
          </w:p>
        </w:tc>
        <w:tc>
          <w:tcPr>
            <w:tcW w:w="2034" w:type="dxa"/>
            <w:tcMar/>
          </w:tcPr>
          <w:p w:rsidRPr="008F673E" w:rsidR="0074649C" w:rsidP="00F46210" w:rsidRDefault="0074649C" w14:paraId="7CAAAC10" w14:textId="79677A24">
            <w:pPr>
              <w:rPr>
                <w:lang w:val="en-GB" w:eastAsia="ja-JP"/>
              </w:rPr>
            </w:pPr>
          </w:p>
        </w:tc>
      </w:tr>
      <w:tr w:rsidRPr="008F673E" w:rsidR="0074649C" w:rsidTr="2023D86C" w14:paraId="2298FE00" w14:textId="77777777">
        <w:tc>
          <w:tcPr>
            <w:tcW w:w="2178" w:type="dxa"/>
            <w:tcMar/>
          </w:tcPr>
          <w:p w:rsidRPr="008F673E" w:rsidR="0074649C" w:rsidP="00F46210" w:rsidRDefault="0074649C" w14:paraId="767415CC" w14:textId="77777777">
            <w:pPr>
              <w:rPr>
                <w:lang w:val="en-GB" w:eastAsia="ja-JP"/>
              </w:rPr>
            </w:pPr>
            <w:r w:rsidRPr="008F673E">
              <w:rPr>
                <w:lang w:val="en-GB" w:eastAsia="ja-JP"/>
              </w:rPr>
              <w:t>Shared decision making</w:t>
            </w:r>
          </w:p>
        </w:tc>
        <w:tc>
          <w:tcPr>
            <w:tcW w:w="3432" w:type="dxa"/>
            <w:tcMar/>
          </w:tcPr>
          <w:p w:rsidRPr="00150507" w:rsidR="0074649C" w:rsidP="00F46210" w:rsidRDefault="0074649C" w14:paraId="5E752C7E" w14:textId="6648CAD0">
            <w:pPr>
              <w:rPr>
                <w:lang w:val="en-GB" w:eastAsia="ja-JP"/>
              </w:rPr>
            </w:pPr>
            <w:r w:rsidRPr="00150507">
              <w:rPr>
                <w:lang w:val="en-GB" w:eastAsia="ja-JP"/>
              </w:rPr>
              <w:t xml:space="preserve">Shared decision making is assessed in selected situations and interventions and documented by the midwife </w:t>
            </w:r>
          </w:p>
          <w:p w:rsidRPr="00683352" w:rsidR="0074649C" w:rsidP="00F46210" w:rsidRDefault="0074649C" w14:paraId="5038C181" w14:textId="77777777">
            <w:pPr>
              <w:rPr>
                <w:lang w:val="en-GB" w:eastAsia="ja-JP"/>
                <w:rPrChange w:author="Inge Christoffer Olsen" w:date="2025-11-27T14:42:00Z" w16du:dateUtc="2025-11-27T13:42:00Z" w:id="703">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04">
                  <w:rPr>
                    <w:rFonts w:ascii="Segoe UI" w:hAnsi="Segoe UI" w:eastAsia="Segoe UI" w:cs="Segoe UI"/>
                    <w:color w:val="333333"/>
                    <w:sz w:val="18"/>
                    <w:szCs w:val="18"/>
                  </w:rPr>
                </w:rPrChange>
              </w:rPr>
              <w:t>Were positions during the dilation phase decided in consultation with the woman? Yes or no </w:t>
            </w:r>
          </w:p>
          <w:p w:rsidRPr="00683352" w:rsidR="0074649C" w:rsidP="00F46210" w:rsidRDefault="0074649C" w14:paraId="2C6442A3" w14:textId="77777777">
            <w:pPr>
              <w:rPr>
                <w:lang w:val="en-GB" w:eastAsia="ja-JP"/>
                <w:rPrChange w:author="Inge Christoffer Olsen" w:date="2025-11-27T14:42:00Z" w16du:dateUtc="2025-11-27T13:42:00Z" w:id="705">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06">
                  <w:rPr>
                    <w:rFonts w:ascii="Segoe UI" w:hAnsi="Segoe UI" w:eastAsia="Segoe UI" w:cs="Segoe UI"/>
                    <w:color w:val="333333"/>
                    <w:sz w:val="18"/>
                    <w:szCs w:val="18"/>
                  </w:rPr>
                </w:rPrChange>
              </w:rPr>
              <w:t>Was the birthing position decided in consultation with the woman? Yes or no </w:t>
            </w:r>
          </w:p>
          <w:p w:rsidRPr="00683352" w:rsidR="0074649C" w:rsidP="00F46210" w:rsidRDefault="0074649C" w14:paraId="1D5D39B7" w14:textId="77777777">
            <w:pPr>
              <w:rPr>
                <w:lang w:val="en-GB" w:eastAsia="ja-JP"/>
                <w:rPrChange w:author="Inge Christoffer Olsen" w:date="2025-11-27T14:42:00Z" w16du:dateUtc="2025-11-27T13:42:00Z" w:id="707">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08">
                  <w:rPr>
                    <w:rFonts w:ascii="Segoe UI" w:hAnsi="Segoe UI" w:eastAsia="Segoe UI" w:cs="Segoe UI"/>
                    <w:b/>
                    <w:bCs/>
                    <w:color w:val="333333"/>
                    <w:sz w:val="18"/>
                    <w:szCs w:val="18"/>
                  </w:rPr>
                </w:rPrChange>
              </w:rPr>
              <w:t>Pain relief: </w:t>
            </w:r>
            <w:r w:rsidRPr="00683352">
              <w:rPr>
                <w:lang w:val="en-GB" w:eastAsia="ja-JP"/>
                <w:rPrChange w:author="Inge Christoffer Olsen" w:date="2025-11-27T14:42:00Z" w16du:dateUtc="2025-11-27T13:42:00Z" w:id="709">
                  <w:rPr>
                    <w:rFonts w:ascii="Segoe UI" w:hAnsi="Segoe UI" w:eastAsia="Segoe UI" w:cs="Segoe UI"/>
                    <w:color w:val="333333"/>
                    <w:sz w:val="18"/>
                    <w:szCs w:val="18"/>
                  </w:rPr>
                </w:rPrChange>
              </w:rPr>
              <w:t> </w:t>
            </w:r>
          </w:p>
          <w:p w:rsidRPr="00683352" w:rsidR="0074649C" w:rsidP="00F46210" w:rsidRDefault="0074649C" w14:paraId="1C7BD46F" w14:textId="77777777">
            <w:pPr>
              <w:rPr>
                <w:lang w:val="en-GB" w:eastAsia="ja-JP"/>
                <w:rPrChange w:author="Inge Christoffer Olsen" w:date="2025-11-27T14:42:00Z" w16du:dateUtc="2025-11-27T13:42:00Z" w:id="710">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11">
                  <w:rPr>
                    <w:rFonts w:ascii="Segoe UI" w:hAnsi="Segoe UI" w:eastAsia="Segoe UI" w:cs="Segoe UI"/>
                    <w:color w:val="333333"/>
                    <w:sz w:val="18"/>
                    <w:szCs w:val="18"/>
                  </w:rPr>
                </w:rPrChange>
              </w:rPr>
              <w:t>Was the woman involved in the choice of pain relief method? Yes or no  </w:t>
            </w:r>
          </w:p>
          <w:p w:rsidRPr="00683352" w:rsidR="0074649C" w:rsidP="00F46210" w:rsidRDefault="0074649C" w14:paraId="55916D94" w14:textId="77777777">
            <w:pPr>
              <w:rPr>
                <w:lang w:val="en-GB" w:eastAsia="ja-JP"/>
                <w:rPrChange w:author="Inge Christoffer Olsen" w:date="2025-11-27T14:42:00Z" w16du:dateUtc="2025-11-27T13:42:00Z" w:id="712">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13">
                  <w:rPr>
                    <w:rFonts w:ascii="Segoe UI" w:hAnsi="Segoe UI" w:eastAsia="Segoe UI" w:cs="Segoe UI"/>
                    <w:color w:val="333333"/>
                    <w:sz w:val="18"/>
                    <w:szCs w:val="18"/>
                  </w:rPr>
                </w:rPrChange>
              </w:rPr>
              <w:t>Did she agree with the chosen pain relief method? Yes, no, not asked or not answered </w:t>
            </w:r>
          </w:p>
          <w:p w:rsidRPr="00683352" w:rsidR="0074649C" w:rsidP="00F46210" w:rsidRDefault="0074649C" w14:paraId="4725BD01" w14:textId="77777777">
            <w:pPr>
              <w:rPr>
                <w:lang w:val="en-GB" w:eastAsia="ja-JP"/>
                <w:rPrChange w:author="Inge Christoffer Olsen" w:date="2025-11-27T14:42:00Z" w16du:dateUtc="2025-11-27T13:42:00Z" w:id="714">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15">
                  <w:rPr>
                    <w:rFonts w:ascii="Segoe UI" w:hAnsi="Segoe UI" w:eastAsia="Segoe UI" w:cs="Segoe UI"/>
                    <w:b/>
                    <w:bCs/>
                    <w:color w:val="333333"/>
                    <w:sz w:val="18"/>
                    <w:szCs w:val="18"/>
                  </w:rPr>
                </w:rPrChange>
              </w:rPr>
              <w:t>Labour dystocia:</w:t>
            </w:r>
            <w:r w:rsidRPr="00683352">
              <w:rPr>
                <w:lang w:val="en-GB" w:eastAsia="ja-JP"/>
                <w:rPrChange w:author="Inge Christoffer Olsen" w:date="2025-11-27T14:42:00Z" w16du:dateUtc="2025-11-27T13:42:00Z" w:id="716">
                  <w:rPr>
                    <w:rFonts w:ascii="Segoe UI" w:hAnsi="Segoe UI" w:eastAsia="Segoe UI" w:cs="Segoe UI"/>
                    <w:color w:val="333333"/>
                    <w:sz w:val="18"/>
                    <w:szCs w:val="18"/>
                  </w:rPr>
                </w:rPrChange>
              </w:rPr>
              <w:t> </w:t>
            </w:r>
          </w:p>
          <w:p w:rsidRPr="00683352" w:rsidR="0074649C" w:rsidP="00F46210" w:rsidRDefault="0074649C" w14:paraId="0DD09AF8" w14:textId="77777777">
            <w:pPr>
              <w:rPr>
                <w:lang w:val="en-GB" w:eastAsia="ja-JP"/>
                <w:rPrChange w:author="Inge Christoffer Olsen" w:date="2025-11-27T14:42:00Z" w16du:dateUtc="2025-11-27T13:42:00Z" w:id="717">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18">
                  <w:rPr>
                    <w:rFonts w:ascii="Segoe UI" w:hAnsi="Segoe UI" w:eastAsia="Segoe UI" w:cs="Segoe UI"/>
                    <w:color w:val="333333"/>
                    <w:sz w:val="18"/>
                    <w:szCs w:val="18"/>
                  </w:rPr>
                </w:rPrChange>
              </w:rPr>
              <w:t>Was a plan established for managing labour dystocia? Yes or no  </w:t>
            </w:r>
          </w:p>
          <w:p w:rsidRPr="00683352" w:rsidR="0074649C" w:rsidP="00F46210" w:rsidRDefault="0074649C" w14:paraId="16D5DA23" w14:textId="77777777">
            <w:pPr>
              <w:rPr>
                <w:lang w:val="en-GB" w:eastAsia="ja-JP"/>
                <w:rPrChange w:author="Inge Christoffer Olsen" w:date="2025-11-27T14:42:00Z" w16du:dateUtc="2025-11-27T13:42:00Z" w:id="719">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20">
                  <w:rPr>
                    <w:rFonts w:ascii="Segoe UI" w:hAnsi="Segoe UI" w:eastAsia="Segoe UI" w:cs="Segoe UI"/>
                    <w:color w:val="333333"/>
                    <w:sz w:val="18"/>
                    <w:szCs w:val="18"/>
                  </w:rPr>
                </w:rPrChange>
              </w:rPr>
              <w:t>Was the woman involved in the discussion about the plan? Yes or no </w:t>
            </w:r>
          </w:p>
          <w:p w:rsidRPr="00683352" w:rsidR="0074649C" w:rsidP="00F46210" w:rsidRDefault="0074649C" w14:paraId="251E337A" w14:textId="77777777">
            <w:pPr>
              <w:rPr>
                <w:lang w:val="en-GB" w:eastAsia="ja-JP"/>
                <w:rPrChange w:author="Inge Christoffer Olsen" w:date="2025-11-27T14:42:00Z" w16du:dateUtc="2025-11-27T13:42:00Z" w:id="721">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22">
                  <w:rPr>
                    <w:rFonts w:ascii="Segoe UI" w:hAnsi="Segoe UI" w:eastAsia="Segoe UI" w:cs="Segoe UI"/>
                    <w:color w:val="333333"/>
                    <w:sz w:val="18"/>
                    <w:szCs w:val="18"/>
                  </w:rPr>
                </w:rPrChange>
              </w:rPr>
              <w:t>Was the plan documented continuously? Yes or no </w:t>
            </w:r>
          </w:p>
          <w:p w:rsidRPr="00683352" w:rsidR="0074649C" w:rsidP="00F46210" w:rsidRDefault="0074649C" w14:paraId="12A9A318" w14:textId="77777777">
            <w:pPr>
              <w:rPr>
                <w:lang w:val="en-GB" w:eastAsia="ja-JP"/>
                <w:rPrChange w:author="Inge Christoffer Olsen" w:date="2025-11-27T14:42:00Z" w16du:dateUtc="2025-11-27T13:42:00Z" w:id="723">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24">
                  <w:rPr>
                    <w:rFonts w:ascii="Segoe UI" w:hAnsi="Segoe UI" w:eastAsia="Segoe UI" w:cs="Segoe UI"/>
                    <w:color w:val="333333"/>
                    <w:sz w:val="18"/>
                    <w:szCs w:val="18"/>
                  </w:rPr>
                </w:rPrChange>
              </w:rPr>
              <w:t>Did the woman agree with the chosen plan? Yes, no, not asked or not answered </w:t>
            </w:r>
          </w:p>
          <w:p w:rsidRPr="00683352" w:rsidR="0074649C" w:rsidP="00F46210" w:rsidRDefault="0074649C" w14:paraId="10E2860C" w14:textId="77777777">
            <w:pPr>
              <w:rPr>
                <w:lang w:val="en-GB" w:eastAsia="ja-JP"/>
                <w:rPrChange w:author="Inge Christoffer Olsen" w:date="2025-11-27T14:42:00Z" w16du:dateUtc="2025-11-27T13:42:00Z" w:id="725">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26">
                  <w:rPr>
                    <w:rFonts w:ascii="Segoe UI" w:hAnsi="Segoe UI" w:eastAsia="Segoe UI" w:cs="Segoe UI"/>
                    <w:b/>
                    <w:bCs/>
                    <w:color w:val="333333"/>
                    <w:sz w:val="18"/>
                    <w:szCs w:val="18"/>
                  </w:rPr>
                </w:rPrChange>
              </w:rPr>
              <w:t>Other: (</w:t>
            </w:r>
            <w:r w:rsidRPr="00683352">
              <w:rPr>
                <w:lang w:val="en-GB" w:eastAsia="ja-JP"/>
                <w:rPrChange w:author="Inge Christoffer Olsen" w:date="2025-11-27T14:42:00Z" w16du:dateUtc="2025-11-27T13:42:00Z" w:id="727">
                  <w:rPr>
                    <w:rFonts w:ascii="Segoe UI" w:hAnsi="Segoe UI" w:eastAsia="Segoe UI" w:cs="Segoe UI"/>
                    <w:color w:val="333333"/>
                    <w:sz w:val="18"/>
                    <w:szCs w:val="18"/>
                  </w:rPr>
                </w:rPrChange>
              </w:rPr>
              <w:t>with the response options: yes, no, not asked, and no answer</w:t>
            </w:r>
            <w:r w:rsidRPr="00683352">
              <w:rPr>
                <w:lang w:val="en-GB" w:eastAsia="ja-JP"/>
                <w:rPrChange w:author="Inge Christoffer Olsen" w:date="2025-11-27T14:42:00Z" w16du:dateUtc="2025-11-27T13:42:00Z" w:id="728">
                  <w:rPr>
                    <w:rFonts w:ascii="Segoe UI" w:hAnsi="Segoe UI" w:eastAsia="Segoe UI" w:cs="Segoe UI"/>
                    <w:b/>
                    <w:bCs/>
                    <w:color w:val="333333"/>
                    <w:sz w:val="18"/>
                    <w:szCs w:val="18"/>
                  </w:rPr>
                </w:rPrChange>
              </w:rPr>
              <w:t>)</w:t>
            </w:r>
          </w:p>
          <w:p w:rsidRPr="00683352" w:rsidR="0074649C" w:rsidP="00F46210" w:rsidRDefault="0074649C" w14:paraId="5D3D21EC" w14:textId="77777777">
            <w:pPr>
              <w:rPr>
                <w:lang w:val="en-GB" w:eastAsia="ja-JP"/>
                <w:rPrChange w:author="Inge Christoffer Olsen" w:date="2025-11-27T14:42:00Z" w16du:dateUtc="2025-11-27T13:42:00Z" w:id="729">
                  <w:rPr>
                    <w:rFonts w:ascii="Segoe UI" w:hAnsi="Segoe UI" w:eastAsia="Segoe UI" w:cs="Segoe UI"/>
                    <w:color w:val="333333"/>
                    <w:sz w:val="18"/>
                    <w:szCs w:val="18"/>
                  </w:rPr>
                </w:rPrChange>
              </w:rPr>
            </w:pPr>
            <w:r w:rsidRPr="00683352">
              <w:rPr>
                <w:lang w:val="en-GB" w:eastAsia="ja-JP"/>
                <w:rPrChange w:author="Inge Christoffer Olsen" w:date="2025-11-27T14:42:00Z" w16du:dateUtc="2025-11-27T13:42:00Z" w:id="730">
                  <w:rPr>
                    <w:rFonts w:ascii="Segoe UI" w:hAnsi="Segoe UI" w:eastAsia="Segoe UI" w:cs="Segoe UI"/>
                    <w:color w:val="333333"/>
                    <w:sz w:val="18"/>
                    <w:szCs w:val="18"/>
                  </w:rPr>
                </w:rPrChange>
              </w:rPr>
              <w:t>External CTG, internal CTG/STAN, vaginal examination by midwife, vaginal examination if new midwife, vaginal examination by obstetrician, amniotomy, oxytocin infusion, episiotomy, operative delivery, oxytocin IM/IV prophylaxis postpartum and vitamin K IM. </w:t>
            </w:r>
          </w:p>
          <w:p w:rsidRPr="00683352" w:rsidR="0074649C" w:rsidP="00F46210" w:rsidRDefault="0074649C" w14:paraId="0D4B30FB" w14:textId="77777777">
            <w:pPr>
              <w:rPr>
                <w:lang w:val="en-GB" w:eastAsia="ja-JP"/>
                <w:rPrChange w:author="Inge Christoffer Olsen" w:date="2025-11-27T14:42:00Z" w16du:dateUtc="2025-11-27T13:42:00Z" w:id="731">
                  <w:rPr>
                    <w:rFonts w:ascii="Segoe UI" w:hAnsi="Segoe UI" w:eastAsia="Segoe UI" w:cs="Segoe UI"/>
                    <w:color w:val="333333"/>
                    <w:sz w:val="18"/>
                    <w:szCs w:val="18"/>
                    <w:lang w:val="en-GB"/>
                  </w:rPr>
                </w:rPrChange>
              </w:rPr>
            </w:pPr>
          </w:p>
        </w:tc>
        <w:tc>
          <w:tcPr>
            <w:tcW w:w="1706" w:type="dxa"/>
            <w:tcMar/>
          </w:tcPr>
          <w:p w:rsidRPr="008F673E" w:rsidR="0074649C" w:rsidP="00F46210" w:rsidRDefault="0074649C" w14:paraId="18A2C349" w14:textId="77777777">
            <w:pPr>
              <w:rPr>
                <w:lang w:val="en-GB" w:eastAsia="ja-JP"/>
              </w:rPr>
            </w:pPr>
            <w:r w:rsidRPr="008F673E">
              <w:rPr>
                <w:lang w:val="en-GB" w:eastAsia="ja-JP"/>
              </w:rPr>
              <w:t>D+Cat</w:t>
            </w:r>
          </w:p>
          <w:p w:rsidRPr="008F673E" w:rsidR="0074649C" w:rsidP="00F46210" w:rsidRDefault="0074649C" w14:paraId="372A808A" w14:textId="77777777">
            <w:pPr>
              <w:rPr>
                <w:lang w:val="en-GB" w:eastAsia="ja-JP"/>
              </w:rPr>
            </w:pPr>
          </w:p>
        </w:tc>
        <w:tc>
          <w:tcPr>
            <w:tcW w:w="2034" w:type="dxa"/>
            <w:tcMar/>
          </w:tcPr>
          <w:p w:rsidRPr="008F673E" w:rsidR="0074649C" w:rsidP="00F46210" w:rsidRDefault="0074649C" w14:paraId="749210BC" w14:textId="37E30479">
            <w:pPr>
              <w:rPr>
                <w:lang w:val="en-GB" w:eastAsia="ja-JP"/>
              </w:rPr>
            </w:pPr>
            <w:r w:rsidRPr="008F673E">
              <w:rPr>
                <w:lang w:val="en-GB" w:eastAsia="ja-JP"/>
              </w:rPr>
              <w:t>?</w:t>
            </w:r>
          </w:p>
        </w:tc>
      </w:tr>
      <w:tr w:rsidRPr="008F673E" w:rsidR="0074649C" w:rsidTr="2023D86C" w14:paraId="5CB760A1" w14:textId="77777777">
        <w:tc>
          <w:tcPr>
            <w:tcW w:w="2178" w:type="dxa"/>
            <w:tcMar/>
          </w:tcPr>
          <w:p w:rsidR="0074649C" w:rsidP="00F46210" w:rsidRDefault="0074649C" w14:paraId="625509A9" w14:textId="77777777">
            <w:pPr>
              <w:rPr>
                <w:lang w:val="en-GB" w:eastAsia="ja-JP"/>
              </w:rPr>
            </w:pPr>
            <w:r>
              <w:rPr>
                <w:lang w:val="en-GB" w:eastAsia="ja-JP"/>
              </w:rPr>
              <w:t>Supportive care, labour companionship</w:t>
            </w:r>
          </w:p>
        </w:tc>
        <w:tc>
          <w:tcPr>
            <w:tcW w:w="3432" w:type="dxa"/>
            <w:tcMar/>
          </w:tcPr>
          <w:p w:rsidRPr="00133833" w:rsidR="0074649C" w:rsidP="00F46210" w:rsidRDefault="0074649C" w14:paraId="7360730E" w14:textId="382E9E26">
            <w:pPr>
              <w:rPr>
                <w:lang w:val="en-GB" w:eastAsia="ja-JP"/>
              </w:rPr>
            </w:pPr>
            <w:r>
              <w:rPr>
                <w:lang w:val="en-GB" w:eastAsia="ja-JP"/>
              </w:rPr>
              <w:t>Labour companionship during labour as recorded by the midwife, including p</w:t>
            </w:r>
            <w:r w:rsidRPr="00D4500E">
              <w:rPr>
                <w:lang w:eastAsia="ja-JP"/>
              </w:rPr>
              <w:t>artner</w:t>
            </w:r>
            <w:r>
              <w:rPr>
                <w:lang w:eastAsia="ja-JP"/>
              </w:rPr>
              <w:t>, multicultural</w:t>
            </w:r>
            <w:r w:rsidRPr="00D4500E">
              <w:rPr>
                <w:lang w:eastAsia="ja-JP"/>
              </w:rPr>
              <w:t xml:space="preserve"> doula</w:t>
            </w:r>
            <w:r>
              <w:rPr>
                <w:lang w:eastAsia="ja-JP"/>
              </w:rPr>
              <w:t>,</w:t>
            </w:r>
            <w:r w:rsidRPr="00D4500E">
              <w:rPr>
                <w:lang w:eastAsia="ja-JP"/>
              </w:rPr>
              <w:t xml:space="preserve"> </w:t>
            </w:r>
            <w:r>
              <w:rPr>
                <w:lang w:eastAsia="ja-JP"/>
              </w:rPr>
              <w:t>d</w:t>
            </w:r>
            <w:r w:rsidRPr="00D4500E">
              <w:rPr>
                <w:lang w:eastAsia="ja-JP"/>
              </w:rPr>
              <w:t>oula</w:t>
            </w:r>
            <w:r>
              <w:rPr>
                <w:lang w:eastAsia="ja-JP"/>
              </w:rPr>
              <w:t>,</w:t>
            </w:r>
            <w:r w:rsidRPr="00D4500E">
              <w:rPr>
                <w:lang w:eastAsia="ja-JP"/>
              </w:rPr>
              <w:t xml:space="preserve"> </w:t>
            </w:r>
            <w:r>
              <w:rPr>
                <w:lang w:eastAsia="ja-JP"/>
              </w:rPr>
              <w:t>f</w:t>
            </w:r>
            <w:r w:rsidRPr="00D4500E">
              <w:rPr>
                <w:lang w:eastAsia="ja-JP"/>
              </w:rPr>
              <w:t>amil</w:t>
            </w:r>
            <w:r>
              <w:rPr>
                <w:lang w:eastAsia="ja-JP"/>
              </w:rPr>
              <w:t>y, friend, nobody</w:t>
            </w:r>
          </w:p>
        </w:tc>
        <w:tc>
          <w:tcPr>
            <w:tcW w:w="1706" w:type="dxa"/>
            <w:tcMar/>
          </w:tcPr>
          <w:p w:rsidR="0074649C" w:rsidP="00F46210" w:rsidRDefault="0074649C" w14:paraId="44AF16DB" w14:textId="77777777">
            <w:pPr>
              <w:rPr>
                <w:lang w:val="en-GB" w:eastAsia="ja-JP"/>
              </w:rPr>
            </w:pPr>
            <w:r>
              <w:rPr>
                <w:lang w:val="en-GB" w:eastAsia="ja-JP"/>
              </w:rPr>
              <w:t>Cat</w:t>
            </w:r>
          </w:p>
        </w:tc>
        <w:tc>
          <w:tcPr>
            <w:tcW w:w="2034" w:type="dxa"/>
            <w:tcMar/>
          </w:tcPr>
          <w:p w:rsidR="0074649C" w:rsidP="00F46210" w:rsidRDefault="0074649C" w14:paraId="0C0CA8E0" w14:textId="77777777">
            <w:pPr>
              <w:rPr>
                <w:lang w:val="en-GB" w:eastAsia="ja-JP"/>
              </w:rPr>
            </w:pPr>
          </w:p>
        </w:tc>
      </w:tr>
    </w:tbl>
    <w:p w:rsidR="0074649C" w:rsidP="0074649C" w:rsidRDefault="0074649C" w14:paraId="11AC9A33" w14:textId="77777777">
      <w:pPr>
        <w:rPr>
          <w:lang w:val="en-GB" w:eastAsia="ja-JP"/>
        </w:rPr>
      </w:pPr>
    </w:p>
    <w:p w:rsidRPr="0074649C" w:rsidR="00132E5D" w:rsidRDefault="00132E5D" w14:paraId="4F296E06" w14:textId="77777777">
      <w:pPr>
        <w:rPr>
          <w:lang w:val="en-GB" w:eastAsia="ja-JP"/>
          <w:rPrChange w:author="Inge Christoffer Olsen" w:date="2025-11-27T13:22:00Z" w16du:dateUtc="2025-11-27T12:22:00Z" w:id="734">
            <w:rPr>
              <w:lang w:val="en-GB"/>
            </w:rPr>
          </w:rPrChange>
        </w:rPr>
        <w:pPrChange w:author="Inge Christoffer Olsen" w:date="2025-11-27T13:22:00Z" w16du:dateUtc="2025-11-27T12:22:00Z" w:id="735">
          <w:pPr>
            <w:pStyle w:val="CPTInstructional"/>
          </w:pPr>
        </w:pPrChange>
      </w:pPr>
    </w:p>
    <w:p w:rsidRPr="008F673E" w:rsidR="006B0F18" w:rsidP="006B0F18" w:rsidRDefault="006B0F18" w14:paraId="5B8B9EA5" w14:textId="7730D57C">
      <w:pPr>
        <w:pStyle w:val="Heading4"/>
        <w:rPr>
          <w:rFonts w:hint="eastAsia"/>
          <w:lang w:val="en-GB"/>
        </w:rPr>
      </w:pPr>
      <w:r w:rsidRPr="008F673E">
        <w:rPr>
          <w:lang w:val="en-GB"/>
        </w:rPr>
        <w:t>Main Analytical Approach</w:t>
      </w:r>
      <w:r w:rsidRPr="008F673E" w:rsidR="00680062">
        <w:rPr>
          <w:lang w:val="en-GB"/>
        </w:rPr>
        <w:t xml:space="preserve"> for Dichotomous </w:t>
      </w:r>
      <w:r w:rsidR="002859C8">
        <w:rPr>
          <w:lang w:val="en-GB"/>
        </w:rPr>
        <w:t xml:space="preserve">Efficacy </w:t>
      </w:r>
      <w:r w:rsidRPr="008F673E" w:rsidR="00680062">
        <w:rPr>
          <w:lang w:val="en-GB"/>
        </w:rPr>
        <w:t>Endpoints</w:t>
      </w:r>
    </w:p>
    <w:p w:rsidRPr="008F673E" w:rsidR="00A47925" w:rsidP="00A47925" w:rsidRDefault="00A47925" w14:paraId="0CF943A3" w14:textId="1CA9E6EA">
      <w:pPr>
        <w:rPr>
          <w:lang w:val="en-GB" w:eastAsia="ja-JP"/>
        </w:rPr>
      </w:pPr>
      <w:r w:rsidRPr="008F673E">
        <w:rPr>
          <w:lang w:val="en-GB" w:eastAsia="ja-JP"/>
        </w:rPr>
        <w:t xml:space="preserve">Dichotomous </w:t>
      </w:r>
      <w:r w:rsidRPr="008F673E" w:rsidR="00680062">
        <w:rPr>
          <w:lang w:val="en-GB" w:eastAsia="ja-JP"/>
        </w:rPr>
        <w:t xml:space="preserve">endpoints will be handled as the primary endpoint. Missing data will be handled as presented in the “Handling of missing data” column in the endpoint tables. </w:t>
      </w:r>
    </w:p>
    <w:p w:rsidRPr="008F673E" w:rsidR="00680062" w:rsidP="00680062" w:rsidRDefault="00680062" w14:paraId="5521C23F" w14:textId="34ACA1BB">
      <w:pPr>
        <w:pStyle w:val="Heading4"/>
        <w:rPr>
          <w:rFonts w:hint="eastAsia"/>
          <w:lang w:val="en-GB"/>
        </w:rPr>
      </w:pPr>
      <w:r w:rsidRPr="008F673E">
        <w:rPr>
          <w:lang w:val="en-GB"/>
        </w:rPr>
        <w:t xml:space="preserve">Main Analytical Approach for Continuous </w:t>
      </w:r>
      <w:r w:rsidRPr="008F673E" w:rsidR="00C819FF">
        <w:rPr>
          <w:lang w:val="en-GB"/>
        </w:rPr>
        <w:t>N</w:t>
      </w:r>
      <w:r w:rsidRPr="008F673E">
        <w:rPr>
          <w:lang w:val="en-GB"/>
        </w:rPr>
        <w:t>on-</w:t>
      </w:r>
      <w:r w:rsidRPr="008F673E" w:rsidR="00C819FF">
        <w:rPr>
          <w:lang w:val="en-GB"/>
        </w:rPr>
        <w:t>S</w:t>
      </w:r>
      <w:r w:rsidRPr="008F673E">
        <w:rPr>
          <w:lang w:val="en-GB"/>
        </w:rPr>
        <w:t xml:space="preserve">kewed </w:t>
      </w:r>
      <w:r w:rsidR="002859C8">
        <w:rPr>
          <w:lang w:val="en-GB"/>
        </w:rPr>
        <w:t xml:space="preserve">Efficacy </w:t>
      </w:r>
      <w:r w:rsidRPr="008F673E">
        <w:rPr>
          <w:lang w:val="en-GB"/>
        </w:rPr>
        <w:t>Endpoints</w:t>
      </w:r>
    </w:p>
    <w:p w:rsidRPr="008F673E" w:rsidR="00680062" w:rsidP="762C05B6" w:rsidRDefault="00680062" w14:paraId="1E24053B" w14:textId="3C5B8E9E">
      <w:pPr>
        <w:rPr>
          <w:lang w:eastAsia="ja-JP"/>
        </w:rPr>
      </w:pPr>
      <w:r w:rsidRPr="6C4B0B2E">
        <w:rPr>
          <w:lang w:eastAsia="ja-JP"/>
        </w:rPr>
        <w:t>Non-skewed continuous endpoints will be analysed using a linear mixed model with a random term for cluster and fixed effect for treatment and time interval. The mean difference between the guidelines will be calculated using population-averaged (marginal) adjusted mean differences with standard errors estimated by the delta method.</w:t>
      </w:r>
    </w:p>
    <w:p w:rsidRPr="008F673E" w:rsidR="00680062" w:rsidP="00680062" w:rsidRDefault="00680062" w14:paraId="319353DD" w14:textId="11FEE57A">
      <w:pPr>
        <w:rPr>
          <w:lang w:val="en-GB" w:eastAsia="ja-JP"/>
        </w:rPr>
      </w:pPr>
      <w:r w:rsidRPr="008F673E">
        <w:rPr>
          <w:lang w:val="en-GB" w:eastAsia="ja-JP"/>
        </w:rPr>
        <w:t xml:space="preserve">Missing data will be handled using multiple imputation. The specification of the imputation model will be defined after a blind review of the data. </w:t>
      </w:r>
    </w:p>
    <w:p w:rsidRPr="008F673E" w:rsidR="00680062" w:rsidP="00680062" w:rsidRDefault="00680062" w14:paraId="3C5F9170" w14:textId="7312A1D5">
      <w:pPr>
        <w:rPr>
          <w:lang w:val="en-GB" w:eastAsia="ja-JP"/>
        </w:rPr>
      </w:pPr>
      <w:r w:rsidRPr="008F673E">
        <w:rPr>
          <w:lang w:val="en-GB" w:eastAsia="ja-JP"/>
        </w:rPr>
        <w:t xml:space="preserve">The estimated mean difference will be presented with a 95% confidence interval. </w:t>
      </w:r>
    </w:p>
    <w:p w:rsidRPr="008F673E" w:rsidR="00C819FF" w:rsidP="00C819FF" w:rsidRDefault="00C819FF" w14:paraId="63B9711C" w14:textId="75C5AD10">
      <w:pPr>
        <w:pStyle w:val="Heading4"/>
        <w:rPr>
          <w:rFonts w:hint="eastAsia"/>
          <w:lang w:val="en-GB"/>
        </w:rPr>
      </w:pPr>
      <w:r w:rsidRPr="008F673E">
        <w:rPr>
          <w:lang w:val="en-GB"/>
        </w:rPr>
        <w:t xml:space="preserve">Main Analytical Approach for Continuous Skewed </w:t>
      </w:r>
      <w:r w:rsidR="002859C8">
        <w:rPr>
          <w:lang w:val="en-GB"/>
        </w:rPr>
        <w:t xml:space="preserve">Efficacy </w:t>
      </w:r>
      <w:r w:rsidRPr="008F673E">
        <w:rPr>
          <w:lang w:val="en-GB"/>
        </w:rPr>
        <w:t>Endpoints</w:t>
      </w:r>
    </w:p>
    <w:p w:rsidRPr="008F673E" w:rsidR="00C819FF" w:rsidP="00C819FF" w:rsidRDefault="00C819FF" w14:paraId="5C352B97" w14:textId="2A98B116">
      <w:pPr>
        <w:rPr>
          <w:lang w:val="en-GB" w:eastAsia="ja-JP"/>
        </w:rPr>
      </w:pPr>
      <w:r w:rsidRPr="008F673E">
        <w:rPr>
          <w:lang w:val="en-GB" w:eastAsia="ja-JP"/>
        </w:rPr>
        <w:t xml:space="preserve">Skewed continuous endpoints will be analysed using a generalised linear mixed model with a random term for cluster and fixed effect for treatment and time interval. </w:t>
      </w:r>
      <w:r w:rsidRPr="6C4B0B2E" w:rsidR="00A81D8C">
        <w:rPr>
          <w:lang w:eastAsia="ja-JP"/>
        </w:rPr>
        <w:t>The link function will be the inverse (log) and the family will be Gamma.</w:t>
      </w:r>
      <w:r w:rsidRPr="008F673E">
        <w:rPr>
          <w:lang w:val="en-GB" w:eastAsia="ja-JP"/>
        </w:rPr>
        <w:t>The mean difference between the guidelines will be calculated using population-averaged (marginal) adjusted mean differences with standard errors estimated by the delta method.</w:t>
      </w:r>
    </w:p>
    <w:p w:rsidRPr="008F673E" w:rsidR="00C819FF" w:rsidP="00C819FF" w:rsidRDefault="00C819FF" w14:paraId="7ED639AF" w14:textId="77777777">
      <w:pPr>
        <w:rPr>
          <w:lang w:val="en-GB" w:eastAsia="ja-JP"/>
        </w:rPr>
      </w:pPr>
      <w:r w:rsidRPr="008F673E">
        <w:rPr>
          <w:lang w:val="en-GB" w:eastAsia="ja-JP"/>
        </w:rPr>
        <w:t xml:space="preserve">Missing data will be handled using multiple imputation. The specification of the imputation model will be defined after a blind review of the data. </w:t>
      </w:r>
    </w:p>
    <w:p w:rsidRPr="008F673E" w:rsidR="00C819FF" w:rsidP="00C819FF" w:rsidRDefault="00C819FF" w14:paraId="7B6FFC1C" w14:textId="77777777">
      <w:pPr>
        <w:rPr>
          <w:lang w:val="en-GB" w:eastAsia="ja-JP"/>
        </w:rPr>
      </w:pPr>
      <w:r w:rsidRPr="008F673E">
        <w:rPr>
          <w:lang w:val="en-GB" w:eastAsia="ja-JP"/>
        </w:rPr>
        <w:t xml:space="preserve">The estimated mean difference will be presented with a 95% confidence interval. </w:t>
      </w:r>
    </w:p>
    <w:p w:rsidRPr="008F673E" w:rsidR="00680062" w:rsidP="00A47925" w:rsidRDefault="00680062" w14:paraId="18A11CF9" w14:textId="77777777">
      <w:pPr>
        <w:rPr>
          <w:lang w:val="en-GB" w:eastAsia="ja-JP"/>
        </w:rPr>
      </w:pPr>
    </w:p>
    <w:p w:rsidRPr="008F673E" w:rsidR="00FD7A3D" w:rsidP="00FD7A3D" w:rsidRDefault="00FD7A3D" w14:paraId="0A859308" w14:textId="6860448C">
      <w:pPr>
        <w:pStyle w:val="Heading4"/>
        <w:rPr>
          <w:rFonts w:hint="eastAsia"/>
          <w:lang w:val="en-GB"/>
        </w:rPr>
      </w:pPr>
      <w:r w:rsidRPr="008F673E">
        <w:rPr>
          <w:lang w:val="en-GB"/>
        </w:rPr>
        <w:t xml:space="preserve">Main Analytical Approach for Ordinal </w:t>
      </w:r>
      <w:r w:rsidR="002859C8">
        <w:rPr>
          <w:lang w:val="en-GB"/>
        </w:rPr>
        <w:t xml:space="preserve">Efficacy </w:t>
      </w:r>
      <w:r w:rsidRPr="008F673E">
        <w:rPr>
          <w:lang w:val="en-GB"/>
        </w:rPr>
        <w:t>Endpoints</w:t>
      </w:r>
    </w:p>
    <w:p w:rsidRPr="008F673E" w:rsidR="00830164" w:rsidP="00A47925" w:rsidRDefault="00FD7A3D" w14:paraId="5F122CF2" w14:textId="4C6B794E">
      <w:pPr>
        <w:rPr>
          <w:lang w:val="en-GB" w:eastAsia="ja-JP"/>
        </w:rPr>
      </w:pPr>
      <w:r w:rsidRPr="008F673E">
        <w:rPr>
          <w:lang w:val="en-GB" w:eastAsia="ja-JP"/>
        </w:rPr>
        <w:t>Ordinal endpoints will be analysed using a generalised linear mixed proportional odds model with a random term for cluster and fixed effect for treatment and time interval. The proportional odds ratio from the model will be presented</w:t>
      </w:r>
      <w:r w:rsidRPr="008F673E" w:rsidR="00830164">
        <w:rPr>
          <w:lang w:val="en-GB" w:eastAsia="ja-JP"/>
        </w:rPr>
        <w:t xml:space="preserve"> with standard errors</w:t>
      </w:r>
      <w:r w:rsidRPr="008F673E">
        <w:rPr>
          <w:lang w:val="en-GB" w:eastAsia="ja-JP"/>
        </w:rPr>
        <w:t xml:space="preserve"> </w:t>
      </w:r>
      <w:r w:rsidRPr="008F673E" w:rsidR="00830164">
        <w:rPr>
          <w:lang w:val="en-GB" w:eastAsia="ja-JP"/>
        </w:rPr>
        <w:t xml:space="preserve">by the Wald method. </w:t>
      </w:r>
    </w:p>
    <w:p w:rsidRPr="008F673E" w:rsidR="00830164" w:rsidP="00830164" w:rsidRDefault="00830164" w14:paraId="2856AB21" w14:textId="7B44285F">
      <w:pPr>
        <w:rPr>
          <w:lang w:val="en-GB" w:eastAsia="ja-JP"/>
        </w:rPr>
      </w:pPr>
      <w:r w:rsidRPr="008F673E">
        <w:rPr>
          <w:lang w:val="en-GB" w:eastAsia="ja-JP"/>
        </w:rPr>
        <w:t xml:space="preserve">Missing data will be ignored and handled by the mixed model under the missing at random assumption. This position will be reconsidered after a blind review of the data. </w:t>
      </w:r>
    </w:p>
    <w:p w:rsidRPr="008F673E" w:rsidR="00830164" w:rsidP="00830164" w:rsidRDefault="00830164" w14:paraId="71314FF3" w14:textId="77777777">
      <w:pPr>
        <w:rPr>
          <w:lang w:val="en-GB" w:eastAsia="ja-JP"/>
        </w:rPr>
      </w:pPr>
    </w:p>
    <w:p w:rsidRPr="008F673E" w:rsidR="00830164" w:rsidP="00830164" w:rsidRDefault="00830164" w14:paraId="45BC65AB" w14:textId="2BA55D59">
      <w:pPr>
        <w:pStyle w:val="Heading4"/>
        <w:rPr>
          <w:rFonts w:hint="eastAsia"/>
          <w:lang w:val="en-GB"/>
        </w:rPr>
      </w:pPr>
      <w:r w:rsidRPr="008F673E">
        <w:rPr>
          <w:lang w:val="en-GB"/>
        </w:rPr>
        <w:t xml:space="preserve">Main Analytical Approach for Time to Event </w:t>
      </w:r>
      <w:r w:rsidR="002859C8">
        <w:rPr>
          <w:lang w:val="en-GB"/>
        </w:rPr>
        <w:t xml:space="preserve">Efficacy </w:t>
      </w:r>
      <w:r w:rsidRPr="008F673E">
        <w:rPr>
          <w:lang w:val="en-GB"/>
        </w:rPr>
        <w:t>Endpoints</w:t>
      </w:r>
    </w:p>
    <w:p w:rsidRPr="008F673E" w:rsidR="00830164" w:rsidP="00A47925" w:rsidRDefault="00830164" w14:paraId="2A660EE8" w14:textId="30BC463C">
      <w:pPr>
        <w:rPr>
          <w:lang w:val="en-GB" w:eastAsia="ja-JP"/>
        </w:rPr>
      </w:pPr>
      <w:r w:rsidRPr="008F673E">
        <w:rPr>
          <w:lang w:val="en-GB" w:eastAsia="ja-JP"/>
        </w:rPr>
        <w:t xml:space="preserve">Time to event endpoints will be analysed using a generalised linear mixed Weibull model a random term for cluster and fixed effect for treatment and time interval. The relative change in percentile (e.g. median) time to event will be presented from the model with standard errors and 95% confidence intervals by the Wald method. </w:t>
      </w:r>
    </w:p>
    <w:p w:rsidRPr="008F673E" w:rsidR="00830164" w:rsidP="00A47925" w:rsidRDefault="00830164" w14:paraId="2E6DE527" w14:textId="77777777">
      <w:pPr>
        <w:rPr>
          <w:lang w:val="en-GB" w:eastAsia="ja-JP"/>
        </w:rPr>
      </w:pPr>
    </w:p>
    <w:p w:rsidRPr="008F673E" w:rsidR="00830164" w:rsidP="00A47925" w:rsidRDefault="00830164" w14:paraId="2907F09D" w14:textId="09070C89">
      <w:pPr>
        <w:rPr>
          <w:lang w:val="en-GB" w:eastAsia="ja-JP"/>
        </w:rPr>
      </w:pPr>
      <w:r w:rsidRPr="008F673E">
        <w:rPr>
          <w:lang w:val="en-GB" w:eastAsia="ja-JP"/>
        </w:rPr>
        <w:t xml:space="preserve">We do not anticipate any missing data for these endpoints, so it will be handled using complete case analyses. </w:t>
      </w:r>
    </w:p>
    <w:p w:rsidRPr="008F673E" w:rsidR="00830164" w:rsidP="00A47925" w:rsidRDefault="00830164" w14:paraId="2326DF5F" w14:textId="77777777">
      <w:pPr>
        <w:rPr>
          <w:lang w:val="en-GB" w:eastAsia="ja-JP"/>
        </w:rPr>
      </w:pPr>
    </w:p>
    <w:p w:rsidRPr="008F673E" w:rsidR="006B0F18" w:rsidP="006B0F18" w:rsidRDefault="006B0F18" w14:paraId="6418C61C" w14:textId="26563409">
      <w:pPr>
        <w:pStyle w:val="Heading4"/>
        <w:rPr>
          <w:rStyle w:val="CPTVariable"/>
          <w:rFonts w:hint="eastAsia"/>
          <w:lang w:val="en-GB"/>
        </w:rPr>
      </w:pPr>
      <w:r w:rsidRPr="008F673E">
        <w:rPr>
          <w:lang w:val="en-GB"/>
        </w:rPr>
        <w:t>Sensitivity</w:t>
      </w:r>
      <w:r w:rsidRPr="008F673E" w:rsidR="00830164">
        <w:rPr>
          <w:lang w:val="en-GB"/>
        </w:rPr>
        <w:t xml:space="preserve"> Analyses</w:t>
      </w:r>
      <w:r w:rsidRPr="008F673E">
        <w:rPr>
          <w:lang w:val="en-GB"/>
        </w:rPr>
        <w:t xml:space="preserve"> </w:t>
      </w:r>
    </w:p>
    <w:p w:rsidRPr="008F673E" w:rsidR="00830164" w:rsidP="00830164" w:rsidRDefault="00830164" w14:paraId="10945040" w14:textId="4696494A">
      <w:pPr>
        <w:rPr>
          <w:lang w:val="en-GB" w:eastAsia="ja-JP"/>
        </w:rPr>
      </w:pPr>
      <w:commentRangeStart w:id="736"/>
      <w:commentRangeStart w:id="737"/>
      <w:r w:rsidRPr="008F673E">
        <w:rPr>
          <w:lang w:val="en-GB" w:eastAsia="ja-JP"/>
        </w:rPr>
        <w:t>There will be no sensitivity analyses for secondary endpoints</w:t>
      </w:r>
    </w:p>
    <w:p w:rsidRPr="008F673E" w:rsidR="006B0F18" w:rsidP="006B0F18" w:rsidRDefault="006B0F18" w14:paraId="13E4740D" w14:textId="18BD028B">
      <w:pPr>
        <w:pStyle w:val="Heading4"/>
        <w:rPr>
          <w:rFonts w:hint="eastAsia"/>
          <w:lang w:val="en-GB"/>
        </w:rPr>
      </w:pPr>
      <w:r w:rsidRPr="008F673E">
        <w:rPr>
          <w:lang w:val="en-GB"/>
        </w:rPr>
        <w:t>Supplementary</w:t>
      </w:r>
      <w:r w:rsidRPr="008F673E" w:rsidR="00830164">
        <w:rPr>
          <w:lang w:val="en-GB"/>
        </w:rPr>
        <w:t xml:space="preserve"> A</w:t>
      </w:r>
      <w:r w:rsidRPr="008F673E" w:rsidR="008048C0">
        <w:rPr>
          <w:lang w:val="en-GB"/>
        </w:rPr>
        <w:t>nalyses</w:t>
      </w:r>
      <w:r w:rsidRPr="008F673E">
        <w:rPr>
          <w:lang w:val="en-GB"/>
        </w:rPr>
        <w:t xml:space="preserve"> </w:t>
      </w:r>
    </w:p>
    <w:p w:rsidRPr="008F673E" w:rsidR="008048C0" w:rsidP="008048C0" w:rsidRDefault="008048C0" w14:paraId="27F10102" w14:textId="72941308">
      <w:pPr>
        <w:rPr>
          <w:lang w:val="en-GB" w:eastAsia="ja-JP"/>
        </w:rPr>
      </w:pPr>
      <w:r w:rsidRPr="008F673E">
        <w:rPr>
          <w:lang w:val="en-GB" w:eastAsia="ja-JP"/>
        </w:rPr>
        <w:t>There will be no supplementary analyses for secondary endpoints</w:t>
      </w:r>
      <w:commentRangeEnd w:id="736"/>
      <w:r w:rsidRPr="008F673E" w:rsidR="00C43193">
        <w:rPr>
          <w:rStyle w:val="CommentReference"/>
          <w:sz w:val="24"/>
          <w:szCs w:val="22"/>
          <w:lang w:val="en-GB" w:eastAsia="ja-JP"/>
        </w:rPr>
        <w:commentReference w:id="736"/>
      </w:r>
      <w:commentRangeEnd w:id="737"/>
      <w:r>
        <w:rPr>
          <w:rStyle w:val="CommentReference"/>
        </w:rPr>
        <w:commentReference w:id="737"/>
      </w:r>
    </w:p>
    <w:p w:rsidRPr="008F673E" w:rsidR="00EA3E2B" w:rsidP="00BA4CA7" w:rsidRDefault="007C6BD1" w14:paraId="49F716A4" w14:textId="43ECAA48">
      <w:pPr>
        <w:pStyle w:val="Heading1"/>
        <w:rPr>
          <w:rFonts w:hint="eastAsia"/>
          <w:lang w:val="en-GB"/>
        </w:rPr>
      </w:pPr>
      <w:bookmarkStart w:name="_Ref517707170" w:id="738"/>
      <w:bookmarkStart w:name="_Toc518466175" w:id="739"/>
      <w:bookmarkStart w:name="_Toc518655987" w:id="740"/>
      <w:bookmarkStart w:name="_Toc521400479" w:id="741"/>
      <w:bookmarkStart w:name="_Ref45604051" w:id="742"/>
      <w:bookmarkStart w:name="_Toc154052378" w:id="743"/>
      <w:r w:rsidRPr="008F673E">
        <w:rPr>
          <w:lang w:val="en-GB"/>
        </w:rPr>
        <w:t xml:space="preserve">Analyses Supporting </w:t>
      </w:r>
      <w:r w:rsidR="00180FF4">
        <w:rPr>
          <w:rStyle w:val="CPTVariable"/>
          <w:color w:val="auto"/>
          <w:lang w:val="en-GB"/>
        </w:rPr>
        <w:t>Exploratory</w:t>
      </w:r>
      <w:r w:rsidRPr="008F673E" w:rsidR="00180FF4">
        <w:rPr>
          <w:lang w:val="en-GB"/>
        </w:rPr>
        <w:t xml:space="preserve"> </w:t>
      </w:r>
      <w:r w:rsidRPr="008F673E">
        <w:rPr>
          <w:lang w:val="en-GB"/>
        </w:rPr>
        <w:t>Objective</w:t>
      </w:r>
      <w:bookmarkEnd w:id="738"/>
      <w:bookmarkEnd w:id="739"/>
      <w:bookmarkEnd w:id="740"/>
      <w:bookmarkEnd w:id="741"/>
      <w:bookmarkEnd w:id="742"/>
      <w:bookmarkEnd w:id="743"/>
      <w:r w:rsidRPr="008F673E" w:rsidR="008048C0">
        <w:rPr>
          <w:lang w:val="en-GB"/>
        </w:rPr>
        <w:t>s</w:t>
      </w:r>
    </w:p>
    <w:p w:rsidRPr="008F673E" w:rsidR="008048C0" w:rsidP="008048C0" w:rsidRDefault="008048C0" w14:paraId="5BA64229" w14:textId="77777777">
      <w:pPr>
        <w:rPr>
          <w:lang w:val="en-GB" w:eastAsia="ja-JP"/>
        </w:rPr>
      </w:pPr>
    </w:p>
    <w:p w:rsidR="00EB094F" w:rsidP="00EB094F" w:rsidRDefault="00EB094F" w14:paraId="07A85665" w14:textId="77777777">
      <w:pPr>
        <w:rPr>
          <w:lang w:val="en-GB"/>
        </w:rPr>
      </w:pPr>
      <w:r w:rsidRPr="00EB094F">
        <w:rPr>
          <w:lang w:val="en-GB"/>
        </w:rPr>
        <w:t xml:space="preserve">Hypothesis generating exploratory analyses will be performed on exploratory endpoints. These analyses will not be detailed in this analysis plan and will be regarded as post-hoc analyses. </w:t>
      </w:r>
    </w:p>
    <w:p w:rsidRPr="00EB094F" w:rsidR="00434268" w:rsidP="00EB094F" w:rsidRDefault="00434268" w14:paraId="7AE90471" w14:textId="7C835202">
      <w:pPr>
        <w:rPr>
          <w:lang w:val="en-GB"/>
        </w:rPr>
      </w:pPr>
      <w:r>
        <w:rPr>
          <w:lang w:val="en-GB"/>
        </w:rPr>
        <w:t xml:space="preserve">Descriptive endpoint, especially </w:t>
      </w:r>
      <w:r w:rsidR="00BF6F2E">
        <w:rPr>
          <w:lang w:val="en-GB"/>
        </w:rPr>
        <w:t xml:space="preserve">categorical endpoints may be presented descriptively in the main </w:t>
      </w:r>
      <w:r w:rsidR="00AF2106">
        <w:rPr>
          <w:lang w:val="en-GB"/>
        </w:rPr>
        <w:t xml:space="preserve">statistical report. </w:t>
      </w:r>
    </w:p>
    <w:p w:rsidRPr="00EB094F" w:rsidR="00EB094F" w:rsidP="00EB094F" w:rsidRDefault="00EB094F" w14:paraId="0AD704B6" w14:textId="77777777">
      <w:pPr>
        <w:rPr>
          <w:lang w:val="en-GB"/>
        </w:rPr>
      </w:pPr>
      <w:r w:rsidRPr="00EB094F">
        <w:rPr>
          <w:lang w:val="en-GB"/>
        </w:rPr>
        <w:t xml:space="preserve">There are no pre-specified subgroup analyses defined in this SAP. </w:t>
      </w:r>
    </w:p>
    <w:p w:rsidRPr="008F673E" w:rsidR="00EB441E" w:rsidP="00D87DCB" w:rsidRDefault="00EB441E" w14:paraId="1899EB9B" w14:textId="64A9FF46">
      <w:pPr>
        <w:rPr>
          <w:lang w:val="en-GB"/>
        </w:rPr>
      </w:pPr>
    </w:p>
    <w:p w:rsidRPr="008F673E" w:rsidR="00EA3E2B" w:rsidP="00957975" w:rsidRDefault="00D87DCB" w14:paraId="43464AC6" w14:textId="1B8A5BB5">
      <w:pPr>
        <w:pStyle w:val="Heading1"/>
        <w:rPr>
          <w:rFonts w:hint="eastAsia"/>
          <w:lang w:val="en-GB"/>
        </w:rPr>
      </w:pPr>
      <w:bookmarkStart w:name="_Toc518466176" w:id="744"/>
      <w:bookmarkStart w:name="_Toc518655988" w:id="745"/>
      <w:bookmarkStart w:name="_Toc521400480" w:id="746"/>
      <w:bookmarkStart w:name="_Toc154052379" w:id="747"/>
      <w:commentRangeStart w:id="748"/>
      <w:r w:rsidRPr="008F673E">
        <w:rPr>
          <w:rStyle w:val="CPTVariable"/>
          <w:lang w:val="en-GB"/>
        </w:rPr>
        <w:t>[Other]</w:t>
      </w:r>
      <w:r w:rsidRPr="008F673E" w:rsidR="00EA3E2B">
        <w:rPr>
          <w:lang w:val="en-GB"/>
        </w:rPr>
        <w:t xml:space="preserve"> Safety Analyses</w:t>
      </w:r>
      <w:bookmarkEnd w:id="744"/>
      <w:bookmarkEnd w:id="745"/>
      <w:bookmarkEnd w:id="746"/>
      <w:bookmarkEnd w:id="747"/>
      <w:commentRangeEnd w:id="748"/>
      <w:r w:rsidRPr="008F673E" w:rsidR="000A7FEC">
        <w:rPr>
          <w:rStyle w:val="CommentReference"/>
          <w:rFonts w:hint="eastAsia"/>
          <w:sz w:val="28"/>
          <w:szCs w:val="22"/>
          <w:lang w:val="en-GB"/>
        </w:rPr>
        <w:commentReference w:id="748"/>
      </w:r>
    </w:p>
    <w:p w:rsidRPr="008F673E" w:rsidR="00D87DCB" w:rsidP="00D87DCB" w:rsidRDefault="00D87DCB" w14:paraId="5F3A32B7" w14:textId="3F630283">
      <w:pPr>
        <w:pStyle w:val="CPTInstructional"/>
        <w:rPr>
          <w:strike/>
          <w:lang w:val="en-GB"/>
        </w:rPr>
      </w:pPr>
      <w:r w:rsidRPr="008F673E">
        <w:rPr>
          <w:lang w:val="en-GB"/>
        </w:rPr>
        <w:t>This information should be copied from the protocol (Section 9.</w:t>
      </w:r>
      <w:r w:rsidRPr="008F673E" w:rsidR="00957975">
        <w:rPr>
          <w:lang w:val="en-GB"/>
        </w:rPr>
        <w:t>6</w:t>
      </w:r>
      <w:r w:rsidRPr="008F673E">
        <w:rPr>
          <w:lang w:val="en-GB"/>
        </w:rPr>
        <w:t>). Additional details may be added.</w:t>
      </w:r>
    </w:p>
    <w:p w:rsidRPr="008F673E" w:rsidR="00957975" w:rsidP="00957975" w:rsidRDefault="00957975" w14:paraId="264A13D3" w14:textId="0CB49EA2">
      <w:pPr>
        <w:pStyle w:val="CPTInstructional"/>
        <w:rPr>
          <w:lang w:val="en-GB"/>
        </w:rPr>
      </w:pPr>
      <w:r w:rsidRPr="008F673E">
        <w:rPr>
          <w:lang w:val="en-GB"/>
        </w:rPr>
        <w:t>Consider describing how standard and any special safety endpoints analyses that have not already been described in Sections 4</w:t>
      </w:r>
      <w:r w:rsidRPr="008F673E" w:rsidR="007C6BD1">
        <w:rPr>
          <w:lang w:val="en-GB"/>
        </w:rPr>
        <w:t>, 5 or 6</w:t>
      </w:r>
      <w:r w:rsidRPr="008F673E">
        <w:rPr>
          <w:bCs/>
          <w:lang w:val="en-GB"/>
        </w:rPr>
        <w:t xml:space="preserve"> </w:t>
      </w:r>
      <w:r w:rsidRPr="008F673E">
        <w:rPr>
          <w:lang w:val="en-GB"/>
        </w:rPr>
        <w:t>will be performed.</w:t>
      </w:r>
    </w:p>
    <w:p w:rsidRPr="008F673E" w:rsidR="00D87DCB" w:rsidP="00D87DCB" w:rsidRDefault="00D87DCB" w14:paraId="7E8896A3" w14:textId="3AA5305D">
      <w:pPr>
        <w:pStyle w:val="CPTInstructional"/>
        <w:rPr>
          <w:lang w:val="en-GB"/>
        </w:rPr>
      </w:pPr>
      <w:r w:rsidRPr="008F673E">
        <w:rPr>
          <w:lang w:val="en-GB"/>
        </w:rPr>
        <w:t xml:space="preserve">Suggested topics, specific to safety analyses to </w:t>
      </w:r>
      <w:r w:rsidRPr="008F673E" w:rsidR="00282920">
        <w:rPr>
          <w:lang w:val="en-GB"/>
        </w:rPr>
        <w:t xml:space="preserve">be </w:t>
      </w:r>
      <w:r w:rsidRPr="008F673E">
        <w:rPr>
          <w:lang w:val="en-GB"/>
        </w:rPr>
        <w:t>include</w:t>
      </w:r>
      <w:r w:rsidRPr="008F673E" w:rsidR="00282920">
        <w:rPr>
          <w:lang w:val="en-GB"/>
        </w:rPr>
        <w:t>d</w:t>
      </w:r>
      <w:r w:rsidRPr="008F673E">
        <w:rPr>
          <w:lang w:val="en-GB"/>
        </w:rPr>
        <w:t xml:space="preserve"> in this section or subsections</w:t>
      </w:r>
      <w:r w:rsidRPr="008F673E" w:rsidR="00282920">
        <w:rPr>
          <w:lang w:val="en-GB"/>
        </w:rPr>
        <w:t>,</w:t>
      </w:r>
      <w:r w:rsidRPr="008F673E">
        <w:rPr>
          <w:lang w:val="en-GB"/>
        </w:rPr>
        <w:t xml:space="preserve"> are provided below. If potentially clinically significant criteria are used for adverse events (AEs), laboratory assessments, vital signs, or electrocardiograms (ECGs), then describe how these criteria </w:t>
      </w:r>
      <w:r w:rsidRPr="008F673E" w:rsidR="00282920">
        <w:rPr>
          <w:lang w:val="en-GB"/>
        </w:rPr>
        <w:t>a</w:t>
      </w:r>
      <w:r w:rsidRPr="008F673E">
        <w:rPr>
          <w:lang w:val="en-GB"/>
        </w:rPr>
        <w:t>re determined and how they relate to clinical relevance or include a reference to standards, appendix, or other documentation.</w:t>
      </w:r>
    </w:p>
    <w:p w:rsidRPr="008F673E" w:rsidR="00D87DCB" w:rsidP="0094287D" w:rsidRDefault="0094287D" w14:paraId="5907DFA7" w14:textId="4C1212E1">
      <w:pPr>
        <w:pStyle w:val="CPTInstructional"/>
        <w:ind w:left="504" w:hanging="144"/>
        <w:rPr>
          <w:lang w:val="en-GB"/>
        </w:rPr>
      </w:pPr>
      <w:r w:rsidRPr="008F673E">
        <w:rPr>
          <w:lang w:val="en-GB"/>
        </w:rPr>
        <w:t xml:space="preserve">- </w:t>
      </w:r>
      <w:r w:rsidRPr="008F673E" w:rsidR="00D87DCB">
        <w:rPr>
          <w:lang w:val="en-GB"/>
        </w:rPr>
        <w:t>Specify estimand(s), if applicable and not defined in Section</w:t>
      </w:r>
      <w:r w:rsidRPr="008F673E" w:rsidR="00057CEA">
        <w:rPr>
          <w:lang w:val="en-GB"/>
        </w:rPr>
        <w:t xml:space="preserve"> 1.1</w:t>
      </w:r>
      <w:r w:rsidRPr="008F673E" w:rsidR="00D87DCB">
        <w:rPr>
          <w:lang w:val="en-GB"/>
        </w:rPr>
        <w:t>.</w:t>
      </w:r>
    </w:p>
    <w:p w:rsidRPr="008F673E" w:rsidR="00D87DCB" w:rsidP="0094287D" w:rsidRDefault="0094287D" w14:paraId="1E1BEE00" w14:textId="64A62795">
      <w:pPr>
        <w:pStyle w:val="CPTInstructional"/>
        <w:ind w:left="504" w:hanging="144"/>
        <w:rPr>
          <w:lang w:val="en-GB"/>
        </w:rPr>
      </w:pPr>
      <w:r w:rsidRPr="008F673E">
        <w:rPr>
          <w:lang w:val="en-GB"/>
        </w:rPr>
        <w:t xml:space="preserve">- </w:t>
      </w:r>
      <w:r w:rsidRPr="008F673E" w:rsidR="00D87DCB">
        <w:rPr>
          <w:lang w:val="en-GB"/>
        </w:rPr>
        <w:t>Specify analysis set(s) to be used if not clear from Section</w:t>
      </w:r>
      <w:r w:rsidRPr="008F673E" w:rsidR="00057CEA">
        <w:rPr>
          <w:lang w:val="en-GB"/>
        </w:rPr>
        <w:t xml:space="preserve"> 3</w:t>
      </w:r>
      <w:r w:rsidRPr="008F673E" w:rsidR="00D87DCB">
        <w:rPr>
          <w:lang w:val="en-GB"/>
        </w:rPr>
        <w:t>.</w:t>
      </w:r>
    </w:p>
    <w:p w:rsidRPr="008F673E" w:rsidR="00D87DCB" w:rsidP="0094287D" w:rsidRDefault="0094287D" w14:paraId="308631CB" w14:textId="7B9BE01B">
      <w:pPr>
        <w:pStyle w:val="CPTInstructional"/>
        <w:ind w:left="504" w:hanging="144"/>
        <w:rPr>
          <w:lang w:val="en-GB"/>
        </w:rPr>
      </w:pPr>
      <w:r w:rsidRPr="008F673E">
        <w:rPr>
          <w:lang w:val="en-GB"/>
        </w:rPr>
        <w:t xml:space="preserve">- </w:t>
      </w:r>
      <w:r w:rsidRPr="008F673E" w:rsidR="00282920">
        <w:rPr>
          <w:lang w:val="en-GB"/>
        </w:rPr>
        <w:t>Describe g</w:t>
      </w:r>
      <w:r w:rsidRPr="008F673E" w:rsidR="00D87DCB">
        <w:rPr>
          <w:lang w:val="en-GB"/>
        </w:rPr>
        <w:t>eneral methods for summarizing and analyzing safety data</w:t>
      </w:r>
      <w:r w:rsidRPr="008F673E" w:rsidR="00282920">
        <w:rPr>
          <w:lang w:val="en-GB"/>
        </w:rPr>
        <w:t>.</w:t>
      </w:r>
    </w:p>
    <w:p w:rsidRPr="008F673E" w:rsidR="00D87DCB" w:rsidP="0094287D" w:rsidRDefault="0094287D" w14:paraId="273110A4" w14:textId="37D55757">
      <w:pPr>
        <w:pStyle w:val="CPTInstructional"/>
        <w:ind w:left="504" w:hanging="144"/>
        <w:rPr>
          <w:lang w:val="en-GB"/>
        </w:rPr>
      </w:pPr>
      <w:r w:rsidRPr="008F673E">
        <w:rPr>
          <w:lang w:val="en-GB"/>
        </w:rPr>
        <w:t xml:space="preserve">- </w:t>
      </w:r>
      <w:r w:rsidRPr="008F673E" w:rsidR="00282920">
        <w:rPr>
          <w:lang w:val="en-GB"/>
        </w:rPr>
        <w:t>Include s</w:t>
      </w:r>
      <w:r w:rsidRPr="008F673E" w:rsidR="00D87DCB">
        <w:rPr>
          <w:lang w:val="en-GB"/>
        </w:rPr>
        <w:t>pecial safety topics relevant to the given study</w:t>
      </w:r>
      <w:r w:rsidRPr="008F673E" w:rsidR="00282920">
        <w:rPr>
          <w:lang w:val="en-GB"/>
        </w:rPr>
        <w:t>.</w:t>
      </w:r>
    </w:p>
    <w:p w:rsidRPr="008F673E" w:rsidR="00D87DCB" w:rsidP="0094287D" w:rsidRDefault="0094287D" w14:paraId="20581987" w14:textId="0B279646">
      <w:pPr>
        <w:pStyle w:val="CPTInstructional"/>
        <w:ind w:left="504" w:hanging="144"/>
        <w:rPr>
          <w:lang w:val="en-GB"/>
        </w:rPr>
      </w:pPr>
      <w:r w:rsidRPr="008F673E">
        <w:rPr>
          <w:lang w:val="en-GB"/>
        </w:rPr>
        <w:t xml:space="preserve">- </w:t>
      </w:r>
      <w:r w:rsidRPr="008F673E" w:rsidR="00282920">
        <w:rPr>
          <w:lang w:val="en-GB"/>
        </w:rPr>
        <w:t>Specify h</w:t>
      </w:r>
      <w:r w:rsidRPr="008F673E" w:rsidR="00D87DCB">
        <w:rPr>
          <w:lang w:val="en-GB"/>
        </w:rPr>
        <w:t>ow to handle unscheduled visits and/or duplicate measurements</w:t>
      </w:r>
      <w:r w:rsidRPr="008F673E" w:rsidR="00282920">
        <w:rPr>
          <w:lang w:val="en-GB"/>
        </w:rPr>
        <w:t>.</w:t>
      </w:r>
      <w:r w:rsidRPr="008F673E" w:rsidR="00D87DCB">
        <w:rPr>
          <w:lang w:val="en-GB"/>
        </w:rPr>
        <w:t xml:space="preserve"> </w:t>
      </w:r>
    </w:p>
    <w:p w:rsidRPr="008F673E" w:rsidR="00D87DCB" w:rsidP="0094287D" w:rsidRDefault="0094287D" w14:paraId="6ED8217D" w14:textId="4758856E">
      <w:pPr>
        <w:pStyle w:val="CPTInstructional"/>
        <w:ind w:left="504" w:hanging="144"/>
        <w:rPr>
          <w:lang w:val="en-GB"/>
        </w:rPr>
      </w:pPr>
      <w:r w:rsidRPr="008F673E">
        <w:rPr>
          <w:lang w:val="en-GB"/>
        </w:rPr>
        <w:t xml:space="preserve">- </w:t>
      </w:r>
      <w:r w:rsidRPr="008F673E" w:rsidR="00D87DCB">
        <w:rPr>
          <w:lang w:val="en-GB"/>
        </w:rPr>
        <w:t xml:space="preserve">If running categorical analyses for participants with a potentially clinically significant change, describe criteria in the appendix or </w:t>
      </w:r>
      <w:r w:rsidRPr="008F673E" w:rsidR="00282920">
        <w:rPr>
          <w:lang w:val="en-GB"/>
        </w:rPr>
        <w:t xml:space="preserve">refer to </w:t>
      </w:r>
      <w:r w:rsidRPr="008F673E" w:rsidR="00D87DCB">
        <w:rPr>
          <w:lang w:val="en-GB"/>
        </w:rPr>
        <w:t>referenced documentation or standards.</w:t>
      </w:r>
    </w:p>
    <w:p w:rsidRPr="008F673E" w:rsidR="00D87DCB" w:rsidP="0094287D" w:rsidRDefault="0094287D" w14:paraId="7489A341" w14:textId="6A002E2F">
      <w:pPr>
        <w:pStyle w:val="CPTInstructional"/>
        <w:ind w:left="504" w:hanging="144"/>
        <w:rPr>
          <w:lang w:val="en-GB"/>
        </w:rPr>
      </w:pPr>
      <w:r w:rsidRPr="008F673E">
        <w:rPr>
          <w:lang w:val="en-GB"/>
        </w:rPr>
        <w:t xml:space="preserve">- </w:t>
      </w:r>
      <w:r w:rsidRPr="008F673E" w:rsidR="00D87DCB">
        <w:rPr>
          <w:lang w:val="en-GB"/>
        </w:rPr>
        <w:t>For categorical analyses, describe in detail the participants in the denominator and numerator. Pay particular attention to baseline requirements for denominators</w:t>
      </w:r>
      <w:r w:rsidRPr="008F673E" w:rsidR="00282920">
        <w:rPr>
          <w:lang w:val="en-GB"/>
        </w:rPr>
        <w:t>. For instance,</w:t>
      </w:r>
      <w:r w:rsidRPr="008F673E" w:rsidR="00D87DCB">
        <w:rPr>
          <w:lang w:val="en-GB"/>
        </w:rPr>
        <w:t xml:space="preserve"> to assess who goes high</w:t>
      </w:r>
      <w:r w:rsidRPr="008F673E" w:rsidR="00282920">
        <w:rPr>
          <w:lang w:val="en-GB"/>
        </w:rPr>
        <w:t>,</w:t>
      </w:r>
      <w:r w:rsidRPr="008F673E" w:rsidR="00D87DCB">
        <w:rPr>
          <w:lang w:val="en-GB"/>
        </w:rPr>
        <w:t xml:space="preserve"> usually participants need to be low or normal at baseline</w:t>
      </w:r>
      <w:r w:rsidRPr="008F673E" w:rsidR="00282920">
        <w:rPr>
          <w:lang w:val="en-GB"/>
        </w:rPr>
        <w:t>.</w:t>
      </w:r>
      <w:r w:rsidRPr="008F673E" w:rsidR="00D87DCB">
        <w:rPr>
          <w:lang w:val="en-GB"/>
        </w:rPr>
        <w:t xml:space="preserve"> </w:t>
      </w:r>
      <w:r w:rsidRPr="008F673E" w:rsidR="00282920">
        <w:rPr>
          <w:lang w:val="en-GB"/>
        </w:rPr>
        <w:t>S</w:t>
      </w:r>
      <w:r w:rsidRPr="008F673E" w:rsidR="00D87DCB">
        <w:rPr>
          <w:lang w:val="en-GB"/>
        </w:rPr>
        <w:t>pecify whether baseline i</w:t>
      </w:r>
      <w:r w:rsidRPr="008F673E" w:rsidR="00282920">
        <w:rPr>
          <w:lang w:val="en-GB"/>
        </w:rPr>
        <w:t>nclude</w:t>
      </w:r>
      <w:r w:rsidRPr="008F673E" w:rsidR="00D87DCB">
        <w:rPr>
          <w:lang w:val="en-GB"/>
        </w:rPr>
        <w:t>s all baseline visits, just the last baseline visit, or some other criteria.</w:t>
      </w:r>
    </w:p>
    <w:p w:rsidRPr="008F673E" w:rsidR="00D87DCB" w:rsidP="0094287D" w:rsidRDefault="0094287D" w14:paraId="5F48F5B7" w14:textId="177AC538">
      <w:pPr>
        <w:pStyle w:val="CPTInstructional"/>
        <w:ind w:left="504" w:hanging="144"/>
        <w:rPr>
          <w:lang w:val="en-GB"/>
        </w:rPr>
      </w:pPr>
      <w:r w:rsidRPr="008F673E">
        <w:rPr>
          <w:lang w:val="en-GB"/>
        </w:rPr>
        <w:t xml:space="preserve">- </w:t>
      </w:r>
      <w:r w:rsidRPr="008F673E" w:rsidR="00282920">
        <w:rPr>
          <w:lang w:val="en-GB"/>
        </w:rPr>
        <w:t>Describe m</w:t>
      </w:r>
      <w:r w:rsidRPr="008F673E" w:rsidR="00D87DCB">
        <w:rPr>
          <w:lang w:val="en-GB"/>
        </w:rPr>
        <w:t xml:space="preserve">ethods used to compute any derived data, </w:t>
      </w:r>
      <w:r w:rsidRPr="008F673E" w:rsidR="00282920">
        <w:rPr>
          <w:lang w:val="en-GB"/>
        </w:rPr>
        <w:t>eg,</w:t>
      </w:r>
      <w:r w:rsidRPr="008F673E" w:rsidR="00D87DCB">
        <w:rPr>
          <w:lang w:val="en-GB"/>
        </w:rPr>
        <w:t xml:space="preserve"> </w:t>
      </w:r>
      <w:r w:rsidRPr="008F673E" w:rsidR="00686080">
        <w:rPr>
          <w:lang w:val="en-GB"/>
        </w:rPr>
        <w:t xml:space="preserve">reporting absolute </w:t>
      </w:r>
      <w:r w:rsidRPr="008F673E" w:rsidR="00D87DCB">
        <w:rPr>
          <w:lang w:val="en-GB"/>
        </w:rPr>
        <w:t>change or percent change from baseline, transform</w:t>
      </w:r>
      <w:r w:rsidRPr="008F673E" w:rsidR="00282920">
        <w:rPr>
          <w:lang w:val="en-GB"/>
        </w:rPr>
        <w:t>ation</w:t>
      </w:r>
      <w:r w:rsidRPr="008F673E" w:rsidR="00686080">
        <w:rPr>
          <w:lang w:val="en-GB"/>
        </w:rPr>
        <w:t xml:space="preserve"> of</w:t>
      </w:r>
      <w:r w:rsidRPr="008F673E" w:rsidR="00D87DCB">
        <w:rPr>
          <w:lang w:val="en-GB"/>
        </w:rPr>
        <w:t xml:space="preserve"> data, or </w:t>
      </w:r>
      <w:r w:rsidRPr="008F673E" w:rsidR="00686080">
        <w:rPr>
          <w:lang w:val="en-GB"/>
        </w:rPr>
        <w:t xml:space="preserve">use of </w:t>
      </w:r>
      <w:r w:rsidRPr="008F673E" w:rsidR="00D87DCB">
        <w:rPr>
          <w:lang w:val="en-GB"/>
        </w:rPr>
        <w:t>categorical cut</w:t>
      </w:r>
      <w:r w:rsidRPr="008F673E" w:rsidR="00686080">
        <w:rPr>
          <w:lang w:val="en-GB"/>
        </w:rPr>
        <w:t>-</w:t>
      </w:r>
      <w:r w:rsidRPr="008F673E" w:rsidR="00D87DCB">
        <w:rPr>
          <w:lang w:val="en-GB"/>
        </w:rPr>
        <w:t>points for safety scales</w:t>
      </w:r>
      <w:r w:rsidRPr="008F673E" w:rsidR="00F734FD">
        <w:rPr>
          <w:lang w:val="en-GB"/>
        </w:rPr>
        <w:t>.</w:t>
      </w:r>
    </w:p>
    <w:p w:rsidRPr="008F673E" w:rsidR="005D060B" w:rsidP="00146BFE" w:rsidRDefault="005D060B" w14:paraId="4E6D2795" w14:textId="68B307C1">
      <w:pPr>
        <w:rPr>
          <w:lang w:val="en-GB"/>
        </w:rPr>
      </w:pPr>
    </w:p>
    <w:p w:rsidRPr="008F673E" w:rsidR="00EA3E2B" w:rsidP="00957975" w:rsidRDefault="00EA3E2B" w14:paraId="20E16D28" w14:textId="5E770101">
      <w:pPr>
        <w:pStyle w:val="Heading2"/>
        <w:rPr>
          <w:rFonts w:hint="eastAsia"/>
          <w:lang w:val="en-GB"/>
        </w:rPr>
      </w:pPr>
      <w:bookmarkStart w:name="_Toc518466177" w:id="749"/>
      <w:bookmarkStart w:name="_Toc518655989" w:id="750"/>
      <w:bookmarkStart w:name="_Toc521400481" w:id="751"/>
      <w:bookmarkStart w:name="_Toc154052380" w:id="752"/>
      <w:commentRangeStart w:id="753"/>
      <w:commentRangeStart w:id="754"/>
      <w:commentRangeStart w:id="755"/>
      <w:r w:rsidRPr="008F673E">
        <w:rPr>
          <w:lang w:val="en-GB"/>
        </w:rPr>
        <w:t>Extent of Exposure</w:t>
      </w:r>
      <w:bookmarkEnd w:id="749"/>
      <w:bookmarkEnd w:id="750"/>
      <w:bookmarkEnd w:id="751"/>
      <w:bookmarkEnd w:id="752"/>
      <w:commentRangeEnd w:id="753"/>
      <w:r w:rsidRPr="008F673E" w:rsidR="000A7FEC">
        <w:rPr>
          <w:rStyle w:val="CommentReference"/>
          <w:rFonts w:hint="eastAsia"/>
          <w:sz w:val="28"/>
          <w:szCs w:val="22"/>
          <w:lang w:val="en-GB"/>
        </w:rPr>
        <w:commentReference w:id="753"/>
      </w:r>
      <w:commentRangeEnd w:id="754"/>
      <w:r>
        <w:rPr>
          <w:rStyle w:val="CommentReference"/>
        </w:rPr>
        <w:commentReference w:id="754"/>
      </w:r>
      <w:commentRangeEnd w:id="755"/>
      <w:r>
        <w:rPr>
          <w:rStyle w:val="CommentReference"/>
        </w:rPr>
        <w:commentReference w:id="755"/>
      </w:r>
    </w:p>
    <w:p w:rsidRPr="008F673E" w:rsidR="00D87DCB" w:rsidP="00B25B14" w:rsidRDefault="00D87DCB" w14:paraId="7E6A4A4F" w14:textId="62290BE3">
      <w:pPr>
        <w:pStyle w:val="CPTInstructional"/>
        <w:keepNext/>
        <w:numPr>
          <w:ilvl w:val="0"/>
          <w:numId w:val="27"/>
        </w:numPr>
        <w:rPr>
          <w:lang w:val="en-GB"/>
        </w:rPr>
      </w:pPr>
      <w:bookmarkStart w:name="_Toc307412268" w:id="756"/>
      <w:bookmarkStart w:name="_Toc518466178" w:id="757"/>
      <w:bookmarkStart w:name="_Toc518655990" w:id="758"/>
      <w:bookmarkStart w:name="_Toc521400482" w:id="759"/>
      <w:r w:rsidRPr="008F673E">
        <w:rPr>
          <w:lang w:val="en-GB"/>
        </w:rPr>
        <w:t xml:space="preserve">Describe the summaries that will be provided for extent of exposure to </w:t>
      </w:r>
      <w:r w:rsidRPr="008F673E" w:rsidR="00F734FD">
        <w:rPr>
          <w:lang w:val="en-GB"/>
        </w:rPr>
        <w:t xml:space="preserve">investigational </w:t>
      </w:r>
      <w:r w:rsidRPr="008F673E">
        <w:rPr>
          <w:lang w:val="en-GB"/>
        </w:rPr>
        <w:t>intervention, which may include the number of participants exposed, the duration of exposure, the dose(s) to which they were exposed, and dose modifications.</w:t>
      </w:r>
    </w:p>
    <w:p w:rsidRPr="008F673E" w:rsidR="00D87DCB" w:rsidP="00B25B14" w:rsidRDefault="00D87DCB" w14:paraId="4EB1B441" w14:textId="77777777">
      <w:pPr>
        <w:pStyle w:val="CPTInstructional"/>
        <w:numPr>
          <w:ilvl w:val="0"/>
          <w:numId w:val="27"/>
        </w:numPr>
        <w:rPr>
          <w:lang w:val="en-GB"/>
        </w:rPr>
      </w:pPr>
      <w:r w:rsidRPr="008F673E">
        <w:rPr>
          <w:lang w:val="en-GB"/>
        </w:rPr>
        <w:t>If applicable, also describe how to calculate the total daily dose, total years of exposure, etc.</w:t>
      </w:r>
    </w:p>
    <w:p w:rsidRPr="008F673E" w:rsidR="00D87DCB" w:rsidP="00B25B14" w:rsidRDefault="00D87DCB" w14:paraId="125D0FB0" w14:textId="77777777">
      <w:pPr>
        <w:pStyle w:val="CPTInstructional"/>
        <w:numPr>
          <w:ilvl w:val="0"/>
          <w:numId w:val="27"/>
        </w:numPr>
        <w:rPr>
          <w:lang w:val="en-GB"/>
        </w:rPr>
      </w:pPr>
      <w:r w:rsidRPr="008F673E">
        <w:rPr>
          <w:lang w:val="en-GB"/>
        </w:rPr>
        <w:t>The wording should be adjusted to account for oral agents, infusions, injections, or other nonoral administrations.</w:t>
      </w:r>
    </w:p>
    <w:p w:rsidRPr="008F673E" w:rsidR="00686080" w:rsidP="00B25B14" w:rsidRDefault="00D87DCB" w14:paraId="4774DDE6" w14:textId="299ABBE3">
      <w:pPr>
        <w:pStyle w:val="CPTInstructional"/>
        <w:numPr>
          <w:ilvl w:val="0"/>
          <w:numId w:val="27"/>
        </w:numPr>
        <w:rPr>
          <w:lang w:val="en-GB"/>
        </w:rPr>
      </w:pPr>
      <w:r w:rsidRPr="008F673E">
        <w:rPr>
          <w:lang w:val="en-GB"/>
        </w:rPr>
        <w:t xml:space="preserve">If applicable, duration of exposure to any </w:t>
      </w:r>
      <w:r w:rsidRPr="008F673E" w:rsidR="004F7178">
        <w:rPr>
          <w:lang w:val="en-GB"/>
        </w:rPr>
        <w:t xml:space="preserve">other study interventions </w:t>
      </w:r>
      <w:r w:rsidRPr="008F673E">
        <w:rPr>
          <w:lang w:val="en-GB"/>
        </w:rPr>
        <w:t>can be summarized with descriptive statistics</w:t>
      </w:r>
      <w:r w:rsidRPr="008F673E" w:rsidR="00686080">
        <w:rPr>
          <w:lang w:val="en-GB"/>
        </w:rPr>
        <w:t>.</w:t>
      </w:r>
    </w:p>
    <w:p w:rsidRPr="008F673E" w:rsidR="00D87DCB" w:rsidP="00B25B14" w:rsidRDefault="00686080" w14:paraId="172F7FE6" w14:textId="0011EB9C">
      <w:pPr>
        <w:pStyle w:val="CPTInstructional"/>
        <w:numPr>
          <w:ilvl w:val="0"/>
          <w:numId w:val="27"/>
        </w:numPr>
        <w:rPr>
          <w:lang w:val="en-GB"/>
        </w:rPr>
      </w:pPr>
      <w:r w:rsidRPr="008F673E">
        <w:rPr>
          <w:lang w:val="en-GB"/>
        </w:rPr>
        <w:t>I</w:t>
      </w:r>
      <w:r w:rsidRPr="008F673E" w:rsidR="00D87DCB">
        <w:rPr>
          <w:lang w:val="en-GB"/>
        </w:rPr>
        <w:t xml:space="preserve">t </w:t>
      </w:r>
      <w:r w:rsidRPr="008F673E">
        <w:rPr>
          <w:lang w:val="en-GB"/>
        </w:rPr>
        <w:t xml:space="preserve">might also be </w:t>
      </w:r>
      <w:r w:rsidRPr="008F673E" w:rsidR="00D87DCB">
        <w:rPr>
          <w:lang w:val="en-GB"/>
        </w:rPr>
        <w:t>helpful to describe the number of participants exposed for specified periods of time, such as for 1 day or less, 2 days to 1 week, more than 1 week to 1 month, more than 1</w:t>
      </w:r>
      <w:r w:rsidRPr="008F673E" w:rsidR="00A673E1">
        <w:rPr>
          <w:lang w:val="en-GB"/>
        </w:rPr>
        <w:t xml:space="preserve"> </w:t>
      </w:r>
      <w:r w:rsidRPr="008F673E" w:rsidR="00D87DCB">
        <w:rPr>
          <w:lang w:val="en-GB"/>
        </w:rPr>
        <w:t>month to 6</w:t>
      </w:r>
      <w:r w:rsidRPr="008F673E" w:rsidR="00A673E1">
        <w:rPr>
          <w:lang w:val="en-GB"/>
        </w:rPr>
        <w:t xml:space="preserve"> </w:t>
      </w:r>
      <w:r w:rsidRPr="008F673E" w:rsidR="00D87DCB">
        <w:rPr>
          <w:lang w:val="en-GB"/>
        </w:rPr>
        <w:t>months.</w:t>
      </w:r>
    </w:p>
    <w:p w:rsidRPr="008F673E" w:rsidR="00EA3E2B" w:rsidP="00957975" w:rsidRDefault="00EA3E2B" w14:paraId="6A1D68AD" w14:textId="77777777">
      <w:pPr>
        <w:pStyle w:val="Heading2"/>
        <w:rPr>
          <w:rFonts w:hint="eastAsia"/>
          <w:lang w:val="en-GB"/>
        </w:rPr>
      </w:pPr>
      <w:bookmarkStart w:name="_Toc154052381" w:id="760"/>
      <w:commentRangeStart w:id="761"/>
      <w:commentRangeStart w:id="762"/>
      <w:r w:rsidRPr="008F673E">
        <w:rPr>
          <w:lang w:val="en-GB"/>
        </w:rPr>
        <w:t>Adverse Events</w:t>
      </w:r>
      <w:bookmarkEnd w:id="756"/>
      <w:bookmarkEnd w:id="757"/>
      <w:bookmarkEnd w:id="758"/>
      <w:bookmarkEnd w:id="759"/>
      <w:bookmarkEnd w:id="760"/>
      <w:commentRangeEnd w:id="761"/>
      <w:r w:rsidRPr="008F673E" w:rsidR="000A7FEC">
        <w:rPr>
          <w:rStyle w:val="CommentReference"/>
          <w:rFonts w:hint="eastAsia"/>
          <w:sz w:val="28"/>
          <w:szCs w:val="22"/>
          <w:lang w:val="en-GB"/>
        </w:rPr>
        <w:commentReference w:id="761"/>
      </w:r>
      <w:commentRangeEnd w:id="762"/>
      <w:r>
        <w:rPr>
          <w:rStyle w:val="CommentReference"/>
        </w:rPr>
        <w:commentReference w:id="762"/>
      </w:r>
    </w:p>
    <w:p w:rsidRPr="008F673E" w:rsidR="00D87DCB" w:rsidP="00D87DCB" w:rsidRDefault="00D87DCB" w14:paraId="133D83BC" w14:textId="77777777">
      <w:pPr>
        <w:pStyle w:val="CPTInstructional"/>
        <w:rPr>
          <w:lang w:val="en-GB"/>
        </w:rPr>
      </w:pPr>
      <w:bookmarkStart w:name="_Toc307412273" w:id="763"/>
      <w:bookmarkStart w:name="_Toc518466179" w:id="764"/>
      <w:bookmarkStart w:name="_Toc518655991" w:id="765"/>
      <w:bookmarkStart w:name="_Toc521400483" w:id="766"/>
      <w:r w:rsidRPr="008F673E">
        <w:rPr>
          <w:lang w:val="en-GB"/>
        </w:rPr>
        <w:t xml:space="preserve">Suggested topics to be included in this section or as subsections are provided below: </w:t>
      </w:r>
    </w:p>
    <w:p w:rsidRPr="008F673E" w:rsidR="00D87DCB" w:rsidP="0094287D" w:rsidRDefault="0094287D" w14:paraId="39F390EC" w14:textId="72BDF1C9">
      <w:pPr>
        <w:pStyle w:val="CPTInstructional"/>
        <w:ind w:left="504" w:hanging="144"/>
        <w:rPr>
          <w:lang w:val="en-GB"/>
        </w:rPr>
      </w:pPr>
      <w:r w:rsidRPr="008F673E">
        <w:rPr>
          <w:lang w:val="en-GB"/>
        </w:rPr>
        <w:t xml:space="preserve">- </w:t>
      </w:r>
      <w:r w:rsidRPr="008F673E" w:rsidR="00D87DCB">
        <w:rPr>
          <w:lang w:val="en-GB"/>
        </w:rPr>
        <w:t xml:space="preserve">The summaries that will be presented, such as overall, by </w:t>
      </w:r>
      <w:r w:rsidRPr="008F673E" w:rsidR="00C00F3A">
        <w:rPr>
          <w:lang w:val="en-GB"/>
        </w:rPr>
        <w:t xml:space="preserve">investigational intervention </w:t>
      </w:r>
      <w:r w:rsidRPr="008F673E" w:rsidR="00D87DCB">
        <w:rPr>
          <w:lang w:val="en-GB"/>
        </w:rPr>
        <w:t xml:space="preserve">relationship, </w:t>
      </w:r>
      <w:r w:rsidRPr="008F673E" w:rsidR="00686080">
        <w:rPr>
          <w:lang w:val="en-GB"/>
        </w:rPr>
        <w:t xml:space="preserve">by </w:t>
      </w:r>
      <w:r w:rsidRPr="008F673E" w:rsidR="00D87DCB">
        <w:rPr>
          <w:lang w:val="en-GB"/>
        </w:rPr>
        <w:t xml:space="preserve">intensity/grade, by special interest, </w:t>
      </w:r>
      <w:r w:rsidRPr="008F673E" w:rsidR="00686080">
        <w:rPr>
          <w:lang w:val="en-GB"/>
        </w:rPr>
        <w:t xml:space="preserve">or </w:t>
      </w:r>
      <w:r w:rsidRPr="008F673E" w:rsidR="00D87DCB">
        <w:rPr>
          <w:lang w:val="en-GB"/>
        </w:rPr>
        <w:t xml:space="preserve">by study period, and </w:t>
      </w:r>
      <w:r w:rsidRPr="008F673E" w:rsidR="00686080">
        <w:rPr>
          <w:lang w:val="en-GB"/>
        </w:rPr>
        <w:t xml:space="preserve">with </w:t>
      </w:r>
      <w:r w:rsidRPr="008F673E" w:rsidR="00D87DCB">
        <w:rPr>
          <w:lang w:val="en-GB"/>
        </w:rPr>
        <w:t xml:space="preserve">reported terms </w:t>
      </w:r>
      <w:r w:rsidRPr="008F673E" w:rsidR="00686080">
        <w:rPr>
          <w:lang w:val="en-GB"/>
        </w:rPr>
        <w:t xml:space="preserve">being mapped </w:t>
      </w:r>
      <w:r w:rsidRPr="008F673E" w:rsidR="00D87DCB">
        <w:rPr>
          <w:lang w:val="en-GB"/>
        </w:rPr>
        <w:t>to preferred terms</w:t>
      </w:r>
      <w:r w:rsidRPr="008F673E" w:rsidR="00686080">
        <w:rPr>
          <w:lang w:val="en-GB"/>
        </w:rPr>
        <w:t xml:space="preserve"> according to dictionary</w:t>
      </w:r>
    </w:p>
    <w:p w:rsidRPr="008F673E" w:rsidR="00D87DCB" w:rsidP="0094287D" w:rsidRDefault="0094287D" w14:paraId="500B8E77" w14:textId="7F85EE2D">
      <w:pPr>
        <w:pStyle w:val="CPTInstructional"/>
        <w:ind w:left="504" w:hanging="144"/>
        <w:rPr>
          <w:lang w:val="en-GB"/>
        </w:rPr>
      </w:pPr>
      <w:r w:rsidRPr="008F673E">
        <w:rPr>
          <w:lang w:val="en-GB"/>
        </w:rPr>
        <w:t xml:space="preserve">- </w:t>
      </w:r>
      <w:r w:rsidRPr="008F673E" w:rsidR="00D87DCB">
        <w:rPr>
          <w:lang w:val="en-GB"/>
        </w:rPr>
        <w:t>Methods to be used for analysis of AEs such as relative risk, exposure-adjusted incidence rate</w:t>
      </w:r>
    </w:p>
    <w:p w:rsidRPr="008F673E" w:rsidR="00D87DCB" w:rsidP="0094287D" w:rsidRDefault="0094287D" w14:paraId="6665582D" w14:textId="73A1C87B">
      <w:pPr>
        <w:pStyle w:val="CPTInstructional"/>
        <w:ind w:left="504" w:hanging="144"/>
        <w:rPr>
          <w:lang w:val="en-GB"/>
        </w:rPr>
      </w:pPr>
      <w:r w:rsidRPr="008F673E">
        <w:rPr>
          <w:lang w:val="en-GB"/>
        </w:rPr>
        <w:t xml:space="preserve">- </w:t>
      </w:r>
      <w:r w:rsidRPr="008F673E" w:rsidR="00D87DCB">
        <w:rPr>
          <w:lang w:val="en-GB"/>
        </w:rPr>
        <w:t>Details on how treatment-emergent AEs are defined</w:t>
      </w:r>
    </w:p>
    <w:p w:rsidRPr="008F673E" w:rsidR="00D87DCB" w:rsidP="0094287D" w:rsidRDefault="0094287D" w14:paraId="58F4943B" w14:textId="1367EB1C">
      <w:pPr>
        <w:pStyle w:val="CPTInstructional"/>
        <w:ind w:left="504" w:hanging="144"/>
        <w:rPr>
          <w:lang w:val="en-GB"/>
        </w:rPr>
      </w:pPr>
      <w:r w:rsidRPr="008F673E">
        <w:rPr>
          <w:lang w:val="en-GB"/>
        </w:rPr>
        <w:t xml:space="preserve">- </w:t>
      </w:r>
      <w:r w:rsidRPr="008F673E" w:rsidR="00D87DCB">
        <w:rPr>
          <w:lang w:val="en-GB"/>
        </w:rPr>
        <w:t>Descri</w:t>
      </w:r>
      <w:r w:rsidRPr="008F673E" w:rsidR="00686080">
        <w:rPr>
          <w:lang w:val="en-GB"/>
        </w:rPr>
        <w:t>ption of</w:t>
      </w:r>
      <w:r w:rsidRPr="008F673E" w:rsidR="00D87DCB">
        <w:rPr>
          <w:lang w:val="en-GB"/>
        </w:rPr>
        <w:t xml:space="preserve"> whether counts (proportions) of participants and/or counts (rates) of events will be summarized</w:t>
      </w:r>
    </w:p>
    <w:p w:rsidRPr="008F673E" w:rsidR="00D87DCB" w:rsidP="0094287D" w:rsidRDefault="0094287D" w14:paraId="39E78C20" w14:textId="3AC81836">
      <w:pPr>
        <w:pStyle w:val="CPTInstructional"/>
        <w:ind w:left="504" w:hanging="144"/>
        <w:rPr>
          <w:lang w:val="en-GB"/>
        </w:rPr>
      </w:pPr>
      <w:r w:rsidRPr="008F673E">
        <w:rPr>
          <w:lang w:val="en-GB"/>
        </w:rPr>
        <w:t xml:space="preserve">- </w:t>
      </w:r>
      <w:r w:rsidRPr="008F673E" w:rsidR="00D87DCB">
        <w:rPr>
          <w:lang w:val="en-GB"/>
        </w:rPr>
        <w:t>Presentation of AEs from coding, such as summariz</w:t>
      </w:r>
      <w:r w:rsidRPr="008F673E" w:rsidR="00CB2B8C">
        <w:rPr>
          <w:lang w:val="en-GB"/>
        </w:rPr>
        <w:t>ing</w:t>
      </w:r>
      <w:r w:rsidRPr="008F673E" w:rsidR="00D87DCB">
        <w:rPr>
          <w:lang w:val="en-GB"/>
        </w:rPr>
        <w:t xml:space="preserve"> by primary system organ class and preferred term</w:t>
      </w:r>
    </w:p>
    <w:p w:rsidRPr="008F673E" w:rsidR="000E7A2D" w:rsidP="0094287D" w:rsidRDefault="0094287D" w14:paraId="78C3DA7E" w14:textId="57191640">
      <w:pPr>
        <w:pStyle w:val="CPTInstructional"/>
        <w:ind w:left="504" w:hanging="144"/>
        <w:rPr>
          <w:lang w:val="en-GB"/>
        </w:rPr>
      </w:pPr>
      <w:r w:rsidRPr="008F673E">
        <w:rPr>
          <w:lang w:val="en-GB"/>
        </w:rPr>
        <w:t xml:space="preserve">- </w:t>
      </w:r>
      <w:r w:rsidRPr="008F673E" w:rsidR="000E7A2D">
        <w:rPr>
          <w:lang w:val="en-GB"/>
        </w:rPr>
        <w:t xml:space="preserve">Presentation of fatal serious AEs (SAEs) and nonfatal SAEs </w:t>
      </w:r>
    </w:p>
    <w:p w:rsidRPr="008F673E" w:rsidR="000E7A2D" w:rsidP="0094287D" w:rsidRDefault="0094287D" w14:paraId="0CA204EB" w14:textId="1C3D90E1">
      <w:pPr>
        <w:pStyle w:val="CPTInstructional"/>
        <w:ind w:left="504" w:hanging="144"/>
        <w:rPr>
          <w:lang w:val="en-GB"/>
        </w:rPr>
      </w:pPr>
      <w:r w:rsidRPr="008F673E">
        <w:rPr>
          <w:lang w:val="en-GB"/>
        </w:rPr>
        <w:t xml:space="preserve">- </w:t>
      </w:r>
      <w:r w:rsidRPr="008F673E" w:rsidR="000E7A2D">
        <w:rPr>
          <w:lang w:val="en-GB"/>
        </w:rPr>
        <w:t xml:space="preserve">Presentation of AEs leading to discontinuation of </w:t>
      </w:r>
      <w:r w:rsidRPr="008F673E" w:rsidR="005C0250">
        <w:rPr>
          <w:lang w:val="en-GB"/>
        </w:rPr>
        <w:t xml:space="preserve">investigational intervention </w:t>
      </w:r>
      <w:r w:rsidRPr="008F673E" w:rsidR="000E7A2D">
        <w:rPr>
          <w:lang w:val="en-GB"/>
        </w:rPr>
        <w:t xml:space="preserve">and/or withdrawal from the study </w:t>
      </w:r>
    </w:p>
    <w:p w:rsidRPr="008F673E" w:rsidR="000E7A2D" w:rsidP="0094287D" w:rsidRDefault="0094287D" w14:paraId="3EA369A3" w14:textId="7034AABC">
      <w:pPr>
        <w:pStyle w:val="CPTInstructional"/>
        <w:ind w:left="504" w:hanging="144"/>
        <w:rPr>
          <w:lang w:val="en-GB"/>
        </w:rPr>
      </w:pPr>
      <w:r w:rsidRPr="008F673E">
        <w:rPr>
          <w:lang w:val="en-GB"/>
        </w:rPr>
        <w:t xml:space="preserve">- </w:t>
      </w:r>
      <w:r w:rsidRPr="008F673E" w:rsidR="000E7A2D">
        <w:rPr>
          <w:lang w:val="en-GB"/>
        </w:rPr>
        <w:t xml:space="preserve">Presentation of other significant AEs, if applicable </w:t>
      </w:r>
    </w:p>
    <w:p w:rsidRPr="008F673E" w:rsidR="00EA3E2B" w:rsidP="00957975" w:rsidRDefault="00EA3E2B" w14:paraId="00D12B60" w14:textId="0D7BF1D0">
      <w:pPr>
        <w:pStyle w:val="Heading2"/>
        <w:rPr>
          <w:rFonts w:hint="eastAsia"/>
          <w:lang w:val="en-GB"/>
        </w:rPr>
      </w:pPr>
      <w:bookmarkStart w:name="_Toc154052382" w:id="767"/>
      <w:commentRangeStart w:id="768"/>
      <w:r w:rsidRPr="008F673E">
        <w:rPr>
          <w:lang w:val="en-GB"/>
        </w:rPr>
        <w:t>Additional Safety Assessments</w:t>
      </w:r>
      <w:bookmarkEnd w:id="763"/>
      <w:bookmarkEnd w:id="764"/>
      <w:bookmarkEnd w:id="765"/>
      <w:bookmarkEnd w:id="766"/>
      <w:bookmarkEnd w:id="767"/>
      <w:commentRangeEnd w:id="768"/>
      <w:r w:rsidRPr="008F673E" w:rsidR="000A7FEC">
        <w:rPr>
          <w:rStyle w:val="CommentReference"/>
          <w:rFonts w:hint="eastAsia"/>
          <w:sz w:val="28"/>
          <w:szCs w:val="22"/>
          <w:lang w:val="en-GB"/>
        </w:rPr>
        <w:commentReference w:id="768"/>
      </w:r>
    </w:p>
    <w:p w:rsidRPr="008F673E" w:rsidR="00EA3E2B" w:rsidDel="00573EC0" w:rsidP="00EA3E2B" w:rsidRDefault="00D87DCB" w14:paraId="7379C4A2" w14:textId="00D5499B">
      <w:pPr>
        <w:pStyle w:val="CPTInstructional"/>
        <w:rPr>
          <w:lang w:val="en-GB" w:eastAsia="ja-JP"/>
        </w:rPr>
      </w:pPr>
      <w:r w:rsidRPr="008F673E">
        <w:rPr>
          <w:lang w:val="en-GB"/>
        </w:rPr>
        <w:t xml:space="preserve">Add other sections such as Laboratory Data, Vital Signs, and ECGs, if applicable to the study. Delete this </w:t>
      </w:r>
      <w:r w:rsidRPr="008F673E" w:rsidR="00C57773">
        <w:rPr>
          <w:lang w:val="en-GB"/>
        </w:rPr>
        <w:t>section if</w:t>
      </w:r>
      <w:r w:rsidRPr="008F673E">
        <w:rPr>
          <w:lang w:val="en-GB"/>
        </w:rPr>
        <w:t xml:space="preserve"> it is not applicable.</w:t>
      </w:r>
    </w:p>
    <w:p w:rsidRPr="008F673E" w:rsidR="00EA3E2B" w:rsidP="00957975" w:rsidRDefault="00EA3E2B" w14:paraId="217974FD" w14:textId="0ADB0CAE">
      <w:pPr>
        <w:pStyle w:val="Heading1"/>
        <w:rPr>
          <w:rFonts w:hint="eastAsia"/>
          <w:lang w:val="en-GB"/>
        </w:rPr>
      </w:pPr>
      <w:bookmarkStart w:name="_Toc518466180" w:id="769"/>
      <w:bookmarkStart w:name="_Toc518655992" w:id="770"/>
      <w:bookmarkStart w:name="_Toc521400484" w:id="771"/>
      <w:bookmarkStart w:name="_Toc154052383" w:id="772"/>
      <w:r w:rsidRPr="008F673E">
        <w:rPr>
          <w:lang w:val="en-GB"/>
        </w:rPr>
        <w:t>Other Analyses</w:t>
      </w:r>
      <w:bookmarkEnd w:id="769"/>
      <w:bookmarkEnd w:id="770"/>
      <w:bookmarkEnd w:id="771"/>
      <w:bookmarkEnd w:id="772"/>
    </w:p>
    <w:p w:rsidRPr="008F673E" w:rsidR="00F60005" w:rsidP="00F60005" w:rsidRDefault="00D87DCB" w14:paraId="3188FC55" w14:textId="0D0A63C9">
      <w:pPr>
        <w:pStyle w:val="CPTInstructional"/>
        <w:rPr>
          <w:lang w:val="en-GB"/>
        </w:rPr>
      </w:pPr>
      <w:r w:rsidRPr="008F673E">
        <w:rPr>
          <w:lang w:val="en-GB"/>
        </w:rPr>
        <w:t>This information will be copied directly from the Other Analyses section of the protocol (Section 9.</w:t>
      </w:r>
      <w:r w:rsidRPr="008F673E" w:rsidR="00957975">
        <w:rPr>
          <w:lang w:val="en-GB"/>
        </w:rPr>
        <w:t>7</w:t>
      </w:r>
      <w:r w:rsidRPr="008F673E">
        <w:rPr>
          <w:lang w:val="en-GB"/>
        </w:rPr>
        <w:t>). Additional details may be added.</w:t>
      </w:r>
    </w:p>
    <w:p w:rsidRPr="008F673E" w:rsidR="00A1707E" w:rsidP="00A1707E" w:rsidRDefault="00A1707E" w14:paraId="10419BE4" w14:textId="373D6376">
      <w:pPr>
        <w:rPr>
          <w:lang w:val="en-GB"/>
        </w:rPr>
      </w:pPr>
    </w:p>
    <w:p w:rsidRPr="008F673E" w:rsidR="00A1707E" w:rsidP="00A1707E" w:rsidRDefault="00A1707E" w14:paraId="10D6D3D6" w14:textId="1A093EBC">
      <w:pPr>
        <w:pStyle w:val="Heading2"/>
        <w:rPr>
          <w:rFonts w:hint="eastAsia"/>
          <w:lang w:val="en-GB"/>
        </w:rPr>
      </w:pPr>
      <w:bookmarkStart w:name="_Toc154052384" w:id="773"/>
      <w:commentRangeStart w:id="774"/>
      <w:r w:rsidRPr="008F673E">
        <w:rPr>
          <w:lang w:val="en-GB"/>
        </w:rPr>
        <w:t>Other Variables and/or Parameters</w:t>
      </w:r>
      <w:bookmarkEnd w:id="773"/>
      <w:commentRangeEnd w:id="774"/>
      <w:r w:rsidRPr="008F673E" w:rsidR="000A7FEC">
        <w:rPr>
          <w:rStyle w:val="CommentReference"/>
          <w:rFonts w:hint="eastAsia"/>
          <w:sz w:val="28"/>
          <w:szCs w:val="22"/>
          <w:lang w:val="en-GB"/>
        </w:rPr>
        <w:commentReference w:id="774"/>
      </w:r>
    </w:p>
    <w:p w:rsidRPr="008F673E" w:rsidR="00A1707E" w:rsidP="00A1707E" w:rsidRDefault="005244E1" w14:paraId="1C896F4B" w14:textId="0DB4A1C5">
      <w:pPr>
        <w:pStyle w:val="CPTInstructional"/>
        <w:rPr>
          <w:lang w:val="en-GB"/>
        </w:rPr>
      </w:pPr>
      <w:bookmarkStart w:name="_Toc518466182" w:id="775"/>
      <w:bookmarkStart w:name="_Toc518655994" w:id="776"/>
      <w:bookmarkStart w:name="_Toc521400486" w:id="777"/>
      <w:ins w:author="Inge Christoffer Olsen" w:date="2025-11-27T15:05:00Z" w16du:dateUtc="2025-11-27T14:05:00Z" w:id="778">
        <w:r>
          <w:rPr>
            <w:vanish w:val="0"/>
            <w:lang w:val="en-GB"/>
          </w:rPr>
          <w:t>Not applicable</w:t>
        </w:r>
      </w:ins>
      <w:r w:rsidRPr="008F673E" w:rsidR="00A1707E">
        <w:rPr>
          <w:lang w:val="en-GB"/>
        </w:rPr>
        <w:t>Other analyses may include analyses of assessments or derived parameters, which are not defined as endpoints but need to be prespecified in either the protocol or the SAP. Examples include but are not limited to immunogenicity, biomarkers, PK/PD/population PK parameters, health care utilization variables, and health technology assessment-related variables. State if these will be reported in a separate document.</w:t>
      </w:r>
    </w:p>
    <w:p w:rsidRPr="008F673E" w:rsidR="00A1707E" w:rsidP="00A1707E" w:rsidRDefault="00A1707E" w14:paraId="5F7F4CB6" w14:textId="77777777">
      <w:pPr>
        <w:pStyle w:val="CPTInstructional"/>
        <w:rPr>
          <w:lang w:val="en-GB"/>
        </w:rPr>
      </w:pPr>
      <w:r w:rsidRPr="008F673E">
        <w:rPr>
          <w:lang w:val="en-GB"/>
        </w:rPr>
        <w:t>Subsections may be used for different topics.</w:t>
      </w:r>
    </w:p>
    <w:p w:rsidRPr="008F673E" w:rsidR="00A1707E" w:rsidP="00A1707E" w:rsidRDefault="00A1707E" w14:paraId="31AED25C" w14:textId="77777777">
      <w:pPr>
        <w:pStyle w:val="CPTInstructional"/>
        <w:rPr>
          <w:lang w:val="en-GB"/>
        </w:rPr>
      </w:pPr>
      <w:r w:rsidRPr="008F673E">
        <w:rPr>
          <w:lang w:val="en-GB"/>
        </w:rPr>
        <w:t xml:space="preserve">It is recommended that the variables used in the analyses should be clearly defined and the analyses should be described at the same level of detail as supportive secondary endpoints being described in Section 5.1.2 of the SAP. </w:t>
      </w:r>
    </w:p>
    <w:p w:rsidRPr="008F673E" w:rsidR="00A1707E" w:rsidP="00A1707E" w:rsidRDefault="00A1707E" w14:paraId="1AC8F103" w14:textId="77777777">
      <w:pPr>
        <w:pStyle w:val="CPTInstructional"/>
        <w:rPr>
          <w:lang w:val="en-GB"/>
        </w:rPr>
      </w:pPr>
      <w:r w:rsidRPr="008F673E">
        <w:rPr>
          <w:lang w:val="en-GB"/>
        </w:rPr>
        <w:t>The definition and derivation may be specified in a table format.</w:t>
      </w:r>
    </w:p>
    <w:p w:rsidRPr="008F673E" w:rsidR="00A1707E" w:rsidP="00A1707E" w:rsidRDefault="00A1707E" w14:paraId="29D2AE8C" w14:textId="77777777">
      <w:pPr>
        <w:pStyle w:val="CPTInstructional"/>
        <w:rPr>
          <w:lang w:val="en-GB"/>
        </w:rPr>
      </w:pPr>
      <w:r w:rsidRPr="008F673E">
        <w:rPr>
          <w:lang w:val="en-GB"/>
        </w:rPr>
        <w:t>Specify estimands not defined in Section 1.1 of the SAP, if applicable.</w:t>
      </w:r>
    </w:p>
    <w:p w:rsidRPr="008F673E" w:rsidR="00A1707E" w:rsidP="00A1707E" w:rsidRDefault="00A1707E" w14:paraId="2AEE445B" w14:textId="491D725E">
      <w:pPr>
        <w:rPr>
          <w:lang w:val="en-GB"/>
        </w:rPr>
      </w:pPr>
    </w:p>
    <w:p w:rsidRPr="008F673E" w:rsidR="00A1707E" w:rsidP="00A1707E" w:rsidRDefault="00A1707E" w14:paraId="127EFC04" w14:textId="1925934F">
      <w:pPr>
        <w:pStyle w:val="Heading2"/>
        <w:rPr>
          <w:rFonts w:hint="eastAsia"/>
          <w:lang w:val="en-GB"/>
        </w:rPr>
      </w:pPr>
      <w:bookmarkStart w:name="_Toc154052385" w:id="779"/>
      <w:r w:rsidRPr="008F673E">
        <w:rPr>
          <w:lang w:val="en-GB"/>
        </w:rPr>
        <w:t>Subgroup</w:t>
      </w:r>
      <w:bookmarkEnd w:id="775"/>
      <w:bookmarkEnd w:id="776"/>
      <w:bookmarkEnd w:id="777"/>
      <w:bookmarkEnd w:id="779"/>
      <w:r w:rsidRPr="008F673E" w:rsidR="000A7FEC">
        <w:rPr>
          <w:lang w:val="en-GB"/>
        </w:rPr>
        <w:t xml:space="preserve"> Analyses</w:t>
      </w:r>
    </w:p>
    <w:p w:rsidRPr="008F673E" w:rsidR="00A1707E" w:rsidP="00A1707E" w:rsidRDefault="00C032C4" w14:paraId="7591422C" w14:textId="2C059EE2">
      <w:pPr>
        <w:rPr>
          <w:lang w:val="en-GB"/>
        </w:rPr>
      </w:pPr>
      <w:r>
        <w:rPr>
          <w:lang w:val="en-GB"/>
        </w:rPr>
        <w:t xml:space="preserve">There are no prespecified subgroup analyses. </w:t>
      </w:r>
      <w:r w:rsidR="000745D5">
        <w:rPr>
          <w:lang w:val="en-GB"/>
        </w:rPr>
        <w:t xml:space="preserve">If there are indications of </w:t>
      </w:r>
      <w:r w:rsidR="00360AB3">
        <w:rPr>
          <w:lang w:val="en-GB"/>
        </w:rPr>
        <w:t xml:space="preserve">intervention-modifying baseline variables </w:t>
      </w:r>
      <w:r w:rsidR="005244E1">
        <w:rPr>
          <w:lang w:val="en-GB"/>
        </w:rPr>
        <w:t xml:space="preserve">subgroup analyses may be included as exploratory analyses. </w:t>
      </w:r>
    </w:p>
    <w:p w:rsidRPr="008F673E" w:rsidR="00EA3E2B" w:rsidP="00F56CA1" w:rsidRDefault="00EA3E2B" w14:paraId="2DB004FE" w14:textId="3309B1B4">
      <w:pPr>
        <w:pStyle w:val="Heading1"/>
        <w:rPr>
          <w:rFonts w:hint="eastAsia"/>
          <w:lang w:val="en-GB"/>
        </w:rPr>
      </w:pPr>
      <w:bookmarkStart w:name="_Toc154052386" w:id="780"/>
      <w:r w:rsidRPr="008F673E">
        <w:rPr>
          <w:lang w:val="en-GB"/>
        </w:rPr>
        <w:t>Interim</w:t>
      </w:r>
      <w:bookmarkEnd w:id="780"/>
      <w:r w:rsidRPr="008F673E" w:rsidR="00591819">
        <w:rPr>
          <w:lang w:val="en-GB"/>
        </w:rPr>
        <w:t xml:space="preserve"> Analyses</w:t>
      </w:r>
    </w:p>
    <w:p w:rsidRPr="008F673E" w:rsidR="000E7A2D" w:rsidP="00591819" w:rsidRDefault="00591819" w14:paraId="5D48051F" w14:textId="4AF44ECC">
      <w:pPr>
        <w:rPr>
          <w:lang w:val="en-GB" w:eastAsia="ja-JP"/>
        </w:rPr>
      </w:pPr>
      <w:r w:rsidRPr="008F673E">
        <w:rPr>
          <w:lang w:val="en-GB" w:eastAsia="ja-JP"/>
        </w:rPr>
        <w:t>There will be no interim analyses.</w:t>
      </w:r>
    </w:p>
    <w:p w:rsidRPr="008F673E" w:rsidR="00170BDA" w:rsidP="00F734FD" w:rsidRDefault="00170BDA" w14:paraId="50FE8D3C" w14:textId="225F963A">
      <w:pPr>
        <w:rPr>
          <w:lang w:val="en-GB"/>
        </w:rPr>
      </w:pPr>
    </w:p>
    <w:p w:rsidRPr="008F673E" w:rsidR="00071BE6" w:rsidP="0091422D" w:rsidRDefault="00071BE6" w14:paraId="2E9AECF0" w14:textId="415762A0">
      <w:pPr>
        <w:pStyle w:val="Heading1"/>
        <w:rPr>
          <w:rFonts w:hint="eastAsia"/>
          <w:lang w:val="en-GB"/>
        </w:rPr>
      </w:pPr>
      <w:bookmarkStart w:name="_Ref34738539" w:id="781"/>
      <w:bookmarkStart w:name="_Toc44422594" w:id="782"/>
      <w:bookmarkStart w:name="_Ref45607096" w:id="783"/>
      <w:bookmarkStart w:name="_Ref45607215" w:id="784"/>
      <w:bookmarkStart w:name="_Toc154052387" w:id="785"/>
      <w:commentRangeStart w:id="786"/>
      <w:r w:rsidRPr="008F673E">
        <w:rPr>
          <w:lang w:val="en-GB"/>
        </w:rPr>
        <w:t>Changes to Protocol-planned Analyses</w:t>
      </w:r>
      <w:bookmarkEnd w:id="781"/>
      <w:bookmarkEnd w:id="782"/>
      <w:bookmarkEnd w:id="783"/>
      <w:bookmarkEnd w:id="784"/>
      <w:bookmarkEnd w:id="785"/>
      <w:commentRangeEnd w:id="786"/>
      <w:r w:rsidRPr="008F673E" w:rsidR="00591819">
        <w:rPr>
          <w:rStyle w:val="CommentReference"/>
          <w:rFonts w:hint="eastAsia"/>
          <w:sz w:val="28"/>
          <w:szCs w:val="22"/>
          <w:lang w:val="en-GB"/>
        </w:rPr>
        <w:commentReference w:id="786"/>
      </w:r>
    </w:p>
    <w:p w:rsidRPr="008F673E" w:rsidR="00071BE6" w:rsidP="00071BE6" w:rsidRDefault="00071BE6" w14:paraId="08808E74" w14:textId="77777777">
      <w:pPr>
        <w:pStyle w:val="CPTInstructional"/>
        <w:rPr>
          <w:lang w:val="en-GB"/>
        </w:rPr>
      </w:pPr>
      <w:r w:rsidRPr="008F673E">
        <w:rPr>
          <w:lang w:val="en-GB"/>
        </w:rPr>
        <w:t>The purpose of this section is to document changes from the planned analyses specified in the protocol. The changes themselves should be incorporated into the relevant sections of this document.</w:t>
      </w:r>
    </w:p>
    <w:p w:rsidRPr="008F673E" w:rsidR="00071BE6" w:rsidP="00071BE6" w:rsidRDefault="00071BE6" w14:paraId="46E5B4C2" w14:textId="77777777">
      <w:pPr>
        <w:pStyle w:val="CPTInstructional"/>
        <w:rPr>
          <w:lang w:val="en-GB"/>
        </w:rPr>
      </w:pPr>
      <w:r w:rsidRPr="008F673E">
        <w:rPr>
          <w:lang w:val="en-GB"/>
        </w:rPr>
        <w:t>This section may be included in the first version of the SAP, ie, not an amendment, if such changes were decided after the initial protocol was finalized. If this section is part of an SAP amendment, then there will be some overlap with the information presented in this section and the version history. Additional justifications may be provided in this section (eg, for regulatory reasons). Changes made after database lock are out of scope for the SAP.</w:t>
      </w:r>
    </w:p>
    <w:p w:rsidRPr="008F673E" w:rsidR="00071BE6" w:rsidP="00071BE6" w:rsidRDefault="00071BE6" w14:paraId="75544E4A" w14:textId="5BD3AD79">
      <w:pPr>
        <w:pStyle w:val="CPTInstructional"/>
        <w:rPr>
          <w:lang w:val="en-GB"/>
        </w:rPr>
      </w:pPr>
      <w:r w:rsidRPr="008F673E">
        <w:rPr>
          <w:lang w:val="en-GB"/>
        </w:rPr>
        <w:t>If there are changes to protocol-planned analyses that were not documented in the final protocol or latest protocol amendment at the time of SAP development, summarize these important changes with rationale, according to ICH E3, Section 9.8. Additional analyses that do not replace planned analyses, or clarifications are not considered changes. If there were no important changes to the protocol-planned analyses, write “Not applicable</w:t>
      </w:r>
      <w:r w:rsidRPr="008F673E" w:rsidR="002A1E94">
        <w:rPr>
          <w:lang w:val="en-GB"/>
        </w:rPr>
        <w:t>.</w:t>
      </w:r>
      <w:r w:rsidRPr="008F673E">
        <w:rPr>
          <w:lang w:val="en-GB"/>
        </w:rPr>
        <w:t>”</w:t>
      </w:r>
    </w:p>
    <w:p w:rsidRPr="008F673E" w:rsidR="00071BE6" w:rsidP="00071BE6" w:rsidRDefault="00071BE6" w14:paraId="59B14C91" w14:textId="4812F56E">
      <w:pPr>
        <w:rPr>
          <w:lang w:val="en-GB"/>
        </w:rPr>
      </w:pPr>
    </w:p>
    <w:p w:rsidRPr="008F673E" w:rsidR="00F13CCD" w:rsidP="00F13CCD" w:rsidRDefault="00F13CCD" w14:paraId="50C4E5E4" w14:textId="77777777">
      <w:pPr>
        <w:pStyle w:val="Heading1"/>
        <w:rPr>
          <w:rFonts w:hint="eastAsia"/>
          <w:lang w:val="en-GB"/>
        </w:rPr>
      </w:pPr>
      <w:bookmarkStart w:name="_Toc154052388" w:id="787"/>
      <w:r w:rsidRPr="008F673E">
        <w:rPr>
          <w:lang w:val="en-GB"/>
        </w:rPr>
        <w:t>Sample Size Determination</w:t>
      </w:r>
      <w:bookmarkEnd w:id="787"/>
    </w:p>
    <w:p w:rsidRPr="008F673E" w:rsidR="00F13CCD" w:rsidP="00F13CCD" w:rsidRDefault="00591819" w14:paraId="1BBA6D6C" w14:textId="5895F01E">
      <w:pPr>
        <w:rPr>
          <w:lang w:val="en-GB"/>
        </w:rPr>
      </w:pPr>
      <w:r w:rsidRPr="008F673E">
        <w:rPr>
          <w:color w:val="000000"/>
          <w:szCs w:val="24"/>
          <w:lang w:val="en-GB"/>
          <w:rPrChange w:author="Therese Buerengen" w:date="2025-10-27T11:17:00Z" w16du:dateUtc="2025-10-27T10:17:00Z" w:id="788">
            <w:rPr>
              <w:color w:val="000000"/>
              <w:szCs w:val="24"/>
            </w:rPr>
          </w:rPrChange>
        </w:rPr>
        <w:t xml:space="preserve">Our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w:t>
      </w:r>
      <w:r w:rsidRPr="008F673E">
        <w:rPr>
          <w:color w:val="000000"/>
          <w:szCs w:val="24"/>
          <w:lang w:val="en-GB"/>
          <w:rPrChange w:author="Therese Buerengen" w:date="2025-10-27T11:17:00Z" w16du:dateUtc="2025-10-27T10:17:00Z" w:id="789">
            <w:rPr>
              <w:color w:val="000000"/>
              <w:szCs w:val="24"/>
            </w:rPr>
          </w:rPrChange>
        </w:rPr>
        <w:fldChar w:fldCharType="begin">
          <w:fldData xml:space="preserve">PEVuZE5vdGU+PENpdGU+PEF1dGhvcj5IZW5yaWNoczwvQXV0aG9yPjxZZWFyPjIwMTY8L1llYXI+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</w:fldData>
        </w:fldChar>
      </w:r>
      <w:r w:rsidRPr="008F673E">
        <w:rPr>
          <w:color w:val="000000"/>
          <w:szCs w:val="24"/>
          <w:lang w:val="en-GB"/>
          <w:rPrChange w:author="Therese Buerengen" w:date="2025-10-27T11:17:00Z" w16du:dateUtc="2025-10-27T10:17:00Z" w:id="790">
            <w:rPr>
              <w:color w:val="000000"/>
              <w:szCs w:val="24"/>
            </w:rPr>
          </w:rPrChange>
        </w:rPr>
        <w:instrText xml:space="preserve"> ADDIN EN.CITE </w:instrText>
      </w:r>
      <w:r w:rsidRPr="008F673E">
        <w:rPr>
          <w:color w:val="000000"/>
          <w:szCs w:val="24"/>
          <w:lang w:val="en-GB"/>
          <w:rPrChange w:author="Therese Buerengen" w:date="2025-10-27T11:17:00Z" w16du:dateUtc="2025-10-27T10:17:00Z" w:id="791">
            <w:rPr>
              <w:color w:val="000000"/>
              <w:szCs w:val="24"/>
            </w:rPr>
          </w:rPrChange>
        </w:rPr>
        <w:fldChar w:fldCharType="begin">
          <w:fldData xml:space="preserve">PEVuZE5vdGU+PENpdGU+PEF1dGhvcj5IZW5yaWNoczwvQXV0aG9yPjxZZWFyPjIwMTY8L1llYXI+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</w:fldData>
        </w:fldChar>
      </w:r>
      <w:r w:rsidRPr="008F673E">
        <w:rPr>
          <w:color w:val="000000"/>
          <w:szCs w:val="24"/>
          <w:lang w:val="en-GB"/>
          <w:rPrChange w:author="Therese Buerengen" w:date="2025-10-27T11:17:00Z" w16du:dateUtc="2025-10-27T10:17:00Z" w:id="792">
            <w:rPr>
              <w:color w:val="000000"/>
              <w:szCs w:val="24"/>
            </w:rPr>
          </w:rPrChange>
        </w:rPr>
        <w:instrText xml:space="preserve"> ADDIN EN.CITE.DATA </w:instrText>
      </w:r>
      <w:r w:rsidRPr="00636E54">
        <w:rPr>
          <w:color w:val="000000"/>
          <w:szCs w:val="24"/>
          <w:lang w:val="en-GB"/>
        </w:rPr>
      </w:r>
      <w:r w:rsidRPr="008F673E">
        <w:rPr>
          <w:color w:val="000000"/>
          <w:szCs w:val="24"/>
          <w:lang w:val="en-GB"/>
          <w:rPrChange w:author="Therese Buerengen" w:date="2025-10-27T11:17:00Z" w16du:dateUtc="2025-10-27T10:17:00Z" w:id="793">
            <w:rPr>
              <w:color w:val="000000"/>
              <w:szCs w:val="24"/>
            </w:rPr>
          </w:rPrChange>
        </w:rPr>
        <w:fldChar w:fldCharType="end"/>
      </w:r>
      <w:r w:rsidRPr="00636E54">
        <w:rPr>
          <w:color w:val="000000"/>
          <w:szCs w:val="24"/>
          <w:lang w:val="en-GB"/>
        </w:rPr>
      </w:r>
      <w:r w:rsidRPr="008F673E">
        <w:rPr>
          <w:color w:val="000000"/>
          <w:szCs w:val="24"/>
          <w:lang w:val="en-GB"/>
          <w:rPrChange w:author="Therese Buerengen" w:date="2025-10-27T11:17:00Z" w16du:dateUtc="2025-10-27T10:17:00Z" w:id="794">
            <w:rPr>
              <w:color w:val="000000"/>
              <w:szCs w:val="24"/>
            </w:rPr>
          </w:rPrChange>
        </w:rPr>
        <w:fldChar w:fldCharType="separate"/>
      </w:r>
      <w:r w:rsidRPr="008F673E">
        <w:rPr>
          <w:noProof/>
          <w:color w:val="000000"/>
          <w:szCs w:val="24"/>
          <w:lang w:val="en-GB"/>
          <w:rPrChange w:author="Therese Buerengen" w:date="2025-10-27T11:17:00Z" w16du:dateUtc="2025-10-27T10:17:00Z" w:id="795">
            <w:rPr>
              <w:noProof/>
              <w:color w:val="000000"/>
              <w:szCs w:val="24"/>
            </w:rPr>
          </w:rPrChange>
        </w:rPr>
        <w:t>(19)</w:t>
      </w:r>
      <w:r w:rsidRPr="008F673E">
        <w:rPr>
          <w:color w:val="000000"/>
          <w:szCs w:val="24"/>
          <w:lang w:val="en-GB"/>
          <w:rPrChange w:author="Therese Buerengen" w:date="2025-10-27T11:17:00Z" w16du:dateUtc="2025-10-27T10:17:00Z" w:id="796">
            <w:rPr>
              <w:color w:val="000000"/>
              <w:szCs w:val="24"/>
            </w:rPr>
          </w:rPrChange>
        </w:rPr>
        <w:fldChar w:fldCharType="end"/>
      </w:r>
      <w:r w:rsidRPr="008F673E">
        <w:rPr>
          <w:color w:val="000000"/>
          <w:szCs w:val="24"/>
          <w:lang w:val="en-GB"/>
          <w:rPrChange w:author="Therese Buerengen" w:date="2025-10-27T11:17:00Z" w16du:dateUtc="2025-10-27T10:17:00Z" w:id="797">
            <w:rPr>
              <w:color w:val="000000"/>
              <w:szCs w:val="24"/>
            </w:rPr>
          </w:rPrChange>
        </w:rPr>
        <w:t>.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rsidRPr="008F673E" w:rsidR="00071BE6" w:rsidP="00071BE6" w:rsidRDefault="00071BE6" w14:paraId="7A1ACD44" w14:textId="77777777">
      <w:pPr>
        <w:rPr>
          <w:lang w:val="en-GB"/>
        </w:rPr>
      </w:pPr>
    </w:p>
    <w:p w:rsidRPr="008F673E" w:rsidR="00EA3E2B" w:rsidP="2023D86C" w:rsidRDefault="00EA3E2B" w14:paraId="00A5D91F" w14:textId="1307D1C0">
      <w:pPr>
        <w:pStyle w:val="Heading1"/>
        <w:rPr>
          <w:lang w:val="en-GB"/>
        </w:rPr>
      </w:pPr>
      <w:bookmarkStart w:name="_Toc154052389" w:id="798"/>
      <w:commentRangeStart w:id="799"/>
      <w:bookmarkStart w:name="_Supporting_Documentation" w:id="1613930543"/>
      <w:r w:rsidRPr="2023D86C" w:rsidR="17767851">
        <w:rPr>
          <w:lang w:val="en-GB"/>
        </w:rPr>
        <w:t>Supporting Documentation</w:t>
      </w:r>
      <w:bookmarkEnd w:id="798"/>
      <w:commentRangeEnd w:id="799"/>
      <w:r>
        <w:rPr>
          <w:rStyle w:val="CommentReference"/>
        </w:rPr>
        <w:commentReference w:id="799"/>
      </w:r>
      <w:bookmarkEnd w:id="1613930543"/>
    </w:p>
    <w:p w:rsidRPr="008F673E" w:rsidR="00071BE6" w:rsidP="00071BE6" w:rsidRDefault="00071BE6" w14:paraId="241EFF99" w14:textId="77777777">
      <w:pPr>
        <w:pStyle w:val="CPTInstructional"/>
        <w:rPr>
          <w:lang w:val="en-GB" w:eastAsia="ja-JP"/>
        </w:rPr>
      </w:pPr>
      <w:r w:rsidRPr="008F673E">
        <w:rPr>
          <w:lang w:val="en-GB"/>
        </w:rPr>
        <w:t>The subsections within this</w:t>
      </w:r>
      <w:r w:rsidRPr="008F673E">
        <w:rPr>
          <w:lang w:val="en-GB" w:eastAsia="ja-JP"/>
        </w:rPr>
        <w:t xml:space="preserve"> section are recommended to be named Appendix XXX in line with the CPT.</w:t>
      </w:r>
    </w:p>
    <w:p w:rsidRPr="008F673E" w:rsidR="00071BE6" w:rsidP="00071BE6" w:rsidRDefault="00071BE6" w14:paraId="5440433C" w14:textId="77777777">
      <w:pPr>
        <w:pStyle w:val="CPTInstructional"/>
        <w:rPr>
          <w:lang w:val="en-GB"/>
        </w:rPr>
      </w:pPr>
      <w:r w:rsidRPr="008F673E">
        <w:rPr>
          <w:lang w:val="en-GB" w:eastAsia="ja-JP"/>
        </w:rPr>
        <w:t>The appendix/appendices can include important information not included in the body text of the SAP, for example:</w:t>
      </w:r>
    </w:p>
    <w:p w:rsidRPr="008F673E" w:rsidR="00071BE6" w:rsidP="0094287D" w:rsidRDefault="0094287D" w14:paraId="4060268B" w14:textId="4D6D9A23">
      <w:pPr>
        <w:pStyle w:val="CPTInstructional"/>
        <w:ind w:left="360"/>
        <w:rPr>
          <w:lang w:val="en-GB"/>
        </w:rPr>
      </w:pPr>
      <w:r w:rsidRPr="008F673E">
        <w:rPr>
          <w:lang w:val="en-GB"/>
        </w:rPr>
        <w:t xml:space="preserve">- </w:t>
      </w:r>
      <w:r w:rsidRPr="008F673E" w:rsidR="00071BE6">
        <w:rPr>
          <w:lang w:val="en-GB"/>
        </w:rPr>
        <w:t>Participant disposition</w:t>
      </w:r>
    </w:p>
    <w:p w:rsidRPr="008F673E" w:rsidR="00071BE6" w:rsidP="0094287D" w:rsidRDefault="0094287D" w14:paraId="43B382DB" w14:textId="00BF0803">
      <w:pPr>
        <w:pStyle w:val="CPTInstructional"/>
        <w:ind w:left="360"/>
        <w:rPr>
          <w:lang w:val="en-GB"/>
        </w:rPr>
      </w:pPr>
      <w:r w:rsidRPr="008F673E">
        <w:rPr>
          <w:lang w:val="en-GB"/>
        </w:rPr>
        <w:t xml:space="preserve">- </w:t>
      </w:r>
      <w:r w:rsidRPr="008F673E" w:rsidR="00071BE6">
        <w:rPr>
          <w:lang w:val="en-GB"/>
        </w:rPr>
        <w:t>Baseline characteristics and demographics</w:t>
      </w:r>
    </w:p>
    <w:p w:rsidRPr="008F673E" w:rsidR="00071BE6" w:rsidP="0094287D" w:rsidRDefault="0094287D" w14:paraId="58AFD5A9" w14:textId="77369C15">
      <w:pPr>
        <w:pStyle w:val="CPTInstructional"/>
        <w:ind w:left="360"/>
        <w:rPr>
          <w:rFonts w:eastAsia="Times New Roman" w:cs="Times New Roman"/>
          <w:lang w:val="en-GB"/>
        </w:rPr>
      </w:pPr>
      <w:r w:rsidRPr="008F673E">
        <w:rPr>
          <w:lang w:val="en-GB"/>
        </w:rPr>
        <w:t xml:space="preserve">- </w:t>
      </w:r>
      <w:r w:rsidRPr="008F673E" w:rsidR="00071BE6">
        <w:rPr>
          <w:lang w:val="en-GB"/>
        </w:rPr>
        <w:t>Protocol deviations</w:t>
      </w:r>
    </w:p>
    <w:p w:rsidRPr="008F673E" w:rsidR="00071BE6" w:rsidP="0094287D" w:rsidRDefault="0094287D" w14:paraId="6CA4A6E2" w14:textId="28F543C7">
      <w:pPr>
        <w:pStyle w:val="CPTInstructional"/>
        <w:ind w:left="360"/>
        <w:rPr>
          <w:rFonts w:eastAsia="Times New Roman" w:cs="Times New Roman"/>
          <w:lang w:val="en-GB"/>
        </w:rPr>
      </w:pPr>
      <w:r w:rsidRPr="008F673E">
        <w:rPr>
          <w:lang w:val="en-GB"/>
        </w:rPr>
        <w:t xml:space="preserve">- </w:t>
      </w:r>
      <w:r w:rsidRPr="008F673E" w:rsidR="00071BE6">
        <w:rPr>
          <w:lang w:val="en-GB"/>
        </w:rPr>
        <w:t>Medical history</w:t>
      </w:r>
    </w:p>
    <w:p w:rsidRPr="008F673E" w:rsidR="00071BE6" w:rsidP="0094287D" w:rsidRDefault="0094287D" w14:paraId="03A31AED" w14:textId="03DE86A9">
      <w:pPr>
        <w:pStyle w:val="CPTInstructional"/>
        <w:ind w:left="360"/>
        <w:rPr>
          <w:rFonts w:eastAsia="Times New Roman" w:cs="Times New Roman"/>
          <w:lang w:val="en-GB"/>
        </w:rPr>
      </w:pPr>
      <w:r w:rsidRPr="008F673E">
        <w:rPr>
          <w:lang w:val="en-GB"/>
        </w:rPr>
        <w:t xml:space="preserve">- </w:t>
      </w:r>
      <w:r w:rsidRPr="008F673E" w:rsidR="00071BE6">
        <w:rPr>
          <w:lang w:val="en-GB"/>
        </w:rPr>
        <w:t>Prior/concomitant/follow-up medications (including dictionary)</w:t>
      </w:r>
    </w:p>
    <w:p w:rsidRPr="008F673E" w:rsidR="00071BE6" w:rsidP="0094287D" w:rsidRDefault="0094287D" w14:paraId="234C9C17" w14:textId="6AF4B042">
      <w:pPr>
        <w:pStyle w:val="CPTInstructional"/>
        <w:ind w:left="360"/>
        <w:rPr>
          <w:lang w:val="en-GB"/>
        </w:rPr>
      </w:pPr>
      <w:r w:rsidRPr="008F673E">
        <w:rPr>
          <w:lang w:val="en-GB"/>
        </w:rPr>
        <w:t xml:space="preserve">- </w:t>
      </w:r>
      <w:r w:rsidRPr="008F673E" w:rsidR="00071BE6">
        <w:rPr>
          <w:lang w:val="en-GB"/>
        </w:rPr>
        <w:t>Data derivation rules</w:t>
      </w:r>
    </w:p>
    <w:p w:rsidRPr="008F673E" w:rsidR="00071BE6" w:rsidP="0094287D" w:rsidRDefault="0094287D" w14:paraId="4D0CD55A" w14:textId="5EB704BE">
      <w:pPr>
        <w:pStyle w:val="CPTInstructional"/>
        <w:ind w:left="360"/>
        <w:rPr>
          <w:lang w:val="en-GB"/>
        </w:rPr>
      </w:pPr>
      <w:r w:rsidRPr="008F673E">
        <w:rPr>
          <w:lang w:val="en-GB"/>
        </w:rPr>
        <w:t xml:space="preserve">- </w:t>
      </w:r>
      <w:r w:rsidRPr="008F673E" w:rsidR="00071BE6">
        <w:rPr>
          <w:lang w:val="en-GB"/>
        </w:rPr>
        <w:t>Adverse events of special interest</w:t>
      </w:r>
    </w:p>
    <w:p w:rsidRPr="008F673E" w:rsidR="00071BE6" w:rsidP="0094287D" w:rsidRDefault="0094287D" w14:paraId="0061C3FA" w14:textId="140E48F0">
      <w:pPr>
        <w:pStyle w:val="CPTInstructional"/>
        <w:ind w:left="360"/>
      </w:pPr>
      <w:r w:rsidRPr="2023D86C" w:rsidR="5FA2BEC6">
        <w:rPr>
          <w:lang w:val="en-GB"/>
        </w:rPr>
        <w:t xml:space="preserve">- </w:t>
      </w:r>
      <w:r w:rsidRPr="2023D86C" w:rsidR="68CC463B">
        <w:rPr>
          <w:lang w:val="en-GB"/>
        </w:rPr>
        <w:t>Potentially clinically significant criteria for safety endpoints</w:t>
      </w:r>
    </w:p>
    <w:p w:rsidR="2023D86C" w:rsidP="2023D86C" w:rsidRDefault="2023D86C" w14:paraId="37D03E59" w14:textId="7D1E54DC">
      <w:pPr>
        <w:pStyle w:val="CPTInstructional"/>
        <w:ind w:left="360"/>
        <w:rPr>
          <w:lang w:val="en-GB"/>
        </w:rPr>
      </w:pPr>
    </w:p>
    <w:p w:rsidR="06749B58" w:rsidP="2023D86C" w:rsidRDefault="06749B58" w14:paraId="29D42BF0" w14:textId="26761B73">
      <w:pPr>
        <w:pStyle w:val="Heading2"/>
        <w:bidi w:val="0"/>
        <w:rPr>
          <w:lang w:val="en-GB"/>
        </w:rPr>
      </w:pPr>
      <w:r w:rsidRPr="2023D86C" w:rsidR="06749B58">
        <w:rPr>
          <w:lang w:val="en-GB"/>
        </w:rPr>
        <w:t xml:space="preserve">Other </w:t>
      </w:r>
      <w:r w:rsidRPr="2023D86C" w:rsidR="06749B58">
        <w:rPr>
          <w:lang w:val="en-GB"/>
        </w:rPr>
        <w:t>objectives</w:t>
      </w:r>
      <w:r w:rsidRPr="2023D86C" w:rsidR="06749B58">
        <w:rPr>
          <w:lang w:val="en-GB"/>
        </w:rPr>
        <w:t xml:space="preserve"> and endpoints</w:t>
      </w:r>
      <w:r w:rsidRPr="2023D86C" w:rsidR="6DB172B2">
        <w:rPr>
          <w:lang w:val="en-GB"/>
        </w:rPr>
        <w:t xml:space="preserve"> detailed elswhere</w:t>
      </w:r>
    </w:p>
    <w:p w:rsidR="2023D86C" w:rsidP="2023D86C" w:rsidRDefault="2023D86C" w14:paraId="28DEB657" w14:textId="2B96846C">
      <w:pPr>
        <w:pStyle w:val="Normal"/>
        <w:bidi w:val="0"/>
        <w:rPr>
          <w:lang w:val="en-GB"/>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440"/>
        <w:gridCol w:w="5032"/>
      </w:tblGrid>
      <w:tr w:rsidR="2023D86C" w:rsidTr="2023D86C" w14:paraId="569A669C">
        <w:trPr>
          <w:trHeight w:val="300"/>
        </w:trPr>
        <w:tc>
          <w:tcPr>
            <w:tcW w:w="4440" w:type="dxa"/>
            <w:tcBorders>
              <w:top w:val="single" w:sz="6"/>
              <w:left w:val="single" w:sz="6"/>
              <w:bottom w:val="single" w:sz="6"/>
              <w:right w:val="single" w:sz="6"/>
            </w:tcBorders>
            <w:tcMar/>
            <w:vAlign w:val="top"/>
          </w:tcPr>
          <w:p w:rsidR="2023D86C" w:rsidP="2023D86C" w:rsidRDefault="2023D86C" w14:paraId="34ACEABB" w14:textId="6E406B29">
            <w:pPr>
              <w:bidi w:val="0"/>
              <w:spacing w:before="120" w:after="120" w:line="280" w:lineRule="atLeast"/>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Objectives</w:t>
            </w:r>
          </w:p>
        </w:tc>
        <w:tc>
          <w:tcPr>
            <w:tcW w:w="5032" w:type="dxa"/>
            <w:tcBorders>
              <w:top w:val="single" w:sz="6"/>
              <w:left w:val="single" w:sz="6"/>
              <w:bottom w:val="single" w:sz="6"/>
              <w:right w:val="single" w:sz="6"/>
            </w:tcBorders>
            <w:tcMar/>
            <w:vAlign w:val="top"/>
          </w:tcPr>
          <w:p w:rsidR="2023D86C" w:rsidP="2023D86C" w:rsidRDefault="2023D86C" w14:paraId="1D7D8839" w14:textId="68E1DC3C">
            <w:pPr>
              <w:bidi w:val="0"/>
              <w:spacing w:before="120" w:after="120" w:line="280" w:lineRule="atLeast"/>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Endpoints</w:t>
            </w:r>
          </w:p>
        </w:tc>
      </w:tr>
      <w:tr w:rsidR="2023D86C" w:rsidTr="2023D86C" w14:paraId="461D7E58">
        <w:trPr>
          <w:trHeight w:val="300"/>
        </w:trPr>
        <w:tc>
          <w:tcPr>
            <w:tcW w:w="4440" w:type="dxa"/>
            <w:tcBorders>
              <w:top w:val="single" w:sz="6"/>
              <w:left w:val="single" w:sz="6"/>
              <w:bottom w:val="single" w:sz="6"/>
              <w:right w:val="single" w:sz="6"/>
            </w:tcBorders>
            <w:shd w:val="clear" w:color="auto" w:fill="D9D9D9" w:themeFill="background1" w:themeFillShade="D9"/>
            <w:tcMar/>
            <w:vAlign w:val="top"/>
          </w:tcPr>
          <w:p w:rsidR="2023D86C" w:rsidP="2023D86C" w:rsidRDefault="2023D86C" w14:paraId="1F365FC7" w14:textId="4C8062A2">
            <w:pPr>
              <w:pStyle w:val="CPTListBullet"/>
              <w:numPr>
                <w:ilvl w:val="0"/>
                <w:numId w:val="0"/>
              </w:numPr>
              <w:bidi w:val="0"/>
              <w:spacing w:before="0" w:after="120" w:line="240" w:lineRule="auto"/>
              <w:ind w:left="720" w:hanging="36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Secondary</w:t>
            </w:r>
          </w:p>
        </w:tc>
        <w:tc>
          <w:tcPr>
            <w:tcW w:w="5032" w:type="dxa"/>
            <w:tcBorders>
              <w:top w:val="single" w:sz="6"/>
              <w:left w:val="single" w:sz="6"/>
              <w:bottom w:val="single" w:sz="6"/>
              <w:right w:val="single" w:sz="6"/>
            </w:tcBorders>
            <w:shd w:val="clear" w:color="auto" w:fill="D9D9D9" w:themeFill="background1" w:themeFillShade="D9"/>
            <w:tcMar/>
            <w:vAlign w:val="top"/>
          </w:tcPr>
          <w:p w:rsidR="2023D86C" w:rsidP="2023D86C" w:rsidRDefault="2023D86C" w14:paraId="44F5BCB0" w14:textId="783C8930">
            <w:pPr>
              <w:bidi w:val="0"/>
              <w:spacing w:before="0" w:after="120" w:line="240" w:lineRule="auto"/>
              <w:ind w:left="720" w:hanging="360"/>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2023D86C" w:rsidTr="2023D86C" w14:paraId="45CDA986">
        <w:trPr>
          <w:trHeight w:val="300"/>
        </w:trPr>
        <w:tc>
          <w:tcPr>
            <w:tcW w:w="4440" w:type="dxa"/>
            <w:tcBorders>
              <w:top w:val="single" w:sz="6"/>
              <w:left w:val="single" w:color="000000" w:themeColor="text1" w:sz="6"/>
              <w:bottom w:val="single" w:color="000000" w:themeColor="text1" w:sz="0"/>
              <w:right w:val="single" w:color="000000" w:themeColor="text1" w:sz="6"/>
            </w:tcBorders>
            <w:tcMar/>
            <w:vAlign w:val="top"/>
          </w:tcPr>
          <w:p w:rsidR="2023D86C" w:rsidP="2023D86C" w:rsidRDefault="2023D86C" w14:paraId="7A1BE78F" w14:textId="64FBFB89">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To investigate the woman’s experience with the LCG in women with a planned vaginal delivery </w:t>
            </w:r>
          </w:p>
        </w:tc>
        <w:tc>
          <w:tcPr>
            <w:tcW w:w="5032" w:type="dxa"/>
            <w:tcBorders>
              <w:top w:val="single" w:sz="6"/>
              <w:left w:val="single" w:color="000000" w:themeColor="text1" w:sz="6"/>
              <w:bottom w:val="single" w:sz="6"/>
              <w:right w:val="single" w:sz="6"/>
            </w:tcBorders>
            <w:tcMar/>
            <w:vAlign w:val="top"/>
          </w:tcPr>
          <w:p w:rsidR="2023D86C" w:rsidP="2023D86C" w:rsidRDefault="2023D86C" w14:paraId="0B1CF4C6" w14:textId="4AD13246">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Total and mean scores of the four domains (Own capacity, Professional support, Perceived safety and Participation) of the Childbirth Experience Questionnaire (CEQ2)</w:t>
            </w:r>
          </w:p>
        </w:tc>
      </w:tr>
      <w:tr w:rsidR="2023D86C" w:rsidTr="2023D86C" w14:paraId="78C382E6">
        <w:trPr>
          <w:trHeight w:val="360"/>
        </w:trPr>
        <w:tc>
          <w:tcPr>
            <w:tcW w:w="4440" w:type="dxa"/>
            <w:vMerge w:val="restart"/>
            <w:tcBorders>
              <w:top w:val="single" w:sz="6"/>
              <w:left w:val="single" w:color="000000" w:themeColor="text1" w:sz="6"/>
              <w:bottom w:val="single" w:color="000000" w:themeColor="text1" w:sz="0"/>
              <w:right w:val="single" w:color="000000" w:themeColor="text1" w:sz="6"/>
            </w:tcBorders>
            <w:tcMar/>
            <w:vAlign w:val="top"/>
          </w:tcPr>
          <w:p w:rsidR="44958667" w:rsidP="2023D86C" w:rsidRDefault="44958667" w14:paraId="20E8473D" w14:textId="4002B138">
            <w:pPr>
              <w:pStyle w:val="CPTListBullet"/>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023D86C" w:rsidR="449586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To investigate the effect of LCG in women with a planned vaginal delivery</w:t>
            </w:r>
          </w:p>
          <w:p w:rsidR="2023D86C" w:rsidP="2023D86C" w:rsidRDefault="2023D86C" w14:paraId="4F3D0389" w14:textId="7EDBCD67">
            <w:pPr>
              <w:pStyle w:val="CPTListBullet"/>
              <w:numPr>
                <w:ilvl w:val="0"/>
                <w:numId w:val="0"/>
              </w:numPr>
              <w:bidi w:val="0"/>
              <w:ind w:left="720"/>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c>
          <w:tcPr>
            <w:tcW w:w="5032" w:type="dxa"/>
            <w:tcBorders>
              <w:top w:val="single" w:sz="6"/>
              <w:left w:val="single" w:color="000000" w:themeColor="text1" w:sz="6"/>
              <w:bottom w:val="single" w:sz="6"/>
              <w:right w:val="single" w:sz="6"/>
            </w:tcBorders>
            <w:tcMar/>
            <w:vAlign w:val="top"/>
          </w:tcPr>
          <w:p w:rsidR="2023D86C" w:rsidP="2023D86C" w:rsidRDefault="2023D86C" w14:paraId="4EC498C1" w14:textId="25C2401D">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Total dosage of oxytocin</w:t>
            </w:r>
          </w:p>
        </w:tc>
      </w:tr>
      <w:tr w:rsidR="2023D86C" w:rsidTr="2023D86C" w14:paraId="0ADAB8E3">
        <w:trPr>
          <w:trHeight w:val="360"/>
        </w:trPr>
        <w:tc>
          <w:tcPr>
            <w:tcW w:w="4440" w:type="dxa"/>
            <w:vMerge/>
            <w:tcBorders>
              <w:left w:val="single" w:color="000000" w:themeColor="text1" w:sz="6"/>
              <w:right w:val="single" w:color="000000" w:themeColor="text1" w:sz="6"/>
            </w:tcBorders>
            <w:tcMar/>
            <w:vAlign w:val="top"/>
          </w:tcPr>
          <w:p w14:paraId="0AA0A734"/>
        </w:tc>
        <w:tc>
          <w:tcPr>
            <w:tcW w:w="5032" w:type="dxa"/>
            <w:tcBorders>
              <w:top w:val="single" w:sz="6"/>
              <w:left w:val="single" w:color="000000" w:themeColor="text1" w:sz="6"/>
              <w:bottom w:val="single" w:sz="6"/>
              <w:right w:val="single" w:sz="6"/>
            </w:tcBorders>
            <w:tcMar/>
            <w:vAlign w:val="top"/>
          </w:tcPr>
          <w:p w:rsidR="2023D86C" w:rsidP="2023D86C" w:rsidRDefault="2023D86C" w14:paraId="766153AC" w14:textId="36FA4DFB">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Maximum dosage of oxytocin</w:t>
            </w:r>
          </w:p>
        </w:tc>
      </w:tr>
      <w:tr w:rsidR="2023D86C" w:rsidTr="2023D86C" w14:paraId="3E715E57">
        <w:trPr>
          <w:trHeight w:val="360"/>
        </w:trPr>
        <w:tc>
          <w:tcPr>
            <w:tcW w:w="4440" w:type="dxa"/>
            <w:vMerge/>
            <w:tcBorders>
              <w:left w:val="single" w:color="000000" w:themeColor="text1" w:sz="6"/>
              <w:right w:val="single" w:color="000000" w:themeColor="text1" w:sz="6"/>
            </w:tcBorders>
            <w:tcMar/>
            <w:vAlign w:val="top"/>
          </w:tcPr>
          <w:p w14:paraId="3B24B3E1"/>
        </w:tc>
        <w:tc>
          <w:tcPr>
            <w:tcW w:w="5032" w:type="dxa"/>
            <w:tcBorders>
              <w:top w:val="single" w:sz="6"/>
              <w:left w:val="single" w:color="000000" w:themeColor="text1" w:sz="6"/>
              <w:bottom w:val="single" w:sz="6"/>
              <w:right w:val="single" w:sz="6"/>
            </w:tcBorders>
            <w:tcMar/>
            <w:vAlign w:val="top"/>
          </w:tcPr>
          <w:p w:rsidR="2023D86C" w:rsidP="2023D86C" w:rsidRDefault="2023D86C" w14:paraId="79E1BDE1" w14:textId="0B016E75">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Total duration of oxytocin</w:t>
            </w:r>
          </w:p>
        </w:tc>
      </w:tr>
      <w:tr w:rsidR="2023D86C" w:rsidTr="2023D86C" w14:paraId="225D268C">
        <w:trPr>
          <w:trHeight w:val="360"/>
        </w:trPr>
        <w:tc>
          <w:tcPr>
            <w:tcW w:w="4440" w:type="dxa"/>
            <w:vMerge/>
            <w:tcBorders>
              <w:left w:val="single" w:color="000000" w:themeColor="text1" w:sz="6"/>
              <w:right w:val="single" w:color="000000" w:themeColor="text1" w:sz="6"/>
            </w:tcBorders>
            <w:tcMar/>
            <w:vAlign w:val="top"/>
          </w:tcPr>
          <w:p w14:paraId="36F442F9"/>
        </w:tc>
        <w:tc>
          <w:tcPr>
            <w:tcW w:w="5032" w:type="dxa"/>
            <w:tcBorders>
              <w:top w:val="single" w:sz="6"/>
              <w:left w:val="single" w:color="000000" w:themeColor="text1" w:sz="6"/>
              <w:bottom w:val="single" w:sz="6"/>
              <w:right w:val="single" w:sz="6"/>
            </w:tcBorders>
            <w:tcMar/>
            <w:vAlign w:val="top"/>
          </w:tcPr>
          <w:p w:rsidR="2023D86C" w:rsidP="2023D86C" w:rsidRDefault="2023D86C" w14:paraId="1244B316" w14:textId="1E231F02">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Total duration of epidural analgesia</w:t>
            </w:r>
          </w:p>
        </w:tc>
      </w:tr>
      <w:tr w:rsidR="2023D86C" w:rsidTr="2023D86C" w14:paraId="50386D86">
        <w:trPr>
          <w:trHeight w:val="360"/>
        </w:trPr>
        <w:tc>
          <w:tcPr>
            <w:tcW w:w="4440" w:type="dxa"/>
            <w:vMerge/>
            <w:tcBorders>
              <w:left w:val="single" w:color="000000" w:themeColor="text1" w:sz="6"/>
              <w:right w:val="single" w:color="000000" w:themeColor="text1" w:sz="6"/>
            </w:tcBorders>
            <w:tcMar/>
            <w:vAlign w:val="top"/>
          </w:tcPr>
          <w:p w14:paraId="45C7461B"/>
        </w:tc>
        <w:tc>
          <w:tcPr>
            <w:tcW w:w="5032" w:type="dxa"/>
            <w:tcBorders>
              <w:top w:val="single" w:sz="6"/>
              <w:left w:val="single" w:color="000000" w:themeColor="text1" w:sz="6"/>
              <w:bottom w:val="single" w:sz="6"/>
              <w:right w:val="single" w:sz="6"/>
            </w:tcBorders>
            <w:tcMar/>
            <w:vAlign w:val="top"/>
          </w:tcPr>
          <w:p w:rsidR="2023D86C" w:rsidP="2023D86C" w:rsidRDefault="2023D86C" w14:paraId="5B38F013" w14:textId="6E85D939">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Use of non-medical pain relief in labour</w:t>
            </w:r>
          </w:p>
        </w:tc>
      </w:tr>
      <w:tr w:rsidR="2023D86C" w:rsidTr="2023D86C" w14:paraId="58626C85">
        <w:trPr>
          <w:trHeight w:val="360"/>
        </w:trPr>
        <w:tc>
          <w:tcPr>
            <w:tcW w:w="4440" w:type="dxa"/>
            <w:vMerge/>
            <w:tcBorders>
              <w:left w:val="single" w:color="000000" w:themeColor="text1" w:sz="6"/>
              <w:right w:val="single" w:color="000000" w:themeColor="text1" w:sz="6"/>
            </w:tcBorders>
            <w:tcMar/>
            <w:vAlign w:val="top"/>
          </w:tcPr>
          <w:p w14:paraId="1CA99B94"/>
        </w:tc>
        <w:tc>
          <w:tcPr>
            <w:tcW w:w="5032" w:type="dxa"/>
            <w:tcBorders>
              <w:top w:val="single" w:sz="6"/>
              <w:left w:val="single" w:color="000000" w:themeColor="text1" w:sz="6"/>
              <w:bottom w:val="single" w:sz="6"/>
              <w:right w:val="single" w:sz="6"/>
            </w:tcBorders>
            <w:tcMar/>
            <w:vAlign w:val="top"/>
          </w:tcPr>
          <w:p w:rsidR="2023D86C" w:rsidP="2023D86C" w:rsidRDefault="2023D86C" w14:paraId="1252470B" w14:textId="7F659E25">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Occurrence of continuous support in labour</w:t>
            </w:r>
          </w:p>
        </w:tc>
      </w:tr>
      <w:tr w:rsidR="2023D86C" w:rsidTr="2023D86C" w14:paraId="176A02D4">
        <w:trPr>
          <w:trHeight w:val="360"/>
        </w:trPr>
        <w:tc>
          <w:tcPr>
            <w:tcW w:w="4440" w:type="dxa"/>
            <w:vMerge/>
            <w:tcBorders>
              <w:left w:val="single" w:color="000000" w:themeColor="text1" w:sz="6"/>
              <w:right w:val="single" w:color="000000" w:themeColor="text1" w:sz="6"/>
            </w:tcBorders>
            <w:tcMar/>
            <w:vAlign w:val="top"/>
          </w:tcPr>
          <w:p w14:paraId="54800812"/>
        </w:tc>
        <w:tc>
          <w:tcPr>
            <w:tcW w:w="5032" w:type="dxa"/>
            <w:tcBorders>
              <w:top w:val="single" w:sz="6"/>
              <w:left w:val="single" w:color="000000" w:themeColor="text1" w:sz="6"/>
              <w:bottom w:val="single" w:sz="6"/>
              <w:right w:val="single" w:sz="6"/>
            </w:tcBorders>
            <w:tcMar/>
            <w:vAlign w:val="top"/>
          </w:tcPr>
          <w:p w:rsidR="2023D86C" w:rsidP="2023D86C" w:rsidRDefault="2023D86C" w14:paraId="12076918" w14:textId="58A6079C">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Occurrence of perineal support</w:t>
            </w:r>
          </w:p>
        </w:tc>
      </w:tr>
      <w:tr w:rsidR="2023D86C" w:rsidTr="2023D86C" w14:paraId="507FB5AE">
        <w:trPr>
          <w:trHeight w:val="360"/>
        </w:trPr>
        <w:tc>
          <w:tcPr>
            <w:tcW w:w="4440" w:type="dxa"/>
            <w:vMerge/>
            <w:tcBorders>
              <w:left w:val="single" w:color="000000" w:themeColor="text1" w:sz="6"/>
              <w:right w:val="single" w:color="000000" w:themeColor="text1" w:sz="6"/>
            </w:tcBorders>
            <w:tcMar/>
            <w:vAlign w:val="top"/>
          </w:tcPr>
          <w:p w14:paraId="4A704AA2"/>
        </w:tc>
        <w:tc>
          <w:tcPr>
            <w:tcW w:w="5032" w:type="dxa"/>
            <w:tcBorders>
              <w:top w:val="single" w:sz="6"/>
              <w:left w:val="single" w:color="000000" w:themeColor="text1" w:sz="6"/>
              <w:bottom w:val="single" w:sz="6"/>
              <w:right w:val="single" w:sz="6"/>
            </w:tcBorders>
            <w:tcMar/>
            <w:vAlign w:val="top"/>
          </w:tcPr>
          <w:p w:rsidR="2023D86C" w:rsidP="2023D86C" w:rsidRDefault="2023D86C" w14:paraId="554B568C" w14:textId="0B41467A">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Occurrence of perineal tears</w:t>
            </w:r>
          </w:p>
        </w:tc>
      </w:tr>
      <w:tr w:rsidR="2023D86C" w:rsidTr="2023D86C" w14:paraId="1E6CD03B">
        <w:trPr>
          <w:trHeight w:val="360"/>
        </w:trPr>
        <w:tc>
          <w:tcPr>
            <w:tcW w:w="4440" w:type="dxa"/>
            <w:vMerge/>
            <w:tcBorders>
              <w:left w:val="single" w:color="000000" w:themeColor="text1" w:sz="6"/>
              <w:right w:val="single" w:color="000000" w:themeColor="text1" w:sz="6"/>
            </w:tcBorders>
            <w:tcMar/>
            <w:vAlign w:val="top"/>
          </w:tcPr>
          <w:p w14:paraId="14E32ACF"/>
        </w:tc>
        <w:tc>
          <w:tcPr>
            <w:tcW w:w="5032" w:type="dxa"/>
            <w:tcBorders>
              <w:top w:val="single" w:sz="6"/>
              <w:left w:val="single" w:color="000000" w:themeColor="text1" w:sz="6"/>
              <w:bottom w:val="single" w:sz="6"/>
              <w:right w:val="single" w:sz="6"/>
            </w:tcBorders>
            <w:tcMar/>
            <w:vAlign w:val="top"/>
          </w:tcPr>
          <w:p w:rsidR="2023D86C" w:rsidP="2023D86C" w:rsidRDefault="2023D86C" w14:paraId="6E7F572B" w14:textId="0E76A51F">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Total estimated blood loss</w:t>
            </w:r>
          </w:p>
        </w:tc>
      </w:tr>
      <w:tr w:rsidR="2023D86C" w:rsidTr="2023D86C" w14:paraId="1C20E9AA">
        <w:trPr>
          <w:trHeight w:val="360"/>
        </w:trPr>
        <w:tc>
          <w:tcPr>
            <w:tcW w:w="4440" w:type="dxa"/>
            <w:vMerge/>
            <w:tcBorders>
              <w:left w:val="single" w:color="000000" w:themeColor="text1" w:sz="6"/>
              <w:right w:val="single" w:color="000000" w:themeColor="text1" w:sz="6"/>
            </w:tcBorders>
            <w:tcMar/>
            <w:vAlign w:val="top"/>
          </w:tcPr>
          <w:p w14:paraId="7DAA3D44"/>
        </w:tc>
        <w:tc>
          <w:tcPr>
            <w:tcW w:w="5032" w:type="dxa"/>
            <w:tcBorders>
              <w:top w:val="single" w:sz="6"/>
              <w:left w:val="single" w:color="000000" w:themeColor="text1" w:sz="6"/>
              <w:bottom w:val="single" w:sz="6"/>
              <w:right w:val="single" w:sz="6"/>
            </w:tcBorders>
            <w:tcMar/>
            <w:vAlign w:val="top"/>
          </w:tcPr>
          <w:p w:rsidR="2023D86C" w:rsidP="2023D86C" w:rsidRDefault="2023D86C" w14:paraId="50E5A3AD" w14:textId="07504DDE">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Occurrence of postpartum blood transfusion</w:t>
            </w:r>
          </w:p>
        </w:tc>
      </w:tr>
      <w:tr w:rsidR="2023D86C" w:rsidTr="2023D86C" w14:paraId="358393EF">
        <w:trPr>
          <w:trHeight w:val="360"/>
        </w:trPr>
        <w:tc>
          <w:tcPr>
            <w:tcW w:w="4440" w:type="dxa"/>
            <w:vMerge/>
            <w:tcBorders>
              <w:left w:val="single" w:color="000000" w:themeColor="text1" w:sz="6"/>
              <w:right w:val="single" w:color="000000" w:themeColor="text1" w:sz="6"/>
            </w:tcBorders>
            <w:tcMar/>
            <w:vAlign w:val="top"/>
          </w:tcPr>
          <w:p w14:paraId="5F8E3022"/>
        </w:tc>
        <w:tc>
          <w:tcPr>
            <w:tcW w:w="5032" w:type="dxa"/>
            <w:tcBorders>
              <w:top w:val="single" w:sz="6"/>
              <w:left w:val="single" w:color="000000" w:themeColor="text1" w:sz="6"/>
              <w:bottom w:val="single" w:sz="6"/>
              <w:right w:val="single" w:sz="6"/>
            </w:tcBorders>
            <w:tcMar/>
            <w:vAlign w:val="top"/>
          </w:tcPr>
          <w:p w:rsidR="2023D86C" w:rsidP="2023D86C" w:rsidRDefault="2023D86C" w14:paraId="69B10392" w14:textId="3A57FC43">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Time from one centimeter to the next, starting at 5 cm, until 10 cm</w:t>
            </w:r>
          </w:p>
        </w:tc>
      </w:tr>
      <w:tr w:rsidR="2023D86C" w:rsidTr="2023D86C" w14:paraId="00B36E3B">
        <w:trPr>
          <w:trHeight w:val="360"/>
        </w:trPr>
        <w:tc>
          <w:tcPr>
            <w:tcW w:w="4440" w:type="dxa"/>
            <w:vMerge/>
            <w:tcBorders>
              <w:left w:val="single" w:color="000000" w:themeColor="text1" w:sz="6"/>
              <w:right w:val="single" w:color="000000" w:themeColor="text1" w:sz="6"/>
            </w:tcBorders>
            <w:tcMar/>
            <w:vAlign w:val="top"/>
          </w:tcPr>
          <w:p w14:paraId="734874CF"/>
        </w:tc>
        <w:tc>
          <w:tcPr>
            <w:tcW w:w="5032" w:type="dxa"/>
            <w:tcBorders>
              <w:top w:val="single" w:sz="6"/>
              <w:left w:val="single" w:color="000000" w:themeColor="text1" w:sz="6"/>
              <w:bottom w:val="single" w:sz="6"/>
              <w:right w:val="single" w:sz="6"/>
            </w:tcBorders>
            <w:tcMar/>
            <w:vAlign w:val="top"/>
          </w:tcPr>
          <w:p w:rsidR="2023D86C" w:rsidP="2023D86C" w:rsidRDefault="2023D86C" w14:paraId="7363285D" w14:textId="4EB2606C">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duration of total time from 5 cm to 10 cm</w:t>
            </w:r>
          </w:p>
        </w:tc>
      </w:tr>
      <w:tr w:rsidR="2023D86C" w:rsidTr="2023D86C" w14:paraId="2DF9EA35">
        <w:trPr>
          <w:trHeight w:val="360"/>
        </w:trPr>
        <w:tc>
          <w:tcPr>
            <w:tcW w:w="4440" w:type="dxa"/>
            <w:vMerge/>
            <w:tcBorders>
              <w:left w:val="single" w:color="000000" w:themeColor="text1" w:sz="6"/>
              <w:right w:val="single" w:color="000000" w:themeColor="text1" w:sz="6"/>
            </w:tcBorders>
            <w:tcMar/>
            <w:vAlign w:val="top"/>
          </w:tcPr>
          <w:p w14:paraId="2E5C9490"/>
        </w:tc>
        <w:tc>
          <w:tcPr>
            <w:tcW w:w="5032" w:type="dxa"/>
            <w:tcBorders>
              <w:top w:val="single" w:sz="6"/>
              <w:left w:val="single" w:color="000000" w:themeColor="text1" w:sz="6"/>
              <w:bottom w:val="single" w:sz="6"/>
              <w:right w:val="single" w:sz="6"/>
            </w:tcBorders>
            <w:tcMar/>
            <w:vAlign w:val="top"/>
          </w:tcPr>
          <w:p w:rsidR="2023D86C" w:rsidP="2023D86C" w:rsidRDefault="2023D86C" w14:paraId="5732356B" w14:textId="38C4E375">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duration of time in the second stage</w:t>
            </w:r>
          </w:p>
        </w:tc>
      </w:tr>
      <w:tr w:rsidR="2023D86C" w:rsidTr="2023D86C" w14:paraId="215EF568">
        <w:trPr>
          <w:trHeight w:val="360"/>
        </w:trPr>
        <w:tc>
          <w:tcPr>
            <w:tcW w:w="4440" w:type="dxa"/>
            <w:vMerge/>
            <w:tcBorders>
              <w:left w:val="single" w:color="000000" w:themeColor="text1" w:sz="6"/>
              <w:right w:val="single" w:color="000000" w:themeColor="text1" w:sz="6"/>
            </w:tcBorders>
            <w:tcMar/>
            <w:vAlign w:val="top"/>
          </w:tcPr>
          <w:p w14:paraId="25E6BABE"/>
        </w:tc>
        <w:tc>
          <w:tcPr>
            <w:tcW w:w="5032" w:type="dxa"/>
            <w:tcBorders>
              <w:top w:val="single" w:sz="6"/>
              <w:left w:val="single" w:color="000000" w:themeColor="text1" w:sz="6"/>
              <w:bottom w:val="single" w:sz="6"/>
              <w:right w:val="single" w:sz="6"/>
            </w:tcBorders>
            <w:tcMar/>
            <w:vAlign w:val="top"/>
          </w:tcPr>
          <w:p w:rsidR="2023D86C" w:rsidP="2023D86C" w:rsidRDefault="2023D86C" w14:paraId="777200FC" w14:textId="68858FCE">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The duration of time in the descending phase (10 cm to expulsion phase)</w:t>
            </w:r>
          </w:p>
        </w:tc>
      </w:tr>
      <w:tr w:rsidR="2023D86C" w:rsidTr="2023D86C" w14:paraId="2CE3A993">
        <w:trPr>
          <w:trHeight w:val="360"/>
        </w:trPr>
        <w:tc>
          <w:tcPr>
            <w:tcW w:w="4440" w:type="dxa"/>
            <w:vMerge/>
            <w:tcBorders>
              <w:left w:val="single" w:color="000000" w:themeColor="text1" w:sz="6"/>
              <w:right w:val="single" w:color="000000" w:themeColor="text1" w:sz="6"/>
            </w:tcBorders>
            <w:tcMar/>
            <w:vAlign w:val="top"/>
          </w:tcPr>
          <w:p w14:paraId="17EA8D91"/>
        </w:tc>
        <w:tc>
          <w:tcPr>
            <w:tcW w:w="5032" w:type="dxa"/>
            <w:tcBorders>
              <w:top w:val="single" w:sz="6"/>
              <w:left w:val="single" w:color="000000" w:themeColor="text1" w:sz="6"/>
              <w:bottom w:val="single" w:sz="6"/>
              <w:right w:val="single" w:sz="6"/>
            </w:tcBorders>
            <w:tcMar/>
            <w:vAlign w:val="top"/>
          </w:tcPr>
          <w:p w:rsidR="2023D86C" w:rsidP="2023D86C" w:rsidRDefault="2023D86C" w14:paraId="3E07772D" w14:textId="12923A0B">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The duration of time in the expulsion phase</w:t>
            </w:r>
          </w:p>
        </w:tc>
      </w:tr>
      <w:tr w:rsidR="2023D86C" w:rsidTr="2023D86C" w14:paraId="5EF578A5">
        <w:trPr>
          <w:trHeight w:val="360"/>
        </w:trPr>
        <w:tc>
          <w:tcPr>
            <w:tcW w:w="4440" w:type="dxa"/>
            <w:vMerge/>
            <w:tcBorders>
              <w:left w:val="single" w:color="000000" w:themeColor="text1" w:sz="6"/>
              <w:bottom w:val="single" w:color="000000" w:themeColor="text1" w:sz="0"/>
              <w:right w:val="single" w:color="000000" w:themeColor="text1" w:sz="6"/>
            </w:tcBorders>
            <w:tcMar/>
            <w:vAlign w:val="top"/>
          </w:tcPr>
          <w:p w14:paraId="7D3C0F21"/>
        </w:tc>
        <w:tc>
          <w:tcPr>
            <w:tcW w:w="5032" w:type="dxa"/>
            <w:tcBorders>
              <w:top w:val="single" w:sz="6"/>
              <w:left w:val="single" w:color="000000" w:themeColor="text1" w:sz="6"/>
              <w:bottom w:val="single" w:sz="6"/>
              <w:right w:val="single" w:sz="6"/>
            </w:tcBorders>
            <w:tcMar/>
            <w:vAlign w:val="top"/>
          </w:tcPr>
          <w:p w:rsidR="2023D86C" w:rsidP="2023D86C" w:rsidRDefault="2023D86C" w14:paraId="63B67A0B" w14:textId="040B763E">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Breastfeeding at discharge</w:t>
            </w:r>
          </w:p>
        </w:tc>
      </w:tr>
      <w:tr w:rsidR="2023D86C" w:rsidTr="2023D86C" w14:paraId="4C59DB4B">
        <w:tc>
          <w:tcPr>
            <w:tcW w:w="4440" w:type="dxa"/>
            <w:vMerge w:val="restart"/>
            <w:tcBorders>
              <w:top w:val="single" w:sz="6"/>
              <w:left w:val="single" w:sz="6"/>
              <w:bottom w:val="single" w:sz="6"/>
              <w:right w:val="single" w:sz="6"/>
            </w:tcBorders>
            <w:tcMar/>
            <w:vAlign w:val="top"/>
          </w:tcPr>
          <w:p w:rsidR="0522387F" w:rsidP="2023D86C" w:rsidRDefault="0522387F" w14:paraId="3413DF65" w14:textId="552ADD87">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0522387F">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 investigate the effect of LCG on the neonate</w:t>
            </w:r>
          </w:p>
          <w:p w:rsidR="2023D86C" w:rsidP="2023D86C" w:rsidRDefault="2023D86C" w14:paraId="615FAF47" w14:textId="1A27C624">
            <w:pPr>
              <w:pStyle w:val="CPTListBullet"/>
              <w:numPr>
                <w:ilvl w:val="0"/>
                <w:numId w:val="0"/>
              </w:numPr>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c>
          <w:tcPr>
            <w:tcW w:w="5032" w:type="dxa"/>
            <w:tcBorders>
              <w:top w:val="single" w:sz="6"/>
              <w:left w:val="single" w:sz="6"/>
              <w:bottom w:val="single" w:sz="6"/>
              <w:right w:val="single" w:sz="6"/>
            </w:tcBorders>
            <w:tcMar/>
            <w:vAlign w:val="top"/>
          </w:tcPr>
          <w:p w:rsidR="06E7CFF8" w:rsidP="2023D86C" w:rsidRDefault="06E7CFF8" w14:paraId="067E0D4D" w14:textId="0AAF16A2">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06E7CFF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Apgar scores at 1, 5 and 10 minutes</w:t>
            </w:r>
          </w:p>
          <w:p w:rsidR="2023D86C" w:rsidP="2023D86C" w:rsidRDefault="2023D86C" w14:paraId="050010EE" w14:textId="14D6B8D0">
            <w:pPr>
              <w:pStyle w:val="CPTListBullet"/>
              <w:numPr>
                <w:ilvl w:val="0"/>
                <w:numId w:val="0"/>
              </w:numPr>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p>
        </w:tc>
      </w:tr>
      <w:tr w:rsidR="2023D86C" w:rsidTr="2023D86C" w14:paraId="59053EAF">
        <w:trPr>
          <w:trHeight w:val="300"/>
        </w:trPr>
        <w:tc>
          <w:tcPr>
            <w:tcW w:w="4440" w:type="dxa"/>
            <w:vMerge/>
            <w:tcBorders>
              <w:top w:val="single" w:sz="6"/>
              <w:left w:val="single" w:sz="6"/>
              <w:bottom w:val="single" w:sz="6"/>
              <w:right w:val="single" w:sz="6"/>
            </w:tcBorders>
            <w:tcMar/>
            <w:vAlign w:val="top"/>
          </w:tcPr>
          <w:p w14:paraId="7B48DB8E"/>
        </w:tc>
        <w:tc>
          <w:tcPr>
            <w:tcW w:w="5032" w:type="dxa"/>
            <w:tcBorders>
              <w:top w:val="single" w:sz="6"/>
              <w:left w:val="single" w:sz="6"/>
              <w:bottom w:val="single" w:sz="6"/>
              <w:right w:val="single" w:sz="6"/>
            </w:tcBorders>
            <w:tcMar/>
            <w:vAlign w:val="top"/>
          </w:tcPr>
          <w:p w:rsidR="72F5EA36" w:rsidP="2023D86C" w:rsidRDefault="72F5EA36" w14:paraId="2ACBE4CC" w14:textId="2EE6D9EC">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Neonatal </w:t>
            </w:r>
            <w:r w:rsidRPr="2023D86C" w:rsidR="72F5EA36">
              <w:rPr>
                <w:rFonts w:ascii="Times New Roman" w:hAnsi="Times New Roman" w:eastAsia="Times New Roman" w:cs="Times New Roman"/>
                <w:b w:val="0"/>
                <w:bCs w:val="0"/>
                <w:i w:val="0"/>
                <w:iCs w:val="0"/>
                <w:caps w:val="0"/>
                <w:smallCaps w:val="0"/>
                <w:strike w:val="1"/>
                <w:color w:val="498205"/>
                <w:sz w:val="24"/>
                <w:szCs w:val="24"/>
                <w:u w:val="none"/>
                <w:lang w:val="en-GB"/>
              </w:rPr>
              <w:t>morbidity</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w:t>
            </w:r>
            <w:r w:rsidRPr="2023D86C" w:rsidR="72F5EA36">
              <w:rPr>
                <w:rFonts w:ascii="Times New Roman" w:hAnsi="Times New Roman" w:eastAsia="Times New Roman" w:cs="Times New Roman"/>
                <w:b w:val="0"/>
                <w:bCs w:val="0"/>
                <w:i w:val="0"/>
                <w:iCs w:val="0"/>
                <w:caps w:val="0"/>
                <w:smallCaps w:val="0"/>
                <w:strike w:val="0"/>
                <w:dstrike w:val="0"/>
                <w:color w:val="498205"/>
                <w:sz w:val="24"/>
                <w:szCs w:val="24"/>
                <w:u w:val="single"/>
                <w:lang w:val="en-GB"/>
              </w:rPr>
              <w:t xml:space="preserve">mortality </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occurring during active labour</w:t>
            </w:r>
          </w:p>
        </w:tc>
      </w:tr>
      <w:tr w:rsidR="2023D86C" w:rsidTr="2023D86C" w14:paraId="143D0DE1">
        <w:trPr>
          <w:trHeight w:val="300"/>
        </w:trPr>
        <w:tc>
          <w:tcPr>
            <w:tcW w:w="4440" w:type="dxa"/>
            <w:vMerge/>
            <w:tcBorders>
              <w:top w:val="single" w:sz="6"/>
              <w:left w:val="single" w:sz="6"/>
              <w:bottom w:val="single" w:sz="6"/>
              <w:right w:val="single" w:sz="6"/>
            </w:tcBorders>
            <w:tcMar/>
            <w:vAlign w:val="top"/>
          </w:tcPr>
          <w:p w14:paraId="64759DA5"/>
        </w:tc>
        <w:tc>
          <w:tcPr>
            <w:tcW w:w="5032" w:type="dxa"/>
            <w:tcBorders>
              <w:top w:val="single" w:sz="6"/>
              <w:left w:val="single" w:sz="6"/>
              <w:bottom w:val="single" w:sz="6"/>
              <w:right w:val="single" w:sz="6"/>
            </w:tcBorders>
            <w:tcMar/>
            <w:vAlign w:val="top"/>
          </w:tcPr>
          <w:p w:rsidR="72F5EA36" w:rsidP="2023D86C" w:rsidRDefault="72F5EA36" w14:paraId="21F2FC5E" w14:textId="4FF82351">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Occurrence of neonatal metabolic acidosis (arterial umbilical cord </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ph</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&lt; 7 and BE ≥ -12)</w:t>
            </w:r>
          </w:p>
        </w:tc>
      </w:tr>
      <w:tr w:rsidR="2023D86C" w:rsidTr="2023D86C" w14:paraId="235E14C8">
        <w:trPr>
          <w:trHeight w:val="300"/>
        </w:trPr>
        <w:tc>
          <w:tcPr>
            <w:tcW w:w="4440" w:type="dxa"/>
            <w:vMerge/>
            <w:tcBorders>
              <w:top w:val="single" w:sz="6"/>
              <w:left w:val="single" w:sz="6"/>
              <w:bottom w:val="single" w:sz="6"/>
              <w:right w:val="single" w:sz="6"/>
            </w:tcBorders>
            <w:tcMar/>
            <w:vAlign w:val="top"/>
          </w:tcPr>
          <w:p w14:paraId="1F519081"/>
        </w:tc>
        <w:tc>
          <w:tcPr>
            <w:tcW w:w="5032" w:type="dxa"/>
            <w:tcBorders>
              <w:top w:val="single" w:sz="6"/>
              <w:left w:val="single" w:sz="6"/>
              <w:bottom w:val="single" w:sz="6"/>
              <w:right w:val="single" w:sz="6"/>
            </w:tcBorders>
            <w:tcMar/>
            <w:vAlign w:val="top"/>
          </w:tcPr>
          <w:p w:rsidR="72F5EA36" w:rsidP="2023D86C" w:rsidRDefault="72F5EA36" w14:paraId="2D0FE950" w14:textId="20409FA0">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nb-NO"/>
              </w:rPr>
              <w:t>Arterial</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nb-NO"/>
              </w:rPr>
              <w:t xml:space="preserve"> </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nb-NO"/>
              </w:rPr>
              <w:t>umbilical</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nb-NO"/>
              </w:rPr>
              <w:t xml:space="preserve"> cord pH &lt; 7.05? 7.0?</w:t>
            </w:r>
          </w:p>
        </w:tc>
      </w:tr>
      <w:tr w:rsidR="2023D86C" w:rsidTr="2023D86C" w14:paraId="5F40B7D9">
        <w:trPr>
          <w:trHeight w:val="300"/>
        </w:trPr>
        <w:tc>
          <w:tcPr>
            <w:tcW w:w="4440" w:type="dxa"/>
            <w:vMerge/>
            <w:tcBorders>
              <w:top w:val="single" w:sz="6"/>
              <w:left w:val="single" w:sz="6"/>
              <w:bottom w:val="single" w:sz="6"/>
              <w:right w:val="single" w:sz="6"/>
            </w:tcBorders>
            <w:tcMar/>
            <w:vAlign w:val="top"/>
          </w:tcPr>
          <w:p w14:paraId="37D0F125"/>
        </w:tc>
        <w:tc>
          <w:tcPr>
            <w:tcW w:w="5032" w:type="dxa"/>
            <w:tcBorders>
              <w:top w:val="single" w:sz="6"/>
              <w:left w:val="single" w:sz="6"/>
              <w:bottom w:val="single" w:sz="6"/>
              <w:right w:val="single" w:sz="6"/>
            </w:tcBorders>
            <w:tcMar/>
            <w:vAlign w:val="top"/>
          </w:tcPr>
          <w:p w:rsidR="72F5EA36" w:rsidP="2023D86C" w:rsidRDefault="72F5EA36" w14:paraId="6BE68ABC" w14:textId="6F0FDFEA">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Occurrence of undisturbed skin-to-skin contact </w:t>
            </w:r>
            <w:r w:rsidRPr="2023D86C" w:rsidR="72F5EA36">
              <w:rPr>
                <w:rFonts w:ascii="Times New Roman" w:hAnsi="Times New Roman" w:eastAsia="Times New Roman" w:cs="Times New Roman"/>
                <w:b w:val="0"/>
                <w:bCs w:val="0"/>
                <w:i w:val="0"/>
                <w:iCs w:val="0"/>
                <w:caps w:val="0"/>
                <w:smallCaps w:val="0"/>
                <w:strike w:val="0"/>
                <w:dstrike w:val="0"/>
                <w:color w:val="498205"/>
                <w:sz w:val="24"/>
                <w:szCs w:val="24"/>
                <w:u w:val="single"/>
                <w:lang w:val="en-GB"/>
              </w:rPr>
              <w:t xml:space="preserve">for at least one </w:t>
            </w:r>
            <w:r w:rsidRPr="2023D86C" w:rsidR="72F5EA36">
              <w:rPr>
                <w:rFonts w:ascii="Times New Roman" w:hAnsi="Times New Roman" w:eastAsia="Times New Roman" w:cs="Times New Roman"/>
                <w:b w:val="0"/>
                <w:bCs w:val="0"/>
                <w:i w:val="0"/>
                <w:iCs w:val="0"/>
                <w:caps w:val="0"/>
                <w:smallCaps w:val="0"/>
                <w:strike w:val="1"/>
                <w:color w:val="498205"/>
                <w:sz w:val="24"/>
                <w:szCs w:val="24"/>
                <w:u w:val="none"/>
                <w:lang w:val="en-GB"/>
              </w:rPr>
              <w:t>within two</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hour</w:t>
            </w:r>
            <w:r w:rsidRPr="2023D86C" w:rsidR="72F5EA36">
              <w:rPr>
                <w:rFonts w:ascii="Times New Roman" w:hAnsi="Times New Roman" w:eastAsia="Times New Roman" w:cs="Times New Roman"/>
                <w:b w:val="0"/>
                <w:bCs w:val="0"/>
                <w:i w:val="0"/>
                <w:iCs w:val="0"/>
                <w:caps w:val="0"/>
                <w:smallCaps w:val="0"/>
                <w:strike w:val="1"/>
                <w:color w:val="498205"/>
                <w:sz w:val="24"/>
                <w:szCs w:val="24"/>
                <w:u w:val="none"/>
                <w:lang w:val="en-GB"/>
              </w:rPr>
              <w:t>s</w:t>
            </w: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 after birth</w:t>
            </w:r>
          </w:p>
        </w:tc>
      </w:tr>
      <w:tr w:rsidR="2023D86C" w:rsidTr="2023D86C" w14:paraId="17F459BC">
        <w:trPr>
          <w:trHeight w:val="300"/>
        </w:trPr>
        <w:tc>
          <w:tcPr>
            <w:tcW w:w="4440" w:type="dxa"/>
            <w:vMerge/>
            <w:tcBorders>
              <w:top w:val="single" w:sz="6"/>
              <w:left w:val="single" w:sz="6"/>
              <w:bottom w:val="single" w:sz="6"/>
              <w:right w:val="single" w:sz="6"/>
            </w:tcBorders>
            <w:tcMar/>
            <w:vAlign w:val="top"/>
          </w:tcPr>
          <w:p w14:paraId="27E4F99E"/>
        </w:tc>
        <w:tc>
          <w:tcPr>
            <w:tcW w:w="5032" w:type="dxa"/>
            <w:tcBorders>
              <w:top w:val="single" w:sz="6"/>
              <w:left w:val="single" w:sz="6"/>
              <w:bottom w:val="single" w:sz="6"/>
              <w:right w:val="single" w:sz="6"/>
            </w:tcBorders>
            <w:tcMar/>
            <w:vAlign w:val="top"/>
          </w:tcPr>
          <w:p w:rsidR="72F5EA36" w:rsidP="2023D86C" w:rsidRDefault="72F5EA36" w14:paraId="47C04EF8" w14:textId="2A80EB80">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72F5EA36">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Breastfeeding within two hours after birth</w:t>
            </w:r>
          </w:p>
        </w:tc>
      </w:tr>
      <w:tr w:rsidR="2023D86C" w:rsidTr="2023D86C" w14:paraId="5DAF3A16">
        <w:trPr>
          <w:trHeight w:val="300"/>
        </w:trPr>
        <w:tc>
          <w:tcPr>
            <w:tcW w:w="4440" w:type="dxa"/>
            <w:tcBorders>
              <w:top w:val="single" w:sz="6"/>
              <w:left w:val="single" w:sz="6"/>
              <w:bottom w:val="single" w:sz="6"/>
              <w:right w:val="single" w:sz="6"/>
            </w:tcBorders>
            <w:shd w:val="clear" w:color="auto" w:fill="D9D9D9" w:themeFill="background1" w:themeFillShade="D9"/>
            <w:tcMar/>
            <w:vAlign w:val="top"/>
          </w:tcPr>
          <w:p w:rsidR="2023D86C" w:rsidP="2023D86C" w:rsidRDefault="2023D86C" w14:paraId="6235ED76" w14:textId="69D34BDE">
            <w:pPr>
              <w:pStyle w:val="CPTListBullet"/>
              <w:bidi w:val="0"/>
              <w:spacing w:before="0" w:after="120" w:line="240" w:lineRule="auto"/>
              <w:ind w:left="720" w:hanging="36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Exploratory</w:t>
            </w:r>
          </w:p>
        </w:tc>
        <w:tc>
          <w:tcPr>
            <w:tcW w:w="5032" w:type="dxa"/>
            <w:tcBorders>
              <w:top w:val="single" w:sz="6"/>
              <w:left w:val="single" w:sz="6"/>
              <w:bottom w:val="single" w:sz="6"/>
              <w:right w:val="single" w:sz="6"/>
            </w:tcBorders>
            <w:shd w:val="clear" w:color="auto" w:fill="D9D9D9" w:themeFill="background1" w:themeFillShade="D9"/>
            <w:tcMar/>
            <w:vAlign w:val="top"/>
          </w:tcPr>
          <w:p w:rsidR="2023D86C" w:rsidP="2023D86C" w:rsidRDefault="2023D86C" w14:paraId="6B8BF49B" w14:textId="759523A9">
            <w:pPr>
              <w:bidi w:val="0"/>
              <w:spacing w:before="0" w:after="120" w:line="240" w:lineRule="auto"/>
              <w:ind w:left="720" w:hanging="360"/>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2023D86C" w:rsidTr="2023D86C" w14:paraId="1F589993">
        <w:trPr>
          <w:trHeight w:val="1185"/>
        </w:trPr>
        <w:tc>
          <w:tcPr>
            <w:tcW w:w="4440" w:type="dxa"/>
            <w:vMerge w:val="restart"/>
            <w:tcBorders>
              <w:top w:val="single" w:sz="6"/>
              <w:left w:val="single" w:sz="6"/>
              <w:bottom w:val="single" w:sz="6"/>
              <w:right w:val="single" w:sz="6"/>
            </w:tcBorders>
            <w:tcMar/>
            <w:vAlign w:val="top"/>
          </w:tcPr>
          <w:p w:rsidR="2023D86C" w:rsidP="2023D86C" w:rsidRDefault="2023D86C" w14:paraId="182D71B7" w14:textId="0B0584F6">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 describe and explore the effect of LCG in women with a planned vaginal delivery</w:t>
            </w:r>
          </w:p>
          <w:p w:rsidR="2023D86C" w:rsidP="2023D86C" w:rsidRDefault="2023D86C" w14:paraId="68E5A5BC" w14:textId="2828011C">
            <w:pPr>
              <w:bidi w:val="0"/>
              <w:spacing w:before="0" w:after="120" w:line="240" w:lineRule="auto"/>
              <w:ind w:left="360" w:hanging="360"/>
              <w:rPr>
                <w:rFonts w:ascii="Times New Roman" w:hAnsi="Times New Roman" w:eastAsia="Times New Roman" w:cs="Times New Roman"/>
                <w:b w:val="0"/>
                <w:bCs w:val="0"/>
                <w:i w:val="0"/>
                <w:iCs w:val="0"/>
                <w:caps w:val="0"/>
                <w:smallCaps w:val="0"/>
                <w:color w:val="000000" w:themeColor="text1" w:themeTint="FF" w:themeShade="FF"/>
                <w:sz w:val="24"/>
                <w:szCs w:val="24"/>
              </w:rPr>
            </w:pPr>
          </w:p>
        </w:tc>
        <w:tc>
          <w:tcPr>
            <w:tcW w:w="5032" w:type="dxa"/>
            <w:tcBorders>
              <w:top w:val="single" w:sz="6"/>
              <w:left w:val="single" w:sz="6"/>
              <w:bottom w:val="single" w:sz="6"/>
              <w:right w:val="single" w:sz="6"/>
            </w:tcBorders>
            <w:tcMar/>
            <w:vAlign w:val="top"/>
          </w:tcPr>
          <w:p w:rsidR="2023D86C" w:rsidP="2023D86C" w:rsidRDefault="2023D86C" w14:paraId="0D4365AC" w14:textId="027E9BFA">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The main reason for instrumental vaginal delivery </w:t>
            </w:r>
          </w:p>
        </w:tc>
      </w:tr>
      <w:tr w:rsidR="2023D86C" w:rsidTr="2023D86C" w14:paraId="418A65D2">
        <w:trPr>
          <w:trHeight w:val="810"/>
        </w:trPr>
        <w:tc>
          <w:tcPr>
            <w:tcW w:w="4440" w:type="dxa"/>
            <w:vMerge/>
            <w:tcBorders>
              <w:top w:sz="0"/>
              <w:left w:val="single" w:sz="0"/>
              <w:bottom w:sz="0"/>
              <w:right w:val="single" w:sz="0"/>
            </w:tcBorders>
            <w:tcMar/>
            <w:vAlign w:val="center"/>
          </w:tcPr>
          <w:p w14:paraId="7DF7E00F"/>
        </w:tc>
        <w:tc>
          <w:tcPr>
            <w:tcW w:w="5032" w:type="dxa"/>
            <w:tcBorders>
              <w:top w:val="single" w:sz="6"/>
              <w:left w:val="single" w:sz="6"/>
              <w:bottom w:val="single" w:sz="6"/>
              <w:right w:val="single" w:sz="6"/>
            </w:tcBorders>
            <w:tcMar/>
            <w:vAlign w:val="top"/>
          </w:tcPr>
          <w:p w:rsidR="2023D86C" w:rsidP="2023D86C" w:rsidRDefault="2023D86C" w14:paraId="6C90F641" w14:textId="6A54E8EE">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The main reason for amniotomy</w:t>
            </w:r>
          </w:p>
        </w:tc>
      </w:tr>
      <w:tr w:rsidR="2023D86C" w:rsidTr="2023D86C" w14:paraId="129E5027">
        <w:trPr>
          <w:trHeight w:val="810"/>
        </w:trPr>
        <w:tc>
          <w:tcPr>
            <w:tcW w:w="4440" w:type="dxa"/>
            <w:vMerge/>
            <w:tcBorders>
              <w:top w:sz="0"/>
              <w:left w:val="single" w:sz="0"/>
              <w:bottom w:sz="0"/>
              <w:right w:val="single" w:sz="0"/>
            </w:tcBorders>
            <w:tcMar/>
            <w:vAlign w:val="center"/>
          </w:tcPr>
          <w:p w14:paraId="1625A752"/>
        </w:tc>
        <w:tc>
          <w:tcPr>
            <w:tcW w:w="5032" w:type="dxa"/>
            <w:tcBorders>
              <w:top w:val="single" w:sz="6"/>
              <w:left w:val="single" w:sz="6"/>
              <w:bottom w:val="single" w:sz="6"/>
              <w:right w:val="single" w:sz="6"/>
            </w:tcBorders>
            <w:tcMar/>
            <w:vAlign w:val="top"/>
          </w:tcPr>
          <w:p w:rsidR="2023D86C" w:rsidP="2023D86C" w:rsidRDefault="2023D86C" w14:paraId="60828ED6" w14:textId="68F50824">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Cervix dilation at initiation of epidural analgesia</w:t>
            </w:r>
          </w:p>
        </w:tc>
      </w:tr>
      <w:tr w:rsidR="2023D86C" w:rsidTr="2023D86C" w14:paraId="62828B9A">
        <w:trPr>
          <w:trHeight w:val="810"/>
        </w:trPr>
        <w:tc>
          <w:tcPr>
            <w:tcW w:w="4440" w:type="dxa"/>
            <w:vMerge/>
            <w:tcBorders>
              <w:top w:sz="0"/>
              <w:left w:val="single" w:sz="0"/>
              <w:bottom w:sz="0"/>
              <w:right w:val="single" w:sz="0"/>
            </w:tcBorders>
            <w:tcMar/>
            <w:vAlign w:val="center"/>
          </w:tcPr>
          <w:p w14:paraId="4A85B6DC"/>
        </w:tc>
        <w:tc>
          <w:tcPr>
            <w:tcW w:w="5032" w:type="dxa"/>
            <w:tcBorders>
              <w:top w:val="single" w:sz="6"/>
              <w:left w:val="single" w:sz="6"/>
              <w:bottom w:val="single" w:sz="6"/>
              <w:right w:val="single" w:sz="6"/>
            </w:tcBorders>
            <w:tcMar/>
            <w:vAlign w:val="top"/>
          </w:tcPr>
          <w:p w:rsidR="2023D86C" w:rsidP="2023D86C" w:rsidRDefault="2023D86C" w14:paraId="7F1F9318" w14:textId="3B012FFD">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Type of perineal support</w:t>
            </w:r>
          </w:p>
        </w:tc>
      </w:tr>
      <w:tr w:rsidR="2023D86C" w:rsidTr="2023D86C" w14:paraId="31A8CFE4">
        <w:trPr>
          <w:trHeight w:val="810"/>
        </w:trPr>
        <w:tc>
          <w:tcPr>
            <w:tcW w:w="4440" w:type="dxa"/>
            <w:vMerge/>
            <w:tcBorders>
              <w:top w:sz="0"/>
              <w:left w:val="single" w:sz="0"/>
              <w:bottom w:sz="0"/>
              <w:right w:val="single" w:sz="0"/>
            </w:tcBorders>
            <w:tcMar/>
            <w:vAlign w:val="center"/>
          </w:tcPr>
          <w:p w14:paraId="3D5A74E1"/>
        </w:tc>
        <w:tc>
          <w:tcPr>
            <w:tcW w:w="5032" w:type="dxa"/>
            <w:tcBorders>
              <w:top w:val="single" w:sz="6"/>
              <w:left w:val="single" w:sz="6"/>
              <w:bottom w:val="single" w:sz="6"/>
              <w:right w:val="single" w:sz="6"/>
            </w:tcBorders>
            <w:tcMar/>
            <w:vAlign w:val="top"/>
          </w:tcPr>
          <w:p w:rsidR="2023D86C" w:rsidP="2023D86C" w:rsidRDefault="2023D86C" w14:paraId="44FBE0E4" w14:textId="71CCEFB0">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Birthing position</w:t>
            </w:r>
          </w:p>
        </w:tc>
      </w:tr>
      <w:tr w:rsidR="2023D86C" w:rsidTr="2023D86C" w14:paraId="46A59F09">
        <w:trPr>
          <w:trHeight w:val="90"/>
        </w:trPr>
        <w:tc>
          <w:tcPr>
            <w:tcW w:w="4440" w:type="dxa"/>
            <w:vMerge/>
            <w:tcBorders>
              <w:top w:sz="0"/>
              <w:left w:val="single" w:sz="0"/>
              <w:bottom w:val="single" w:sz="0"/>
              <w:right w:val="single" w:sz="0"/>
            </w:tcBorders>
            <w:tcMar/>
            <w:vAlign w:val="center"/>
          </w:tcPr>
          <w:p w14:paraId="40FE89C0"/>
        </w:tc>
        <w:tc>
          <w:tcPr>
            <w:tcW w:w="5032" w:type="dxa"/>
            <w:tcBorders>
              <w:top w:val="single" w:sz="6"/>
              <w:left w:val="single" w:sz="6"/>
              <w:bottom w:val="single" w:sz="6"/>
              <w:right w:val="single" w:sz="6"/>
            </w:tcBorders>
            <w:tcMar/>
            <w:vAlign w:val="top"/>
          </w:tcPr>
          <w:p w:rsidR="2023D86C" w:rsidP="2023D86C" w:rsidRDefault="2023D86C" w14:paraId="35ACE3D3" w14:textId="322A7E56">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Women’s childbirth experiences through qualitative interviews</w:t>
            </w:r>
            <w:r w:rsidRPr="2023D86C" w:rsidR="2023D86C">
              <w:rPr>
                <w:rFonts w:ascii="Times New Roman" w:hAnsi="Times New Roman" w:eastAsia="Times New Roman" w:cs="Times New Roman"/>
                <w:b w:val="0"/>
                <w:bCs w:val="0"/>
                <w:i w:val="0"/>
                <w:iCs w:val="0"/>
                <w:caps w:val="0"/>
                <w:smallCaps w:val="0"/>
                <w:strike w:val="0"/>
                <w:dstrike w:val="0"/>
                <w:color w:val="0078D4"/>
                <w:sz w:val="24"/>
                <w:szCs w:val="24"/>
                <w:u w:val="single"/>
                <w:lang w:val="en-GB"/>
              </w:rPr>
              <w:t xml:space="preserve"> </w:t>
            </w:r>
          </w:p>
        </w:tc>
      </w:tr>
      <w:tr w:rsidR="2023D86C" w:rsidTr="2023D86C" w14:paraId="422CB812">
        <w:trPr>
          <w:trHeight w:val="909"/>
        </w:trPr>
        <w:tc>
          <w:tcPr>
            <w:tcW w:w="4440" w:type="dxa"/>
            <w:vMerge w:val="restart"/>
            <w:tcBorders>
              <w:top w:val="single" w:sz="6"/>
              <w:left w:val="single" w:sz="6"/>
              <w:bottom w:val="single" w:sz="6"/>
              <w:right w:val="single" w:sz="6"/>
            </w:tcBorders>
            <w:tcMar/>
            <w:vAlign w:val="top"/>
          </w:tcPr>
          <w:p w:rsidR="2023D86C" w:rsidP="2023D86C" w:rsidRDefault="2023D86C" w14:paraId="5CA17956" w14:textId="23289E33">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To describe and explore the effect of LCG on the neonate </w:t>
            </w:r>
          </w:p>
        </w:tc>
        <w:tc>
          <w:tcPr>
            <w:tcW w:w="5032" w:type="dxa"/>
            <w:tcBorders>
              <w:top w:val="single" w:sz="6"/>
              <w:left w:val="single" w:sz="6"/>
              <w:bottom w:val="single" w:sz="6"/>
              <w:right w:val="single" w:sz="6"/>
            </w:tcBorders>
            <w:tcMar/>
            <w:vAlign w:val="top"/>
          </w:tcPr>
          <w:p w:rsidR="2023D86C" w:rsidP="2023D86C" w:rsidRDefault="2023D86C" w14:paraId="48F7E0C2" w14:textId="66DC9089">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 xml:space="preserve">Timing of cord clamping </w:t>
            </w:r>
          </w:p>
        </w:tc>
      </w:tr>
      <w:tr w:rsidR="2023D86C" w:rsidTr="2023D86C" w14:paraId="164C47ED">
        <w:trPr>
          <w:trHeight w:val="909"/>
        </w:trPr>
        <w:tc>
          <w:tcPr>
            <w:tcW w:w="4440" w:type="dxa"/>
            <w:vMerge/>
            <w:tcBorders>
              <w:top w:val="single" w:sz="6"/>
              <w:left w:val="single" w:sz="6"/>
              <w:bottom w:val="single" w:sz="6"/>
              <w:right w:val="single" w:sz="6"/>
            </w:tcBorders>
            <w:tcMar/>
            <w:vAlign w:val="top"/>
          </w:tcPr>
          <w:p w14:paraId="64B23D15"/>
        </w:tc>
        <w:tc>
          <w:tcPr>
            <w:tcW w:w="5032" w:type="dxa"/>
            <w:tcBorders>
              <w:top w:val="single" w:sz="6"/>
              <w:left w:val="single" w:sz="6"/>
              <w:bottom w:val="single" w:sz="6"/>
              <w:right w:val="single" w:sz="6"/>
            </w:tcBorders>
            <w:tcMar/>
            <w:vAlign w:val="top"/>
          </w:tcPr>
          <w:p w:rsidR="44E79F65" w:rsidP="2023D86C" w:rsidRDefault="44E79F65" w14:paraId="6CA1A71D" w14:textId="5F0C0784">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44E79F65">
              <w:rPr>
                <w:rFonts w:ascii="Times New Roman" w:hAnsi="Times New Roman" w:eastAsia="Times New Roman" w:cs="Times New Roman"/>
                <w:b w:val="0"/>
                <w:bCs w:val="0"/>
                <w:i w:val="0"/>
                <w:iCs w:val="0"/>
                <w:caps w:val="0"/>
                <w:smallCaps w:val="0"/>
                <w:color w:val="000000" w:themeColor="text1" w:themeTint="FF" w:themeShade="FF"/>
                <w:sz w:val="24"/>
                <w:szCs w:val="24"/>
                <w:lang w:val="en-GB"/>
              </w:rPr>
              <w:t>Occurrence of neonatal morbidity defined as reasons for admittance to neonatal intensive unit within 2 hours after birth</w:t>
            </w:r>
          </w:p>
        </w:tc>
      </w:tr>
      <w:tr w:rsidR="2023D86C" w:rsidTr="2023D86C" w14:paraId="59D85F43">
        <w:trPr>
          <w:trHeight w:val="909"/>
        </w:trPr>
        <w:tc>
          <w:tcPr>
            <w:tcW w:w="4440" w:type="dxa"/>
            <w:vMerge/>
            <w:tcBorders>
              <w:top w:val="single" w:sz="6"/>
              <w:left w:val="single" w:sz="6"/>
              <w:bottom w:val="single" w:sz="6"/>
              <w:right w:val="single" w:sz="6"/>
            </w:tcBorders>
            <w:tcMar/>
            <w:vAlign w:val="top"/>
          </w:tcPr>
          <w:p w14:paraId="71BABE94"/>
        </w:tc>
        <w:tc>
          <w:tcPr>
            <w:tcW w:w="5032" w:type="dxa"/>
            <w:tcBorders>
              <w:top w:val="single" w:sz="6"/>
              <w:left w:val="single" w:sz="6"/>
              <w:bottom w:val="single" w:sz="6"/>
              <w:right w:val="single" w:sz="6"/>
            </w:tcBorders>
            <w:tcMar/>
            <w:vAlign w:val="top"/>
          </w:tcPr>
          <w:p w:rsidR="44E79F65" w:rsidP="2023D86C" w:rsidRDefault="44E79F65" w14:paraId="235342DC" w14:textId="3E41E4F4">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44E79F65">
              <w:rPr>
                <w:rFonts w:ascii="Times New Roman" w:hAnsi="Times New Roman" w:eastAsia="Times New Roman" w:cs="Times New Roman"/>
                <w:b w:val="0"/>
                <w:bCs w:val="0"/>
                <w:i w:val="0"/>
                <w:iCs w:val="0"/>
                <w:caps w:val="0"/>
                <w:smallCaps w:val="0"/>
                <w:color w:val="000000" w:themeColor="text1" w:themeTint="FF" w:themeShade="FF"/>
                <w:sz w:val="24"/>
                <w:szCs w:val="24"/>
                <w:lang w:val="en-GB"/>
              </w:rPr>
              <w:t>Antibiotics during labour for treatment of chorioamnionitis</w:t>
            </w:r>
          </w:p>
        </w:tc>
      </w:tr>
      <w:tr w:rsidR="2023D86C" w:rsidTr="2023D86C" w14:paraId="3CFC95B2">
        <w:trPr>
          <w:trHeight w:val="909"/>
        </w:trPr>
        <w:tc>
          <w:tcPr>
            <w:tcW w:w="4440" w:type="dxa"/>
            <w:vMerge/>
            <w:tcBorders>
              <w:top w:val="single" w:sz="6"/>
              <w:left w:val="single" w:sz="6"/>
              <w:bottom w:val="single" w:sz="6"/>
              <w:right w:val="single" w:sz="6"/>
            </w:tcBorders>
            <w:tcMar/>
            <w:vAlign w:val="top"/>
          </w:tcPr>
          <w:p w14:paraId="39FFC081"/>
        </w:tc>
        <w:tc>
          <w:tcPr>
            <w:tcW w:w="5032" w:type="dxa"/>
            <w:tcBorders>
              <w:top w:val="single" w:sz="6"/>
              <w:left w:val="single" w:sz="6"/>
              <w:bottom w:val="single" w:sz="6"/>
              <w:right w:val="single" w:sz="6"/>
            </w:tcBorders>
            <w:tcMar/>
            <w:vAlign w:val="top"/>
          </w:tcPr>
          <w:p w:rsidR="44E79F65" w:rsidP="2023D86C" w:rsidRDefault="44E79F65" w14:paraId="14092348" w14:textId="602D3552">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44E79F65">
              <w:rPr>
                <w:rFonts w:ascii="Times New Roman" w:hAnsi="Times New Roman" w:eastAsia="Times New Roman" w:cs="Times New Roman"/>
                <w:b w:val="0"/>
                <w:bCs w:val="0"/>
                <w:i w:val="0"/>
                <w:iCs w:val="0"/>
                <w:caps w:val="0"/>
                <w:smallCaps w:val="0"/>
                <w:color w:val="000000" w:themeColor="text1" w:themeTint="FF" w:themeShade="FF"/>
                <w:sz w:val="24"/>
                <w:szCs w:val="24"/>
                <w:lang w:val="en-GB"/>
              </w:rPr>
              <w:t>Colour of the amniotic fluid</w:t>
            </w:r>
          </w:p>
        </w:tc>
      </w:tr>
      <w:tr w:rsidR="2023D86C" w:rsidTr="2023D86C" w14:paraId="29B301F4">
        <w:trPr>
          <w:trHeight w:val="909"/>
        </w:trPr>
        <w:tc>
          <w:tcPr>
            <w:tcW w:w="4440" w:type="dxa"/>
            <w:vMerge/>
            <w:tcBorders>
              <w:top w:val="single" w:sz="6"/>
              <w:left w:val="single" w:sz="6"/>
              <w:bottom w:val="single" w:sz="6"/>
              <w:right w:val="single" w:sz="6"/>
            </w:tcBorders>
            <w:tcMar/>
            <w:vAlign w:val="top"/>
          </w:tcPr>
          <w:p w14:paraId="6514A8E6"/>
        </w:tc>
        <w:tc>
          <w:tcPr>
            <w:tcW w:w="5032" w:type="dxa"/>
            <w:tcBorders>
              <w:top w:val="single" w:sz="6"/>
              <w:left w:val="single" w:sz="6"/>
              <w:bottom w:val="single" w:sz="6"/>
              <w:right w:val="single" w:sz="6"/>
            </w:tcBorders>
            <w:tcMar/>
            <w:vAlign w:val="top"/>
          </w:tcPr>
          <w:p w:rsidR="44E79F65" w:rsidP="2023D86C" w:rsidRDefault="44E79F65" w14:paraId="628C1DFA" w14:textId="7DF98EF2">
            <w:pPr>
              <w:pStyle w:val="CPTListBullet"/>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44E79F65">
              <w:rPr>
                <w:rFonts w:ascii="Times New Roman" w:hAnsi="Times New Roman" w:eastAsia="Times New Roman" w:cs="Times New Roman"/>
                <w:b w:val="0"/>
                <w:bCs w:val="0"/>
                <w:i w:val="0"/>
                <w:iCs w:val="0"/>
                <w:caps w:val="0"/>
                <w:smallCaps w:val="0"/>
                <w:color w:val="000000" w:themeColor="text1" w:themeTint="FF" w:themeShade="FF"/>
                <w:sz w:val="24"/>
                <w:szCs w:val="24"/>
                <w:lang w:val="en-GB"/>
              </w:rPr>
              <w:t>Nutrition at discharge</w:t>
            </w:r>
          </w:p>
        </w:tc>
      </w:tr>
      <w:tr w:rsidR="2023D86C" w:rsidTr="2023D86C" w14:paraId="3EF79279">
        <w:trPr>
          <w:trHeight w:val="300"/>
        </w:trPr>
        <w:tc>
          <w:tcPr>
            <w:tcW w:w="4440" w:type="dxa"/>
            <w:tcBorders>
              <w:top w:val="single" w:sz="6"/>
              <w:left w:val="single" w:sz="6"/>
              <w:bottom w:val="single" w:sz="6"/>
              <w:right w:val="single" w:sz="6"/>
            </w:tcBorders>
            <w:tcMar/>
            <w:vAlign w:val="top"/>
          </w:tcPr>
          <w:p w:rsidR="2023D86C" w:rsidP="2023D86C" w:rsidRDefault="2023D86C" w14:paraId="64E8DC98" w14:textId="5E90176B">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To describe and explore the use of LCG from the health care providers perspective</w:t>
            </w:r>
          </w:p>
        </w:tc>
        <w:tc>
          <w:tcPr>
            <w:tcW w:w="5032" w:type="dxa"/>
            <w:tcBorders>
              <w:top w:val="single" w:sz="6"/>
              <w:left w:val="single" w:sz="6"/>
              <w:bottom w:val="single" w:sz="6"/>
              <w:right w:val="single" w:sz="6"/>
            </w:tcBorders>
            <w:tcMar/>
            <w:vAlign w:val="top"/>
          </w:tcPr>
          <w:p w:rsidR="2023D86C" w:rsidP="2023D86C" w:rsidRDefault="2023D86C" w14:paraId="726E8785" w14:textId="08FA6F3A">
            <w:pPr>
              <w:pStyle w:val="CPTListBullet"/>
              <w:bidi w:val="0"/>
              <w:spacing w:before="0" w:after="120" w:line="24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2023D86C" w:rsidR="2023D86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Health care providers experiences with using the LCG in clinical practice through a survey and through qualitative interviews</w:t>
            </w:r>
          </w:p>
        </w:tc>
      </w:tr>
    </w:tbl>
    <w:p w:rsidR="2023D86C" w:rsidP="2023D86C" w:rsidRDefault="2023D86C" w14:paraId="3D270630" w14:textId="6316429A">
      <w:pPr>
        <w:pStyle w:val="Normal"/>
        <w:bidi w:val="0"/>
        <w:rPr>
          <w:lang w:val="en-GB"/>
        </w:rPr>
      </w:pPr>
    </w:p>
    <w:p w:rsidRPr="008F673E" w:rsidR="005D060B" w:rsidP="005D060B" w:rsidRDefault="005D060B" w14:paraId="4A9EC7FA" w14:textId="2DAE053F">
      <w:pPr>
        <w:rPr>
          <w:lang w:val="en-GB"/>
        </w:rPr>
      </w:pPr>
    </w:p>
    <w:p w:rsidRPr="008F673E" w:rsidR="00EA3E2B" w:rsidP="00850EB9" w:rsidRDefault="00EA3E2B" w14:paraId="4AC8D6B7" w14:textId="0119C012">
      <w:pPr>
        <w:pStyle w:val="Heading1"/>
        <w:rPr>
          <w:rFonts w:hint="eastAsia"/>
          <w:lang w:val="en-GB"/>
        </w:rPr>
      </w:pPr>
      <w:bookmarkStart w:name="_Toc154052390" w:id="800"/>
      <w:r w:rsidRPr="008F673E">
        <w:rPr>
          <w:lang w:val="en-GB"/>
        </w:rPr>
        <w:t>References</w:t>
      </w:r>
      <w:bookmarkEnd w:id="800"/>
    </w:p>
    <w:p w:rsidRPr="008F673E" w:rsidR="00EA3E2B" w:rsidP="00046E10" w:rsidRDefault="00EA3E2B" w14:paraId="15E205F9" w14:textId="48B17B1C">
      <w:pPr>
        <w:pStyle w:val="CPTInstructional"/>
        <w:numPr>
          <w:ilvl w:val="0"/>
          <w:numId w:val="4"/>
        </w:numPr>
        <w:spacing w:before="0" w:after="200" w:line="276" w:lineRule="auto"/>
        <w:rPr>
          <w:lang w:val="en-GB"/>
        </w:rPr>
      </w:pPr>
      <w:r w:rsidRPr="008F673E">
        <w:rPr>
          <w:lang w:val="en-GB"/>
        </w:rPr>
        <w:t>See therapeutic libraries for key references to include.</w:t>
      </w:r>
    </w:p>
    <w:p w:rsidRPr="008F673E" w:rsidR="00EA3E2B" w:rsidP="00046E10" w:rsidRDefault="00EA3E2B" w14:paraId="1B0BCC9E" w14:textId="77777777">
      <w:pPr>
        <w:pStyle w:val="CPTInstructional"/>
        <w:numPr>
          <w:ilvl w:val="0"/>
          <w:numId w:val="4"/>
        </w:numPr>
        <w:spacing w:before="0" w:after="200" w:line="276" w:lineRule="auto"/>
        <w:rPr>
          <w:lang w:val="en-GB"/>
        </w:rPr>
      </w:pPr>
      <w:r w:rsidRPr="008F673E">
        <w:rPr>
          <w:lang w:val="en-GB"/>
        </w:rPr>
        <w:t>References to both internal and external documents and publications should be listed in alphabetical order. Do not reference internal reports in preparation.</w:t>
      </w:r>
    </w:p>
    <w:p w:rsidRPr="008F673E" w:rsidR="00071BE6" w:rsidP="00046E10" w:rsidRDefault="00071BE6" w14:paraId="44A0DE4F" w14:textId="7D1560A5">
      <w:pPr>
        <w:pStyle w:val="CPTInstructional"/>
        <w:numPr>
          <w:ilvl w:val="0"/>
          <w:numId w:val="4"/>
        </w:numPr>
        <w:rPr>
          <w:lang w:val="en-GB"/>
        </w:rPr>
      </w:pPr>
      <w:r w:rsidRPr="008F673E">
        <w:rPr>
          <w:lang w:val="en-GB"/>
        </w:rPr>
        <w:t xml:space="preserve">In the reference list, use the style and format published by the International Committee of Medical Journal Editors (ICMJE 2019). Citations to external documents and publications should be indicated in the text by citing the author and year within parentheses. For example, the in-text citation for the reference included would be (Hatcher 2007). </w:t>
      </w:r>
    </w:p>
    <w:p w:rsidRPr="008F673E" w:rsidR="007E6E93" w:rsidP="007E6E93" w:rsidRDefault="00850BCB" w14:paraId="4DD6A318" w14:textId="1C88E4AF">
      <w:pPr>
        <w:pStyle w:val="CPTExample"/>
        <w:rPr>
          <w:lang w:val="en-GB"/>
        </w:rPr>
      </w:pPr>
      <w:r w:rsidRPr="008F673E">
        <w:rPr>
          <w:lang w:val="en-GB"/>
        </w:rPr>
        <w:t>&lt;Start of e</w:t>
      </w:r>
      <w:r w:rsidRPr="008F673E" w:rsidR="007E6E93">
        <w:rPr>
          <w:lang w:val="en-GB"/>
        </w:rPr>
        <w:t xml:space="preserve">xample </w:t>
      </w:r>
      <w:r w:rsidRPr="008F673E">
        <w:rPr>
          <w:lang w:val="en-GB"/>
        </w:rPr>
        <w:t>text&gt;</w:t>
      </w:r>
    </w:p>
    <w:p w:rsidRPr="008F673E" w:rsidR="007E6E93" w:rsidP="007E6E93" w:rsidRDefault="007E6E93" w14:paraId="3E3BBB8A" w14:textId="77777777">
      <w:pPr>
        <w:pStyle w:val="CPTExample"/>
        <w:rPr>
          <w:lang w:val="en-GB" w:eastAsia="ja-JP"/>
        </w:rPr>
      </w:pPr>
      <w:r w:rsidRPr="008F673E">
        <w:rPr>
          <w:lang w:val="en-GB"/>
        </w:rPr>
        <w:t>Hatcher RA, Trussell J, Nelson AL, Cates W Jr, Stewart F, Kowal D, eds. Contraceptive technology. 19th edition. New York: Ardent Media, 2007(a): 24. Table 3-2.</w:t>
      </w:r>
    </w:p>
    <w:p w:rsidRPr="008F673E" w:rsidR="001F700E" w:rsidP="00EE1F99" w:rsidRDefault="00444F04" w14:paraId="6F081829" w14:textId="0B949B2A">
      <w:pPr>
        <w:pStyle w:val="CPTExample"/>
        <w:rPr>
          <w:lang w:val="en-GB"/>
        </w:rPr>
      </w:pPr>
      <w:r w:rsidRPr="008F673E">
        <w:rPr>
          <w:lang w:val="en-GB"/>
        </w:rPr>
        <w:t>&lt;</w:t>
      </w:r>
      <w:r w:rsidRPr="008F673E" w:rsidR="007E6E93">
        <w:rPr>
          <w:lang w:val="en-GB"/>
        </w:rPr>
        <w:t>End of example text</w:t>
      </w:r>
      <w:r w:rsidRPr="008F673E">
        <w:rPr>
          <w:lang w:val="en-GB"/>
        </w:rPr>
        <w:t>&gt;</w:t>
      </w:r>
    </w:p>
    <w:p w:rsidRPr="008F673E" w:rsidR="00CF4CC5" w:rsidRDefault="00CF4CC5" w14:paraId="1278CBDC" w14:textId="77777777">
      <w:pPr>
        <w:pStyle w:val="CPTExample"/>
        <w:rPr>
          <w:lang w:val="en-GB"/>
        </w:rPr>
      </w:pPr>
    </w:p>
    <w:sectPr w:rsidRPr="008F673E" w:rsidR="00CF4CC5" w:rsidSect="0003485A">
      <w:headerReference w:type="even" r:id="rId15"/>
      <w:headerReference w:type="default" r:id="rId16"/>
      <w:footerReference w:type="even" r:id="rId17"/>
      <w:footerReference w:type="default" r:id="rId18"/>
      <w:headerReference w:type="first" r:id="rId19"/>
      <w:footerReference w:type="first" r:id="rId20"/>
      <w:pgSz w:w="12240" w:h="15840" w:orient="portrait"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ICO" w:author="Inge Christoffer Olsen" w:date="2025-05-31T10:30:00Z" w:id="194">
    <w:p w:rsidR="00C61A96" w:rsidP="006152C5" w:rsidRDefault="00C61A96" w14:paraId="129E1397" w14:textId="77777777">
      <w:r>
        <w:rPr>
          <w:rStyle w:val="CommentReference"/>
        </w:rPr>
        <w:annotationRef/>
      </w:r>
      <w:r>
        <w:rPr>
          <w:sz w:val="20"/>
          <w:szCs w:val="20"/>
        </w:rPr>
        <w:t>Is this correct?</w:t>
      </w:r>
    </w:p>
  </w:comment>
  <w:comment w:initials="MS" w:author="Maria Cecilie Stivang" w:date="1900-01-01T00:00:00Z" w:id="195">
    <w:p w:rsidR="00C61A96" w:rsidP="00E10687" w:rsidRDefault="00C61A96" w14:paraId="5562339D" w14:textId="77777777">
      <w:pPr>
        <w:pStyle w:val="CommentText"/>
      </w:pPr>
      <w:r>
        <w:rPr>
          <w:rStyle w:val="CommentReference"/>
        </w:rPr>
        <w:annotationRef/>
      </w:r>
      <w:r w:rsidRPr="07E08A5C">
        <w:t>Occurrence of intermittent fetal monitoring is ok. Next should be occurrence and type of continuous fetal monitoring. Should we also add?</w:t>
      </w:r>
    </w:p>
    <w:p w:rsidR="00C61A96" w:rsidP="00E10687" w:rsidRDefault="00C61A96" w14:paraId="3362EADF" w14:textId="77777777">
      <w:pPr>
        <w:pStyle w:val="CommentText"/>
      </w:pPr>
      <w:r w:rsidRPr="4E3AEEE5">
        <w:t>- Occurrence of fetal scalp lactate testing</w:t>
      </w:r>
    </w:p>
  </w:comment>
  <w:comment w:initials="SB" w:author="Stine Bernitz" w:date="2025-10-15T09:19:00Z" w:id="196">
    <w:p w:rsidR="00C61A96" w:rsidP="00E10687" w:rsidRDefault="00C61A96" w14:paraId="74D948DF" w14:textId="77777777">
      <w:pPr>
        <w:pStyle w:val="CommentText"/>
      </w:pPr>
      <w:r>
        <w:rPr>
          <w:rStyle w:val="CommentReference"/>
        </w:rPr>
        <w:annotationRef/>
      </w:r>
      <w:r>
        <w:rPr>
          <w:lang w:val="nb-NO"/>
        </w:rPr>
        <w:t xml:space="preserve">Should be </w:t>
      </w:r>
      <w:r>
        <w:rPr>
          <w:i/>
          <w:iCs/>
        </w:rPr>
        <w:t>occurrence and type of intermittent fetal monitoring. (på den første)</w:t>
      </w:r>
    </w:p>
    <w:p w:rsidR="00C61A96" w:rsidP="00E10687" w:rsidRDefault="00C61A96" w14:paraId="4ECD8760" w14:textId="77777777">
      <w:pPr>
        <w:pStyle w:val="CommentText"/>
      </w:pPr>
      <w:r>
        <w:rPr>
          <w:lang w:val="nb-NO"/>
        </w:rPr>
        <w:t xml:space="preserve"> </w:t>
      </w:r>
    </w:p>
  </w:comment>
  <w:comment w:initials="SB" w:author="Stine Bernitz" w:date="2025-10-15T09:20:00Z" w:id="197">
    <w:p w:rsidR="00C61A96" w:rsidP="00FE4360" w:rsidRDefault="00C61A96" w14:paraId="3DCF4B29" w14:textId="77777777">
      <w:pPr>
        <w:pStyle w:val="CommentText"/>
      </w:pPr>
      <w:r>
        <w:rPr>
          <w:rStyle w:val="CommentReference"/>
        </w:rPr>
        <w:annotationRef/>
      </w:r>
      <w:r>
        <w:rPr>
          <w:lang w:val="nb-NO"/>
        </w:rPr>
        <w:t>Lactate testing should be included</w:t>
      </w:r>
    </w:p>
  </w:comment>
  <w:comment w:initials="ICO" w:author="Inge Christoffer Olsen" w:date="2025-10-30T15:45:00Z" w:id="198">
    <w:p w:rsidR="00C61A96" w:rsidP="00021AE9" w:rsidRDefault="00C61A96" w14:paraId="54834334" w14:textId="77777777">
      <w:r>
        <w:rPr>
          <w:rStyle w:val="CommentReference"/>
        </w:rPr>
        <w:annotationRef/>
      </w:r>
      <w:r>
        <w:rPr>
          <w:sz w:val="20"/>
          <w:szCs w:val="20"/>
        </w:rPr>
        <w:t>Type of fetal monitoring er vel ikke et effektmål?</w:t>
      </w:r>
    </w:p>
  </w:comment>
  <w:comment w:initials="TB" w:author="Therese Buerengen" w:date="2026-05-04T16:08:00Z" w:id="480">
    <w:p w:rsidR="000E4715" w:rsidP="000E4715" w:rsidRDefault="000E4715" w14:paraId="69F718D7" w14:textId="77777777">
      <w:pPr>
        <w:pStyle w:val="CommentText"/>
      </w:pPr>
      <w:r>
        <w:rPr>
          <w:rStyle w:val="CommentReference"/>
        </w:rPr>
        <w:annotationRef/>
      </w:r>
      <w:r>
        <w:t>Vi fikk 2023 tall fra MFR</w:t>
      </w:r>
    </w:p>
  </w:comment>
  <w:comment w:initials="SB" w:author="Stine Bernitz" w:date="2025-10-15T10:22:00Z" w:id="513">
    <w:p w:rsidR="00183A86" w:rsidP="00183A86" w:rsidRDefault="00183A86" w14:paraId="5D88411C" w14:textId="666FF7E6">
      <w:pPr>
        <w:pStyle w:val="CommentText"/>
      </w:pPr>
      <w:r>
        <w:rPr>
          <w:rStyle w:val="CommentReference"/>
        </w:rPr>
        <w:annotationRef/>
      </w:r>
      <w:r>
        <w:rPr>
          <w:lang w:val="nb-NO"/>
        </w:rPr>
        <w:t>We need to discuss handling of missing data overall</w:t>
      </w:r>
    </w:p>
  </w:comment>
  <w:comment w:initials="ICO" w:author="Inge Christoffer Olsen" w:date="2025-11-27T14:54:00Z" w:id="514">
    <w:p w:rsidR="00991015" w:rsidP="00991015" w:rsidRDefault="00991015" w14:paraId="3529FA77" w14:textId="77777777">
      <w:r>
        <w:rPr>
          <w:rStyle w:val="CommentReference"/>
        </w:rPr>
        <w:annotationRef/>
      </w:r>
      <w:r>
        <w:rPr>
          <w:sz w:val="20"/>
          <w:szCs w:val="20"/>
        </w:rPr>
        <w:t xml:space="preserve">Make some preliminary indications now, and then change once we do the blind review. </w:t>
      </w:r>
    </w:p>
  </w:comment>
  <w:comment w:initials="MS" w:author="Maria Cecilie Stivang" w:date="2025-11-28T15:18:00Z" w:id="702">
    <w:p w:rsidR="00273C29" w:rsidP="00273C29" w:rsidRDefault="00905707" w14:paraId="394501B1" w14:textId="77777777">
      <w:pPr>
        <w:pStyle w:val="CommentText"/>
      </w:pPr>
      <w:r>
        <w:rPr>
          <w:rStyle w:val="CommentReference"/>
        </w:rPr>
        <w:annotationRef/>
      </w:r>
      <w:r w:rsidR="00273C29">
        <w:t>Er ikke dette et effekt-endepunkt? I SAP varighet.</w:t>
      </w:r>
    </w:p>
  </w:comment>
  <w:comment w:initials="SB" w:author="Stine Bernitz" w:date="2025-10-15T10:35:00Z" w:id="736">
    <w:p w:rsidR="00C43193" w:rsidP="00C43193" w:rsidRDefault="00C43193" w14:paraId="00FA359E" w14:textId="24ACD48E">
      <w:pPr>
        <w:pStyle w:val="CommentText"/>
      </w:pPr>
      <w:r>
        <w:rPr>
          <w:rStyle w:val="CommentReference"/>
        </w:rPr>
        <w:annotationRef/>
      </w:r>
      <w:r>
        <w:rPr>
          <w:lang w:val="nb-NO"/>
        </w:rPr>
        <w:t>Are we sure?</w:t>
      </w:r>
    </w:p>
  </w:comment>
  <w:comment w:initials="ICO" w:author="Inge Christoffer Olsen" w:date="2025-11-27T15:00:00Z" w:id="737">
    <w:p w:rsidR="00861B42" w:rsidP="00861B42" w:rsidRDefault="00861B42" w14:paraId="6F50C3CC" w14:textId="77777777">
      <w:r>
        <w:rPr>
          <w:rStyle w:val="CommentReference"/>
        </w:rPr>
        <w:annotationRef/>
      </w:r>
      <w:r>
        <w:rPr>
          <w:sz w:val="20"/>
          <w:szCs w:val="20"/>
        </w:rPr>
        <w:t>We can see once we start blindly anlaysing the data if we need some sensitivity analyses</w:t>
      </w:r>
    </w:p>
  </w:comment>
  <w:comment w:initials="ICO" w:author="Inge Christoffer Olsen" w:date="2025-06-04T14:59:00Z" w:id="748">
    <w:p w:rsidR="000A7FEC" w:rsidP="000A7FEC" w:rsidRDefault="000A7FEC" w14:paraId="04485BE0" w14:textId="11B1680D">
      <w:r>
        <w:rPr>
          <w:rStyle w:val="CommentReference"/>
        </w:rPr>
        <w:annotationRef/>
      </w:r>
      <w:r>
        <w:rPr>
          <w:sz w:val="20"/>
          <w:szCs w:val="20"/>
        </w:rPr>
        <w:t>I assume there will be no safety analyses?</w:t>
      </w:r>
    </w:p>
  </w:comment>
  <w:comment w:initials="ICO" w:author="Inge Christoffer Olsen" w:date="2025-06-04T15:01:00Z" w:id="753">
    <w:p w:rsidR="000A7FEC" w:rsidP="000A7FEC" w:rsidRDefault="000A7FEC" w14:paraId="4374E34D" w14:textId="77777777">
      <w:r>
        <w:rPr>
          <w:rStyle w:val="CommentReference"/>
        </w:rPr>
        <w:annotationRef/>
      </w:r>
      <w:r>
        <w:rPr>
          <w:sz w:val="20"/>
          <w:szCs w:val="20"/>
        </w:rPr>
        <w:t xml:space="preserve">We should probably write or suggest parameters describing the exposure, e.g. how well the LCG has been followed. </w:t>
      </w:r>
    </w:p>
  </w:comment>
  <w:comment w:initials="MS" w:author="Maria Cecilie Stivang" w:date="2025-09-25T15:13:00Z" w:id="754">
    <w:p w:rsidR="001853CC" w:rsidP="001853CC" w:rsidRDefault="001853CC" w14:paraId="0E79C089" w14:textId="77777777">
      <w:pPr>
        <w:pStyle w:val="CommentText"/>
      </w:pPr>
      <w:r>
        <w:rPr>
          <w:rStyle w:val="CommentReference"/>
        </w:rPr>
        <w:annotationRef/>
      </w:r>
      <w:r>
        <w:t>I suggest this to be discussed in the research group.</w:t>
      </w:r>
    </w:p>
  </w:comment>
  <w:comment w:initials="SB" w:author="Stine Bernitz" w:date="2025-10-15T10:35:00Z" w:id="755">
    <w:p w:rsidR="009F657F" w:rsidP="009F657F" w:rsidRDefault="009F657F" w14:paraId="13D4873F" w14:textId="77777777">
      <w:pPr>
        <w:pStyle w:val="CommentText"/>
      </w:pPr>
      <w:r>
        <w:rPr>
          <w:rStyle w:val="CommentReference"/>
        </w:rPr>
        <w:annotationRef/>
      </w:r>
      <w:r>
        <w:rPr>
          <w:lang w:val="nb-NO"/>
        </w:rPr>
        <w:t>Agree with Maria, we need to discuss</w:t>
      </w:r>
    </w:p>
  </w:comment>
  <w:comment w:initials="ICO" w:author="Inge Christoffer Olsen" w:date="2025-06-04T15:01:00Z" w:id="761">
    <w:p w:rsidR="000A7FEC" w:rsidP="000A7FEC" w:rsidRDefault="000A7FEC" w14:paraId="288C89E4" w14:textId="6C3ECFD3">
      <w:r>
        <w:rPr>
          <w:rStyle w:val="CommentReference"/>
        </w:rPr>
        <w:annotationRef/>
      </w:r>
      <w:r>
        <w:rPr>
          <w:sz w:val="20"/>
          <w:szCs w:val="20"/>
        </w:rPr>
        <w:t>Not applicable?</w:t>
      </w:r>
    </w:p>
  </w:comment>
  <w:comment w:initials="SB" w:author="Stine Bernitz" w:date="2025-10-15T10:38:00Z" w:id="762">
    <w:p w:rsidR="00DF74B5" w:rsidP="00DF74B5" w:rsidRDefault="00DF74B5" w14:paraId="7B67EEF1" w14:textId="77777777">
      <w:pPr>
        <w:pStyle w:val="CommentText"/>
      </w:pPr>
      <w:r>
        <w:rPr>
          <w:rStyle w:val="CommentReference"/>
        </w:rPr>
        <w:annotationRef/>
      </w:r>
      <w:r>
        <w:rPr>
          <w:lang w:val="nb-NO"/>
        </w:rPr>
        <w:t>Adverse events are recorded but not as a mandatory action according to the health authorities</w:t>
      </w:r>
    </w:p>
  </w:comment>
  <w:comment w:initials="ICO" w:author="Inge Christoffer Olsen" w:date="2025-06-04T15:01:00Z" w:id="768">
    <w:p w:rsidR="000A7FEC" w:rsidP="000A7FEC" w:rsidRDefault="000A7FEC" w14:paraId="4AD2B311" w14:textId="72053FAC">
      <w:r>
        <w:rPr>
          <w:rStyle w:val="CommentReference"/>
        </w:rPr>
        <w:annotationRef/>
      </w:r>
      <w:r>
        <w:rPr>
          <w:sz w:val="20"/>
          <w:szCs w:val="20"/>
        </w:rPr>
        <w:t>Not applicable?</w:t>
      </w:r>
    </w:p>
  </w:comment>
  <w:comment w:initials="ICO" w:author="Inge Christoffer Olsen" w:date="2025-06-04T15:02:00Z" w:id="774">
    <w:p w:rsidR="000A7FEC" w:rsidP="000A7FEC" w:rsidRDefault="000A7FEC" w14:paraId="568E54E1" w14:textId="77777777">
      <w:r>
        <w:rPr>
          <w:rStyle w:val="CommentReference"/>
        </w:rPr>
        <w:annotationRef/>
      </w:r>
      <w:r>
        <w:rPr>
          <w:sz w:val="20"/>
          <w:szCs w:val="20"/>
        </w:rPr>
        <w:t>Anything?</w:t>
      </w:r>
    </w:p>
  </w:comment>
  <w:comment w:initials="ICO" w:author="Inge Christoffer Olsen" w:date="2025-06-04T15:10:00Z" w:id="786">
    <w:p w:rsidR="00591819" w:rsidP="00591819" w:rsidRDefault="00591819" w14:paraId="197FBECE" w14:textId="77777777">
      <w:r>
        <w:rPr>
          <w:rStyle w:val="CommentReference"/>
        </w:rPr>
        <w:annotationRef/>
      </w:r>
      <w:r>
        <w:rPr>
          <w:sz w:val="20"/>
          <w:szCs w:val="20"/>
        </w:rPr>
        <w:t>To be revised after we have finished the SAP</w:t>
      </w:r>
    </w:p>
  </w:comment>
  <w:comment w:initials="ICO" w:author="Inge Christoffer Olsen" w:date="2025-06-04T15:12:00Z" w:id="799">
    <w:p w:rsidR="00591819" w:rsidP="00591819" w:rsidRDefault="00591819" w14:paraId="3A46F715" w14:textId="77777777">
      <w:r>
        <w:rPr>
          <w:rStyle w:val="CommentReference"/>
        </w:rPr>
        <w:annotationRef/>
      </w:r>
      <w:r>
        <w:rPr>
          <w:sz w:val="20"/>
          <w:szCs w:val="20"/>
        </w:rPr>
        <w:t xml:space="preserve">We can specify the two first at least. Meaning defining the tables. </w:t>
      </w:r>
    </w:p>
  </w:comment>
</w:comments>
</file>

<file path=word/commentsExtended.xml><?xml version="1.0" encoding="utf-8"?>
<w15:commentsEx xmlns:mc="http://schemas.openxmlformats.org/markup-compatibility/2006" xmlns:w15="http://schemas.microsoft.com/office/word/2012/wordml" mc:Ignorable="w15">
  <w15:commentEx w15:done="1" w15:paraId="129E1397"/>
  <w15:commentEx w15:done="1" w15:paraId="3362EADF" w15:paraIdParent="129E1397"/>
  <w15:commentEx w15:done="1" w15:paraId="4ECD8760" w15:paraIdParent="129E1397"/>
  <w15:commentEx w15:done="1" w15:paraId="3DCF4B29" w15:paraIdParent="129E1397"/>
  <w15:commentEx w15:done="1" w15:paraId="54834334" w15:paraIdParent="129E1397"/>
  <w15:commentEx w15:done="0" w15:paraId="69F718D7"/>
  <w15:commentEx w15:done="0" w15:paraId="5D88411C"/>
  <w15:commentEx w15:done="0" w15:paraId="3529FA77" w15:paraIdParent="5D88411C"/>
  <w15:commentEx w15:done="0" w15:paraId="394501B1"/>
  <w15:commentEx w15:done="0" w15:paraId="00FA359E"/>
  <w15:commentEx w15:done="0" w15:paraId="6F50C3CC" w15:paraIdParent="00FA359E"/>
  <w15:commentEx w15:done="0" w15:paraId="04485BE0"/>
  <w15:commentEx w15:done="0" w15:paraId="4374E34D"/>
  <w15:commentEx w15:done="0" w15:paraId="0E79C089" w15:paraIdParent="4374E34D"/>
  <w15:commentEx w15:done="0" w15:paraId="13D4873F" w15:paraIdParent="4374E34D"/>
  <w15:commentEx w15:done="0" w15:paraId="288C89E4"/>
  <w15:commentEx w15:done="0" w15:paraId="7B67EEF1" w15:paraIdParent="288C89E4"/>
  <w15:commentEx w15:done="0" w15:paraId="4AD2B311"/>
  <w15:commentEx w15:done="0" w15:paraId="568E54E1"/>
  <w15:commentEx w15:done="0" w15:paraId="197FBECE"/>
  <w15:commentEx w15:done="0" w15:paraId="3A46F71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6B04A5" w16cex:dateUtc="2025-05-31T08:30:00Z"/>
  <w16cex:commentExtensible w16cex:durableId="5F8F7AB8" w16cex:dateUtc="2025-08-26T11:09:00Z"/>
  <w16cex:commentExtensible w16cex:durableId="5A5A281C" w16cex:dateUtc="2025-10-15T07:19:00Z"/>
  <w16cex:commentExtensible w16cex:durableId="1F955BD3" w16cex:dateUtc="2025-10-15T07:20:00Z"/>
  <w16cex:commentExtensible w16cex:durableId="77B69CDE" w16cex:dateUtc="2025-10-30T14:45:00Z"/>
  <w16cex:commentExtensible w16cex:durableId="03326214" w16cex:dateUtc="2026-05-04T14:08:00Z"/>
  <w16cex:commentExtensible w16cex:durableId="4BB49D4A" w16cex:dateUtc="2025-10-15T08:22:00Z"/>
  <w16cex:commentExtensible w16cex:durableId="5225B6C6" w16cex:dateUtc="2025-11-27T13:54:00Z"/>
  <w16cex:commentExtensible w16cex:durableId="56E85EB1" w16cex:dateUtc="2025-11-28T14:18:00Z"/>
  <w16cex:commentExtensible w16cex:durableId="2516E097" w16cex:dateUtc="2025-10-15T08:35:00Z"/>
  <w16cex:commentExtensible w16cex:durableId="426D7A2C" w16cex:dateUtc="2025-11-27T14:00:00Z"/>
  <w16cex:commentExtensible w16cex:durableId="2FCE788A" w16cex:dateUtc="2025-06-04T12:59:00Z">
    <w16cex:extLst>
      <w16:ext w16:uri="{CE6994B0-6A32-4C9F-8C6B-6E91EDA988CE}">
        <cr:reactions xmlns:cr="http://schemas.microsoft.com/office/comments/2020/reactions">
          <cr:reaction reactionType="1">
            <cr:reactionInfo dateUtc="2025-10-15T08:35:26Z">
              <cr:user userId="S::stineb@oslomet.no::8fbdf6cb-6dc4-44a1-8e7c-7504721cf362" userProvider="AD" userName="Stine Bernitz"/>
            </cr:reactionInfo>
          </cr:reaction>
        </cr:reactions>
      </w16:ext>
    </w16cex:extLst>
  </w16cex:commentExtensible>
  <w16cex:commentExtensible w16cex:durableId="2082995E" w16cex:dateUtc="2025-06-04T13:01:00Z"/>
  <w16cex:commentExtensible w16cex:durableId="42A65C30" w16cex:dateUtc="2025-09-25T13:13:00Z"/>
  <w16cex:commentExtensible w16cex:durableId="7EDB0D4F" w16cex:dateUtc="2025-10-15T08:35:00Z"/>
  <w16cex:commentExtensible w16cex:durableId="3320ACF0" w16cex:dateUtc="2025-06-04T13:01:00Z"/>
  <w16cex:commentExtensible w16cex:durableId="5B8E890F" w16cex:dateUtc="2025-10-15T08:38:00Z"/>
  <w16cex:commentExtensible w16cex:durableId="5D89503F" w16cex:dateUtc="2025-06-04T13:01:00Z"/>
  <w16cex:commentExtensible w16cex:durableId="6DFE1E1C" w16cex:dateUtc="2025-06-04T13:02:00Z"/>
  <w16cex:commentExtensible w16cex:durableId="72CF8AB6" w16cex:dateUtc="2025-06-04T13:10:00Z"/>
  <w16cex:commentExtensible w16cex:durableId="2D40A46D" w16cex:dateUtc="2025-06-04T13:12:00Z"/>
</w16cex:commentsExtensible>
</file>

<file path=word/commentsIds.xml><?xml version="1.0" encoding="utf-8"?>
<w16cid:commentsIds xmlns:mc="http://schemas.openxmlformats.org/markup-compatibility/2006" xmlns:w16cid="http://schemas.microsoft.com/office/word/2016/wordml/cid" mc:Ignorable="w16cid">
  <w16cid:commentId w16cid:paraId="129E1397" w16cid:durableId="006B04A5"/>
  <w16cid:commentId w16cid:paraId="3362EADF" w16cid:durableId="5F8F7AB8"/>
  <w16cid:commentId w16cid:paraId="4ECD8760" w16cid:durableId="5A5A281C"/>
  <w16cid:commentId w16cid:paraId="3DCF4B29" w16cid:durableId="1F955BD3"/>
  <w16cid:commentId w16cid:paraId="54834334" w16cid:durableId="77B69CDE"/>
  <w16cid:commentId w16cid:paraId="69F718D7" w16cid:durableId="03326214"/>
  <w16cid:commentId w16cid:paraId="5D88411C" w16cid:durableId="4BB49D4A"/>
  <w16cid:commentId w16cid:paraId="3529FA77" w16cid:durableId="5225B6C6"/>
  <w16cid:commentId w16cid:paraId="394501B1" w16cid:durableId="56E85EB1"/>
  <w16cid:commentId w16cid:paraId="00FA359E" w16cid:durableId="2516E097"/>
  <w16cid:commentId w16cid:paraId="6F50C3CC" w16cid:durableId="426D7A2C"/>
  <w16cid:commentId w16cid:paraId="04485BE0" w16cid:durableId="2FCE788A"/>
  <w16cid:commentId w16cid:paraId="4374E34D" w16cid:durableId="2082995E"/>
  <w16cid:commentId w16cid:paraId="0E79C089" w16cid:durableId="42A65C30"/>
  <w16cid:commentId w16cid:paraId="13D4873F" w16cid:durableId="7EDB0D4F"/>
  <w16cid:commentId w16cid:paraId="288C89E4" w16cid:durableId="3320ACF0"/>
  <w16cid:commentId w16cid:paraId="7B67EEF1" w16cid:durableId="5B8E890F"/>
  <w16cid:commentId w16cid:paraId="4AD2B311" w16cid:durableId="5D89503F"/>
  <w16cid:commentId w16cid:paraId="568E54E1" w16cid:durableId="6DFE1E1C"/>
  <w16cid:commentId w16cid:paraId="197FBECE" w16cid:durableId="72CF8AB6"/>
  <w16cid:commentId w16cid:paraId="3A46F715" w16cid:durableId="2D40A4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7D15" w:rsidP="006157B8" w:rsidRDefault="00E37D15" w14:paraId="1967D771" w14:textId="77777777">
      <w:pPr>
        <w:spacing w:after="0" w:line="240" w:lineRule="auto"/>
      </w:pPr>
      <w:r>
        <w:separator/>
      </w:r>
    </w:p>
    <w:p w:rsidR="00E37D15" w:rsidRDefault="00E37D15" w14:paraId="3FC0C4B8" w14:textId="77777777"/>
    <w:p w:rsidR="00E37D15" w:rsidRDefault="00E37D15" w14:paraId="6147A94C" w14:textId="77777777"/>
    <w:p w:rsidR="00E37D15" w:rsidRDefault="00E37D15" w14:paraId="1536BC60" w14:textId="77777777"/>
    <w:p w:rsidR="00E37D15" w:rsidRDefault="00E37D15" w14:paraId="6FE57AB3" w14:textId="77777777"/>
  </w:endnote>
  <w:endnote w:type="continuationSeparator" w:id="0">
    <w:p w:rsidR="00E37D15" w:rsidP="006157B8" w:rsidRDefault="00E37D15" w14:paraId="2D15A614" w14:textId="77777777">
      <w:pPr>
        <w:spacing w:after="0" w:line="240" w:lineRule="auto"/>
      </w:pPr>
      <w:r>
        <w:continuationSeparator/>
      </w:r>
    </w:p>
    <w:p w:rsidR="00E37D15" w:rsidRDefault="00E37D15" w14:paraId="32912921" w14:textId="77777777"/>
    <w:p w:rsidR="00E37D15" w:rsidRDefault="00E37D15" w14:paraId="05E3A4FE" w14:textId="77777777"/>
    <w:p w:rsidR="00E37D15" w:rsidRDefault="00E37D15" w14:paraId="093D5B20" w14:textId="77777777"/>
    <w:p w:rsidR="00E37D15" w:rsidRDefault="00E37D15" w14:paraId="11DD8C9B" w14:textId="77777777"/>
  </w:endnote>
  <w:endnote w:type="continuationNotice" w:id="1">
    <w:p w:rsidR="00E37D15" w:rsidP="006157B8" w:rsidRDefault="00E37D15" w14:paraId="58980B79" w14:textId="77777777">
      <w:pPr>
        <w:spacing w:after="0" w:line="240" w:lineRule="auto"/>
      </w:pPr>
    </w:p>
    <w:p w:rsidR="00E37D15" w:rsidRDefault="00E37D15" w14:paraId="5BFD0E20" w14:textId="77777777"/>
    <w:p w:rsidR="00E37D15" w:rsidRDefault="00E37D15" w14:paraId="1613D46B" w14:textId="77777777"/>
    <w:p w:rsidR="00E37D15" w:rsidRDefault="00E37D15" w14:paraId="11C8CAD7" w14:textId="77777777"/>
    <w:p w:rsidR="00E37D15" w:rsidRDefault="00E37D15" w14:paraId="5F1A55E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ordia New">
    <w:panose1 w:val="020B0304020202020204"/>
    <w:charset w:val="DE"/>
    <w:family w:val="roman"/>
    <w:pitch w:val="variable"/>
    <w:sig w:usb0="01000001" w:usb1="00000000" w:usb2="00000000" w:usb3="00000000" w:csb0="00010000" w:csb1="00000000"/>
  </w:font>
  <w:font w:name="Times New Roman 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1819" w:rsidRDefault="00591819" w14:paraId="5536B5B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63F4" w:rsidP="006627E2" w:rsidRDefault="00A363F4" w14:paraId="7DF349E2" w14:textId="15940537">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1819" w:rsidRDefault="00591819" w14:paraId="145B81E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7D15" w:rsidP="006157B8" w:rsidRDefault="00E37D15" w14:paraId="7425E30D" w14:textId="77777777">
      <w:pPr>
        <w:spacing w:after="0" w:line="240" w:lineRule="auto"/>
      </w:pPr>
      <w:r>
        <w:separator/>
      </w:r>
    </w:p>
    <w:p w:rsidR="00E37D15" w:rsidRDefault="00E37D15" w14:paraId="6C846F05" w14:textId="77777777"/>
    <w:p w:rsidR="00E37D15" w:rsidRDefault="00E37D15" w14:paraId="2FA3F20D" w14:textId="77777777"/>
    <w:p w:rsidR="00E37D15" w:rsidRDefault="00E37D15" w14:paraId="3F89B178" w14:textId="77777777"/>
    <w:p w:rsidR="00E37D15" w:rsidRDefault="00E37D15" w14:paraId="206A0CC8" w14:textId="77777777"/>
  </w:footnote>
  <w:footnote w:type="continuationSeparator" w:id="0">
    <w:p w:rsidR="00E37D15" w:rsidP="006157B8" w:rsidRDefault="00E37D15" w14:paraId="02E8FEA1" w14:textId="77777777">
      <w:pPr>
        <w:spacing w:after="0" w:line="240" w:lineRule="auto"/>
      </w:pPr>
      <w:r>
        <w:continuationSeparator/>
      </w:r>
    </w:p>
    <w:p w:rsidR="00E37D15" w:rsidRDefault="00E37D15" w14:paraId="3F7D152B" w14:textId="77777777"/>
    <w:p w:rsidR="00E37D15" w:rsidRDefault="00E37D15" w14:paraId="3CA1F2AF" w14:textId="77777777"/>
    <w:p w:rsidR="00E37D15" w:rsidRDefault="00E37D15" w14:paraId="2BE7E8CF" w14:textId="77777777"/>
    <w:p w:rsidR="00E37D15" w:rsidRDefault="00E37D15" w14:paraId="7ADB20BE" w14:textId="77777777"/>
  </w:footnote>
  <w:footnote w:type="continuationNotice" w:id="1">
    <w:p w:rsidR="00E37D15" w:rsidP="006157B8" w:rsidRDefault="00E37D15" w14:paraId="3B13D70F" w14:textId="77777777">
      <w:pPr>
        <w:spacing w:after="0" w:line="240" w:lineRule="auto"/>
      </w:pPr>
    </w:p>
    <w:p w:rsidR="00E37D15" w:rsidRDefault="00E37D15" w14:paraId="032E3D82" w14:textId="77777777"/>
    <w:p w:rsidR="00E37D15" w:rsidRDefault="00E37D15" w14:paraId="1FFA5CA6" w14:textId="77777777"/>
    <w:p w:rsidR="00E37D15" w:rsidRDefault="00E37D15" w14:paraId="62C11D87" w14:textId="77777777"/>
    <w:p w:rsidR="00E37D15" w:rsidRDefault="00E37D15" w14:paraId="2596B0F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1819" w:rsidRDefault="00591819" w14:paraId="3782C80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rsidTr="2023D86C" w14:paraId="3B91B6C3" w14:textId="77777777">
      <w:trPr>
        <w:trHeight w:val="288"/>
      </w:trPr>
      <w:tc>
        <w:tcPr>
          <w:tcW w:w="6833" w:type="dxa"/>
          <w:tcBorders>
            <w:top w:val="nil"/>
            <w:left w:val="nil"/>
            <w:bottom w:val="nil"/>
            <w:right w:val="nil"/>
          </w:tcBorders>
          <w:tcMar/>
        </w:tcPr>
        <w:p w:rsidR="00A363F4" w:rsidP="2023D86C" w:rsidRDefault="00A363F4" w14:paraId="7BDF2B6C" w14:textId="29ED6264">
          <w:pPr>
            <w:tabs>
              <w:tab w:val="right" w:pos="13230"/>
            </w:tabs>
            <w:spacing w:before="0" w:after="0" w:line="240" w:lineRule="auto"/>
            <w:jc w:val="right"/>
            <w:rPr>
              <w:rStyle w:val="CPTVariable"/>
            </w:rPr>
          </w:pPr>
          <w:r w:rsidR="2023D86C">
            <w:rPr/>
            <w:t>NORWELCG</w:t>
          </w:r>
          <w:r w:rsidR="2023D86C">
            <w:rPr/>
            <w:t>Statistical Analysis Plan</w:t>
          </w:r>
          <w:r w:rsidR="2023D86C">
            <w:rPr/>
            <w:t xml:space="preserve"> v0.7</w:t>
          </w:r>
        </w:p>
      </w:tc>
    </w:tr>
  </w:tbl>
  <w:p w:rsidRPr="006627E2" w:rsidR="00A363F4" w:rsidP="006627E2" w:rsidRDefault="00A363F4" w14:paraId="721747D3" w14:textId="77777777">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1819" w:rsidRDefault="00591819" w14:paraId="6B774193" w14:textId="77777777">
    <w:pPr>
      <w:pStyle w:val="Header"/>
    </w:pPr>
  </w:p>
</w:hdr>
</file>

<file path=word/intelligence2.xml><?xml version="1.0" encoding="utf-8"?>
<int2:intelligence xmlns:int2="http://schemas.microsoft.com/office/intelligence/2020/intelligence">
  <int2:observations>
    <int2:textHash int2:hashCode="jxAYNXb15qlFI0" int2:id="7UgHJdXC">
      <int2:state int2:type="spell" int2:value="Rejected"/>
    </int2:textHash>
    <int2:bookmark int2:bookmarkName="_Int_Dbq7QFRT" int2:invalidationBookmarkName="" int2:hashCode="k+8N2CcQNoH87k" int2:id="M9LBD2Vf">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6">
    <w:nsid w:val="2191f0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8b29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18df0e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3">
    <w:nsid w:val="25529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0f9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1dbf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0036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0624d0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7505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a988c5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9620a81"/>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5657e0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hint="default" w:ascii="Times New Roman" w:hAnsi="Times New Roman"/>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hint="default" w:ascii="Arial" w:hAnsi="Arial" w:eastAsia="MS Gothic" w:cs="Times New Roman"/>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hint="default" w:ascii="Arial" w:hAnsi="Arial" w:eastAsia="MS Gothic" w:cs="Times New Roman"/>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hint="default" w:ascii="Arial" w:hAnsi="Arial" w:eastAsia="MS Gothic" w:cs="Times New Roman"/>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hint="default" w:ascii="Arial" w:hAnsi="Arial" w:eastAsia="MS Gothic" w:cs="Times New Roman"/>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hint="default" w:ascii="Arial" w:hAnsi="Arial" w:eastAsia="MS Gothic" w:cs="Times New Roman"/>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hint="default" w:ascii="Arial" w:hAnsi="Arial" w:eastAsia="MS Gothic" w:cs="Times New Roman"/>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hint="default" w:ascii="Arial" w:hAnsi="Arial" w:eastAsia="MS Gothic" w:cs="Times New Roman"/>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hint="default" w:ascii="Arial" w:hAnsi="Arial" w:eastAsia="MS Gothic" w:cs="Times New Roman"/>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023F54E6"/>
    <w:multiLevelType w:val="hybridMultilevel"/>
    <w:tmpl w:val="A3846FB2"/>
    <w:lvl w:ilvl="0" w:tplc="8CF2A8EE">
      <w:start w:val="1"/>
      <w:numFmt w:val="bullet"/>
      <w:lvlText w:val=""/>
      <w:lvlJc w:val="left"/>
      <w:pPr>
        <w:ind w:left="720" w:hanging="360"/>
      </w:pPr>
      <w:rPr>
        <w:rFonts w:ascii="Symbol" w:hAnsi="Symbol"/>
      </w:rPr>
    </w:lvl>
    <w:lvl w:ilvl="1" w:tplc="2166BD0C">
      <w:start w:val="1"/>
      <w:numFmt w:val="bullet"/>
      <w:lvlText w:val=""/>
      <w:lvlJc w:val="left"/>
      <w:pPr>
        <w:ind w:left="720" w:hanging="360"/>
      </w:pPr>
      <w:rPr>
        <w:rFonts w:ascii="Symbol" w:hAnsi="Symbol"/>
      </w:rPr>
    </w:lvl>
    <w:lvl w:ilvl="2" w:tplc="2AF8E580">
      <w:start w:val="1"/>
      <w:numFmt w:val="bullet"/>
      <w:lvlText w:val=""/>
      <w:lvlJc w:val="left"/>
      <w:pPr>
        <w:ind w:left="720" w:hanging="360"/>
      </w:pPr>
      <w:rPr>
        <w:rFonts w:ascii="Symbol" w:hAnsi="Symbol"/>
      </w:rPr>
    </w:lvl>
    <w:lvl w:ilvl="3" w:tplc="E2A204AE">
      <w:start w:val="1"/>
      <w:numFmt w:val="bullet"/>
      <w:lvlText w:val=""/>
      <w:lvlJc w:val="left"/>
      <w:pPr>
        <w:ind w:left="720" w:hanging="360"/>
      </w:pPr>
      <w:rPr>
        <w:rFonts w:ascii="Symbol" w:hAnsi="Symbol"/>
      </w:rPr>
    </w:lvl>
    <w:lvl w:ilvl="4" w:tplc="E04ECA84">
      <w:start w:val="1"/>
      <w:numFmt w:val="bullet"/>
      <w:lvlText w:val=""/>
      <w:lvlJc w:val="left"/>
      <w:pPr>
        <w:ind w:left="720" w:hanging="360"/>
      </w:pPr>
      <w:rPr>
        <w:rFonts w:ascii="Symbol" w:hAnsi="Symbol"/>
      </w:rPr>
    </w:lvl>
    <w:lvl w:ilvl="5" w:tplc="A5C28CAC">
      <w:start w:val="1"/>
      <w:numFmt w:val="bullet"/>
      <w:lvlText w:val=""/>
      <w:lvlJc w:val="left"/>
      <w:pPr>
        <w:ind w:left="720" w:hanging="360"/>
      </w:pPr>
      <w:rPr>
        <w:rFonts w:ascii="Symbol" w:hAnsi="Symbol"/>
      </w:rPr>
    </w:lvl>
    <w:lvl w:ilvl="6" w:tplc="0B7AAFCE">
      <w:start w:val="1"/>
      <w:numFmt w:val="bullet"/>
      <w:lvlText w:val=""/>
      <w:lvlJc w:val="left"/>
      <w:pPr>
        <w:ind w:left="720" w:hanging="360"/>
      </w:pPr>
      <w:rPr>
        <w:rFonts w:ascii="Symbol" w:hAnsi="Symbol"/>
      </w:rPr>
    </w:lvl>
    <w:lvl w:ilvl="7" w:tplc="0F30250E">
      <w:start w:val="1"/>
      <w:numFmt w:val="bullet"/>
      <w:lvlText w:val=""/>
      <w:lvlJc w:val="left"/>
      <w:pPr>
        <w:ind w:left="720" w:hanging="360"/>
      </w:pPr>
      <w:rPr>
        <w:rFonts w:ascii="Symbol" w:hAnsi="Symbol"/>
      </w:rPr>
    </w:lvl>
    <w:lvl w:ilvl="8" w:tplc="07B89406">
      <w:start w:val="1"/>
      <w:numFmt w:val="bullet"/>
      <w:lvlText w:val=""/>
      <w:lvlJc w:val="left"/>
      <w:pPr>
        <w:ind w:left="720" w:hanging="360"/>
      </w:pPr>
      <w:rPr>
        <w:rFonts w:ascii="Symbol" w:hAnsi="Symbol"/>
      </w:rPr>
    </w:lvl>
  </w:abstractNum>
  <w:abstractNum w:abstractNumId="11" w15:restartNumberingAfterBreak="0">
    <w:nsid w:val="02B34E9D"/>
    <w:multiLevelType w:val="hybridMultilevel"/>
    <w:tmpl w:val="5B22A190"/>
    <w:lvl w:ilvl="0" w:tplc="04140001">
      <w:start w:val="1"/>
      <w:numFmt w:val="bullet"/>
      <w:lvlText w:val=""/>
      <w:lvlJc w:val="left"/>
      <w:pPr>
        <w:ind w:left="1080" w:hanging="360"/>
      </w:pPr>
      <w:rPr>
        <w:rFonts w:hint="default" w:ascii="Symbol" w:hAnsi="Symbol"/>
      </w:rPr>
    </w:lvl>
    <w:lvl w:ilvl="1" w:tplc="04140003" w:tentative="1">
      <w:start w:val="1"/>
      <w:numFmt w:val="bullet"/>
      <w:lvlText w:val="o"/>
      <w:lvlJc w:val="left"/>
      <w:pPr>
        <w:ind w:left="1800" w:hanging="360"/>
      </w:pPr>
      <w:rPr>
        <w:rFonts w:hint="default" w:ascii="Courier New" w:hAnsi="Courier New" w:cs="Courier New"/>
      </w:rPr>
    </w:lvl>
    <w:lvl w:ilvl="2" w:tplc="04140005" w:tentative="1">
      <w:start w:val="1"/>
      <w:numFmt w:val="bullet"/>
      <w:lvlText w:val=""/>
      <w:lvlJc w:val="left"/>
      <w:pPr>
        <w:ind w:left="2520" w:hanging="360"/>
      </w:pPr>
      <w:rPr>
        <w:rFonts w:hint="default" w:ascii="Wingdings" w:hAnsi="Wingdings"/>
      </w:rPr>
    </w:lvl>
    <w:lvl w:ilvl="3" w:tplc="04140001" w:tentative="1">
      <w:start w:val="1"/>
      <w:numFmt w:val="bullet"/>
      <w:lvlText w:val=""/>
      <w:lvlJc w:val="left"/>
      <w:pPr>
        <w:ind w:left="3240" w:hanging="360"/>
      </w:pPr>
      <w:rPr>
        <w:rFonts w:hint="default" w:ascii="Symbol" w:hAnsi="Symbol"/>
      </w:rPr>
    </w:lvl>
    <w:lvl w:ilvl="4" w:tplc="04140003" w:tentative="1">
      <w:start w:val="1"/>
      <w:numFmt w:val="bullet"/>
      <w:lvlText w:val="o"/>
      <w:lvlJc w:val="left"/>
      <w:pPr>
        <w:ind w:left="3960" w:hanging="360"/>
      </w:pPr>
      <w:rPr>
        <w:rFonts w:hint="default" w:ascii="Courier New" w:hAnsi="Courier New" w:cs="Courier New"/>
      </w:rPr>
    </w:lvl>
    <w:lvl w:ilvl="5" w:tplc="04140005" w:tentative="1">
      <w:start w:val="1"/>
      <w:numFmt w:val="bullet"/>
      <w:lvlText w:val=""/>
      <w:lvlJc w:val="left"/>
      <w:pPr>
        <w:ind w:left="4680" w:hanging="360"/>
      </w:pPr>
      <w:rPr>
        <w:rFonts w:hint="default" w:ascii="Wingdings" w:hAnsi="Wingdings"/>
      </w:rPr>
    </w:lvl>
    <w:lvl w:ilvl="6" w:tplc="04140001" w:tentative="1">
      <w:start w:val="1"/>
      <w:numFmt w:val="bullet"/>
      <w:lvlText w:val=""/>
      <w:lvlJc w:val="left"/>
      <w:pPr>
        <w:ind w:left="5400" w:hanging="360"/>
      </w:pPr>
      <w:rPr>
        <w:rFonts w:hint="default" w:ascii="Symbol" w:hAnsi="Symbol"/>
      </w:rPr>
    </w:lvl>
    <w:lvl w:ilvl="7" w:tplc="04140003" w:tentative="1">
      <w:start w:val="1"/>
      <w:numFmt w:val="bullet"/>
      <w:lvlText w:val="o"/>
      <w:lvlJc w:val="left"/>
      <w:pPr>
        <w:ind w:left="6120" w:hanging="360"/>
      </w:pPr>
      <w:rPr>
        <w:rFonts w:hint="default" w:ascii="Courier New" w:hAnsi="Courier New" w:cs="Courier New"/>
      </w:rPr>
    </w:lvl>
    <w:lvl w:ilvl="8" w:tplc="04140005" w:tentative="1">
      <w:start w:val="1"/>
      <w:numFmt w:val="bullet"/>
      <w:lvlText w:val=""/>
      <w:lvlJc w:val="left"/>
      <w:pPr>
        <w:ind w:left="6840" w:hanging="360"/>
      </w:pPr>
      <w:rPr>
        <w:rFonts w:hint="default" w:ascii="Wingdings" w:hAnsi="Wingdings"/>
      </w:rPr>
    </w:lvl>
  </w:abstractNum>
  <w:abstractNum w:abstractNumId="12" w15:restartNumberingAfterBreak="0">
    <w:nsid w:val="02B57D2A"/>
    <w:multiLevelType w:val="hybridMultilevel"/>
    <w:tmpl w:val="F76C88AC"/>
    <w:lvl w:ilvl="0" w:tplc="D51C229A">
      <w:start w:val="1"/>
      <w:numFmt w:val="bullet"/>
      <w:lvlText w:val=""/>
      <w:lvlJc w:val="left"/>
      <w:pPr>
        <w:ind w:left="720" w:hanging="360"/>
      </w:pPr>
      <w:rPr>
        <w:rFonts w:ascii="Symbol" w:hAnsi="Symbol"/>
      </w:rPr>
    </w:lvl>
    <w:lvl w:ilvl="1" w:tplc="BE58AE7C">
      <w:start w:val="1"/>
      <w:numFmt w:val="bullet"/>
      <w:lvlText w:val=""/>
      <w:lvlJc w:val="left"/>
      <w:pPr>
        <w:ind w:left="720" w:hanging="360"/>
      </w:pPr>
      <w:rPr>
        <w:rFonts w:ascii="Symbol" w:hAnsi="Symbol"/>
      </w:rPr>
    </w:lvl>
    <w:lvl w:ilvl="2" w:tplc="6DF84DDC">
      <w:start w:val="1"/>
      <w:numFmt w:val="bullet"/>
      <w:lvlText w:val=""/>
      <w:lvlJc w:val="left"/>
      <w:pPr>
        <w:ind w:left="720" w:hanging="360"/>
      </w:pPr>
      <w:rPr>
        <w:rFonts w:ascii="Symbol" w:hAnsi="Symbol"/>
      </w:rPr>
    </w:lvl>
    <w:lvl w:ilvl="3" w:tplc="7912065E">
      <w:start w:val="1"/>
      <w:numFmt w:val="bullet"/>
      <w:lvlText w:val=""/>
      <w:lvlJc w:val="left"/>
      <w:pPr>
        <w:ind w:left="720" w:hanging="360"/>
      </w:pPr>
      <w:rPr>
        <w:rFonts w:ascii="Symbol" w:hAnsi="Symbol"/>
      </w:rPr>
    </w:lvl>
    <w:lvl w:ilvl="4" w:tplc="B7269CC4">
      <w:start w:val="1"/>
      <w:numFmt w:val="bullet"/>
      <w:lvlText w:val=""/>
      <w:lvlJc w:val="left"/>
      <w:pPr>
        <w:ind w:left="720" w:hanging="360"/>
      </w:pPr>
      <w:rPr>
        <w:rFonts w:ascii="Symbol" w:hAnsi="Symbol"/>
      </w:rPr>
    </w:lvl>
    <w:lvl w:ilvl="5" w:tplc="AED49BF2">
      <w:start w:val="1"/>
      <w:numFmt w:val="bullet"/>
      <w:lvlText w:val=""/>
      <w:lvlJc w:val="left"/>
      <w:pPr>
        <w:ind w:left="720" w:hanging="360"/>
      </w:pPr>
      <w:rPr>
        <w:rFonts w:ascii="Symbol" w:hAnsi="Symbol"/>
      </w:rPr>
    </w:lvl>
    <w:lvl w:ilvl="6" w:tplc="1DE4F8C6">
      <w:start w:val="1"/>
      <w:numFmt w:val="bullet"/>
      <w:lvlText w:val=""/>
      <w:lvlJc w:val="left"/>
      <w:pPr>
        <w:ind w:left="720" w:hanging="360"/>
      </w:pPr>
      <w:rPr>
        <w:rFonts w:ascii="Symbol" w:hAnsi="Symbol"/>
      </w:rPr>
    </w:lvl>
    <w:lvl w:ilvl="7" w:tplc="688EA476">
      <w:start w:val="1"/>
      <w:numFmt w:val="bullet"/>
      <w:lvlText w:val=""/>
      <w:lvlJc w:val="left"/>
      <w:pPr>
        <w:ind w:left="720" w:hanging="360"/>
      </w:pPr>
      <w:rPr>
        <w:rFonts w:ascii="Symbol" w:hAnsi="Symbol"/>
      </w:rPr>
    </w:lvl>
    <w:lvl w:ilvl="8" w:tplc="C1E61178">
      <w:start w:val="1"/>
      <w:numFmt w:val="bullet"/>
      <w:lvlText w:val=""/>
      <w:lvlJc w:val="left"/>
      <w:pPr>
        <w:ind w:left="720" w:hanging="360"/>
      </w:pPr>
      <w:rPr>
        <w:rFonts w:ascii="Symbol" w:hAnsi="Symbol"/>
      </w:rPr>
    </w:lvl>
  </w:abstractNum>
  <w:abstractNum w:abstractNumId="13" w15:restartNumberingAfterBreak="0">
    <w:nsid w:val="0B1C71F1"/>
    <w:multiLevelType w:val="hybridMultilevel"/>
    <w:tmpl w:val="6D84E9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134E4DA5"/>
    <w:multiLevelType w:val="multilevel"/>
    <w:tmpl w:val="2184087E"/>
    <w:lvl w:ilvl="0">
      <w:start w:val="1"/>
      <w:numFmt w:val="bullet"/>
      <w:pStyle w:val="CPTList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15" w15:restartNumberingAfterBreak="0">
    <w:nsid w:val="13915908"/>
    <w:multiLevelType w:val="multilevel"/>
    <w:tmpl w:val="8F7626A6"/>
    <w:numStyleLink w:val="CPTN"/>
  </w:abstractNum>
  <w:abstractNum w:abstractNumId="16" w15:restartNumberingAfterBreak="0">
    <w:nsid w:val="14192AF0"/>
    <w:multiLevelType w:val="hybridMultilevel"/>
    <w:tmpl w:val="E96EAA9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7" w15:restartNumberingAfterBreak="0">
    <w:nsid w:val="18A65FAA"/>
    <w:multiLevelType w:val="hybridMultilevel"/>
    <w:tmpl w:val="8564EA7C"/>
    <w:lvl w:ilvl="0" w:tplc="341804BC">
      <w:start w:val="1"/>
      <w:numFmt w:val="bullet"/>
      <w:lvlText w:val=""/>
      <w:lvlJc w:val="left"/>
      <w:pPr>
        <w:ind w:left="720" w:hanging="360"/>
      </w:pPr>
      <w:rPr>
        <w:rFonts w:ascii="Symbol" w:hAnsi="Symbol"/>
      </w:rPr>
    </w:lvl>
    <w:lvl w:ilvl="1" w:tplc="1616893E">
      <w:start w:val="1"/>
      <w:numFmt w:val="bullet"/>
      <w:lvlText w:val=""/>
      <w:lvlJc w:val="left"/>
      <w:pPr>
        <w:ind w:left="720" w:hanging="360"/>
      </w:pPr>
      <w:rPr>
        <w:rFonts w:ascii="Symbol" w:hAnsi="Symbol"/>
      </w:rPr>
    </w:lvl>
    <w:lvl w:ilvl="2" w:tplc="7CB8273E">
      <w:start w:val="1"/>
      <w:numFmt w:val="bullet"/>
      <w:lvlText w:val=""/>
      <w:lvlJc w:val="left"/>
      <w:pPr>
        <w:ind w:left="720" w:hanging="360"/>
      </w:pPr>
      <w:rPr>
        <w:rFonts w:ascii="Symbol" w:hAnsi="Symbol"/>
      </w:rPr>
    </w:lvl>
    <w:lvl w:ilvl="3" w:tplc="E006C332">
      <w:start w:val="1"/>
      <w:numFmt w:val="bullet"/>
      <w:lvlText w:val=""/>
      <w:lvlJc w:val="left"/>
      <w:pPr>
        <w:ind w:left="720" w:hanging="360"/>
      </w:pPr>
      <w:rPr>
        <w:rFonts w:ascii="Symbol" w:hAnsi="Symbol"/>
      </w:rPr>
    </w:lvl>
    <w:lvl w:ilvl="4" w:tplc="D9481842">
      <w:start w:val="1"/>
      <w:numFmt w:val="bullet"/>
      <w:lvlText w:val=""/>
      <w:lvlJc w:val="left"/>
      <w:pPr>
        <w:ind w:left="720" w:hanging="360"/>
      </w:pPr>
      <w:rPr>
        <w:rFonts w:ascii="Symbol" w:hAnsi="Symbol"/>
      </w:rPr>
    </w:lvl>
    <w:lvl w:ilvl="5" w:tplc="EA58DF7C">
      <w:start w:val="1"/>
      <w:numFmt w:val="bullet"/>
      <w:lvlText w:val=""/>
      <w:lvlJc w:val="left"/>
      <w:pPr>
        <w:ind w:left="720" w:hanging="360"/>
      </w:pPr>
      <w:rPr>
        <w:rFonts w:ascii="Symbol" w:hAnsi="Symbol"/>
      </w:rPr>
    </w:lvl>
    <w:lvl w:ilvl="6" w:tplc="40148F3A">
      <w:start w:val="1"/>
      <w:numFmt w:val="bullet"/>
      <w:lvlText w:val=""/>
      <w:lvlJc w:val="left"/>
      <w:pPr>
        <w:ind w:left="720" w:hanging="360"/>
      </w:pPr>
      <w:rPr>
        <w:rFonts w:ascii="Symbol" w:hAnsi="Symbol"/>
      </w:rPr>
    </w:lvl>
    <w:lvl w:ilvl="7" w:tplc="1ABE505E">
      <w:start w:val="1"/>
      <w:numFmt w:val="bullet"/>
      <w:lvlText w:val=""/>
      <w:lvlJc w:val="left"/>
      <w:pPr>
        <w:ind w:left="720" w:hanging="360"/>
      </w:pPr>
      <w:rPr>
        <w:rFonts w:ascii="Symbol" w:hAnsi="Symbol"/>
      </w:rPr>
    </w:lvl>
    <w:lvl w:ilvl="8" w:tplc="75165FF4">
      <w:start w:val="1"/>
      <w:numFmt w:val="bullet"/>
      <w:lvlText w:val=""/>
      <w:lvlJc w:val="left"/>
      <w:pPr>
        <w:ind w:left="720" w:hanging="360"/>
      </w:pPr>
      <w:rPr>
        <w:rFonts w:ascii="Symbol" w:hAnsi="Symbol"/>
      </w:rPr>
    </w:lvl>
  </w:abstractNum>
  <w:abstractNum w:abstractNumId="18" w15:restartNumberingAfterBreak="0">
    <w:nsid w:val="195D4048"/>
    <w:multiLevelType w:val="hybridMultilevel"/>
    <w:tmpl w:val="A664EDDE"/>
    <w:lvl w:ilvl="0" w:tplc="1108D38A">
      <w:start w:val="1"/>
      <w:numFmt w:val="bullet"/>
      <w:lvlText w:val=""/>
      <w:lvlJc w:val="left"/>
      <w:pPr>
        <w:ind w:left="720" w:hanging="360"/>
      </w:pPr>
      <w:rPr>
        <w:rFonts w:ascii="Symbol" w:hAnsi="Symbol"/>
      </w:rPr>
    </w:lvl>
    <w:lvl w:ilvl="1" w:tplc="019634D2">
      <w:start w:val="1"/>
      <w:numFmt w:val="bullet"/>
      <w:lvlText w:val=""/>
      <w:lvlJc w:val="left"/>
      <w:pPr>
        <w:ind w:left="720" w:hanging="360"/>
      </w:pPr>
      <w:rPr>
        <w:rFonts w:ascii="Symbol" w:hAnsi="Symbol"/>
      </w:rPr>
    </w:lvl>
    <w:lvl w:ilvl="2" w:tplc="CC1A9E80">
      <w:start w:val="1"/>
      <w:numFmt w:val="bullet"/>
      <w:lvlText w:val=""/>
      <w:lvlJc w:val="left"/>
      <w:pPr>
        <w:ind w:left="720" w:hanging="360"/>
      </w:pPr>
      <w:rPr>
        <w:rFonts w:ascii="Symbol" w:hAnsi="Symbol"/>
      </w:rPr>
    </w:lvl>
    <w:lvl w:ilvl="3" w:tplc="2D848006">
      <w:start w:val="1"/>
      <w:numFmt w:val="bullet"/>
      <w:lvlText w:val=""/>
      <w:lvlJc w:val="left"/>
      <w:pPr>
        <w:ind w:left="720" w:hanging="360"/>
      </w:pPr>
      <w:rPr>
        <w:rFonts w:ascii="Symbol" w:hAnsi="Symbol"/>
      </w:rPr>
    </w:lvl>
    <w:lvl w:ilvl="4" w:tplc="E830FEFE">
      <w:start w:val="1"/>
      <w:numFmt w:val="bullet"/>
      <w:lvlText w:val=""/>
      <w:lvlJc w:val="left"/>
      <w:pPr>
        <w:ind w:left="720" w:hanging="360"/>
      </w:pPr>
      <w:rPr>
        <w:rFonts w:ascii="Symbol" w:hAnsi="Symbol"/>
      </w:rPr>
    </w:lvl>
    <w:lvl w:ilvl="5" w:tplc="206E97E2">
      <w:start w:val="1"/>
      <w:numFmt w:val="bullet"/>
      <w:lvlText w:val=""/>
      <w:lvlJc w:val="left"/>
      <w:pPr>
        <w:ind w:left="720" w:hanging="360"/>
      </w:pPr>
      <w:rPr>
        <w:rFonts w:ascii="Symbol" w:hAnsi="Symbol"/>
      </w:rPr>
    </w:lvl>
    <w:lvl w:ilvl="6" w:tplc="4BAA06DA">
      <w:start w:val="1"/>
      <w:numFmt w:val="bullet"/>
      <w:lvlText w:val=""/>
      <w:lvlJc w:val="left"/>
      <w:pPr>
        <w:ind w:left="720" w:hanging="360"/>
      </w:pPr>
      <w:rPr>
        <w:rFonts w:ascii="Symbol" w:hAnsi="Symbol"/>
      </w:rPr>
    </w:lvl>
    <w:lvl w:ilvl="7" w:tplc="38FEE2E4">
      <w:start w:val="1"/>
      <w:numFmt w:val="bullet"/>
      <w:lvlText w:val=""/>
      <w:lvlJc w:val="left"/>
      <w:pPr>
        <w:ind w:left="720" w:hanging="360"/>
      </w:pPr>
      <w:rPr>
        <w:rFonts w:ascii="Symbol" w:hAnsi="Symbol"/>
      </w:rPr>
    </w:lvl>
    <w:lvl w:ilvl="8" w:tplc="05BECDB2">
      <w:start w:val="1"/>
      <w:numFmt w:val="bullet"/>
      <w:lvlText w:val=""/>
      <w:lvlJc w:val="left"/>
      <w:pPr>
        <w:ind w:left="720" w:hanging="360"/>
      </w:pPr>
      <w:rPr>
        <w:rFonts w:ascii="Symbol" w:hAnsi="Symbol"/>
      </w:rPr>
    </w:lvl>
  </w:abstractNum>
  <w:abstractNum w:abstractNumId="19" w15:restartNumberingAfterBreak="0">
    <w:nsid w:val="1B1F1EBE"/>
    <w:multiLevelType w:val="hybridMultilevel"/>
    <w:tmpl w:val="3CA4C98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0" w15:restartNumberingAfterBreak="0">
    <w:nsid w:val="1E530CA4"/>
    <w:multiLevelType w:val="hybridMultilevel"/>
    <w:tmpl w:val="D0E438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0F1717A"/>
    <w:multiLevelType w:val="hybridMultilevel"/>
    <w:tmpl w:val="6E1EE7EE"/>
    <w:lvl w:ilvl="0" w:tplc="04140001">
      <w:start w:val="1"/>
      <w:numFmt w:val="bullet"/>
      <w:lvlText w:val=""/>
      <w:lvlJc w:val="left"/>
      <w:pPr>
        <w:ind w:left="1080" w:hanging="360"/>
      </w:pPr>
      <w:rPr>
        <w:rFonts w:hint="default" w:ascii="Symbol" w:hAnsi="Symbol"/>
      </w:rPr>
    </w:lvl>
    <w:lvl w:ilvl="1" w:tplc="04140003" w:tentative="1">
      <w:start w:val="1"/>
      <w:numFmt w:val="bullet"/>
      <w:lvlText w:val="o"/>
      <w:lvlJc w:val="left"/>
      <w:pPr>
        <w:ind w:left="1800" w:hanging="360"/>
      </w:pPr>
      <w:rPr>
        <w:rFonts w:hint="default" w:ascii="Courier New" w:hAnsi="Courier New" w:cs="Courier New"/>
      </w:rPr>
    </w:lvl>
    <w:lvl w:ilvl="2" w:tplc="04140005" w:tentative="1">
      <w:start w:val="1"/>
      <w:numFmt w:val="bullet"/>
      <w:lvlText w:val=""/>
      <w:lvlJc w:val="left"/>
      <w:pPr>
        <w:ind w:left="2520" w:hanging="360"/>
      </w:pPr>
      <w:rPr>
        <w:rFonts w:hint="default" w:ascii="Wingdings" w:hAnsi="Wingdings"/>
      </w:rPr>
    </w:lvl>
    <w:lvl w:ilvl="3" w:tplc="04140001" w:tentative="1">
      <w:start w:val="1"/>
      <w:numFmt w:val="bullet"/>
      <w:lvlText w:val=""/>
      <w:lvlJc w:val="left"/>
      <w:pPr>
        <w:ind w:left="3240" w:hanging="360"/>
      </w:pPr>
      <w:rPr>
        <w:rFonts w:hint="default" w:ascii="Symbol" w:hAnsi="Symbol"/>
      </w:rPr>
    </w:lvl>
    <w:lvl w:ilvl="4" w:tplc="04140003" w:tentative="1">
      <w:start w:val="1"/>
      <w:numFmt w:val="bullet"/>
      <w:lvlText w:val="o"/>
      <w:lvlJc w:val="left"/>
      <w:pPr>
        <w:ind w:left="3960" w:hanging="360"/>
      </w:pPr>
      <w:rPr>
        <w:rFonts w:hint="default" w:ascii="Courier New" w:hAnsi="Courier New" w:cs="Courier New"/>
      </w:rPr>
    </w:lvl>
    <w:lvl w:ilvl="5" w:tplc="04140005" w:tentative="1">
      <w:start w:val="1"/>
      <w:numFmt w:val="bullet"/>
      <w:lvlText w:val=""/>
      <w:lvlJc w:val="left"/>
      <w:pPr>
        <w:ind w:left="4680" w:hanging="360"/>
      </w:pPr>
      <w:rPr>
        <w:rFonts w:hint="default" w:ascii="Wingdings" w:hAnsi="Wingdings"/>
      </w:rPr>
    </w:lvl>
    <w:lvl w:ilvl="6" w:tplc="04140001" w:tentative="1">
      <w:start w:val="1"/>
      <w:numFmt w:val="bullet"/>
      <w:lvlText w:val=""/>
      <w:lvlJc w:val="left"/>
      <w:pPr>
        <w:ind w:left="5400" w:hanging="360"/>
      </w:pPr>
      <w:rPr>
        <w:rFonts w:hint="default" w:ascii="Symbol" w:hAnsi="Symbol"/>
      </w:rPr>
    </w:lvl>
    <w:lvl w:ilvl="7" w:tplc="04140003" w:tentative="1">
      <w:start w:val="1"/>
      <w:numFmt w:val="bullet"/>
      <w:lvlText w:val="o"/>
      <w:lvlJc w:val="left"/>
      <w:pPr>
        <w:ind w:left="6120" w:hanging="360"/>
      </w:pPr>
      <w:rPr>
        <w:rFonts w:hint="default" w:ascii="Courier New" w:hAnsi="Courier New" w:cs="Courier New"/>
      </w:rPr>
    </w:lvl>
    <w:lvl w:ilvl="8" w:tplc="04140005" w:tentative="1">
      <w:start w:val="1"/>
      <w:numFmt w:val="bullet"/>
      <w:lvlText w:val=""/>
      <w:lvlJc w:val="left"/>
      <w:pPr>
        <w:ind w:left="6840" w:hanging="360"/>
      </w:pPr>
      <w:rPr>
        <w:rFonts w:hint="default" w:ascii="Wingdings" w:hAnsi="Wingdings"/>
      </w:rPr>
    </w:lvl>
  </w:abstractNum>
  <w:abstractNum w:abstractNumId="22"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3" w15:restartNumberingAfterBreak="0">
    <w:nsid w:val="33E630A3"/>
    <w:multiLevelType w:val="hybridMultilevel"/>
    <w:tmpl w:val="29121A2C"/>
    <w:lvl w:ilvl="0" w:tplc="48C4DF3E">
      <w:start w:val="1"/>
      <w:numFmt w:val="bullet"/>
      <w:lvlText w:val=""/>
      <w:lvlJc w:val="left"/>
      <w:pPr>
        <w:ind w:left="720" w:hanging="360"/>
      </w:pPr>
      <w:rPr>
        <w:rFonts w:ascii="Symbol" w:hAnsi="Symbol"/>
      </w:rPr>
    </w:lvl>
    <w:lvl w:ilvl="1" w:tplc="E4F066F0">
      <w:start w:val="1"/>
      <w:numFmt w:val="bullet"/>
      <w:lvlText w:val=""/>
      <w:lvlJc w:val="left"/>
      <w:pPr>
        <w:ind w:left="720" w:hanging="360"/>
      </w:pPr>
      <w:rPr>
        <w:rFonts w:ascii="Symbol" w:hAnsi="Symbol"/>
      </w:rPr>
    </w:lvl>
    <w:lvl w:ilvl="2" w:tplc="8E0CEB08">
      <w:start w:val="1"/>
      <w:numFmt w:val="bullet"/>
      <w:lvlText w:val=""/>
      <w:lvlJc w:val="left"/>
      <w:pPr>
        <w:ind w:left="720" w:hanging="360"/>
      </w:pPr>
      <w:rPr>
        <w:rFonts w:ascii="Symbol" w:hAnsi="Symbol"/>
      </w:rPr>
    </w:lvl>
    <w:lvl w:ilvl="3" w:tplc="17903134">
      <w:start w:val="1"/>
      <w:numFmt w:val="bullet"/>
      <w:lvlText w:val=""/>
      <w:lvlJc w:val="left"/>
      <w:pPr>
        <w:ind w:left="720" w:hanging="360"/>
      </w:pPr>
      <w:rPr>
        <w:rFonts w:ascii="Symbol" w:hAnsi="Symbol"/>
      </w:rPr>
    </w:lvl>
    <w:lvl w:ilvl="4" w:tplc="1D989CF6">
      <w:start w:val="1"/>
      <w:numFmt w:val="bullet"/>
      <w:lvlText w:val=""/>
      <w:lvlJc w:val="left"/>
      <w:pPr>
        <w:ind w:left="720" w:hanging="360"/>
      </w:pPr>
      <w:rPr>
        <w:rFonts w:ascii="Symbol" w:hAnsi="Symbol"/>
      </w:rPr>
    </w:lvl>
    <w:lvl w:ilvl="5" w:tplc="3750665A">
      <w:start w:val="1"/>
      <w:numFmt w:val="bullet"/>
      <w:lvlText w:val=""/>
      <w:lvlJc w:val="left"/>
      <w:pPr>
        <w:ind w:left="720" w:hanging="360"/>
      </w:pPr>
      <w:rPr>
        <w:rFonts w:ascii="Symbol" w:hAnsi="Symbol"/>
      </w:rPr>
    </w:lvl>
    <w:lvl w:ilvl="6" w:tplc="0A1E5F10">
      <w:start w:val="1"/>
      <w:numFmt w:val="bullet"/>
      <w:lvlText w:val=""/>
      <w:lvlJc w:val="left"/>
      <w:pPr>
        <w:ind w:left="720" w:hanging="360"/>
      </w:pPr>
      <w:rPr>
        <w:rFonts w:ascii="Symbol" w:hAnsi="Symbol"/>
      </w:rPr>
    </w:lvl>
    <w:lvl w:ilvl="7" w:tplc="72906E40">
      <w:start w:val="1"/>
      <w:numFmt w:val="bullet"/>
      <w:lvlText w:val=""/>
      <w:lvlJc w:val="left"/>
      <w:pPr>
        <w:ind w:left="720" w:hanging="360"/>
      </w:pPr>
      <w:rPr>
        <w:rFonts w:ascii="Symbol" w:hAnsi="Symbol"/>
      </w:rPr>
    </w:lvl>
    <w:lvl w:ilvl="8" w:tplc="0C9C131C">
      <w:start w:val="1"/>
      <w:numFmt w:val="bullet"/>
      <w:lvlText w:val=""/>
      <w:lvlJc w:val="left"/>
      <w:pPr>
        <w:ind w:left="720" w:hanging="360"/>
      </w:pPr>
      <w:rPr>
        <w:rFonts w:ascii="Symbol" w:hAnsi="Symbol"/>
      </w:rPr>
    </w:lvl>
  </w:abstractNum>
  <w:abstractNum w:abstractNumId="24" w15:restartNumberingAfterBreak="0">
    <w:nsid w:val="346F4415"/>
    <w:multiLevelType w:val="hybridMultilevel"/>
    <w:tmpl w:val="6340F2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8C6C6C"/>
    <w:multiLevelType w:val="hybridMultilevel"/>
    <w:tmpl w:val="80D84B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2B557A9"/>
    <w:multiLevelType w:val="multilevel"/>
    <w:tmpl w:val="2184087E"/>
    <w:styleLink w:val="CPTB"/>
    <w:lvl w:ilvl="0">
      <w:start w:val="1"/>
      <w:numFmt w:val="bullet"/>
      <w:lvlText w:val=""/>
      <w:lvlJc w:val="left"/>
      <w:pPr>
        <w:ind w:left="72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440" w:hanging="360"/>
      </w:pPr>
      <w:rPr>
        <w:rFonts w:hint="default" w:ascii="Wingdings" w:hAnsi="Wingdings"/>
      </w:rPr>
    </w:lvl>
    <w:lvl w:ilvl="3">
      <w:start w:val="1"/>
      <w:numFmt w:val="bullet"/>
      <w:lvlText w:val=""/>
      <w:lvlJc w:val="left"/>
      <w:pPr>
        <w:ind w:left="1800" w:hanging="360"/>
      </w:pPr>
      <w:rPr>
        <w:rFonts w:hint="default" w:ascii="Wingdings" w:hAnsi="Wingdings"/>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abstractNum w:abstractNumId="28" w15:restartNumberingAfterBreak="0">
    <w:nsid w:val="46963BD1"/>
    <w:multiLevelType w:val="hybridMultilevel"/>
    <w:tmpl w:val="F5BE3902"/>
    <w:lvl w:ilvl="0" w:tplc="5F14E3CC">
      <w:start w:val="1"/>
      <w:numFmt w:val="bullet"/>
      <w:lvlText w:val=""/>
      <w:lvlJc w:val="left"/>
      <w:pPr>
        <w:ind w:left="720" w:hanging="360"/>
      </w:pPr>
      <w:rPr>
        <w:rFonts w:ascii="Symbol" w:hAnsi="Symbol"/>
      </w:rPr>
    </w:lvl>
    <w:lvl w:ilvl="1" w:tplc="C4569514">
      <w:start w:val="1"/>
      <w:numFmt w:val="bullet"/>
      <w:lvlText w:val=""/>
      <w:lvlJc w:val="left"/>
      <w:pPr>
        <w:ind w:left="720" w:hanging="360"/>
      </w:pPr>
      <w:rPr>
        <w:rFonts w:ascii="Symbol" w:hAnsi="Symbol"/>
      </w:rPr>
    </w:lvl>
    <w:lvl w:ilvl="2" w:tplc="B944EC46">
      <w:start w:val="1"/>
      <w:numFmt w:val="bullet"/>
      <w:lvlText w:val=""/>
      <w:lvlJc w:val="left"/>
      <w:pPr>
        <w:ind w:left="720" w:hanging="360"/>
      </w:pPr>
      <w:rPr>
        <w:rFonts w:ascii="Symbol" w:hAnsi="Symbol"/>
      </w:rPr>
    </w:lvl>
    <w:lvl w:ilvl="3" w:tplc="F9D61CBA">
      <w:start w:val="1"/>
      <w:numFmt w:val="bullet"/>
      <w:lvlText w:val=""/>
      <w:lvlJc w:val="left"/>
      <w:pPr>
        <w:ind w:left="720" w:hanging="360"/>
      </w:pPr>
      <w:rPr>
        <w:rFonts w:ascii="Symbol" w:hAnsi="Symbol"/>
      </w:rPr>
    </w:lvl>
    <w:lvl w:ilvl="4" w:tplc="57A4AFBC">
      <w:start w:val="1"/>
      <w:numFmt w:val="bullet"/>
      <w:lvlText w:val=""/>
      <w:lvlJc w:val="left"/>
      <w:pPr>
        <w:ind w:left="720" w:hanging="360"/>
      </w:pPr>
      <w:rPr>
        <w:rFonts w:ascii="Symbol" w:hAnsi="Symbol"/>
      </w:rPr>
    </w:lvl>
    <w:lvl w:ilvl="5" w:tplc="3C68BE80">
      <w:start w:val="1"/>
      <w:numFmt w:val="bullet"/>
      <w:lvlText w:val=""/>
      <w:lvlJc w:val="left"/>
      <w:pPr>
        <w:ind w:left="720" w:hanging="360"/>
      </w:pPr>
      <w:rPr>
        <w:rFonts w:ascii="Symbol" w:hAnsi="Symbol"/>
      </w:rPr>
    </w:lvl>
    <w:lvl w:ilvl="6" w:tplc="D7BCEBB4">
      <w:start w:val="1"/>
      <w:numFmt w:val="bullet"/>
      <w:lvlText w:val=""/>
      <w:lvlJc w:val="left"/>
      <w:pPr>
        <w:ind w:left="720" w:hanging="360"/>
      </w:pPr>
      <w:rPr>
        <w:rFonts w:ascii="Symbol" w:hAnsi="Symbol"/>
      </w:rPr>
    </w:lvl>
    <w:lvl w:ilvl="7" w:tplc="11207948">
      <w:start w:val="1"/>
      <w:numFmt w:val="bullet"/>
      <w:lvlText w:val=""/>
      <w:lvlJc w:val="left"/>
      <w:pPr>
        <w:ind w:left="720" w:hanging="360"/>
      </w:pPr>
      <w:rPr>
        <w:rFonts w:ascii="Symbol" w:hAnsi="Symbol"/>
      </w:rPr>
    </w:lvl>
    <w:lvl w:ilvl="8" w:tplc="47364670">
      <w:start w:val="1"/>
      <w:numFmt w:val="bullet"/>
      <w:lvlText w:val=""/>
      <w:lvlJc w:val="left"/>
      <w:pPr>
        <w:ind w:left="720" w:hanging="360"/>
      </w:pPr>
      <w:rPr>
        <w:rFonts w:ascii="Symbol" w:hAnsi="Symbol"/>
      </w:rPr>
    </w:lvl>
  </w:abstractNum>
  <w:abstractNum w:abstractNumId="29" w15:restartNumberingAfterBreak="0">
    <w:nsid w:val="46B25408"/>
    <w:multiLevelType w:val="hybridMultilevel"/>
    <w:tmpl w:val="95AEAEC6"/>
    <w:lvl w:ilvl="0" w:tplc="5B902B96">
      <w:start w:val="17"/>
      <w:numFmt w:val="bullet"/>
      <w:lvlText w:val="-"/>
      <w:lvlJc w:val="left"/>
      <w:pPr>
        <w:ind w:left="720" w:hanging="360"/>
      </w:pPr>
      <w:rPr>
        <w:rFonts w:hint="default" w:ascii="Times New Roman" w:hAnsi="Times New Roman" w:eastAsia="Calibri" w:cs="Times New Roman"/>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0" w15:restartNumberingAfterBreak="0">
    <w:nsid w:val="4BB3581C"/>
    <w:multiLevelType w:val="hybridMultilevel"/>
    <w:tmpl w:val="4412E09C"/>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1" w15:restartNumberingAfterBreak="0">
    <w:nsid w:val="4CA478D3"/>
    <w:multiLevelType w:val="hybridMultilevel"/>
    <w:tmpl w:val="16728EE4"/>
    <w:lvl w:ilvl="0" w:tplc="3BB89612">
      <w:start w:val="1"/>
      <w:numFmt w:val="bullet"/>
      <w:lvlText w:val=""/>
      <w:lvlJc w:val="left"/>
      <w:pPr>
        <w:ind w:left="720" w:hanging="360"/>
      </w:pPr>
      <w:rPr>
        <w:rFonts w:ascii="Symbol" w:hAnsi="Symbol"/>
      </w:rPr>
    </w:lvl>
    <w:lvl w:ilvl="1" w:tplc="9EC45FB2">
      <w:start w:val="1"/>
      <w:numFmt w:val="bullet"/>
      <w:lvlText w:val=""/>
      <w:lvlJc w:val="left"/>
      <w:pPr>
        <w:ind w:left="720" w:hanging="360"/>
      </w:pPr>
      <w:rPr>
        <w:rFonts w:ascii="Symbol" w:hAnsi="Symbol"/>
      </w:rPr>
    </w:lvl>
    <w:lvl w:ilvl="2" w:tplc="C038AA16">
      <w:start w:val="1"/>
      <w:numFmt w:val="bullet"/>
      <w:lvlText w:val=""/>
      <w:lvlJc w:val="left"/>
      <w:pPr>
        <w:ind w:left="720" w:hanging="360"/>
      </w:pPr>
      <w:rPr>
        <w:rFonts w:ascii="Symbol" w:hAnsi="Symbol"/>
      </w:rPr>
    </w:lvl>
    <w:lvl w:ilvl="3" w:tplc="AD62F440">
      <w:start w:val="1"/>
      <w:numFmt w:val="bullet"/>
      <w:lvlText w:val=""/>
      <w:lvlJc w:val="left"/>
      <w:pPr>
        <w:ind w:left="720" w:hanging="360"/>
      </w:pPr>
      <w:rPr>
        <w:rFonts w:ascii="Symbol" w:hAnsi="Symbol"/>
      </w:rPr>
    </w:lvl>
    <w:lvl w:ilvl="4" w:tplc="C1788F08">
      <w:start w:val="1"/>
      <w:numFmt w:val="bullet"/>
      <w:lvlText w:val=""/>
      <w:lvlJc w:val="left"/>
      <w:pPr>
        <w:ind w:left="720" w:hanging="360"/>
      </w:pPr>
      <w:rPr>
        <w:rFonts w:ascii="Symbol" w:hAnsi="Symbol"/>
      </w:rPr>
    </w:lvl>
    <w:lvl w:ilvl="5" w:tplc="92683AF8">
      <w:start w:val="1"/>
      <w:numFmt w:val="bullet"/>
      <w:lvlText w:val=""/>
      <w:lvlJc w:val="left"/>
      <w:pPr>
        <w:ind w:left="720" w:hanging="360"/>
      </w:pPr>
      <w:rPr>
        <w:rFonts w:ascii="Symbol" w:hAnsi="Symbol"/>
      </w:rPr>
    </w:lvl>
    <w:lvl w:ilvl="6" w:tplc="8DB24916">
      <w:start w:val="1"/>
      <w:numFmt w:val="bullet"/>
      <w:lvlText w:val=""/>
      <w:lvlJc w:val="left"/>
      <w:pPr>
        <w:ind w:left="720" w:hanging="360"/>
      </w:pPr>
      <w:rPr>
        <w:rFonts w:ascii="Symbol" w:hAnsi="Symbol"/>
      </w:rPr>
    </w:lvl>
    <w:lvl w:ilvl="7" w:tplc="511CF7B6">
      <w:start w:val="1"/>
      <w:numFmt w:val="bullet"/>
      <w:lvlText w:val=""/>
      <w:lvlJc w:val="left"/>
      <w:pPr>
        <w:ind w:left="720" w:hanging="360"/>
      </w:pPr>
      <w:rPr>
        <w:rFonts w:ascii="Symbol" w:hAnsi="Symbol"/>
      </w:rPr>
    </w:lvl>
    <w:lvl w:ilvl="8" w:tplc="A15A6C3E">
      <w:start w:val="1"/>
      <w:numFmt w:val="bullet"/>
      <w:lvlText w:val=""/>
      <w:lvlJc w:val="left"/>
      <w:pPr>
        <w:ind w:left="720" w:hanging="360"/>
      </w:pPr>
      <w:rPr>
        <w:rFonts w:ascii="Symbol" w:hAnsi="Symbol"/>
      </w:rPr>
    </w:lvl>
  </w:abstractNum>
  <w:abstractNum w:abstractNumId="32" w15:restartNumberingAfterBreak="0">
    <w:nsid w:val="4D1B4F5D"/>
    <w:multiLevelType w:val="hybridMultilevel"/>
    <w:tmpl w:val="E11808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521711C1"/>
    <w:multiLevelType w:val="hybridMultilevel"/>
    <w:tmpl w:val="9DD230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52DA39F8"/>
    <w:multiLevelType w:val="hybridMultilevel"/>
    <w:tmpl w:val="39364280"/>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36" w15:restartNumberingAfterBreak="0">
    <w:nsid w:val="55304E9E"/>
    <w:multiLevelType w:val="hybridMultilevel"/>
    <w:tmpl w:val="8E7A7CDC"/>
    <w:lvl w:ilvl="0" w:tplc="770A2170">
      <w:start w:val="1"/>
      <w:numFmt w:val="bullet"/>
      <w:lvlText w:val=""/>
      <w:lvlJc w:val="left"/>
      <w:pPr>
        <w:ind w:left="720" w:hanging="360"/>
      </w:pPr>
      <w:rPr>
        <w:rFonts w:ascii="Symbol" w:hAnsi="Symbol"/>
      </w:rPr>
    </w:lvl>
    <w:lvl w:ilvl="1" w:tplc="2B420134">
      <w:start w:val="1"/>
      <w:numFmt w:val="bullet"/>
      <w:lvlText w:val=""/>
      <w:lvlJc w:val="left"/>
      <w:pPr>
        <w:ind w:left="720" w:hanging="360"/>
      </w:pPr>
      <w:rPr>
        <w:rFonts w:ascii="Symbol" w:hAnsi="Symbol"/>
      </w:rPr>
    </w:lvl>
    <w:lvl w:ilvl="2" w:tplc="950EBBC6">
      <w:start w:val="1"/>
      <w:numFmt w:val="bullet"/>
      <w:lvlText w:val=""/>
      <w:lvlJc w:val="left"/>
      <w:pPr>
        <w:ind w:left="720" w:hanging="360"/>
      </w:pPr>
      <w:rPr>
        <w:rFonts w:ascii="Symbol" w:hAnsi="Symbol"/>
      </w:rPr>
    </w:lvl>
    <w:lvl w:ilvl="3" w:tplc="552CD018">
      <w:start w:val="1"/>
      <w:numFmt w:val="bullet"/>
      <w:lvlText w:val=""/>
      <w:lvlJc w:val="left"/>
      <w:pPr>
        <w:ind w:left="720" w:hanging="360"/>
      </w:pPr>
      <w:rPr>
        <w:rFonts w:ascii="Symbol" w:hAnsi="Symbol"/>
      </w:rPr>
    </w:lvl>
    <w:lvl w:ilvl="4" w:tplc="DC4852B2">
      <w:start w:val="1"/>
      <w:numFmt w:val="bullet"/>
      <w:lvlText w:val=""/>
      <w:lvlJc w:val="left"/>
      <w:pPr>
        <w:ind w:left="720" w:hanging="360"/>
      </w:pPr>
      <w:rPr>
        <w:rFonts w:ascii="Symbol" w:hAnsi="Symbol"/>
      </w:rPr>
    </w:lvl>
    <w:lvl w:ilvl="5" w:tplc="D6EEEE4A">
      <w:start w:val="1"/>
      <w:numFmt w:val="bullet"/>
      <w:lvlText w:val=""/>
      <w:lvlJc w:val="left"/>
      <w:pPr>
        <w:ind w:left="720" w:hanging="360"/>
      </w:pPr>
      <w:rPr>
        <w:rFonts w:ascii="Symbol" w:hAnsi="Symbol"/>
      </w:rPr>
    </w:lvl>
    <w:lvl w:ilvl="6" w:tplc="191A7EB6">
      <w:start w:val="1"/>
      <w:numFmt w:val="bullet"/>
      <w:lvlText w:val=""/>
      <w:lvlJc w:val="left"/>
      <w:pPr>
        <w:ind w:left="720" w:hanging="360"/>
      </w:pPr>
      <w:rPr>
        <w:rFonts w:ascii="Symbol" w:hAnsi="Symbol"/>
      </w:rPr>
    </w:lvl>
    <w:lvl w:ilvl="7" w:tplc="9EEA1BEC">
      <w:start w:val="1"/>
      <w:numFmt w:val="bullet"/>
      <w:lvlText w:val=""/>
      <w:lvlJc w:val="left"/>
      <w:pPr>
        <w:ind w:left="720" w:hanging="360"/>
      </w:pPr>
      <w:rPr>
        <w:rFonts w:ascii="Symbol" w:hAnsi="Symbol"/>
      </w:rPr>
    </w:lvl>
    <w:lvl w:ilvl="8" w:tplc="7AAA3FF0">
      <w:start w:val="1"/>
      <w:numFmt w:val="bullet"/>
      <w:lvlText w:val=""/>
      <w:lvlJc w:val="left"/>
      <w:pPr>
        <w:ind w:left="720" w:hanging="360"/>
      </w:pPr>
      <w:rPr>
        <w:rFonts w:ascii="Symbol" w:hAnsi="Symbol"/>
      </w:rPr>
    </w:lvl>
  </w:abstractNum>
  <w:abstractNum w:abstractNumId="37" w15:restartNumberingAfterBreak="0">
    <w:nsid w:val="5AE135B4"/>
    <w:multiLevelType w:val="hybridMultilevel"/>
    <w:tmpl w:val="CB6A4832"/>
    <w:lvl w:ilvl="0" w:tplc="354E50F8">
      <w:start w:val="1"/>
      <w:numFmt w:val="bullet"/>
      <w:lvlText w:val=""/>
      <w:lvlJc w:val="left"/>
      <w:pPr>
        <w:ind w:left="720" w:hanging="360"/>
      </w:pPr>
      <w:rPr>
        <w:rFonts w:ascii="Symbol" w:hAnsi="Symbol"/>
      </w:rPr>
    </w:lvl>
    <w:lvl w:ilvl="1" w:tplc="8DBA796E">
      <w:start w:val="1"/>
      <w:numFmt w:val="bullet"/>
      <w:lvlText w:val=""/>
      <w:lvlJc w:val="left"/>
      <w:pPr>
        <w:ind w:left="720" w:hanging="360"/>
      </w:pPr>
      <w:rPr>
        <w:rFonts w:ascii="Symbol" w:hAnsi="Symbol"/>
      </w:rPr>
    </w:lvl>
    <w:lvl w:ilvl="2" w:tplc="F4D2B19C">
      <w:start w:val="1"/>
      <w:numFmt w:val="bullet"/>
      <w:lvlText w:val=""/>
      <w:lvlJc w:val="left"/>
      <w:pPr>
        <w:ind w:left="720" w:hanging="360"/>
      </w:pPr>
      <w:rPr>
        <w:rFonts w:ascii="Symbol" w:hAnsi="Symbol"/>
      </w:rPr>
    </w:lvl>
    <w:lvl w:ilvl="3" w:tplc="319811CA">
      <w:start w:val="1"/>
      <w:numFmt w:val="bullet"/>
      <w:lvlText w:val=""/>
      <w:lvlJc w:val="left"/>
      <w:pPr>
        <w:ind w:left="720" w:hanging="360"/>
      </w:pPr>
      <w:rPr>
        <w:rFonts w:ascii="Symbol" w:hAnsi="Symbol"/>
      </w:rPr>
    </w:lvl>
    <w:lvl w:ilvl="4" w:tplc="C48A7468">
      <w:start w:val="1"/>
      <w:numFmt w:val="bullet"/>
      <w:lvlText w:val=""/>
      <w:lvlJc w:val="left"/>
      <w:pPr>
        <w:ind w:left="720" w:hanging="360"/>
      </w:pPr>
      <w:rPr>
        <w:rFonts w:ascii="Symbol" w:hAnsi="Symbol"/>
      </w:rPr>
    </w:lvl>
    <w:lvl w:ilvl="5" w:tplc="4F06F9D8">
      <w:start w:val="1"/>
      <w:numFmt w:val="bullet"/>
      <w:lvlText w:val=""/>
      <w:lvlJc w:val="left"/>
      <w:pPr>
        <w:ind w:left="720" w:hanging="360"/>
      </w:pPr>
      <w:rPr>
        <w:rFonts w:ascii="Symbol" w:hAnsi="Symbol"/>
      </w:rPr>
    </w:lvl>
    <w:lvl w:ilvl="6" w:tplc="5516A1BC">
      <w:start w:val="1"/>
      <w:numFmt w:val="bullet"/>
      <w:lvlText w:val=""/>
      <w:lvlJc w:val="left"/>
      <w:pPr>
        <w:ind w:left="720" w:hanging="360"/>
      </w:pPr>
      <w:rPr>
        <w:rFonts w:ascii="Symbol" w:hAnsi="Symbol"/>
      </w:rPr>
    </w:lvl>
    <w:lvl w:ilvl="7" w:tplc="2AD46DDE">
      <w:start w:val="1"/>
      <w:numFmt w:val="bullet"/>
      <w:lvlText w:val=""/>
      <w:lvlJc w:val="left"/>
      <w:pPr>
        <w:ind w:left="720" w:hanging="360"/>
      </w:pPr>
      <w:rPr>
        <w:rFonts w:ascii="Symbol" w:hAnsi="Symbol"/>
      </w:rPr>
    </w:lvl>
    <w:lvl w:ilvl="8" w:tplc="7FA2111E">
      <w:start w:val="1"/>
      <w:numFmt w:val="bullet"/>
      <w:lvlText w:val=""/>
      <w:lvlJc w:val="left"/>
      <w:pPr>
        <w:ind w:left="720" w:hanging="360"/>
      </w:pPr>
      <w:rPr>
        <w:rFonts w:ascii="Symbol" w:hAnsi="Symbol"/>
      </w:rPr>
    </w:lvl>
  </w:abstractNum>
  <w:abstractNum w:abstractNumId="38" w15:restartNumberingAfterBreak="0">
    <w:nsid w:val="5C4C0D08"/>
    <w:multiLevelType w:val="hybridMultilevel"/>
    <w:tmpl w:val="D2CA158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D623D4F"/>
    <w:multiLevelType w:val="hybridMultilevel"/>
    <w:tmpl w:val="6106C25A"/>
    <w:lvl w:ilvl="0" w:tplc="8182F1C2">
      <w:start w:val="1"/>
      <w:numFmt w:val="bullet"/>
      <w:lvlText w:val=""/>
      <w:lvlJc w:val="left"/>
      <w:pPr>
        <w:ind w:left="720" w:hanging="360"/>
      </w:pPr>
      <w:rPr>
        <w:rFonts w:ascii="Symbol" w:hAnsi="Symbol"/>
      </w:rPr>
    </w:lvl>
    <w:lvl w:ilvl="1" w:tplc="4B4030AA">
      <w:start w:val="1"/>
      <w:numFmt w:val="bullet"/>
      <w:lvlText w:val=""/>
      <w:lvlJc w:val="left"/>
      <w:pPr>
        <w:ind w:left="720" w:hanging="360"/>
      </w:pPr>
      <w:rPr>
        <w:rFonts w:ascii="Symbol" w:hAnsi="Symbol"/>
      </w:rPr>
    </w:lvl>
    <w:lvl w:ilvl="2" w:tplc="57D2908E">
      <w:start w:val="1"/>
      <w:numFmt w:val="bullet"/>
      <w:lvlText w:val=""/>
      <w:lvlJc w:val="left"/>
      <w:pPr>
        <w:ind w:left="720" w:hanging="360"/>
      </w:pPr>
      <w:rPr>
        <w:rFonts w:ascii="Symbol" w:hAnsi="Symbol"/>
      </w:rPr>
    </w:lvl>
    <w:lvl w:ilvl="3" w:tplc="33E8CBF2">
      <w:start w:val="1"/>
      <w:numFmt w:val="bullet"/>
      <w:lvlText w:val=""/>
      <w:lvlJc w:val="left"/>
      <w:pPr>
        <w:ind w:left="720" w:hanging="360"/>
      </w:pPr>
      <w:rPr>
        <w:rFonts w:ascii="Symbol" w:hAnsi="Symbol"/>
      </w:rPr>
    </w:lvl>
    <w:lvl w:ilvl="4" w:tplc="A37AF438">
      <w:start w:val="1"/>
      <w:numFmt w:val="bullet"/>
      <w:lvlText w:val=""/>
      <w:lvlJc w:val="left"/>
      <w:pPr>
        <w:ind w:left="720" w:hanging="360"/>
      </w:pPr>
      <w:rPr>
        <w:rFonts w:ascii="Symbol" w:hAnsi="Symbol"/>
      </w:rPr>
    </w:lvl>
    <w:lvl w:ilvl="5" w:tplc="99805A94">
      <w:start w:val="1"/>
      <w:numFmt w:val="bullet"/>
      <w:lvlText w:val=""/>
      <w:lvlJc w:val="left"/>
      <w:pPr>
        <w:ind w:left="720" w:hanging="360"/>
      </w:pPr>
      <w:rPr>
        <w:rFonts w:ascii="Symbol" w:hAnsi="Symbol"/>
      </w:rPr>
    </w:lvl>
    <w:lvl w:ilvl="6" w:tplc="559C9662">
      <w:start w:val="1"/>
      <w:numFmt w:val="bullet"/>
      <w:lvlText w:val=""/>
      <w:lvlJc w:val="left"/>
      <w:pPr>
        <w:ind w:left="720" w:hanging="360"/>
      </w:pPr>
      <w:rPr>
        <w:rFonts w:ascii="Symbol" w:hAnsi="Symbol"/>
      </w:rPr>
    </w:lvl>
    <w:lvl w:ilvl="7" w:tplc="BC30FA50">
      <w:start w:val="1"/>
      <w:numFmt w:val="bullet"/>
      <w:lvlText w:val=""/>
      <w:lvlJc w:val="left"/>
      <w:pPr>
        <w:ind w:left="720" w:hanging="360"/>
      </w:pPr>
      <w:rPr>
        <w:rFonts w:ascii="Symbol" w:hAnsi="Symbol"/>
      </w:rPr>
    </w:lvl>
    <w:lvl w:ilvl="8" w:tplc="8D28CE72">
      <w:start w:val="1"/>
      <w:numFmt w:val="bullet"/>
      <w:lvlText w:val=""/>
      <w:lvlJc w:val="left"/>
      <w:pPr>
        <w:ind w:left="720" w:hanging="360"/>
      </w:pPr>
      <w:rPr>
        <w:rFonts w:ascii="Symbol" w:hAnsi="Symbol"/>
      </w:rPr>
    </w:lvl>
  </w:abstractNum>
  <w:abstractNum w:abstractNumId="40" w15:restartNumberingAfterBreak="0">
    <w:nsid w:val="5D931105"/>
    <w:multiLevelType w:val="hybridMultilevel"/>
    <w:tmpl w:val="B7548724"/>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1" w15:restartNumberingAfterBreak="0">
    <w:nsid w:val="5DC04D77"/>
    <w:multiLevelType w:val="hybridMultilevel"/>
    <w:tmpl w:val="07A247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5EA062E7"/>
    <w:multiLevelType w:val="hybridMultilevel"/>
    <w:tmpl w:val="1F7ACB80"/>
    <w:lvl w:ilvl="0" w:tplc="630AFB80">
      <w:start w:val="1"/>
      <w:numFmt w:val="bullet"/>
      <w:lvlText w:val=""/>
      <w:lvlJc w:val="left"/>
      <w:pPr>
        <w:ind w:left="720" w:hanging="360"/>
      </w:pPr>
      <w:rPr>
        <w:rFonts w:ascii="Symbol" w:hAnsi="Symbol"/>
      </w:rPr>
    </w:lvl>
    <w:lvl w:ilvl="1" w:tplc="F42E11B4">
      <w:start w:val="1"/>
      <w:numFmt w:val="bullet"/>
      <w:lvlText w:val=""/>
      <w:lvlJc w:val="left"/>
      <w:pPr>
        <w:ind w:left="720" w:hanging="360"/>
      </w:pPr>
      <w:rPr>
        <w:rFonts w:ascii="Symbol" w:hAnsi="Symbol"/>
      </w:rPr>
    </w:lvl>
    <w:lvl w:ilvl="2" w:tplc="6F3CDDAC">
      <w:start w:val="1"/>
      <w:numFmt w:val="bullet"/>
      <w:lvlText w:val=""/>
      <w:lvlJc w:val="left"/>
      <w:pPr>
        <w:ind w:left="720" w:hanging="360"/>
      </w:pPr>
      <w:rPr>
        <w:rFonts w:ascii="Symbol" w:hAnsi="Symbol"/>
      </w:rPr>
    </w:lvl>
    <w:lvl w:ilvl="3" w:tplc="A554F3A0">
      <w:start w:val="1"/>
      <w:numFmt w:val="bullet"/>
      <w:lvlText w:val=""/>
      <w:lvlJc w:val="left"/>
      <w:pPr>
        <w:ind w:left="720" w:hanging="360"/>
      </w:pPr>
      <w:rPr>
        <w:rFonts w:ascii="Symbol" w:hAnsi="Symbol"/>
      </w:rPr>
    </w:lvl>
    <w:lvl w:ilvl="4" w:tplc="DCEA8154">
      <w:start w:val="1"/>
      <w:numFmt w:val="bullet"/>
      <w:lvlText w:val=""/>
      <w:lvlJc w:val="left"/>
      <w:pPr>
        <w:ind w:left="720" w:hanging="360"/>
      </w:pPr>
      <w:rPr>
        <w:rFonts w:ascii="Symbol" w:hAnsi="Symbol"/>
      </w:rPr>
    </w:lvl>
    <w:lvl w:ilvl="5" w:tplc="16D8B83A">
      <w:start w:val="1"/>
      <w:numFmt w:val="bullet"/>
      <w:lvlText w:val=""/>
      <w:lvlJc w:val="left"/>
      <w:pPr>
        <w:ind w:left="720" w:hanging="360"/>
      </w:pPr>
      <w:rPr>
        <w:rFonts w:ascii="Symbol" w:hAnsi="Symbol"/>
      </w:rPr>
    </w:lvl>
    <w:lvl w:ilvl="6" w:tplc="157EDF1E">
      <w:start w:val="1"/>
      <w:numFmt w:val="bullet"/>
      <w:lvlText w:val=""/>
      <w:lvlJc w:val="left"/>
      <w:pPr>
        <w:ind w:left="720" w:hanging="360"/>
      </w:pPr>
      <w:rPr>
        <w:rFonts w:ascii="Symbol" w:hAnsi="Symbol"/>
      </w:rPr>
    </w:lvl>
    <w:lvl w:ilvl="7" w:tplc="2990BDB0">
      <w:start w:val="1"/>
      <w:numFmt w:val="bullet"/>
      <w:lvlText w:val=""/>
      <w:lvlJc w:val="left"/>
      <w:pPr>
        <w:ind w:left="720" w:hanging="360"/>
      </w:pPr>
      <w:rPr>
        <w:rFonts w:ascii="Symbol" w:hAnsi="Symbol"/>
      </w:rPr>
    </w:lvl>
    <w:lvl w:ilvl="8" w:tplc="9CF05492">
      <w:start w:val="1"/>
      <w:numFmt w:val="bullet"/>
      <w:lvlText w:val=""/>
      <w:lvlJc w:val="left"/>
      <w:pPr>
        <w:ind w:left="720" w:hanging="360"/>
      </w:pPr>
      <w:rPr>
        <w:rFonts w:ascii="Symbol" w:hAnsi="Symbol"/>
      </w:rPr>
    </w:lvl>
  </w:abstractNum>
  <w:abstractNum w:abstractNumId="43" w15:restartNumberingAfterBreak="0">
    <w:nsid w:val="62FD5896"/>
    <w:multiLevelType w:val="hybridMultilevel"/>
    <w:tmpl w:val="6F6AA1EA"/>
    <w:lvl w:ilvl="0" w:tplc="FFFFFFFF">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931"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6AB05D7"/>
    <w:multiLevelType w:val="hybridMultilevel"/>
    <w:tmpl w:val="52061CD6"/>
    <w:lvl w:ilvl="0" w:tplc="97EEFBAE">
      <w:start w:val="1"/>
      <w:numFmt w:val="bullet"/>
      <w:pStyle w:val="List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CB52E93"/>
    <w:multiLevelType w:val="hybridMultilevel"/>
    <w:tmpl w:val="C01A5F12"/>
    <w:lvl w:ilvl="0" w:tplc="DF6273F4">
      <w:start w:val="17"/>
      <w:numFmt w:val="bullet"/>
      <w:lvlText w:val="-"/>
      <w:lvlJc w:val="left"/>
      <w:pPr>
        <w:ind w:left="720" w:hanging="360"/>
      </w:pPr>
      <w:rPr>
        <w:rFonts w:hint="default" w:ascii="Times New Roman" w:hAnsi="Times New Roman" w:eastAsia="Calibri" w:cs="Times New Roman"/>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48" w15:restartNumberingAfterBreak="0">
    <w:nsid w:val="6D4A7F48"/>
    <w:multiLevelType w:val="multilevel"/>
    <w:tmpl w:val="5D82DF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6FA96982"/>
    <w:multiLevelType w:val="hybridMultilevel"/>
    <w:tmpl w:val="2688B502"/>
    <w:lvl w:ilvl="0" w:tplc="FFFFFFFF">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0AB27F9"/>
    <w:multiLevelType w:val="hybridMultilevel"/>
    <w:tmpl w:val="5628B194"/>
    <w:lvl w:ilvl="0" w:tplc="F27E5B6C">
      <w:start w:val="1"/>
      <w:numFmt w:val="bullet"/>
      <w:lvlText w:val=""/>
      <w:lvlJc w:val="left"/>
      <w:pPr>
        <w:ind w:left="920" w:hanging="360"/>
      </w:pPr>
      <w:rPr>
        <w:rFonts w:ascii="Symbol" w:hAnsi="Symbol"/>
      </w:rPr>
    </w:lvl>
    <w:lvl w:ilvl="1" w:tplc="ACEEB17A">
      <w:start w:val="1"/>
      <w:numFmt w:val="bullet"/>
      <w:lvlText w:val=""/>
      <w:lvlJc w:val="left"/>
      <w:pPr>
        <w:ind w:left="920" w:hanging="360"/>
      </w:pPr>
      <w:rPr>
        <w:rFonts w:ascii="Symbol" w:hAnsi="Symbol"/>
      </w:rPr>
    </w:lvl>
    <w:lvl w:ilvl="2" w:tplc="45983FE8">
      <w:start w:val="1"/>
      <w:numFmt w:val="bullet"/>
      <w:lvlText w:val=""/>
      <w:lvlJc w:val="left"/>
      <w:pPr>
        <w:ind w:left="920" w:hanging="360"/>
      </w:pPr>
      <w:rPr>
        <w:rFonts w:ascii="Symbol" w:hAnsi="Symbol"/>
      </w:rPr>
    </w:lvl>
    <w:lvl w:ilvl="3" w:tplc="3444A256">
      <w:start w:val="1"/>
      <w:numFmt w:val="bullet"/>
      <w:lvlText w:val=""/>
      <w:lvlJc w:val="left"/>
      <w:pPr>
        <w:ind w:left="920" w:hanging="360"/>
      </w:pPr>
      <w:rPr>
        <w:rFonts w:ascii="Symbol" w:hAnsi="Symbol"/>
      </w:rPr>
    </w:lvl>
    <w:lvl w:ilvl="4" w:tplc="5AE67B06">
      <w:start w:val="1"/>
      <w:numFmt w:val="bullet"/>
      <w:lvlText w:val=""/>
      <w:lvlJc w:val="left"/>
      <w:pPr>
        <w:ind w:left="920" w:hanging="360"/>
      </w:pPr>
      <w:rPr>
        <w:rFonts w:ascii="Symbol" w:hAnsi="Symbol"/>
      </w:rPr>
    </w:lvl>
    <w:lvl w:ilvl="5" w:tplc="25C0832E">
      <w:start w:val="1"/>
      <w:numFmt w:val="bullet"/>
      <w:lvlText w:val=""/>
      <w:lvlJc w:val="left"/>
      <w:pPr>
        <w:ind w:left="920" w:hanging="360"/>
      </w:pPr>
      <w:rPr>
        <w:rFonts w:ascii="Symbol" w:hAnsi="Symbol"/>
      </w:rPr>
    </w:lvl>
    <w:lvl w:ilvl="6" w:tplc="05085E26">
      <w:start w:val="1"/>
      <w:numFmt w:val="bullet"/>
      <w:lvlText w:val=""/>
      <w:lvlJc w:val="left"/>
      <w:pPr>
        <w:ind w:left="920" w:hanging="360"/>
      </w:pPr>
      <w:rPr>
        <w:rFonts w:ascii="Symbol" w:hAnsi="Symbol"/>
      </w:rPr>
    </w:lvl>
    <w:lvl w:ilvl="7" w:tplc="6D9EE664">
      <w:start w:val="1"/>
      <w:numFmt w:val="bullet"/>
      <w:lvlText w:val=""/>
      <w:lvlJc w:val="left"/>
      <w:pPr>
        <w:ind w:left="920" w:hanging="360"/>
      </w:pPr>
      <w:rPr>
        <w:rFonts w:ascii="Symbol" w:hAnsi="Symbol"/>
      </w:rPr>
    </w:lvl>
    <w:lvl w:ilvl="8" w:tplc="3F2A80D8">
      <w:start w:val="1"/>
      <w:numFmt w:val="bullet"/>
      <w:lvlText w:val=""/>
      <w:lvlJc w:val="left"/>
      <w:pPr>
        <w:ind w:left="920" w:hanging="360"/>
      </w:pPr>
      <w:rPr>
        <w:rFonts w:ascii="Symbol" w:hAnsi="Symbol"/>
      </w:rPr>
    </w:lvl>
  </w:abstractNum>
  <w:abstractNum w:abstractNumId="51" w15:restartNumberingAfterBreak="0">
    <w:nsid w:val="73386C69"/>
    <w:multiLevelType w:val="hybridMultilevel"/>
    <w:tmpl w:val="8EDAE0EA"/>
    <w:lvl w:ilvl="0" w:tplc="F04668BA">
      <w:start w:val="1"/>
      <w:numFmt w:val="bullet"/>
      <w:lvlText w:val=""/>
      <w:lvlJc w:val="left"/>
      <w:pPr>
        <w:ind w:left="720" w:hanging="360"/>
      </w:pPr>
      <w:rPr>
        <w:rFonts w:ascii="Symbol" w:hAnsi="Symbol"/>
      </w:rPr>
    </w:lvl>
    <w:lvl w:ilvl="1" w:tplc="1ABC0D94">
      <w:start w:val="1"/>
      <w:numFmt w:val="bullet"/>
      <w:lvlText w:val=""/>
      <w:lvlJc w:val="left"/>
      <w:pPr>
        <w:ind w:left="720" w:hanging="360"/>
      </w:pPr>
      <w:rPr>
        <w:rFonts w:ascii="Symbol" w:hAnsi="Symbol"/>
      </w:rPr>
    </w:lvl>
    <w:lvl w:ilvl="2" w:tplc="3F2CD042">
      <w:start w:val="1"/>
      <w:numFmt w:val="bullet"/>
      <w:lvlText w:val=""/>
      <w:lvlJc w:val="left"/>
      <w:pPr>
        <w:ind w:left="720" w:hanging="360"/>
      </w:pPr>
      <w:rPr>
        <w:rFonts w:ascii="Symbol" w:hAnsi="Symbol"/>
      </w:rPr>
    </w:lvl>
    <w:lvl w:ilvl="3" w:tplc="0F0C9B72">
      <w:start w:val="1"/>
      <w:numFmt w:val="bullet"/>
      <w:lvlText w:val=""/>
      <w:lvlJc w:val="left"/>
      <w:pPr>
        <w:ind w:left="720" w:hanging="360"/>
      </w:pPr>
      <w:rPr>
        <w:rFonts w:ascii="Symbol" w:hAnsi="Symbol"/>
      </w:rPr>
    </w:lvl>
    <w:lvl w:ilvl="4" w:tplc="E6D40DFA">
      <w:start w:val="1"/>
      <w:numFmt w:val="bullet"/>
      <w:lvlText w:val=""/>
      <w:lvlJc w:val="left"/>
      <w:pPr>
        <w:ind w:left="720" w:hanging="360"/>
      </w:pPr>
      <w:rPr>
        <w:rFonts w:ascii="Symbol" w:hAnsi="Symbol"/>
      </w:rPr>
    </w:lvl>
    <w:lvl w:ilvl="5" w:tplc="A744710C">
      <w:start w:val="1"/>
      <w:numFmt w:val="bullet"/>
      <w:lvlText w:val=""/>
      <w:lvlJc w:val="left"/>
      <w:pPr>
        <w:ind w:left="720" w:hanging="360"/>
      </w:pPr>
      <w:rPr>
        <w:rFonts w:ascii="Symbol" w:hAnsi="Symbol"/>
      </w:rPr>
    </w:lvl>
    <w:lvl w:ilvl="6" w:tplc="48A67F08">
      <w:start w:val="1"/>
      <w:numFmt w:val="bullet"/>
      <w:lvlText w:val=""/>
      <w:lvlJc w:val="left"/>
      <w:pPr>
        <w:ind w:left="720" w:hanging="360"/>
      </w:pPr>
      <w:rPr>
        <w:rFonts w:ascii="Symbol" w:hAnsi="Symbol"/>
      </w:rPr>
    </w:lvl>
    <w:lvl w:ilvl="7" w:tplc="E22E8A6E">
      <w:start w:val="1"/>
      <w:numFmt w:val="bullet"/>
      <w:lvlText w:val=""/>
      <w:lvlJc w:val="left"/>
      <w:pPr>
        <w:ind w:left="720" w:hanging="360"/>
      </w:pPr>
      <w:rPr>
        <w:rFonts w:ascii="Symbol" w:hAnsi="Symbol"/>
      </w:rPr>
    </w:lvl>
    <w:lvl w:ilvl="8" w:tplc="1D98A520">
      <w:start w:val="1"/>
      <w:numFmt w:val="bullet"/>
      <w:lvlText w:val=""/>
      <w:lvlJc w:val="left"/>
      <w:pPr>
        <w:ind w:left="720" w:hanging="360"/>
      </w:pPr>
      <w:rPr>
        <w:rFonts w:ascii="Symbol" w:hAnsi="Symbol"/>
      </w:rPr>
    </w:lvl>
  </w:abstractNum>
  <w:abstractNum w:abstractNumId="52" w15:restartNumberingAfterBreak="0">
    <w:nsid w:val="75FD5D19"/>
    <w:multiLevelType w:val="hybridMultilevel"/>
    <w:tmpl w:val="87484C1C"/>
    <w:lvl w:ilvl="0" w:tplc="3410A776">
      <w:start w:val="1"/>
      <w:numFmt w:val="bullet"/>
      <w:lvlText w:val="-"/>
      <w:lvlJc w:val="left"/>
      <w:pPr>
        <w:ind w:left="720" w:hanging="360"/>
      </w:pPr>
      <w:rPr>
        <w:rFonts w:hint="default" w:ascii="Aptos" w:hAnsi="Aptos"/>
      </w:rPr>
    </w:lvl>
    <w:lvl w:ilvl="1" w:tplc="D7AEC512">
      <w:start w:val="1"/>
      <w:numFmt w:val="bullet"/>
      <w:lvlText w:val="o"/>
      <w:lvlJc w:val="left"/>
      <w:pPr>
        <w:ind w:left="1440" w:hanging="360"/>
      </w:pPr>
      <w:rPr>
        <w:rFonts w:hint="default" w:ascii="Courier New" w:hAnsi="Courier New"/>
      </w:rPr>
    </w:lvl>
    <w:lvl w:ilvl="2" w:tplc="E50CB952">
      <w:start w:val="1"/>
      <w:numFmt w:val="bullet"/>
      <w:lvlText w:val=""/>
      <w:lvlJc w:val="left"/>
      <w:pPr>
        <w:ind w:left="2160" w:hanging="360"/>
      </w:pPr>
      <w:rPr>
        <w:rFonts w:hint="default" w:ascii="Wingdings" w:hAnsi="Wingdings"/>
      </w:rPr>
    </w:lvl>
    <w:lvl w:ilvl="3" w:tplc="0AA83392">
      <w:start w:val="1"/>
      <w:numFmt w:val="bullet"/>
      <w:lvlText w:val=""/>
      <w:lvlJc w:val="left"/>
      <w:pPr>
        <w:ind w:left="2880" w:hanging="360"/>
      </w:pPr>
      <w:rPr>
        <w:rFonts w:hint="default" w:ascii="Symbol" w:hAnsi="Symbol"/>
      </w:rPr>
    </w:lvl>
    <w:lvl w:ilvl="4" w:tplc="CB864EE2">
      <w:start w:val="1"/>
      <w:numFmt w:val="bullet"/>
      <w:lvlText w:val="o"/>
      <w:lvlJc w:val="left"/>
      <w:pPr>
        <w:ind w:left="3600" w:hanging="360"/>
      </w:pPr>
      <w:rPr>
        <w:rFonts w:hint="default" w:ascii="Courier New" w:hAnsi="Courier New"/>
      </w:rPr>
    </w:lvl>
    <w:lvl w:ilvl="5" w:tplc="90AECE86">
      <w:start w:val="1"/>
      <w:numFmt w:val="bullet"/>
      <w:lvlText w:val=""/>
      <w:lvlJc w:val="left"/>
      <w:pPr>
        <w:ind w:left="4320" w:hanging="360"/>
      </w:pPr>
      <w:rPr>
        <w:rFonts w:hint="default" w:ascii="Wingdings" w:hAnsi="Wingdings"/>
      </w:rPr>
    </w:lvl>
    <w:lvl w:ilvl="6" w:tplc="8B5478A4">
      <w:start w:val="1"/>
      <w:numFmt w:val="bullet"/>
      <w:lvlText w:val=""/>
      <w:lvlJc w:val="left"/>
      <w:pPr>
        <w:ind w:left="5040" w:hanging="360"/>
      </w:pPr>
      <w:rPr>
        <w:rFonts w:hint="default" w:ascii="Symbol" w:hAnsi="Symbol"/>
      </w:rPr>
    </w:lvl>
    <w:lvl w:ilvl="7" w:tplc="995CFA1C">
      <w:start w:val="1"/>
      <w:numFmt w:val="bullet"/>
      <w:lvlText w:val="o"/>
      <w:lvlJc w:val="left"/>
      <w:pPr>
        <w:ind w:left="5760" w:hanging="360"/>
      </w:pPr>
      <w:rPr>
        <w:rFonts w:hint="default" w:ascii="Courier New" w:hAnsi="Courier New"/>
      </w:rPr>
    </w:lvl>
    <w:lvl w:ilvl="8" w:tplc="932ED7C8">
      <w:start w:val="1"/>
      <w:numFmt w:val="bullet"/>
      <w:lvlText w:val=""/>
      <w:lvlJc w:val="left"/>
      <w:pPr>
        <w:ind w:left="6480" w:hanging="360"/>
      </w:pPr>
      <w:rPr>
        <w:rFonts w:hint="default" w:ascii="Wingdings" w:hAnsi="Wingdings"/>
      </w:rPr>
    </w:lvl>
  </w:abstractNum>
  <w:abstractNum w:abstractNumId="53" w15:restartNumberingAfterBreak="0">
    <w:nsid w:val="76C711F8"/>
    <w:multiLevelType w:val="hybridMultilevel"/>
    <w:tmpl w:val="25046024"/>
    <w:lvl w:ilvl="0" w:tplc="B718B85C">
      <w:start w:val="1"/>
      <w:numFmt w:val="bullet"/>
      <w:lvlText w:val=""/>
      <w:lvlJc w:val="left"/>
      <w:pPr>
        <w:ind w:left="720" w:hanging="360"/>
      </w:pPr>
      <w:rPr>
        <w:rFonts w:ascii="Symbol" w:hAnsi="Symbol"/>
      </w:rPr>
    </w:lvl>
    <w:lvl w:ilvl="1" w:tplc="21CAC216">
      <w:start w:val="1"/>
      <w:numFmt w:val="bullet"/>
      <w:lvlText w:val=""/>
      <w:lvlJc w:val="left"/>
      <w:pPr>
        <w:ind w:left="720" w:hanging="360"/>
      </w:pPr>
      <w:rPr>
        <w:rFonts w:ascii="Symbol" w:hAnsi="Symbol"/>
      </w:rPr>
    </w:lvl>
    <w:lvl w:ilvl="2" w:tplc="40CE6F0A">
      <w:start w:val="1"/>
      <w:numFmt w:val="bullet"/>
      <w:lvlText w:val=""/>
      <w:lvlJc w:val="left"/>
      <w:pPr>
        <w:ind w:left="720" w:hanging="360"/>
      </w:pPr>
      <w:rPr>
        <w:rFonts w:ascii="Symbol" w:hAnsi="Symbol"/>
      </w:rPr>
    </w:lvl>
    <w:lvl w:ilvl="3" w:tplc="4D88E7F2">
      <w:start w:val="1"/>
      <w:numFmt w:val="bullet"/>
      <w:lvlText w:val=""/>
      <w:lvlJc w:val="left"/>
      <w:pPr>
        <w:ind w:left="720" w:hanging="360"/>
      </w:pPr>
      <w:rPr>
        <w:rFonts w:ascii="Symbol" w:hAnsi="Symbol"/>
      </w:rPr>
    </w:lvl>
    <w:lvl w:ilvl="4" w:tplc="C74A0644">
      <w:start w:val="1"/>
      <w:numFmt w:val="bullet"/>
      <w:lvlText w:val=""/>
      <w:lvlJc w:val="left"/>
      <w:pPr>
        <w:ind w:left="720" w:hanging="360"/>
      </w:pPr>
      <w:rPr>
        <w:rFonts w:ascii="Symbol" w:hAnsi="Symbol"/>
      </w:rPr>
    </w:lvl>
    <w:lvl w:ilvl="5" w:tplc="AEAC762C">
      <w:start w:val="1"/>
      <w:numFmt w:val="bullet"/>
      <w:lvlText w:val=""/>
      <w:lvlJc w:val="left"/>
      <w:pPr>
        <w:ind w:left="720" w:hanging="360"/>
      </w:pPr>
      <w:rPr>
        <w:rFonts w:ascii="Symbol" w:hAnsi="Symbol"/>
      </w:rPr>
    </w:lvl>
    <w:lvl w:ilvl="6" w:tplc="F4BA1846">
      <w:start w:val="1"/>
      <w:numFmt w:val="bullet"/>
      <w:lvlText w:val=""/>
      <w:lvlJc w:val="left"/>
      <w:pPr>
        <w:ind w:left="720" w:hanging="360"/>
      </w:pPr>
      <w:rPr>
        <w:rFonts w:ascii="Symbol" w:hAnsi="Symbol"/>
      </w:rPr>
    </w:lvl>
    <w:lvl w:ilvl="7" w:tplc="795C35BC">
      <w:start w:val="1"/>
      <w:numFmt w:val="bullet"/>
      <w:lvlText w:val=""/>
      <w:lvlJc w:val="left"/>
      <w:pPr>
        <w:ind w:left="720" w:hanging="360"/>
      </w:pPr>
      <w:rPr>
        <w:rFonts w:ascii="Symbol" w:hAnsi="Symbol"/>
      </w:rPr>
    </w:lvl>
    <w:lvl w:ilvl="8" w:tplc="D40A40CE">
      <w:start w:val="1"/>
      <w:numFmt w:val="bullet"/>
      <w:lvlText w:val=""/>
      <w:lvlJc w:val="left"/>
      <w:pPr>
        <w:ind w:left="720" w:hanging="360"/>
      </w:pPr>
      <w:rPr>
        <w:rFonts w:ascii="Symbol" w:hAnsi="Symbol"/>
      </w:rPr>
    </w:lvl>
  </w:abstractNum>
  <w:abstractNum w:abstractNumId="54" w15:restartNumberingAfterBreak="0">
    <w:nsid w:val="777803B1"/>
    <w:multiLevelType w:val="hybridMultilevel"/>
    <w:tmpl w:val="98E402FA"/>
    <w:lvl w:ilvl="0" w:tplc="9D2E8BE6">
      <w:start w:val="1"/>
      <w:numFmt w:val="bullet"/>
      <w:lvlText w:val=""/>
      <w:lvlJc w:val="left"/>
      <w:pPr>
        <w:ind w:left="720" w:hanging="360"/>
      </w:pPr>
      <w:rPr>
        <w:rFonts w:ascii="Symbol" w:hAnsi="Symbol"/>
      </w:rPr>
    </w:lvl>
    <w:lvl w:ilvl="1" w:tplc="78222B6E">
      <w:start w:val="1"/>
      <w:numFmt w:val="bullet"/>
      <w:lvlText w:val=""/>
      <w:lvlJc w:val="left"/>
      <w:pPr>
        <w:ind w:left="720" w:hanging="360"/>
      </w:pPr>
      <w:rPr>
        <w:rFonts w:ascii="Symbol" w:hAnsi="Symbol"/>
      </w:rPr>
    </w:lvl>
    <w:lvl w:ilvl="2" w:tplc="7EBC8A08">
      <w:start w:val="1"/>
      <w:numFmt w:val="bullet"/>
      <w:lvlText w:val=""/>
      <w:lvlJc w:val="left"/>
      <w:pPr>
        <w:ind w:left="720" w:hanging="360"/>
      </w:pPr>
      <w:rPr>
        <w:rFonts w:ascii="Symbol" w:hAnsi="Symbol"/>
      </w:rPr>
    </w:lvl>
    <w:lvl w:ilvl="3" w:tplc="F452A8A0">
      <w:start w:val="1"/>
      <w:numFmt w:val="bullet"/>
      <w:lvlText w:val=""/>
      <w:lvlJc w:val="left"/>
      <w:pPr>
        <w:ind w:left="720" w:hanging="360"/>
      </w:pPr>
      <w:rPr>
        <w:rFonts w:ascii="Symbol" w:hAnsi="Symbol"/>
      </w:rPr>
    </w:lvl>
    <w:lvl w:ilvl="4" w:tplc="8B76B6D6">
      <w:start w:val="1"/>
      <w:numFmt w:val="bullet"/>
      <w:lvlText w:val=""/>
      <w:lvlJc w:val="left"/>
      <w:pPr>
        <w:ind w:left="720" w:hanging="360"/>
      </w:pPr>
      <w:rPr>
        <w:rFonts w:ascii="Symbol" w:hAnsi="Symbol"/>
      </w:rPr>
    </w:lvl>
    <w:lvl w:ilvl="5" w:tplc="D87E04FA">
      <w:start w:val="1"/>
      <w:numFmt w:val="bullet"/>
      <w:lvlText w:val=""/>
      <w:lvlJc w:val="left"/>
      <w:pPr>
        <w:ind w:left="720" w:hanging="360"/>
      </w:pPr>
      <w:rPr>
        <w:rFonts w:ascii="Symbol" w:hAnsi="Symbol"/>
      </w:rPr>
    </w:lvl>
    <w:lvl w:ilvl="6" w:tplc="33E43DA4">
      <w:start w:val="1"/>
      <w:numFmt w:val="bullet"/>
      <w:lvlText w:val=""/>
      <w:lvlJc w:val="left"/>
      <w:pPr>
        <w:ind w:left="720" w:hanging="360"/>
      </w:pPr>
      <w:rPr>
        <w:rFonts w:ascii="Symbol" w:hAnsi="Symbol"/>
      </w:rPr>
    </w:lvl>
    <w:lvl w:ilvl="7" w:tplc="3CF28080">
      <w:start w:val="1"/>
      <w:numFmt w:val="bullet"/>
      <w:lvlText w:val=""/>
      <w:lvlJc w:val="left"/>
      <w:pPr>
        <w:ind w:left="720" w:hanging="360"/>
      </w:pPr>
      <w:rPr>
        <w:rFonts w:ascii="Symbol" w:hAnsi="Symbol"/>
      </w:rPr>
    </w:lvl>
    <w:lvl w:ilvl="8" w:tplc="4CFCDF94">
      <w:start w:val="1"/>
      <w:numFmt w:val="bullet"/>
      <w:lvlText w:val=""/>
      <w:lvlJc w:val="left"/>
      <w:pPr>
        <w:ind w:left="720" w:hanging="360"/>
      </w:pPr>
      <w:rPr>
        <w:rFonts w:ascii="Symbol" w:hAnsi="Symbol"/>
      </w:rPr>
    </w:lvl>
  </w:abstractNum>
  <w:num w:numId="71">
    <w:abstractNumId w:val="66"/>
  </w:num>
  <w:num w:numId="70">
    <w:abstractNumId w:val="65"/>
  </w:num>
  <w:num w:numId="69">
    <w:abstractNumId w:val="64"/>
  </w:num>
  <w:num w:numId="68">
    <w:abstractNumId w:val="63"/>
  </w:num>
  <w:num w:numId="67">
    <w:abstractNumId w:val="62"/>
  </w:num>
  <w:num w:numId="66">
    <w:abstractNumId w:val="61"/>
  </w:num>
  <w:num w:numId="65">
    <w:abstractNumId w:val="60"/>
  </w:num>
  <w:num w:numId="64">
    <w:abstractNumId w:val="59"/>
  </w:num>
  <w:num w:numId="63">
    <w:abstractNumId w:val="58"/>
  </w:num>
  <w:num w:numId="62">
    <w:abstractNumId w:val="57"/>
  </w:num>
  <w:num w:numId="61">
    <w:abstractNumId w:val="56"/>
  </w:num>
  <w:num w:numId="60">
    <w:abstractNumId w:val="55"/>
  </w:num>
  <w:num w:numId="1" w16cid:durableId="1436362791">
    <w:abstractNumId w:val="52"/>
  </w:num>
  <w:num w:numId="2" w16cid:durableId="1708138612">
    <w:abstractNumId w:val="9"/>
  </w:num>
  <w:num w:numId="3" w16cid:durableId="726031371">
    <w:abstractNumId w:val="44"/>
  </w:num>
  <w:num w:numId="4" w16cid:durableId="1876039558">
    <w:abstractNumId w:val="32"/>
  </w:num>
  <w:num w:numId="5" w16cid:durableId="127360002">
    <w:abstractNumId w:val="25"/>
  </w:num>
  <w:num w:numId="6" w16cid:durableId="1136214339">
    <w:abstractNumId w:val="46"/>
  </w:num>
  <w:num w:numId="7" w16cid:durableId="305474895">
    <w:abstractNumId w:val="33"/>
  </w:num>
  <w:num w:numId="8" w16cid:durableId="243495310">
    <w:abstractNumId w:val="6"/>
  </w:num>
  <w:num w:numId="9" w16cid:durableId="1548685020">
    <w:abstractNumId w:val="5"/>
  </w:num>
  <w:num w:numId="10" w16cid:durableId="106312677">
    <w:abstractNumId w:val="4"/>
  </w:num>
  <w:num w:numId="11" w16cid:durableId="1151407869">
    <w:abstractNumId w:val="8"/>
  </w:num>
  <w:num w:numId="12" w16cid:durableId="847401683">
    <w:abstractNumId w:val="3"/>
  </w:num>
  <w:num w:numId="13" w16cid:durableId="1641570355">
    <w:abstractNumId w:val="2"/>
  </w:num>
  <w:num w:numId="14" w16cid:durableId="2136753753">
    <w:abstractNumId w:val="1"/>
  </w:num>
  <w:num w:numId="15" w16cid:durableId="1624267822">
    <w:abstractNumId w:val="0"/>
  </w:num>
  <w:num w:numId="16" w16cid:durableId="681392737">
    <w:abstractNumId w:val="24"/>
  </w:num>
  <w:num w:numId="17" w16cid:durableId="727999802">
    <w:abstractNumId w:val="38"/>
  </w:num>
  <w:num w:numId="18" w16cid:durableId="501942779">
    <w:abstractNumId w:val="49"/>
  </w:num>
  <w:num w:numId="19" w16cid:durableId="1836140568">
    <w:abstractNumId w:val="7"/>
  </w:num>
  <w:num w:numId="20" w16cid:durableId="984503606">
    <w:abstractNumId w:val="45"/>
  </w:num>
  <w:num w:numId="21" w16cid:durableId="189144711">
    <w:abstractNumId w:val="27"/>
  </w:num>
  <w:num w:numId="22" w16cid:durableId="1961109835">
    <w:abstractNumId w:val="14"/>
  </w:num>
  <w:num w:numId="23" w16cid:durableId="1492675870">
    <w:abstractNumId w:val="22"/>
  </w:num>
  <w:num w:numId="24" w16cid:durableId="461270433">
    <w:abstractNumId w:val="38"/>
  </w:num>
  <w:num w:numId="25" w16cid:durableId="283387334">
    <w:abstractNumId w:val="43"/>
  </w:num>
  <w:num w:numId="26" w16cid:durableId="85614759">
    <w:abstractNumId w:val="49"/>
  </w:num>
  <w:num w:numId="27" w16cid:durableId="721831541">
    <w:abstractNumId w:val="26"/>
  </w:num>
  <w:num w:numId="28" w16cid:durableId="1780954928">
    <w:abstractNumId w:val="14"/>
  </w:num>
  <w:num w:numId="29" w16cid:durableId="18238561">
    <w:abstractNumId w:val="15"/>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30" w16cid:durableId="287972551">
    <w:abstractNumId w:val="41"/>
  </w:num>
  <w:num w:numId="31" w16cid:durableId="2037268223">
    <w:abstractNumId w:val="13"/>
  </w:num>
  <w:num w:numId="32" w16cid:durableId="788091968">
    <w:abstractNumId w:val="20"/>
  </w:num>
  <w:num w:numId="33" w16cid:durableId="342241498">
    <w:abstractNumId w:val="37"/>
  </w:num>
  <w:num w:numId="34" w16cid:durableId="2090884155">
    <w:abstractNumId w:val="42"/>
  </w:num>
  <w:num w:numId="35" w16cid:durableId="914509001">
    <w:abstractNumId w:val="17"/>
  </w:num>
  <w:num w:numId="36" w16cid:durableId="1566334534">
    <w:abstractNumId w:val="40"/>
  </w:num>
  <w:num w:numId="37" w16cid:durableId="169949826">
    <w:abstractNumId w:val="30"/>
  </w:num>
  <w:num w:numId="38" w16cid:durableId="1246260069">
    <w:abstractNumId w:val="28"/>
  </w:num>
  <w:num w:numId="39" w16cid:durableId="66612022">
    <w:abstractNumId w:val="31"/>
  </w:num>
  <w:num w:numId="40" w16cid:durableId="758675271">
    <w:abstractNumId w:val="51"/>
  </w:num>
  <w:num w:numId="41" w16cid:durableId="1740595938">
    <w:abstractNumId w:val="18"/>
  </w:num>
  <w:num w:numId="42" w16cid:durableId="1102339129">
    <w:abstractNumId w:val="12"/>
  </w:num>
  <w:num w:numId="43" w16cid:durableId="655107122">
    <w:abstractNumId w:val="36"/>
  </w:num>
  <w:num w:numId="44" w16cid:durableId="1539465511">
    <w:abstractNumId w:val="54"/>
  </w:num>
  <w:num w:numId="45" w16cid:durableId="1212813347">
    <w:abstractNumId w:val="53"/>
  </w:num>
  <w:num w:numId="46" w16cid:durableId="977611140">
    <w:abstractNumId w:val="50"/>
  </w:num>
  <w:num w:numId="47" w16cid:durableId="1027681017">
    <w:abstractNumId w:val="39"/>
  </w:num>
  <w:num w:numId="48" w16cid:durableId="533081937">
    <w:abstractNumId w:val="47"/>
  </w:num>
  <w:num w:numId="49" w16cid:durableId="800996005">
    <w:abstractNumId w:val="11"/>
  </w:num>
  <w:num w:numId="50" w16cid:durableId="1801418053">
    <w:abstractNumId w:val="21"/>
  </w:num>
  <w:num w:numId="51" w16cid:durableId="1213497298">
    <w:abstractNumId w:val="23"/>
  </w:num>
  <w:num w:numId="52" w16cid:durableId="672338756">
    <w:abstractNumId w:val="10"/>
  </w:num>
  <w:num w:numId="53" w16cid:durableId="183130322">
    <w:abstractNumId w:val="29"/>
  </w:num>
  <w:num w:numId="54" w16cid:durableId="386072598">
    <w:abstractNumId w:val="48"/>
  </w:num>
  <w:num w:numId="55" w16cid:durableId="2032147939">
    <w:abstractNumId w:val="35"/>
  </w:num>
  <w:num w:numId="56" w16cid:durableId="1161846033">
    <w:abstractNumId w:val="16"/>
  </w:num>
  <w:num w:numId="57" w16cid:durableId="2022469361">
    <w:abstractNumId w:val="34"/>
  </w:num>
  <w:num w:numId="58" w16cid:durableId="155977745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77510948">
    <w:abstractNumId w:val="1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rese Buerengen">
    <w15:presenceInfo w15:providerId="AD" w15:userId="S::thbue6295@oslomet.no::b167ebfa-b3da-4b09-b82f-51903940855b"/>
  </w15:person>
  <w15:person w15:author="Inge Christoffer Olsen">
    <w15:presenceInfo w15:providerId="None" w15:userId="Inge Christoffer Olsen"/>
  </w15:person>
  <w15:person w15:author="Maria Cecilie Stivang">
    <w15:presenceInfo w15:providerId="AD" w15:userId="S::masti9108@oslomet.no::edce5440-a9f9-4880-8eec-e79bccdb887c"/>
  </w15:person>
  <w15:person w15:author="Stine Bernitz">
    <w15:presenceInfo w15:providerId="AD" w15:userId="S::stineb@oslomet.no::8fbdf6cb-6dc4-44a1-8e7c-7504721cf3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val="false"/>
  <w:documentProtection w:edit="readOnly" w:enforcement="0"/>
  <w:defaultTabStop w:val="720"/>
  <w:hyphenationZone w:val="425"/>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3836"/>
    <w:rsid w:val="002E3AF7"/>
    <w:rsid w:val="002E3D25"/>
    <w:rsid w:val="002E3D79"/>
    <w:rsid w:val="002E447A"/>
    <w:rsid w:val="002E4721"/>
    <w:rsid w:val="002E47E4"/>
    <w:rsid w:val="002E55E0"/>
    <w:rsid w:val="002E5A5D"/>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4103"/>
    <w:rsid w:val="0048458C"/>
    <w:rsid w:val="004845E8"/>
    <w:rsid w:val="00484AB6"/>
    <w:rsid w:val="0048507C"/>
    <w:rsid w:val="0048526D"/>
    <w:rsid w:val="00485354"/>
    <w:rsid w:val="00485841"/>
    <w:rsid w:val="00485889"/>
    <w:rsid w:val="00485BFD"/>
    <w:rsid w:val="00485CC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86C"/>
    <w:rsid w:val="00941F21"/>
    <w:rsid w:val="00941F72"/>
    <w:rsid w:val="0094240F"/>
    <w:rsid w:val="00942429"/>
    <w:rsid w:val="009424DB"/>
    <w:rsid w:val="00942634"/>
    <w:rsid w:val="0094280A"/>
    <w:rsid w:val="00942855"/>
    <w:rsid w:val="0094287D"/>
    <w:rsid w:val="00942B91"/>
    <w:rsid w:val="00943309"/>
    <w:rsid w:val="0094330C"/>
    <w:rsid w:val="00943956"/>
    <w:rsid w:val="009441F4"/>
    <w:rsid w:val="00944273"/>
    <w:rsid w:val="0094429F"/>
    <w:rsid w:val="0094446F"/>
    <w:rsid w:val="00944580"/>
    <w:rsid w:val="00944F8E"/>
    <w:rsid w:val="00945281"/>
    <w:rsid w:val="00945356"/>
    <w:rsid w:val="00945BE3"/>
    <w:rsid w:val="00945D23"/>
    <w:rsid w:val="00946501"/>
    <w:rsid w:val="00946523"/>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833923-0114-46D7-B6C5-948F0D21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MS Mincho"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99"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iPriority="99" w:semiHidden="1" w:unhideWhenUsed="1"/>
    <w:lsdException w:name="FollowedHyperlink" w:uiPriority="99" w:semiHidden="1" w:unhideWhenUsed="1"/>
    <w:lsdException w:name="Strong" w:uiPriority="22"/>
    <w:lsdException w:name="Emphasis" w:uiPriority="20"/>
    <w:lsdException w:name="Document Map" w:uiPriority="99"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99" w:semiHidden="1" w:unhideWhenUsed="1"/>
    <w:lsdException w:name="HTML Variable" w:semiHidden="1" w:unhideWhenUsed="1"/>
    <w:lsdException w:name="Normal Table" w:uiPriority="99"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59"/>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numPr>
        <w:numId w:val="3"/>
      </w:numPr>
      <w:adjustRightInd w:val="0"/>
      <w:snapToGrid w:val="0"/>
      <w:spacing w:before="480" w:line="240" w:lineRule="auto"/>
      <w:ind w:left="720" w:hanging="720"/>
      <w:textAlignment w:val="baseline"/>
      <w:outlineLvl w:val="0"/>
    </w:pPr>
    <w:rPr>
      <w:rFonts w:ascii="Times New Roman Bold" w:hAnsi="Times New Roman Bold" w:eastAsia="MS Gothic"/>
      <w:b/>
      <w:sz w:val="28"/>
      <w:lang w:eastAsia="ja-JP"/>
    </w:rPr>
  </w:style>
  <w:style w:type="paragraph" w:styleId="Heading2">
    <w:name w:val="heading 2"/>
    <w:basedOn w:val="Normal"/>
    <w:next w:val="Normal"/>
    <w:link w:val="Heading2Char"/>
    <w:qFormat/>
    <w:rsid w:val="00B80BEB"/>
    <w:pPr>
      <w:keepNext/>
      <w:numPr>
        <w:ilvl w:val="1"/>
        <w:numId w:val="3"/>
      </w:numPr>
      <w:tabs>
        <w:tab w:val="left" w:pos="1080"/>
      </w:tabs>
      <w:adjustRightInd w:val="0"/>
      <w:snapToGrid w:val="0"/>
      <w:spacing w:before="240" w:after="0" w:line="240" w:lineRule="auto"/>
      <w:ind w:left="1080"/>
      <w:textAlignment w:val="baseline"/>
      <w:outlineLvl w:val="1"/>
    </w:pPr>
    <w:rPr>
      <w:rFonts w:ascii="Times New Roman Bold" w:hAnsi="Times New Roman Bold" w:eastAsia="MS Gothic"/>
      <w:b/>
      <w:sz w:val="28"/>
      <w:lang w:eastAsia="ja-JP"/>
    </w:rPr>
  </w:style>
  <w:style w:type="paragraph" w:styleId="Heading3">
    <w:name w:val="heading 3"/>
    <w:basedOn w:val="Heading2"/>
    <w:next w:val="Normal"/>
    <w:link w:val="Heading3Char"/>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3"/>
      </w:numPr>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numPr>
        <w:ilvl w:val="5"/>
        <w:numId w:val="3"/>
      </w:numPr>
      <w:adjustRightInd w:val="0"/>
      <w:snapToGrid w:val="0"/>
      <w:spacing w:before="216" w:after="0" w:line="219" w:lineRule="exact"/>
      <w:textAlignment w:val="baseline"/>
      <w:outlineLvl w:val="5"/>
    </w:pPr>
    <w:rPr>
      <w:rFonts w:ascii="Arial" w:hAnsi="Arial" w:eastAsia="MS Gothic"/>
      <w:b/>
      <w:lang w:eastAsia="ja-JP"/>
    </w:rPr>
  </w:style>
  <w:style w:type="paragraph" w:styleId="Heading7">
    <w:name w:val="heading 7"/>
    <w:aliases w:val="Appendix Heading"/>
    <w:basedOn w:val="Normal"/>
    <w:next w:val="Normal"/>
    <w:link w:val="Heading7Char"/>
    <w:rsid w:val="001F2BF3"/>
    <w:pPr>
      <w:numPr>
        <w:ilvl w:val="6"/>
        <w:numId w:val="2"/>
      </w:numPr>
      <w:adjustRightInd w:val="0"/>
      <w:snapToGrid w:val="0"/>
      <w:spacing w:before="216" w:after="0" w:line="219" w:lineRule="exact"/>
      <w:textAlignment w:val="baseline"/>
      <w:outlineLvl w:val="6"/>
    </w:pPr>
    <w:rPr>
      <w:rFonts w:ascii="Arial" w:hAnsi="Arial" w:eastAsia="MS Gothic"/>
      <w:b/>
      <w:i/>
      <w:lang w:eastAsia="ja-JP"/>
    </w:rPr>
  </w:style>
  <w:style w:type="paragraph" w:styleId="Heading8">
    <w:name w:val="heading 8"/>
    <w:basedOn w:val="Normal"/>
    <w:next w:val="Normal"/>
    <w:link w:val="Heading8Char"/>
    <w:rsid w:val="001F2BF3"/>
    <w:pPr>
      <w:numPr>
        <w:ilvl w:val="7"/>
        <w:numId w:val="2"/>
      </w:numPr>
      <w:adjustRightInd w:val="0"/>
      <w:snapToGrid w:val="0"/>
      <w:spacing w:before="216" w:after="0" w:line="240" w:lineRule="exact"/>
      <w:textAlignment w:val="baseline"/>
      <w:outlineLvl w:val="7"/>
    </w:pPr>
    <w:rPr>
      <w:rFonts w:ascii="Arial" w:hAnsi="Arial" w:eastAsia="MS Gothic"/>
      <w:b/>
      <w:sz w:val="21"/>
      <w:lang w:eastAsia="ja-JP"/>
    </w:rPr>
  </w:style>
  <w:style w:type="paragraph" w:styleId="Heading9">
    <w:name w:val="heading 9"/>
    <w:basedOn w:val="Normal"/>
    <w:next w:val="Normal"/>
    <w:link w:val="Heading9Char"/>
    <w:rsid w:val="00EE02CF"/>
    <w:pPr>
      <w:numPr>
        <w:ilvl w:val="8"/>
        <w:numId w:val="2"/>
      </w:numPr>
      <w:adjustRightInd w:val="0"/>
      <w:snapToGrid w:val="0"/>
      <w:spacing w:before="216" w:after="0" w:line="219" w:lineRule="exact"/>
      <w:textAlignment w:val="baseline"/>
      <w:outlineLvl w:val="8"/>
    </w:pPr>
    <w:rPr>
      <w:rFonts w:ascii="Arial" w:hAnsi="Arial" w:eastAsia="MS Gothic"/>
      <w:b/>
      <w:i/>
      <w:sz w:val="21"/>
      <w:lang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trPr>
      <w:hidden/>
    </w:trPr>
  </w:style>
  <w:style w:type="numbering" w:styleId="NoList" w:default="1">
    <w:name w:val="No List"/>
    <w:uiPriority w:val="99"/>
    <w:semiHidden/>
    <w:unhideWhenUsed/>
  </w:style>
  <w:style w:type="character" w:styleId="Heading1Char" w:customStyle="1">
    <w:name w:val="Heading 1 Char"/>
    <w:link w:val="Heading1"/>
    <w:rsid w:val="006627E2"/>
    <w:rPr>
      <w:rFonts w:ascii="Times New Roman Bold" w:hAnsi="Times New Roman Bold" w:eastAsia="MS Gothic" w:cs="Cordia New"/>
      <w:b/>
      <w:sz w:val="28"/>
      <w:szCs w:val="22"/>
      <w:lang w:eastAsia="ja-JP"/>
    </w:rPr>
  </w:style>
  <w:style w:type="character" w:styleId="Heading2Char" w:customStyle="1">
    <w:name w:val="Heading 2 Char"/>
    <w:link w:val="Heading2"/>
    <w:rsid w:val="00B80BEB"/>
    <w:rPr>
      <w:rFonts w:ascii="Times New Roman Bold" w:hAnsi="Times New Roman Bold" w:eastAsia="MS Gothic" w:cs="Cordia New"/>
      <w:b/>
      <w:sz w:val="28"/>
      <w:szCs w:val="22"/>
      <w:lang w:eastAsia="ja-JP"/>
    </w:rPr>
  </w:style>
  <w:style w:type="character" w:styleId="Heading3Char" w:customStyle="1">
    <w:name w:val="Heading 3 Char"/>
    <w:link w:val="Heading3"/>
    <w:rsid w:val="00A74861"/>
    <w:rPr>
      <w:rFonts w:ascii="Times New Roman Bold" w:hAnsi="Times New Roman Bold" w:eastAsia="MS Gothic" w:cs="Cordia New"/>
      <w:b/>
      <w:sz w:val="24"/>
      <w:szCs w:val="22"/>
      <w:lang w:eastAsia="ja-JP"/>
    </w:rPr>
  </w:style>
  <w:style w:type="character" w:styleId="Heading4Char" w:customStyle="1">
    <w:name w:val="Heading 4 Char"/>
    <w:link w:val="Heading4"/>
    <w:rsid w:val="00B80BEB"/>
    <w:rPr>
      <w:rFonts w:ascii="Times New Roman Bold" w:hAnsi="Times New Roman Bold" w:eastAsia="MS Gothic" w:cs="Cordia New"/>
      <w:b/>
      <w:sz w:val="24"/>
      <w:szCs w:val="22"/>
      <w:lang w:eastAsia="ja-JP"/>
    </w:rPr>
  </w:style>
  <w:style w:type="character" w:styleId="Heading5Char" w:customStyle="1">
    <w:name w:val="Heading 5 Char"/>
    <w:link w:val="Heading5"/>
    <w:rsid w:val="00944580"/>
    <w:rPr>
      <w:rFonts w:eastAsia="MS Gothic"/>
      <w:b/>
      <w:i/>
      <w:sz w:val="24"/>
      <w:szCs w:val="24"/>
      <w:lang w:eastAsia="ja-JP"/>
    </w:rPr>
  </w:style>
  <w:style w:type="character" w:styleId="Heading6Char" w:customStyle="1">
    <w:name w:val="Heading 6 Char"/>
    <w:link w:val="Heading6"/>
    <w:rsid w:val="00B43B70"/>
    <w:rPr>
      <w:rFonts w:ascii="Arial" w:hAnsi="Arial" w:eastAsia="MS Gothic" w:cs="Cordia New"/>
      <w:b/>
      <w:sz w:val="24"/>
      <w:szCs w:val="22"/>
      <w:lang w:eastAsia="ja-JP"/>
    </w:rPr>
  </w:style>
  <w:style w:type="character" w:styleId="Heading7Char" w:customStyle="1">
    <w:name w:val="Heading 7 Char"/>
    <w:aliases w:val="Appendix Heading Char"/>
    <w:link w:val="Heading7"/>
    <w:rsid w:val="001F2BF3"/>
    <w:rPr>
      <w:rFonts w:ascii="Arial" w:hAnsi="Arial" w:eastAsia="MS Gothic" w:cs="Cordia New"/>
      <w:b/>
      <w:i/>
      <w:sz w:val="24"/>
      <w:szCs w:val="22"/>
      <w:lang w:eastAsia="ja-JP"/>
    </w:rPr>
  </w:style>
  <w:style w:type="character" w:styleId="Heading8Char" w:customStyle="1">
    <w:name w:val="Heading 8 Char"/>
    <w:link w:val="Heading8"/>
    <w:rsid w:val="001F2BF3"/>
    <w:rPr>
      <w:rFonts w:ascii="Arial" w:hAnsi="Arial" w:eastAsia="MS Gothic" w:cs="Cordia New"/>
      <w:b/>
      <w:sz w:val="21"/>
      <w:szCs w:val="22"/>
      <w:lang w:eastAsia="ja-JP"/>
    </w:rPr>
  </w:style>
  <w:style w:type="character" w:styleId="Heading9Char" w:customStyle="1">
    <w:name w:val="Heading 9 Char"/>
    <w:link w:val="Heading9"/>
    <w:rsid w:val="00EE02CF"/>
    <w:rPr>
      <w:rFonts w:ascii="Arial" w:hAnsi="Arial" w:eastAsia="MS Gothic"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D46D1"/>
    <w:rPr>
      <w:rFonts w:ascii="Tahoma" w:hAnsi="Tahoma" w:eastAsia="Calibri"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trPr>
      <w:hidden/>
    </w:tr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styleId="TblFootnote" w:customStyle="1">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rPr>
      <w:hidden/>
    </w:trPr>
    <w:tblStylePr w:type="firstRow">
      <w:rPr>
        <w:b/>
        <w:bCs/>
      </w:rPr>
    </w:tblStylePr>
    <w:tblStylePr w:type="firstCol">
      <w:rPr>
        <w:b/>
        <w:bCs/>
      </w:rPr>
    </w:tblStylePr>
  </w:style>
  <w:style w:type="character" w:styleId="TblFootnoteChar" w:customStyle="1">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after="0"/>
      <w:jc w:val="center"/>
      <w:textAlignment w:val="auto"/>
      <w:outlineLvl w:val="9"/>
    </w:pPr>
    <w:rPr>
      <w:rFonts w:ascii="Times New Roman" w:hAnsi="Times New Roman" w:cs="Times New Roman" w:eastAsiaTheme="majorEastAsia"/>
      <w:bCs/>
      <w:sz w:val="24"/>
      <w:szCs w:val="24"/>
      <w:lang w:eastAsia="en-US"/>
    </w:rPr>
  </w:style>
  <w:style w:type="paragraph" w:styleId="TableText" w:customStyle="1">
    <w:name w:val="Table Text"/>
    <w:link w:val="TableTextChar1"/>
    <w:qFormat/>
    <w:rsid w:val="00AE1B8D"/>
    <w:pPr>
      <w:tabs>
        <w:tab w:val="left" w:pos="288"/>
        <w:tab w:val="left" w:pos="576"/>
        <w:tab w:val="left" w:pos="864"/>
      </w:tabs>
      <w:spacing w:before="60" w:after="60"/>
    </w:pPr>
    <w:rPr>
      <w:rFonts w:eastAsia="Times New Roman"/>
      <w:sz w:val="24"/>
    </w:rPr>
  </w:style>
  <w:style w:type="character" w:styleId="TableTextChar1" w:customStyle="1">
    <w:name w:val="Table Text Char1"/>
    <w:link w:val="TableText"/>
    <w:rsid w:val="00AE1B8D"/>
    <w:rPr>
      <w:rFonts w:eastAsia="Times New Roman"/>
      <w:sz w:val="24"/>
    </w:rPr>
  </w:style>
  <w:style w:type="paragraph" w:styleId="HeadingNoTOC" w:customStyle="1">
    <w:name w:val="Heading (No TOC)"/>
    <w:next w:val="Normal"/>
    <w:uiPriority w:val="99"/>
    <w:qFormat/>
    <w:rsid w:val="001B14BF"/>
    <w:pPr>
      <w:spacing w:before="240"/>
    </w:pPr>
    <w:rPr>
      <w:rFonts w:ascii="Times New Roman Bold" w:hAnsi="Times New Roman Bold" w:eastAsia="Times New Roman" w:cs="Cordia New"/>
      <w:sz w:val="24"/>
      <w:szCs w:val="24"/>
      <w:lang w:eastAsia="ja-JP"/>
    </w:rPr>
  </w:style>
  <w:style w:type="paragraph" w:styleId="TableHeaderText" w:customStyle="1">
    <w:name w:val="Table Header Text"/>
    <w:basedOn w:val="Normal"/>
    <w:rsid w:val="009259D3"/>
    <w:pPr>
      <w:spacing w:before="60" w:after="60" w:line="240" w:lineRule="auto"/>
      <w:jc w:val="center"/>
    </w:pPr>
    <w:rPr>
      <w:rFonts w:eastAsia="Times New Roman" w:cs="Times New Roman"/>
      <w:b/>
      <w:color w:val="000000"/>
      <w:szCs w:val="20"/>
    </w:rPr>
  </w:style>
  <w:style w:type="paragraph" w:styleId="CPTInstructional" w:customStyle="1">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hAnsi="Times New Roman Bold" w:eastAsiaTheme="majorEastAsia" w:cstheme="majorBidi"/>
      <w:b/>
      <w:spacing w:val="-10"/>
      <w:kern w:val="28"/>
      <w:sz w:val="32"/>
      <w:szCs w:val="56"/>
    </w:rPr>
  </w:style>
  <w:style w:type="character" w:styleId="TitleChar" w:customStyle="1">
    <w:name w:val="Title Char"/>
    <w:basedOn w:val="DefaultParagraphFont"/>
    <w:link w:val="Title"/>
    <w:rsid w:val="007A7A30"/>
    <w:rPr>
      <w:rFonts w:ascii="Times New Roman Bold" w:hAnsi="Times New Roman Bold" w:eastAsiaTheme="majorEastAsia" w:cstheme="majorBidi"/>
      <w:b/>
      <w:spacing w:val="-10"/>
      <w:kern w:val="28"/>
      <w:sz w:val="32"/>
      <w:szCs w:val="56"/>
    </w:rPr>
  </w:style>
  <w:style w:type="paragraph" w:styleId="Heading2non-numbered" w:customStyle="1">
    <w:name w:val="Heading 2 (non-numbered)"/>
    <w:basedOn w:val="Heading2"/>
    <w:next w:val="Normal"/>
    <w:rsid w:val="004643A9"/>
    <w:pPr>
      <w:numPr>
        <w:ilvl w:val="0"/>
        <w:numId w:val="0"/>
      </w:numPr>
    </w:pPr>
    <w:rPr>
      <w:noProof/>
    </w:rPr>
  </w:style>
  <w:style w:type="paragraph" w:styleId="Heading3non-numbered" w:customStyle="1">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styleId="Heading4non-numbered" w:customStyle="1">
    <w:name w:val="Heading 4 (non-numbered)"/>
    <w:basedOn w:val="Heading4"/>
    <w:rsid w:val="00B80BEB"/>
    <w:pPr>
      <w:numPr>
        <w:ilvl w:val="0"/>
        <w:numId w:val="0"/>
      </w:numPr>
    </w:pPr>
  </w:style>
  <w:style w:type="paragraph" w:styleId="CPTExample" w:customStyle="1">
    <w:name w:val="CPT_Example"/>
    <w:basedOn w:val="Normal"/>
    <w:next w:val="Normal"/>
    <w:link w:val="CPTExampleChar"/>
    <w:uiPriority w:val="1"/>
    <w:qFormat/>
    <w:rsid w:val="00355A35"/>
    <w:rPr>
      <w:rFonts w:ascii="Arial" w:hAnsi="Arial" w:eastAsia="Times New Roman" w:cs="Times New Roman"/>
      <w:i/>
      <w:color w:val="00B050"/>
      <w:sz w:val="20"/>
      <w:szCs w:val="20"/>
    </w:rPr>
  </w:style>
  <w:style w:type="numbering" w:styleId="111111">
    <w:name w:val="Outline List 2"/>
    <w:basedOn w:val="NoList"/>
    <w:semiHidden/>
    <w:unhideWhenUsed/>
    <w:rsid w:val="002D66D8"/>
    <w:pPr>
      <w:numPr>
        <w:numId w:val="5"/>
      </w:numPr>
    </w:pPr>
  </w:style>
  <w:style w:type="numbering" w:styleId="1ai">
    <w:name w:val="Outline List 1"/>
    <w:basedOn w:val="NoList"/>
    <w:semiHidden/>
    <w:unhideWhenUsed/>
    <w:rsid w:val="002D66D8"/>
    <w:pPr>
      <w:numPr>
        <w:numId w:val="6"/>
      </w:numPr>
    </w:pPr>
  </w:style>
  <w:style w:type="numbering" w:styleId="ArticleSection">
    <w:name w:val="Outline List 3"/>
    <w:basedOn w:val="NoList"/>
    <w:semiHidden/>
    <w:unhideWhenUsed/>
    <w:rsid w:val="002D66D8"/>
    <w:pPr>
      <w:numPr>
        <w:numId w:val="7"/>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styleId="BodyText2Char" w:customStyle="1">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styleId="BodyText3Char" w:customStyle="1">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styleId="BodyTextIndentChar" w:customStyle="1">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styleId="BodyTextFirstIndent2Char" w:customStyle="1">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styleId="BodyTextIndent2Char" w:customStyle="1">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styleId="BodyTextIndent3Char" w:customStyle="1">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styleId="ClosingChar" w:customStyle="1">
    <w:name w:val="Closing Char"/>
    <w:basedOn w:val="DefaultParagraphFont"/>
    <w:link w:val="Closing"/>
    <w:semiHidden/>
    <w:rsid w:val="002D66D8"/>
    <w:rPr>
      <w:rFonts w:eastAsia="Calibri" w:cs="Cordia New"/>
      <w:sz w:val="24"/>
      <w:szCs w:val="22"/>
    </w:rPr>
  </w:style>
  <w:style w:type="table" w:styleId="ColorfulGrid">
    <w:name w:val="Colorful Grid"/>
    <w:basedOn w:val="TableNormal"/>
    <w:uiPriority w:val="73"/>
    <w:rsid w:val="002D66D8"/>
    <w:rPr>
      <w:color w:val="000000" w:themeColor="text1"/>
    </w:rPr>
    <w:tblPr>
      <w:tblStyleRowBandSize w:val="1"/>
      <w:tblStyleColBandSize w:val="1"/>
    </w:tblPr>
    <w:trPr>
      <w:hidden/>
    </w:tr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2D66D8"/>
    <w:rPr>
      <w:color w:val="000000" w:themeColor="text1"/>
    </w:rPr>
    <w:tblPr>
      <w:tblInd w:w="0" w:type="nil"/>
      <w:tblCellMar>
        <w:left w:w="0" w:type="dxa"/>
        <w:right w:w="0" w:type="dxa"/>
      </w:tblCellMar>
    </w:tblPr>
    <w:trPr>
      <w:hidden/>
    </w:tr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2D66D8"/>
    <w:rPr>
      <w:color w:val="000000" w:themeColor="text1"/>
    </w:rPr>
    <w:tblPr/>
    <w:trPr>
      <w:hidden/>
    </w:tr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2D66D8"/>
    <w:rPr>
      <w:color w:val="000000" w:themeColor="text1"/>
    </w:rPr>
    <w:tblPr/>
    <w:trPr>
      <w:hidden/>
    </w:tr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2D66D8"/>
    <w:rPr>
      <w:color w:val="000000" w:themeColor="text1"/>
    </w:rPr>
    <w:tblPr/>
    <w:trPr>
      <w:hidden/>
    </w:tr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2D66D8"/>
    <w:rPr>
      <w:color w:val="000000" w:themeColor="text1"/>
    </w:rPr>
    <w:tblPr/>
    <w:trPr>
      <w:hidden/>
    </w:tr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2D66D8"/>
    <w:rPr>
      <w:color w:val="000000" w:themeColor="text1"/>
    </w:rPr>
    <w:tblPr/>
    <w:trPr>
      <w:hidden/>
    </w:tr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rsid w:val="002D66D8"/>
    <w:rPr>
      <w:color w:val="000000" w:themeColor="text1"/>
    </w:rPr>
    <w:tblPr>
      <w:tblStyleRowBandSize w:val="1"/>
      <w:tblStyleColBandSize w:val="1"/>
    </w:tblPr>
    <w:trPr>
      <w:hidden/>
    </w:trPr>
    <w:tcPr>
      <w:tcBorders>
        <w:top w:val="single" w:color="000000" w:themeColor="text1" w:sz="12" w:space="0"/>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rfulList-Accent1">
    <w:name w:val="Colorful List Accent 1"/>
    <w:basedOn w:val="TableNormal"/>
    <w:uiPriority w:val="72"/>
    <w:rsid w:val="002D66D8"/>
    <w:rPr>
      <w:color w:val="000000" w:themeColor="text1"/>
    </w:rPr>
    <w:tblPr>
      <w:tblStyleRowBandSize w:val="1"/>
      <w:tblStyleColBandSize w:val="1"/>
    </w:tblPr>
    <w:trPr>
      <w:hidden/>
    </w:trPr>
    <w:tcPr>
      <w:tcBorders>
        <w:top w:val="single" w:color="000000" w:themeColor="text1" w:sz="12" w:space="0"/>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rfulList-Accent2">
    <w:name w:val="Colorful List Accent 2"/>
    <w:basedOn w:val="TableNormal"/>
    <w:uiPriority w:val="72"/>
    <w:rsid w:val="002D66D8"/>
    <w:rPr>
      <w:color w:val="000000" w:themeColor="text1"/>
    </w:rPr>
    <w:tblPr>
      <w:tblStyleRowBandSize w:val="1"/>
      <w:tblStyleColBandSize w:val="1"/>
    </w:tblPr>
    <w:trPr>
      <w:hidden/>
    </w:trPr>
    <w:tcPr>
      <w:tcBorders>
        <w:top w:val="single" w:color="000000" w:themeColor="text1" w:sz="12" w:space="0"/>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rfulList-Accent3">
    <w:name w:val="Colorful List Accent 3"/>
    <w:basedOn w:val="TableNormal"/>
    <w:uiPriority w:val="72"/>
    <w:rsid w:val="002D66D8"/>
    <w:rPr>
      <w:color w:val="000000" w:themeColor="text1"/>
    </w:rPr>
    <w:tblPr>
      <w:tblStyleRowBandSize w:val="1"/>
      <w:tblStyleColBandSize w:val="1"/>
    </w:tblPr>
    <w:trPr>
      <w:hidden/>
    </w:trPr>
    <w:tcPr>
      <w:tcBorders>
        <w:top w:val="single" w:color="000000" w:themeColor="text1" w:sz="12" w:space="0"/>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rfulList-Accent4">
    <w:name w:val="Colorful List Accent 4"/>
    <w:basedOn w:val="TableNormal"/>
    <w:uiPriority w:val="72"/>
    <w:rsid w:val="002D66D8"/>
    <w:rPr>
      <w:color w:val="000000" w:themeColor="text1"/>
    </w:rPr>
    <w:tblPr>
      <w:tblStyleRowBandSize w:val="1"/>
      <w:tblStyleColBandSize w:val="1"/>
    </w:tblPr>
    <w:trPr>
      <w:hidden/>
    </w:trPr>
    <w:tcPr>
      <w:tcBorders>
        <w:top w:val="single" w:color="000000" w:themeColor="text1" w:sz="12" w:space="0"/>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rfulList-Accent5">
    <w:name w:val="Colorful List Accent 5"/>
    <w:basedOn w:val="TableNormal"/>
    <w:uiPriority w:val="72"/>
    <w:rsid w:val="002D66D8"/>
    <w:rPr>
      <w:color w:val="000000" w:themeColor="text1"/>
    </w:rPr>
    <w:tblPr>
      <w:tblStyleRowBandSize w:val="1"/>
      <w:tblStyleColBandSize w:val="1"/>
    </w:tblPr>
    <w:trPr>
      <w:hidden/>
    </w:trPr>
    <w:tcPr>
      <w:tcBorders>
        <w:top w:val="single" w:color="000000" w:themeColor="text1" w:sz="12" w:space="0"/>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rfulList-Accent6">
    <w:name w:val="Colorful List Accent 6"/>
    <w:basedOn w:val="TableNormal"/>
    <w:uiPriority w:val="72"/>
    <w:rsid w:val="002D66D8"/>
    <w:rPr>
      <w:color w:val="000000" w:themeColor="text1"/>
    </w:rPr>
    <w:tblPr>
      <w:tblStyleRowBandSize w:val="1"/>
      <w:tblStyleColBandSize w:val="1"/>
    </w:tblPr>
    <w:trPr>
      <w:hidden/>
    </w:trPr>
    <w:tcPr>
      <w:tcBorders>
        <w:top w:val="single" w:color="000000" w:themeColor="text1" w:sz="12" w:space="0"/>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rfulShading">
    <w:name w:val="Colorful Shading"/>
    <w:basedOn w:val="TableNormal"/>
    <w:uiPriority w:val="71"/>
    <w:rsid w:val="002D66D8"/>
    <w:rPr>
      <w:color w:val="000000" w:themeColor="text1"/>
    </w:rPr>
    <w:tblPr>
      <w:tblStyleRowBandSize w:val="1"/>
      <w:tblStyleColBandSize w:val="1"/>
    </w:tblPr>
    <w:trPr>
      <w:hidden/>
    </w:tr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66D8"/>
    <w:rPr>
      <w:color w:val="000000" w:themeColor="text1"/>
    </w:rPr>
    <w:tblPr>
      <w:tblStyleRowBandSize w:val="1"/>
      <w:tblStyleColBandSize w:val="1"/>
    </w:tblPr>
    <w:trPr>
      <w:hidden/>
    </w:trPr>
    <w:tcPr>
      <w:tcBorders>
        <w:top w:val="nil"/>
        <w:left w:val="nil"/>
        <w:bottom w:val="nil"/>
        <w:right w:val="nil"/>
      </w:tcBorders>
      <w:shd w:val="clear" w:color="auto" w:fill="EDF2F8" w:themeFill="accent1" w:themeFillTint="19"/>
    </w:tcPr>
    <w:tblStylePr w:type="firstRow">
      <w:rPr>
        <w:b/>
        <w:bCs/>
      </w:rPr>
      <w:tblPr/>
      <w:trPr>
        <w:hidden/>
      </w:t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color="FFFFFF" w:themeColor="background1" w:sz="6" w:space="0"/>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66D8"/>
    <w:rPr>
      <w:color w:val="000000" w:themeColor="text1"/>
    </w:rPr>
    <w:tblPr>
      <w:tblStyleRowBandSize w:val="1"/>
      <w:tblStyleColBandSize w:val="1"/>
    </w:tblPr>
    <w:trPr>
      <w:hidden/>
    </w:trPr>
    <w:tcPr>
      <w:tcBorders>
        <w:top w:val="nil"/>
        <w:left w:val="nil"/>
        <w:bottom w:val="nil"/>
        <w:right w:val="nil"/>
      </w:tcBorders>
      <w:shd w:val="clear" w:color="auto" w:fill="F8EDED" w:themeFill="accent2" w:themeFillTint="19"/>
    </w:tcPr>
    <w:tblStylePr w:type="firstRow">
      <w:rPr>
        <w:b/>
        <w:bCs/>
      </w:rPr>
      <w:tblPr/>
      <w:trPr>
        <w:hidden/>
      </w:t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color="FFFFFF" w:themeColor="background1" w:sz="6" w:space="0"/>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66D8"/>
    <w:rPr>
      <w:color w:val="000000" w:themeColor="text1"/>
    </w:rPr>
    <w:tblPr>
      <w:tblStyleRowBandSize w:val="1"/>
      <w:tblStyleColBandSize w:val="1"/>
    </w:tblPr>
    <w:trPr>
      <w:hidden/>
    </w:trPr>
    <w:tcPr>
      <w:tcBorders>
        <w:top w:val="nil"/>
        <w:left w:val="nil"/>
        <w:bottom w:val="nil"/>
        <w:right w:val="nil"/>
      </w:tcBorders>
      <w:shd w:val="clear" w:color="auto" w:fill="F5F8EE" w:themeFill="accent3" w:themeFillTint="19"/>
    </w:tcPr>
    <w:tblStylePr w:type="firstRow">
      <w:rPr>
        <w:b/>
        <w:bCs/>
      </w:rPr>
      <w:tblPr/>
      <w:trPr>
        <w:hidden/>
      </w:t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color="FFFFFF" w:themeColor="background1" w:sz="6" w:space="0"/>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71"/>
    <w:rsid w:val="002D66D8"/>
    <w:rPr>
      <w:color w:val="000000" w:themeColor="text1"/>
    </w:rPr>
    <w:tblPr>
      <w:tblStyleRowBandSize w:val="1"/>
      <w:tblStyleColBandSize w:val="1"/>
    </w:tblPr>
    <w:trPr>
      <w:hidden/>
    </w:trPr>
    <w:tcPr>
      <w:tcBorders>
        <w:top w:val="nil"/>
        <w:left w:val="nil"/>
        <w:bottom w:val="nil"/>
        <w:right w:val="nil"/>
      </w:tcBorders>
      <w:shd w:val="clear" w:color="auto" w:fill="F2EFF6" w:themeFill="accent4" w:themeFillTint="19"/>
    </w:tcPr>
    <w:tblStylePr w:type="firstRow">
      <w:rPr>
        <w:b/>
        <w:bCs/>
      </w:rPr>
      <w:tblPr/>
      <w:trPr>
        <w:hidden/>
      </w:t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color="FFFFFF" w:themeColor="background1" w:sz="6" w:space="0"/>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66D8"/>
    <w:rPr>
      <w:color w:val="000000" w:themeColor="text1"/>
    </w:rPr>
    <w:tblPr>
      <w:tblStyleRowBandSize w:val="1"/>
      <w:tblStyleColBandSize w:val="1"/>
    </w:tblPr>
    <w:trPr>
      <w:hidden/>
    </w:trPr>
    <w:tcPr>
      <w:tcBorders>
        <w:top w:val="nil"/>
        <w:left w:val="nil"/>
        <w:bottom w:val="nil"/>
        <w:right w:val="nil"/>
      </w:tcBorders>
      <w:shd w:val="clear" w:color="auto" w:fill="EDF6F9" w:themeFill="accent5" w:themeFillTint="19"/>
    </w:tcPr>
    <w:tblStylePr w:type="firstRow">
      <w:rPr>
        <w:b/>
        <w:bCs/>
      </w:rPr>
      <w:tblPr/>
      <w:trPr>
        <w:hidden/>
      </w:t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color="FFFFFF" w:themeColor="background1" w:sz="6" w:space="0"/>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66D8"/>
    <w:rPr>
      <w:color w:val="000000" w:themeColor="text1"/>
    </w:rPr>
    <w:tblPr>
      <w:tblStyleRowBandSize w:val="1"/>
      <w:tblStyleColBandSize w:val="1"/>
    </w:tblPr>
    <w:trPr>
      <w:hidden/>
    </w:trPr>
    <w:tcPr>
      <w:tcBorders>
        <w:top w:val="nil"/>
        <w:left w:val="nil"/>
        <w:bottom w:val="nil"/>
        <w:right w:val="nil"/>
      </w:tcBorders>
      <w:shd w:val="clear" w:color="auto" w:fill="FEF4EC" w:themeFill="accent6" w:themeFillTint="19"/>
    </w:tcPr>
    <w:tblStylePr w:type="firstRow">
      <w:rPr>
        <w:b/>
        <w:bCs/>
      </w:rPr>
      <w:tblPr/>
      <w:trPr>
        <w:hidden/>
      </w:t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color="FFFFFF" w:themeColor="background1" w:sz="6" w:space="0"/>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rPr>
      <w:hidden/>
    </w:trPr>
    <w:tcPr>
      <w:tcBorders>
        <w:top w:val="nil"/>
        <w:left w:val="nil"/>
        <w:bottom w:val="nil"/>
        <w:right w:val="nil"/>
      </w:tcBorders>
      <w:shd w:val="clear" w:color="auto" w:fill="000000" w:themeFill="text1"/>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6" w:space="0"/>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4F81BD" w:themeFill="accent1"/>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color="FFFFFF" w:themeColor="background1" w:sz="18" w:space="0"/>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C0504D" w:themeFill="accent2"/>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color="FFFFFF" w:themeColor="background1" w:sz="18" w:space="0"/>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9BBB59" w:themeFill="accent3"/>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rPr>
        <w:hidden/>
      </w:tr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8064A2" w:themeFill="accent4"/>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rPr>
        <w:hidden/>
      </w:tr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4BACC6" w:themeFill="accent5"/>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rPr>
        <w:hidden/>
      </w:tr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F79646" w:themeFill="accent6"/>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rPr>
        <w:hidden/>
      </w:tr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styleId="E-mailSignatureChar" w:customStyle="1">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Space="180" w:wrap="auto" w:hAnchor="page" w:xAlign="center" w:yAlign="bottom" w:hRule="exact"/>
      <w:spacing w:before="0" w:after="0" w:line="240" w:lineRule="auto"/>
      <w:ind w:left="2880"/>
    </w:pPr>
    <w:rPr>
      <w:rFonts w:asciiTheme="majorHAnsi" w:hAnsiTheme="majorHAnsi" w:eastAsiaTheme="majorEastAsia" w:cstheme="majorBidi"/>
      <w:szCs w:val="24"/>
    </w:rPr>
  </w:style>
  <w:style w:type="paragraph" w:styleId="EnvelopeReturn">
    <w:name w:val="envelope return"/>
    <w:basedOn w:val="Normal"/>
    <w:semiHidden/>
    <w:unhideWhenUsed/>
    <w:rsid w:val="002D66D8"/>
    <w:pPr>
      <w:spacing w:before="0" w:after="0" w:line="240" w:lineRule="auto"/>
    </w:pPr>
    <w:rPr>
      <w:rFonts w:asciiTheme="majorHAnsi" w:hAnsiTheme="majorHAnsi" w:eastAsiaTheme="majorEastAsia"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styleId="HTMLAddressChar" w:customStyle="1">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styleId="HTMLPreformattedChar" w:customStyle="1">
    <w:name w:val="HTML Preformatted Char"/>
    <w:basedOn w:val="DefaultParagraphFont"/>
    <w:link w:val="HTMLPreformatted"/>
    <w:semiHidden/>
    <w:rsid w:val="002D66D8"/>
    <w:rPr>
      <w:rFonts w:ascii="Consolas" w:hAnsi="Consolas" w:eastAsia="Calibri"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hAnsiTheme="majorHAnsi" w:eastAsiaTheme="majorEastAsia" w:cstheme="majorBidi"/>
      <w:b/>
      <w:bCs/>
    </w:rPr>
  </w:style>
  <w:style w:type="table" w:styleId="LightGrid">
    <w:name w:val="Light Grid"/>
    <w:basedOn w:val="TableNormal"/>
    <w:uiPriority w:val="62"/>
    <w:rsid w:val="002D66D8"/>
    <w:tblPr>
      <w:tblStyleRowBandSize w:val="1"/>
      <w:tblStyleColBandSize w:val="1"/>
    </w:tblPr>
    <w:trPr>
      <w:hidden/>
    </w:trPr>
    <w:tcPr>
      <w:tcBorders>
        <w:top w:val="nil"/>
        <w:left w:val="single" w:color="FFFFFF" w:themeColor="background1" w:sz="18" w:space="0"/>
        <w:bottom w:val="nil"/>
        <w:right w:val="nil"/>
      </w:tcBorders>
      <w:shd w:val="clear" w:color="auto" w:fill="31849B" w:themeFill="accent5" w:themeFillShade="BF"/>
    </w:tcPr>
    <w:tblStylePr w:type="firstRow">
      <w:pPr>
        <w:spacing w:before="0" w:after="0" w:line="240" w:lineRule="auto"/>
      </w:pPr>
      <w:rPr>
        <w:rFonts w:asciiTheme="majorHAnsi" w:hAnsiTheme="majorHAnsi" w:eastAsiaTheme="majorEastAsia" w:cstheme="majorBidi"/>
        <w:b/>
        <w:bCs/>
      </w:rPr>
      <w:tblPr/>
      <w:trPr>
        <w:hidden/>
      </w:t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rPr>
        <w:hidden/>
      </w:tr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tcBorders>
      </w:tcPr>
    </w:tblStylePr>
  </w:style>
  <w:style w:type="table" w:styleId="LightGrid-Accent1">
    <w:name w:val="Light Grid Accent 1"/>
    <w:basedOn w:val="TableNormal"/>
    <w:uiPriority w:val="62"/>
    <w:rsid w:val="002D66D8"/>
    <w:tblPr>
      <w:tblStyleRowBandSize w:val="1"/>
      <w:tblStyleColBandSize w:val="1"/>
    </w:tblPr>
    <w:trPr>
      <w:hidden/>
    </w:trPr>
    <w:tcPr>
      <w:tcBorders>
        <w:top w:val="nil"/>
        <w:left w:val="nil"/>
        <w:bottom w:val="nil"/>
        <w:right w:val="nil"/>
      </w:tcBorders>
      <w:shd w:val="clear" w:color="auto" w:fill="000000" w:themeFill="text1"/>
    </w:tcPr>
    <w:tblStylePr w:type="firstRow">
      <w:pPr>
        <w:spacing w:before="0" w:after="0" w:line="240" w:lineRule="auto"/>
      </w:pPr>
      <w:rPr>
        <w:rFonts w:asciiTheme="majorHAnsi" w:hAnsiTheme="majorHAnsi" w:eastAsiaTheme="majorEastAsia" w:cstheme="majorBidi"/>
        <w:b/>
        <w:bCs/>
      </w:rPr>
      <w:tblPr/>
      <w:trPr>
        <w:hidden/>
      </w:t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rPr>
        <w:hidden/>
      </w:tr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tcBorders>
      </w:tcPr>
    </w:tblStylePr>
  </w:style>
  <w:style w:type="table" w:styleId="LightGrid-Accent2">
    <w:name w:val="Light Grid Accent 2"/>
    <w:basedOn w:val="TableNormal"/>
    <w:uiPriority w:val="62"/>
    <w:rsid w:val="002D66D8"/>
    <w:tblPr>
      <w:tblStyleRowBandSize w:val="1"/>
      <w:tblStyleColBandSize w:val="1"/>
    </w:tblPr>
    <w:trPr>
      <w:hidden/>
    </w:tr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ype="firstRow">
      <w:pPr>
        <w:spacing w:before="0" w:after="0" w:line="240" w:lineRule="auto"/>
      </w:pPr>
      <w:rPr>
        <w:rFonts w:asciiTheme="majorHAnsi" w:hAnsiTheme="majorHAnsi" w:eastAsiaTheme="majorEastAsia" w:cstheme="majorBidi"/>
        <w:b/>
        <w:bCs/>
      </w:rPr>
      <w:tblPr/>
      <w:trPr>
        <w:hidden/>
      </w:t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rPr>
        <w:hidden/>
      </w:tr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tcBorders>
      </w:tcPr>
    </w:tblStylePr>
  </w:style>
  <w:style w:type="table" w:styleId="LightGrid-Accent3">
    <w:name w:val="Light Grid Accent 3"/>
    <w:basedOn w:val="TableNormal"/>
    <w:uiPriority w:val="62"/>
    <w:rsid w:val="002D66D8"/>
    <w:tblPr>
      <w:tblStyleRowBandSize w:val="1"/>
      <w:tblStyleColBandSize w:val="1"/>
    </w:tblPr>
    <w:trPr>
      <w:hidden/>
    </w:tr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3DFEE" w:themeFill="accent1" w:themeFillTint="3F"/>
    </w:tcPr>
    <w:tblStylePr w:type="firstRow">
      <w:pPr>
        <w:spacing w:before="0" w:after="0" w:line="240" w:lineRule="auto"/>
      </w:pPr>
      <w:rPr>
        <w:rFonts w:asciiTheme="majorHAnsi" w:hAnsiTheme="majorHAnsi" w:eastAsiaTheme="majorEastAsia" w:cstheme="majorBidi"/>
        <w:b/>
        <w:bCs/>
      </w:rPr>
      <w:tblPr/>
      <w:trPr>
        <w:hidden/>
      </w:t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rPr>
        <w:hidden/>
      </w:t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rPr>
        <w:hidden/>
      </w:t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tblPr/>
      <w:trPr>
        <w:hidden/>
      </w:tr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2D66D8"/>
    <w:tblPr>
      <w:tblStyleRowBandSize w:val="1"/>
      <w:tblStyleColBandSize w:val="1"/>
    </w:tblPr>
    <w:trPr>
      <w:hidden/>
    </w:tr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EFD3D2" w:themeFill="accent2" w:themeFillTint="3F"/>
    </w:tcPr>
    <w:tblStylePr w:type="firstRow">
      <w:pPr>
        <w:spacing w:before="0" w:after="0" w:line="240" w:lineRule="auto"/>
      </w:pPr>
      <w:rPr>
        <w:rFonts w:asciiTheme="majorHAnsi" w:hAnsiTheme="majorHAnsi" w:eastAsiaTheme="majorEastAsia" w:cstheme="majorBidi"/>
        <w:b/>
        <w:bCs/>
      </w:rPr>
      <w:tblPr/>
      <w:trPr>
        <w:hidden/>
      </w:t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rPr>
        <w:hidden/>
      </w:t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rPr>
        <w:hidden/>
      </w:t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tblPr/>
      <w:trPr>
        <w:hidden/>
      </w:tr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2D66D8"/>
    <w:tblPr>
      <w:tblStyleRowBandSize w:val="1"/>
      <w:tblStyleColBandSize w:val="1"/>
    </w:tblPr>
    <w:trPr>
      <w:hidden/>
    </w:trPr>
    <w:tcPr>
      <w:tcBorders>
        <w:top w:val="single" w:color="4BACC6" w:themeColor="accent5" w:sz="8" w:space="0"/>
        <w:left w:val="single" w:color="4BACC6" w:themeColor="accent5" w:sz="8" w:space="0"/>
        <w:bottom w:val="single" w:color="4BACC6" w:themeColor="accent5" w:sz="8" w:space="0"/>
        <w:right w:val="single" w:color="4F81BD" w:themeColor="accent1" w:sz="8" w:space="0"/>
      </w:tcBorders>
      <w:shd w:val="clear" w:color="auto" w:fill="E6EED5" w:themeFill="accent3" w:themeFillTint="3F"/>
    </w:tcPr>
    <w:tblStylePr w:type="firstRow">
      <w:pPr>
        <w:spacing w:before="0" w:after="0" w:line="240" w:lineRule="auto"/>
      </w:pPr>
      <w:rPr>
        <w:rFonts w:asciiTheme="majorHAnsi" w:hAnsiTheme="majorHAnsi" w:eastAsiaTheme="majorEastAsia" w:cstheme="majorBidi"/>
        <w:b/>
        <w:bCs/>
      </w:rPr>
      <w:tblPr/>
      <w:trPr>
        <w:hidden/>
      </w:t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rPr>
        <w:hidden/>
      </w:t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rPr>
        <w:hidden/>
      </w:t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tblPr/>
      <w:trPr>
        <w:hidden/>
      </w:tr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2D66D8"/>
    <w:tblPr>
      <w:tblStyleRowBandSize w:val="1"/>
      <w:tblStyleColBandSize w:val="1"/>
    </w:tblPr>
    <w:trPr>
      <w:hidden/>
    </w:trPr>
    <w:tcPr>
      <w:tcBorders>
        <w:top w:val="single" w:color="F79646" w:themeColor="accent6" w:sz="8" w:space="0"/>
        <w:left w:val="single" w:color="F79646" w:themeColor="accent6" w:sz="8" w:space="0"/>
        <w:bottom w:val="single" w:color="F79646" w:themeColor="accent6" w:sz="8" w:space="0"/>
        <w:right w:val="single" w:color="C0504D" w:themeColor="accent2" w:sz="8" w:space="0"/>
      </w:tcBorders>
      <w:shd w:val="clear" w:color="auto" w:fill="DFD8E8" w:themeFill="accent4" w:themeFillTint="3F"/>
    </w:tcPr>
    <w:tblStylePr w:type="firstRow">
      <w:pPr>
        <w:spacing w:before="0" w:after="0" w:line="240" w:lineRule="auto"/>
      </w:pPr>
      <w:rPr>
        <w:rFonts w:asciiTheme="majorHAnsi" w:hAnsiTheme="majorHAnsi" w:eastAsiaTheme="majorEastAsia" w:cstheme="majorBidi"/>
        <w:b/>
        <w:bCs/>
      </w:rPr>
      <w:tblPr/>
      <w:trPr>
        <w:hidden/>
      </w:t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rPr>
        <w:hidden/>
      </w:t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List">
    <w:name w:val="Light List"/>
    <w:basedOn w:val="TableNormal"/>
    <w:uiPriority w:val="61"/>
    <w:rsid w:val="002D66D8"/>
    <w:tblPr>
      <w:tblStyleRowBandSize w:val="1"/>
      <w:tblStyleColBandSize w:val="1"/>
    </w:tblPr>
    <w:trPr>
      <w:hidden/>
    </w:tr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rPr>
        <w:hidden/>
      </w:t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rPr>
      <w:hidden/>
    </w:tr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rPr>
      <w:hidden/>
    </w:t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rPr>
      <w:hidden/>
    </w:t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rPr>
      <w:hidden/>
    </w:tr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rPr>
      <w:hidden/>
    </w:tr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rPr>
      <w:hidden/>
    </w:tr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rPr>
      <w:hidden/>
    </w:trPr>
    <w:tcPr>
      <w:tcBorders>
        <w:left w:val="bats" w:color="F79646" w:themeColor="accent6" w:sz="8" w:space="5"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rPr>
      <w:hidden/>
    </w:trPr>
    <w:tcPr>
      <w:tcBorders>
        <w:top w:val="single" w:color="F79646" w:themeColor="accent6" w:sz="8" w:space="0"/>
        <w:left w:val="bats" w:color="F79646" w:themeColor="accent6" w:sz="8" w:space="5" w:shadow="1" w:frame="1"/>
        <w:bottom w:val="single" w:color="F79646" w:themeColor="accent6" w:sz="8" w:space="0"/>
        <w:right w:val="single" w:color="4BACC6" w:themeColor="accent5" w:sz="8" w:space="0"/>
      </w:tcBorders>
      <w:shd w:val="clear" w:color="auto" w:fill="F79646" w:themeFill="accent6"/>
    </w:tcPr>
    <w:tblStylePr w:type="firstRow">
      <w:pPr>
        <w:spacing w:before="0" w:after="0" w:line="240" w:lineRule="auto"/>
      </w:pPr>
      <w:rPr>
        <w:b/>
        <w:bCs/>
      </w:rPr>
      <w:tblPr/>
      <w:trPr>
        <w:hidden/>
      </w:t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rPr>
        <w:hidden/>
      </w:t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rPr>
        <w:hidden/>
      </w:trPr>
      <w:tcPr>
        <w:tcBorders>
          <w:top w:val="celticKnotwork" w:color="4BACC6" w:themeColor="accent5" w:sz="58" w:space="0"/>
          <w:left w:val="nil"/>
          <w:bottom w:val="single" w:color="8064A2" w:themeColor="accent4" w:sz="8" w:space="0"/>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rPr>
      <w:hidden/>
    </w:trPr>
    <w:tcPr>
      <w:tcBorders>
        <w:top w:val="single" w:color="F79646" w:themeColor="accent6" w:sz="8" w:space="0"/>
        <w:left w:val="bats" w:color="F79646" w:themeColor="accent6" w:sz="8" w:space="5" w:shadow="1" w:frame="1"/>
        <w:bottom w:val="single" w:color="F79646" w:themeColor="accent6" w:sz="8" w:space="0"/>
        <w:right w:val="single" w:color="4BACC6" w:themeColor="accent5" w:sz="8" w:space="0"/>
      </w:tcBorders>
      <w:shd w:val="clear" w:color="auto" w:fill="F79646" w:themeFill="accent6"/>
    </w:tcPr>
    <w:tblStylePr w:type="firstRow">
      <w:pPr>
        <w:spacing w:before="0" w:after="0" w:line="240" w:lineRule="auto"/>
      </w:pPr>
      <w:rPr>
        <w:b/>
        <w:bCs/>
      </w:rPr>
      <w:tblPr/>
      <w:trPr>
        <w:hidden/>
      </w:t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rPr>
        <w:hidden/>
      </w:t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rPr>
        <w:hidden/>
      </w:trPr>
      <w:tcPr>
        <w:tcBorders>
          <w:top w:val="celticKnotwork" w:color="4BACC6" w:themeColor="accent5" w:sz="58" w:space="0"/>
          <w:left w:val="nil"/>
          <w:bottom w:val="single" w:color="8064A2" w:themeColor="accent4" w:sz="8" w:space="0"/>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rPr>
      <w:hidden/>
    </w:trPr>
    <w:tcPr>
      <w:tcBorders>
        <w:left w:val="nil"/>
        <w:right w:val="nil"/>
      </w:tcBorders>
      <w:shd w:val="clear" w:color="auto" w:fill="E6EED5" w:themeFill="accent3" w:themeFillTint="3F"/>
    </w:tcPr>
    <w:tblStylePr w:type="firstRow">
      <w:pPr>
        <w:spacing w:before="0" w:after="0" w:line="240" w:lineRule="auto"/>
      </w:pPr>
      <w:rPr>
        <w:b/>
        <w:bCs/>
      </w:rPr>
      <w:tblPr/>
      <w:trPr>
        <w:hidden/>
      </w:t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rPr>
        <w:hidden/>
      </w:t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rPr>
      <w:hidden/>
    </w:trPr>
    <w:tcPr>
      <w:tcBorders>
        <w:left w:val="nil"/>
        <w:right w:val="nil"/>
      </w:tcBorders>
      <w:shd w:val="clear" w:color="auto" w:fill="DFD8E8" w:themeFill="accent4" w:themeFillTint="3F"/>
    </w:tcPr>
    <w:tblStylePr w:type="firstRow">
      <w:pPr>
        <w:spacing w:before="0" w:after="0" w:line="240" w:lineRule="auto"/>
      </w:pPr>
      <w:rPr>
        <w:b/>
        <w:bCs/>
      </w:rPr>
      <w:tblPr/>
      <w:trPr>
        <w:hidden/>
      </w:t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rPr>
        <w:hidden/>
      </w:t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rPr>
      <w:hidden/>
    </w:trPr>
    <w:tcPr>
      <w:tcBorders>
        <w:left w:val="nil"/>
        <w:right w:val="nil"/>
      </w:tcBorders>
      <w:shd w:val="clear" w:color="auto" w:fill="D2EAF1" w:themeFill="accent5" w:themeFillTint="3F"/>
    </w:tcPr>
    <w:tblStylePr w:type="firstRow">
      <w:pPr>
        <w:spacing w:before="0" w:after="0" w:line="240" w:lineRule="auto"/>
      </w:pPr>
      <w:rPr>
        <w:b/>
        <w:bCs/>
      </w:rPr>
      <w:tblPr/>
      <w:trPr>
        <w:hidden/>
      </w:t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rPr>
        <w:hidden/>
      </w:t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rPr>
      <w:hidden/>
    </w:trPr>
    <w:tcPr>
      <w:tcBorders>
        <w:left w:val="nil"/>
        <w:right w:val="nil"/>
      </w:tcBorders>
      <w:shd w:val="clear" w:color="auto" w:fill="FDE4D0" w:themeFill="accent6" w:themeFillTint="3F"/>
    </w:tcPr>
    <w:tblStylePr w:type="firstRow">
      <w:pPr>
        <w:spacing w:before="0" w:after="0" w:line="240" w:lineRule="auto"/>
      </w:pPr>
      <w:rPr>
        <w:b/>
        <w:bCs/>
      </w:rPr>
      <w:tblPr/>
      <w:trPr>
        <w:hidden/>
      </w:t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rPr>
        <w:hidden/>
      </w:t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8"/>
      </w:numPr>
      <w:contextualSpacing/>
    </w:pPr>
  </w:style>
  <w:style w:type="paragraph" w:styleId="ListBullet4">
    <w:name w:val="List Bullet 4"/>
    <w:basedOn w:val="Normal"/>
    <w:semiHidden/>
    <w:unhideWhenUsed/>
    <w:rsid w:val="002D66D8"/>
    <w:pPr>
      <w:numPr>
        <w:numId w:val="9"/>
      </w:numPr>
      <w:contextualSpacing/>
    </w:pPr>
  </w:style>
  <w:style w:type="paragraph" w:styleId="ListBullet5">
    <w:name w:val="List Bullet 5"/>
    <w:basedOn w:val="Normal"/>
    <w:semiHidden/>
    <w:unhideWhenUsed/>
    <w:rsid w:val="002D66D8"/>
    <w:pPr>
      <w:numPr>
        <w:numId w:val="10"/>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2"/>
      </w:numPr>
      <w:contextualSpacing/>
    </w:pPr>
  </w:style>
  <w:style w:type="paragraph" w:styleId="ListNumber3">
    <w:name w:val="List Number 3"/>
    <w:basedOn w:val="Normal"/>
    <w:semiHidden/>
    <w:unhideWhenUsed/>
    <w:rsid w:val="002D66D8"/>
    <w:pPr>
      <w:numPr>
        <w:numId w:val="13"/>
      </w:numPr>
      <w:contextualSpacing/>
    </w:pPr>
  </w:style>
  <w:style w:type="paragraph" w:styleId="ListNumber4">
    <w:name w:val="List Number 4"/>
    <w:basedOn w:val="Normal"/>
    <w:semiHidden/>
    <w:unhideWhenUsed/>
    <w:rsid w:val="002D66D8"/>
    <w:pPr>
      <w:numPr>
        <w:numId w:val="14"/>
      </w:numPr>
      <w:contextualSpacing/>
    </w:pPr>
  </w:style>
  <w:style w:type="paragraph" w:styleId="ListNumber5">
    <w:name w:val="List Number 5"/>
    <w:basedOn w:val="Normal"/>
    <w:semiHidden/>
    <w:unhideWhenUsed/>
    <w:rsid w:val="002D66D8"/>
    <w:pPr>
      <w:numPr>
        <w:numId w:val="15"/>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hAnsi="Consolas" w:eastAsia="Calibri" w:cs="Consolas"/>
    </w:rPr>
  </w:style>
  <w:style w:type="character" w:styleId="MacroTextChar" w:customStyle="1">
    <w:name w:val="Macro Text Char"/>
    <w:basedOn w:val="DefaultParagraphFont"/>
    <w:link w:val="MacroText"/>
    <w:semiHidden/>
    <w:rsid w:val="002D66D8"/>
    <w:rPr>
      <w:rFonts w:ascii="Consolas" w:hAnsi="Consolas" w:eastAsia="Calibri" w:cs="Consolas"/>
    </w:rPr>
  </w:style>
  <w:style w:type="table" w:styleId="MediumGrid1">
    <w:name w:val="Medium Grid 1"/>
    <w:basedOn w:val="TableNormal"/>
    <w:uiPriority w:val="67"/>
    <w:rsid w:val="002D66D8"/>
    <w:tblPr>
      <w:tblStyleColBandSize w:val="1"/>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rPr>
      <w:hidden/>
    </w:trPr>
    <w:tcPr>
      <w:tcBorders>
        <w:left w:val="nil"/>
        <w:right w:val="nil"/>
      </w:tcBorders>
      <w:shd w:val="clear" w:color="auto" w:fill="D3DFEE" w:themeFill="accent1" w:themeFillTint="3F"/>
    </w:tcPr>
    <w:tblStylePr w:type="firstRow">
      <w:rPr>
        <w:b/>
        <w:bCs/>
      </w:rPr>
    </w:tblStylePr>
    <w:tblStylePr w:type="lastRow">
      <w:rPr>
        <w:b/>
        <w:bCs/>
      </w:rPr>
      <w:tblPr/>
      <w:trPr>
        <w:hidden/>
      </w:trPr>
      <w:tcPr>
        <w:tcBorders>
          <w:top w:val="single" w:color="7BA0CD" w:themeColor="accent1" w:themeTint="BF" w:sz="18" w:space="0"/>
          <w:left w:val="nil"/>
          <w:bottom w:val="single" w:color="8064A2" w:themeColor="accent4" w:sz="8" w:space="0"/>
          <w:right w:val="nil"/>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hAnsiTheme="majorHAnsi" w:eastAsiaTheme="majorEastAsia" w:cstheme="majorBidi"/>
      <w:color w:val="000000" w:themeColor="text1"/>
    </w:rPr>
    <w:tblPr>
      <w:tblStyleRowBandSize w:val="1"/>
      <w:tblStyleColBandSize w:val="1"/>
    </w:tblPr>
    <w:trPr>
      <w:hidden/>
    </w:trPr>
    <w:tcPr>
      <w:tcBorders>
        <w:top w:val="single" w:color="404040" w:themeColor="text1" w:themeTint="BF" w:sz="18" w:space="0"/>
        <w:left w:val="nil"/>
        <w:right w:val="nil"/>
      </w:tcBorders>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2D66D8"/>
    <w:rPr>
      <w:rFonts w:asciiTheme="majorHAnsi" w:hAnsiTheme="majorHAnsi" w:eastAsiaTheme="majorEastAsia" w:cstheme="majorBidi"/>
      <w:color w:val="000000" w:themeColor="text1"/>
    </w:rPr>
    <w:tblPr>
      <w:tblStyleRowBandSize w:val="1"/>
      <w:tblStyleColBandSize w:val="1"/>
    </w:tblPr>
    <w:trPr>
      <w:hidden/>
    </w:trPr>
    <w:tcPr>
      <w:tcBorders>
        <w:left w:val="nil"/>
        <w:right w:val="nil"/>
      </w:tcBorders>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2D66D8"/>
    <w:rPr>
      <w:rFonts w:asciiTheme="majorHAnsi" w:hAnsiTheme="majorHAnsi" w:eastAsiaTheme="majorEastAsia" w:cstheme="majorBidi"/>
      <w:color w:val="000000" w:themeColor="text1"/>
    </w:rPr>
    <w:tblPr>
      <w:tblStyleRowBandSize w:val="1"/>
      <w:tblStyleColBandSize w:val="1"/>
    </w:tblPr>
    <w:trPr>
      <w:hidden/>
    </w:trPr>
    <w:tcPr>
      <w:tcBorders>
        <w:top w:val="single" w:color="000000" w:themeColor="text1" w:sz="12" w:space="0"/>
        <w:left w:val="nil"/>
        <w:bottom w:val="nil"/>
        <w:right w:val="nil"/>
      </w:tcBorders>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2D66D8"/>
    <w:rPr>
      <w:rFonts w:asciiTheme="majorHAnsi" w:hAnsiTheme="majorHAnsi" w:eastAsiaTheme="majorEastAsia" w:cstheme="majorBidi"/>
      <w:color w:val="000000" w:themeColor="text1"/>
    </w:rPr>
    <w:tblPr>
      <w:tblStyleRowBandSize w:val="1"/>
      <w:tblStyleColBandSize w:val="1"/>
    </w:tblPr>
    <w:trPr>
      <w:hidden/>
    </w:trPr>
    <w:tcPr>
      <w:tcBorders>
        <w:top w:val="single" w:color="000000" w:themeColor="text1" w:sz="12" w:space="0"/>
        <w:left w:val="nil"/>
        <w:bottom w:val="nil"/>
        <w:right w:val="nil"/>
      </w:tcBorders>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2D66D8"/>
    <w:rPr>
      <w:rFonts w:asciiTheme="majorHAnsi" w:hAnsiTheme="majorHAnsi" w:eastAsiaTheme="majorEastAsia" w:cstheme="majorBidi"/>
      <w:color w:val="000000" w:themeColor="text1"/>
    </w:rPr>
    <w:tblPr>
      <w:tblStyleRowBandSize w:val="1"/>
      <w:tblStyleColBandSize w:val="1"/>
    </w:tblPr>
    <w:trPr>
      <w:hidden/>
    </w:trPr>
    <w:tcPr>
      <w:tcBorders>
        <w:top w:val="single" w:color="000000" w:themeColor="text1" w:sz="12" w:space="0"/>
        <w:left w:val="nil"/>
        <w:bottom w:val="nil"/>
        <w:right w:val="nil"/>
      </w:tcBorders>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2D66D8"/>
    <w:rPr>
      <w:rFonts w:asciiTheme="majorHAnsi" w:hAnsiTheme="majorHAnsi" w:eastAsiaTheme="majorEastAsia" w:cstheme="majorBidi"/>
      <w:color w:val="000000" w:themeColor="text1"/>
    </w:rPr>
    <w:tblPr>
      <w:tblStyleRowBandSize w:val="1"/>
      <w:tblStyleColBandSize w:val="1"/>
    </w:tblPr>
    <w:trPr>
      <w:hidden/>
    </w:trPr>
    <w:tcPr>
      <w:tcBorders>
        <w:top w:val="single" w:color="000000" w:themeColor="text1" w:sz="12" w:space="0"/>
        <w:left w:val="nil"/>
        <w:bottom w:val="nil"/>
        <w:right w:val="nil"/>
      </w:tcBorders>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2D66D8"/>
    <w:rPr>
      <w:rFonts w:asciiTheme="majorHAnsi" w:hAnsiTheme="majorHAnsi" w:eastAsiaTheme="majorEastAsia" w:cstheme="majorBidi"/>
      <w:color w:val="000000" w:themeColor="text1"/>
    </w:rPr>
    <w:tblPr>
      <w:tblStyleRowBandSize w:val="1"/>
      <w:tblStyleColBandSize w:val="1"/>
    </w:tblPr>
    <w:trPr>
      <w:hidden/>
    </w:trPr>
    <w:tcPr>
      <w:tcBorders>
        <w:top w:val="single" w:color="000000" w:themeColor="text1" w:sz="12" w:space="0"/>
        <w:left w:val="nil"/>
        <w:bottom w:val="nil"/>
        <w:right w:val="nil"/>
      </w:tcBorders>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rPr>
        <w:hidden/>
      </w:tr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0C0C0" w:themeFill="text1"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rPr>
        <w:hidden/>
      </w:t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rPr>
        <w:hidden/>
      </w:tr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3DFEE" w:themeFill="accent1"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rPr>
        <w:hidden/>
      </w:t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rPr>
        <w:hidden/>
      </w:trPr>
      <w:tcPr>
        <w:tcBorders>
          <w:top w:val="nil"/>
          <w:left w:val="single" w:color="FFFFFF" w:themeColor="background1" w:sz="8" w:space="0"/>
          <w:bottom w:val="nil"/>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D3D2" w:themeFill="accent2"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rPr>
        <w:hidden/>
      </w:t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rPr>
        <w:hidden/>
      </w:trPr>
      <w:tcPr>
        <w:tcBorders>
          <w:top w:val="nil"/>
          <w:left w:val="single" w:color="FFFFFF" w:themeColor="background1" w:sz="8" w:space="0"/>
          <w:bottom w:val="nil"/>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6EED5" w:themeFill="accent3"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8E8" w:themeFill="accent4"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2EAF1" w:themeFill="accent5"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DE4D0" w:themeFill="accent6"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rPr>
      <w:hidden/>
    </w:trPr>
    <w:tcPr>
      <w:tcBorders>
        <w:right w:val="single" w:color="FFFFFF" w:themeColor="background1" w:sz="8" w:space="0"/>
      </w:tcBorders>
      <w:shd w:val="clear" w:color="auto" w:fill="C0C0C0" w:themeFill="text1" w:themeFillTint="3F"/>
    </w:tcPr>
    <w:tblStylePr w:type="firstRow">
      <w:rPr>
        <w:rFonts w:asciiTheme="majorHAnsi" w:hAnsiTheme="majorHAnsi" w:eastAsiaTheme="majorEastAsia" w:cstheme="majorBidi"/>
      </w:rPr>
    </w:tblStylePr>
    <w:tblStylePr w:type="lastRow">
      <w:rPr>
        <w:b/>
        <w:bCs/>
        <w:color w:val="1F497D" w:themeColor="text2"/>
      </w:rPr>
      <w:tblPr/>
      <w:trPr>
        <w:hidden/>
      </w:trPr>
      <w:tcPr>
        <w:tcBorders>
          <w:top w:val="single" w:color="000000" w:themeColor="text1" w:sz="8" w:space="0"/>
          <w:bottom w:val="single" w:color="000000" w:themeColor="text1" w:sz="8" w:space="0"/>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rPr>
      <w:hidden/>
    </w:trPr>
    <w:tcPr>
      <w:tcBorders>
        <w:right w:val="safari" w:color="FFFFFF" w:sz="86" w:space="0"/>
      </w:tcBorders>
      <w:shd w:val="clear" w:color="auto" w:fill="D3DFEE" w:themeFill="accent1" w:themeFillTint="3F"/>
    </w:tcPr>
    <w:tblStylePr w:type="firstRow">
      <w:rPr>
        <w:rFonts w:asciiTheme="majorHAnsi" w:hAnsiTheme="majorHAnsi" w:eastAsiaTheme="majorEastAsia"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rPr>
      <w:hidden/>
    </w:trPr>
    <w:tcPr>
      <w:tcBorders>
        <w:right w:val="sawtooth" w:color="FFFFFF" w:sz="86" w:space="0"/>
      </w:tcBorders>
      <w:shd w:val="clear" w:color="auto" w:fill="EFD3D2" w:themeFill="accent2" w:themeFillTint="3F"/>
    </w:tcPr>
    <w:tblStylePr w:type="firstRow">
      <w:rPr>
        <w:rFonts w:asciiTheme="majorHAnsi" w:hAnsiTheme="majorHAnsi" w:eastAsiaTheme="majorEastAsia"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rPr>
      <w:hidden/>
    </w:trPr>
    <w:tcPr>
      <w:tcBorders>
        <w:right w:val="sawtoothGray" w:color="FFFFFF" w:sz="86" w:space="0"/>
      </w:tcBorders>
      <w:shd w:val="clear" w:color="auto" w:fill="E6EED5" w:themeFill="accent3" w:themeFillTint="3F"/>
    </w:tcPr>
    <w:tblStylePr w:type="firstRow">
      <w:rPr>
        <w:rFonts w:asciiTheme="majorHAnsi" w:hAnsiTheme="majorHAnsi" w:eastAsiaTheme="majorEastAsia"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rPr>
      <w:hidden/>
    </w:trPr>
    <w:tcPr>
      <w:tcBorders>
        <w:right w:val="scaredCat" w:color="FFFFFF" w:sz="86" w:space="0"/>
      </w:tcBorders>
      <w:shd w:val="clear" w:color="auto" w:fill="DFD8E8" w:themeFill="accent4" w:themeFillTint="3F"/>
    </w:tcPr>
    <w:tblStylePr w:type="firstRow">
      <w:rPr>
        <w:rFonts w:asciiTheme="majorHAnsi" w:hAnsiTheme="majorHAnsi" w:eastAsiaTheme="majorEastAsia"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rPr>
      <w:hidden/>
    </w:trPr>
    <w:tcPr>
      <w:tcBorders>
        <w:right w:val="seattle" w:color="FFFFFF" w:sz="86" w:space="0"/>
      </w:tcBorders>
      <w:shd w:val="clear" w:color="auto" w:fill="D2EAF1" w:themeFill="accent5" w:themeFillTint="3F"/>
    </w:tcPr>
    <w:tblStylePr w:type="firstRow">
      <w:rPr>
        <w:rFonts w:asciiTheme="majorHAnsi" w:hAnsiTheme="majorHAnsi" w:eastAsiaTheme="majorEastAsia"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rPr>
      <w:hidden/>
    </w:trPr>
    <w:tcPr>
      <w:tcBorders>
        <w:right w:val="shadowedSquares" w:color="FFFFFF" w:sz="86" w:space="0"/>
      </w:tcBorders>
      <w:shd w:val="clear" w:color="auto" w:fill="FDE4D0" w:themeFill="accent6" w:themeFillTint="3F"/>
    </w:tcPr>
    <w:tblStylePr w:type="firstRow">
      <w:rPr>
        <w:rFonts w:asciiTheme="majorHAnsi" w:hAnsiTheme="majorHAnsi" w:eastAsiaTheme="majorEastAsia"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hAnsiTheme="majorHAnsi" w:eastAsiaTheme="majorEastAsia" w:cstheme="majorBidi"/>
      <w:color w:val="000000" w:themeColor="text1"/>
    </w:rPr>
    <w:tblPr>
      <w:tblStyleRowBandSize w:val="1"/>
      <w:tblStyleColBandSize w:val="1"/>
    </w:tblPr>
    <w:trPr>
      <w:hidden/>
    </w:trPr>
    <w:tcPr>
      <w:tcBorders>
        <w:top w:val="nil"/>
        <w:left w:val="single" w:color="FFFFFF" w:themeColor="background1" w:sz="8" w:space="0"/>
        <w:bottom w:val="nil"/>
        <w:right w:val="single" w:color="FFFFFF" w:themeColor="background1" w:sz="24" w:space="0"/>
      </w:tcBorders>
      <w:shd w:val="clear" w:color="auto" w:fill="C0C0C0" w:themeFill="text1" w:themeFillTint="3F"/>
    </w:tcPr>
    <w:tblStylePr w:type="firstRow">
      <w:rPr>
        <w:sz w:val="24"/>
        <w:szCs w:val="24"/>
      </w:rPr>
      <w:tblPr/>
      <w:trPr>
        <w:hidden/>
      </w:trPr>
      <w:tcPr>
        <w:tcBorders>
          <w:top w:val="nil"/>
          <w:left w:val="nil"/>
          <w:bottom w:val="single" w:color="000000" w:themeColor="text1" w:sz="24" w:space="0"/>
          <w:right w:val="nil"/>
          <w:insideH w:val="nil"/>
          <w:insideV w:val="nil"/>
        </w:tcBorders>
        <w:shd w:val="clear" w:color="auto" w:fill="FFFFFF" w:themeFill="background1"/>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2D66D8"/>
    <w:rPr>
      <w:rFonts w:asciiTheme="majorHAnsi" w:hAnsiTheme="majorHAnsi" w:eastAsiaTheme="majorEastAsia" w:cstheme="majorBidi"/>
      <w:color w:val="000000" w:themeColor="text1"/>
    </w:rPr>
    <w:tblPr>
      <w:tblStyleRowBandSize w:val="1"/>
      <w:tblStyleColBandSize w:val="1"/>
    </w:tblPr>
    <w:trPr>
      <w:hidden/>
    </w:trPr>
    <w:tcPr>
      <w:tcBorders>
        <w:top w:val="nil"/>
        <w:left w:val="single" w:color="FFFFFF" w:themeColor="background1" w:sz="8" w:space="0"/>
        <w:bottom w:val="nil"/>
        <w:right w:val="single" w:color="FFFFFF" w:themeColor="background1" w:sz="24" w:space="0"/>
      </w:tcBorders>
      <w:shd w:val="clear" w:color="auto" w:fill="C0C0C0" w:themeFill="text1" w:themeFillTint="3F"/>
    </w:tcPr>
    <w:tblStylePr w:type="firstRow">
      <w:rPr>
        <w:sz w:val="24"/>
        <w:szCs w:val="24"/>
      </w:rPr>
      <w:tblPr/>
      <w:trPr>
        <w:hidden/>
      </w:tr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rPr>
        <w:hidden/>
      </w:tr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rPr>
        <w:hidden/>
      </w:trPr>
      <w:tcPr>
        <w:tcBorders>
          <w:top w:val="nil"/>
          <w:left w:val="single" w:color="4F81BD" w:themeColor="accent1" w:sz="8" w:space="0"/>
          <w:bottom w:val="nil"/>
          <w:right w:val="nil"/>
          <w:insideH w:val="nil"/>
          <w:insideV w:val="nil"/>
        </w:tcBorders>
        <w:shd w:val="clear" w:color="auto" w:fill="FFFFFF" w:themeFill="background1"/>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2D66D8"/>
    <w:rPr>
      <w:rFonts w:asciiTheme="majorHAnsi" w:hAnsiTheme="majorHAnsi" w:eastAsiaTheme="majorEastAsia" w:cstheme="majorBidi"/>
      <w:color w:val="000000" w:themeColor="text1"/>
    </w:rPr>
    <w:tblPr>
      <w:tblStyleRowBandSize w:val="1"/>
      <w:tblStyleColBandSize w:val="1"/>
    </w:tblPr>
    <w:trPr>
      <w:hidden/>
    </w:trPr>
    <w:tcPr>
      <w:tcBorders>
        <w:top w:val="nil"/>
        <w:left w:val="nil"/>
        <w:bottom w:val="nil"/>
        <w:right w:val="nil"/>
      </w:tcBorders>
      <w:shd w:val="clear" w:color="auto" w:fill="C0C0C0" w:themeFill="text1" w:themeFillTint="3F"/>
    </w:tcPr>
    <w:tblStylePr w:type="firstRow">
      <w:rPr>
        <w:sz w:val="24"/>
        <w:szCs w:val="24"/>
      </w:rPr>
      <w:tblPr/>
      <w:trPr>
        <w:hidden/>
      </w:tr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rPr>
        <w:hidden/>
      </w:tr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rPr>
        <w:hidden/>
      </w:tr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2D66D8"/>
    <w:rPr>
      <w:rFonts w:asciiTheme="majorHAnsi" w:hAnsiTheme="majorHAnsi" w:eastAsiaTheme="majorEastAsia" w:cstheme="majorBidi"/>
      <w:color w:val="000000" w:themeColor="text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D3DFEE" w:themeFill="accent1" w:themeFillTint="3F"/>
    </w:tcPr>
    <w:tblStylePr w:type="firstRow">
      <w:rPr>
        <w:sz w:val="24"/>
        <w:szCs w:val="24"/>
      </w:rPr>
      <w:tblPr/>
      <w:trPr>
        <w:hidden/>
      </w:tr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rPr>
        <w:hidden/>
      </w:tr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rPr>
        <w:hidden/>
      </w:tr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2D66D8"/>
    <w:rPr>
      <w:rFonts w:asciiTheme="majorHAnsi" w:hAnsiTheme="majorHAnsi" w:eastAsiaTheme="majorEastAsia" w:cstheme="majorBidi"/>
      <w:color w:val="000000" w:themeColor="text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EFD3D2" w:themeFill="accent2" w:themeFillTint="3F"/>
    </w:tcPr>
    <w:tblStylePr w:type="firstRow">
      <w:rPr>
        <w:sz w:val="24"/>
        <w:szCs w:val="24"/>
      </w:rPr>
      <w:tblPr/>
      <w:trPr>
        <w:hidden/>
      </w:tr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rPr>
        <w:hidden/>
      </w:tr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rPr>
        <w:hidden/>
      </w:tr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2D66D8"/>
    <w:rPr>
      <w:rFonts w:asciiTheme="majorHAnsi" w:hAnsiTheme="majorHAnsi" w:eastAsiaTheme="majorEastAsia" w:cstheme="majorBidi"/>
      <w:color w:val="000000" w:themeColor="text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E6EED5" w:themeFill="accent3" w:themeFillTint="3F"/>
    </w:tcPr>
    <w:tblStylePr w:type="firstRow">
      <w:rPr>
        <w:sz w:val="24"/>
        <w:szCs w:val="24"/>
      </w:rPr>
      <w:tblPr/>
      <w:trPr>
        <w:hidden/>
      </w:tr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rPr>
        <w:hidden/>
      </w:tr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rPr>
        <w:hidden/>
      </w:tr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2D66D8"/>
    <w:rPr>
      <w:rFonts w:asciiTheme="majorHAnsi" w:hAnsiTheme="majorHAnsi" w:eastAsiaTheme="majorEastAsia" w:cstheme="majorBidi"/>
      <w:color w:val="000000" w:themeColor="text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DFD8E8" w:themeFill="accent4" w:themeFillTint="3F"/>
    </w:tcPr>
    <w:tblStylePr w:type="firstRow">
      <w:rPr>
        <w:sz w:val="24"/>
        <w:szCs w:val="24"/>
      </w:rPr>
      <w:tblPr/>
      <w:trPr>
        <w:hidden/>
      </w:tr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rPr>
        <w:hidden/>
      </w:tr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rPr>
        <w:hidden/>
      </w:tr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2D66D8"/>
    <w:tblPr>
      <w:tblStyleRowBandSize w:val="1"/>
      <w:tblStyleColBandSize w:val="1"/>
    </w:tblPr>
    <w:trPr>
      <w:hidden/>
    </w:tr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rPr>
        <w:hidden/>
      </w:tr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Pr/>
      <w:trPr>
        <w:hidden/>
      </w:trPr>
      <w:tcPr>
        <w:tcBorders>
          <w:top w:val="nil"/>
          <w:left w:val="nil"/>
          <w:bottom w:val="nil"/>
          <w:right w:val="single" w:color="4BACC6" w:themeColor="accent5" w:sz="8" w:space="0"/>
          <w:insideH w:val="nil"/>
          <w:insideV w:val="nil"/>
        </w:tcBorders>
        <w:shd w:val="clear" w:color="auto" w:fill="FFFFFF" w:themeFill="background1"/>
      </w:tcPr>
    </w:tblStylePr>
    <w:tblStylePr w:type="lastCol">
      <w:rPr>
        <w:b/>
        <w:bCs/>
      </w:rPr>
      <w:tblPr/>
      <w:trPr>
        <w:hidden/>
      </w:trPr>
      <w:tcPr>
        <w:tcBorders>
          <w:top w:val="nil"/>
          <w:left w:val="single" w:color="4BACC6" w:themeColor="accent5" w:sz="8" w:space="0"/>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rPr>
      <w:hidden/>
    </w:tr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shd w:val="clear" w:color="auto" w:fill="D3DFEE" w:themeFill="accent1" w:themeFillTint="3F"/>
    </w:tcPr>
    <w:tblStylePr w:type="firstRow">
      <w:pPr>
        <w:spacing w:before="0" w:after="0" w:line="240" w:lineRule="auto"/>
      </w:pPr>
      <w:rPr>
        <w:b/>
        <w:bCs/>
        <w:color w:val="FFFFFF" w:themeColor="background1"/>
      </w:rPr>
      <w:tblPr/>
      <w:trPr>
        <w:hidden/>
      </w:t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Pr/>
      <w:trPr>
        <w:hidden/>
      </w:trPr>
      <w:tcPr>
        <w:tcBorders>
          <w:top w:val="nil"/>
          <w:left w:val="nil"/>
          <w:bottom w:val="nil"/>
          <w:right w:val="single" w:color="4BACC6" w:themeColor="accent5" w:sz="8" w:space="0"/>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rPr>
      <w:hidden/>
    </w:t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shd w:val="clear" w:color="auto" w:fill="EFD3D2" w:themeFill="accent2" w:themeFillTint="3F"/>
    </w:tcPr>
    <w:tblStylePr w:type="firstRow">
      <w:pPr>
        <w:spacing w:before="0" w:after="0" w:line="240" w:lineRule="auto"/>
      </w:pPr>
      <w:rPr>
        <w:b/>
        <w:bCs/>
        <w:color w:val="FFFFFF" w:themeColor="background1"/>
      </w:rPr>
      <w:tblPr/>
      <w:trPr>
        <w:hidden/>
      </w:t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rPr>
      <w:hidden/>
    </w:t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shd w:val="clear" w:color="auto" w:fill="E6EED5" w:themeFill="accent3" w:themeFillTint="3F"/>
    </w:tcPr>
    <w:tblStylePr w:type="firstRow">
      <w:pPr>
        <w:spacing w:before="0" w:after="0" w:line="240" w:lineRule="auto"/>
      </w:pPr>
      <w:rPr>
        <w:b/>
        <w:bCs/>
        <w:color w:val="FFFFFF" w:themeColor="background1"/>
      </w:rPr>
      <w:tblPr/>
      <w:trPr>
        <w:hidden/>
      </w:t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rPr>
      <w:hidden/>
    </w:tr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shd w:val="clear" w:color="auto" w:fill="DFD8E8" w:themeFill="accent4" w:themeFillTint="3F"/>
    </w:tcPr>
    <w:tblStylePr w:type="firstRow">
      <w:pPr>
        <w:spacing w:before="0" w:after="0" w:line="240" w:lineRule="auto"/>
      </w:pPr>
      <w:rPr>
        <w:b/>
        <w:bCs/>
        <w:color w:val="FFFFFF" w:themeColor="background1"/>
      </w:rPr>
      <w:tblPr/>
      <w:trPr>
        <w:hidden/>
      </w:tr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rPr>
      <w:hidden/>
    </w:t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shd w:val="clear" w:color="auto" w:fill="D2EAF1" w:themeFill="accent5" w:themeFillTint="3F"/>
    </w:tcPr>
    <w:tblStylePr w:type="firstRow">
      <w:pPr>
        <w:spacing w:before="0" w:after="0" w:line="240" w:lineRule="auto"/>
      </w:pPr>
      <w:rPr>
        <w:b/>
        <w:bCs/>
        <w:color w:val="FFFFFF" w:themeColor="background1"/>
      </w:rPr>
      <w:tblPr/>
      <w:trPr>
        <w:hidden/>
      </w:t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rPr>
      <w:hidden/>
    </w:t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shd w:val="clear" w:color="auto" w:fill="FDE4D0" w:themeFill="accent6" w:themeFillTint="3F"/>
    </w:tcPr>
    <w:tblStylePr w:type="firstRow">
      <w:pPr>
        <w:spacing w:before="0" w:after="0" w:line="240" w:lineRule="auto"/>
      </w:pPr>
      <w:rPr>
        <w:b/>
        <w:bCs/>
        <w:color w:val="FFFFFF" w:themeColor="background1"/>
      </w:rPr>
      <w:tblPr/>
      <w:trPr>
        <w:hidden/>
      </w:t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rPr>
      <w:hidden/>
    </w:trPr>
    <w:tcPr>
      <w:tcBorders>
        <w:top w:val="nil"/>
        <w:left w:val="nil"/>
        <w:bottom w:val="nil"/>
        <w:right w:val="single" w:color="F79646" w:themeColor="accent6" w:sz="8" w:space="0"/>
      </w:tcBorders>
      <w:shd w:val="clear" w:color="auto" w:fill="D8D8D8" w:themeFill="background1" w:themeFillShade="D8"/>
    </w:tc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rPr>
      <w:hidden/>
    </w:trPr>
    <w:tcPr>
      <w:tcBorders>
        <w:top w:val="nil"/>
        <w:left w:val="nil"/>
        <w:bottom w:val="nil"/>
        <w:right w:val="single" w:color="F79646" w:themeColor="accent6" w:sz="8" w:space="0"/>
      </w:tcBorders>
      <w:shd w:val="clear" w:color="auto" w:fill="D8D8D8" w:themeFill="background1" w:themeFillShade="D8"/>
    </w:tc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rPr>
      <w:hidden/>
    </w:tr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rPr>
      <w:hidden/>
    </w:trPr>
    <w:tcPr>
      <w:tcBorders>
        <w:top w:val="double" w:color="auto" w:sz="6" w:space="0"/>
        <w:left w:val="nil"/>
        <w:bottom w:val="single" w:color="auto" w:sz="18" w:space="0"/>
        <w:right w:val="nil"/>
      </w:tcBorders>
      <w:shd w:val="clear" w:color="auto" w:fill="D8D8D8" w:themeFill="background1" w:themeFillShade="D8"/>
    </w:tc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rPr>
      <w:hidden/>
    </w:trPr>
    <w:tcPr>
      <w:shd w:val="clear" w:color="auto" w:fill="D8D8D8" w:themeFill="background1" w:themeFillShade="D8"/>
    </w:tc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rPr>
      <w:hidden/>
    </w:tr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rPr>
      <w:hidden/>
    </w:trPr>
    <w:tcPr>
      <w:tcBorders>
        <w:left w:val="nil"/>
        <w:right w:val="nil"/>
      </w:tcBorders>
      <w:shd w:val="clear" w:color="auto" w:fill="3A56CE"/>
    </w:tc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paragraph" w:styleId="MessageHeader">
    <w:name w:val="Message Header"/>
    <w:basedOn w:val="Normal"/>
    <w:link w:val="MessageHeaderChar"/>
    <w:semiHidden/>
    <w:unhideWhenUsed/>
    <w:rsid w:val="002D66D8"/>
    <w:pPr>
      <w:pBdr>
        <w:top w:val="single" w:color="auto" w:sz="6" w:space="1"/>
        <w:left w:val="single" w:color="auto" w:sz="6" w:space="1"/>
        <w:bottom w:val="single" w:color="auto" w:sz="6" w:space="1"/>
        <w:right w:val="single" w:color="auto" w:sz="6" w:space="1"/>
      </w:pBdr>
      <w:shd w:val="pct20" w:color="auto" w:fill="auto"/>
      <w:spacing w:before="0" w:after="0" w:line="240" w:lineRule="auto"/>
      <w:ind w:left="1080" w:hanging="1080"/>
    </w:pPr>
    <w:rPr>
      <w:rFonts w:asciiTheme="majorHAnsi" w:hAnsiTheme="majorHAnsi" w:eastAsiaTheme="majorEastAsia" w:cstheme="majorBidi"/>
      <w:szCs w:val="24"/>
    </w:rPr>
  </w:style>
  <w:style w:type="character" w:styleId="MessageHeaderChar" w:customStyle="1">
    <w:name w:val="Message Header Char"/>
    <w:basedOn w:val="DefaultParagraphFont"/>
    <w:link w:val="MessageHeader"/>
    <w:semiHidden/>
    <w:rsid w:val="002D66D8"/>
    <w:rPr>
      <w:rFonts w:asciiTheme="majorHAnsi" w:hAnsiTheme="majorHAnsi" w:eastAsiaTheme="majorEastAsia"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styleId="NoteHeadingChar" w:customStyle="1">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styleId="PlainTextChar" w:customStyle="1">
    <w:name w:val="Plain Text Char"/>
    <w:basedOn w:val="DefaultParagraphFont"/>
    <w:link w:val="PlainText"/>
    <w:semiHidden/>
    <w:rsid w:val="002D66D8"/>
    <w:rPr>
      <w:rFonts w:ascii="Consolas" w:hAnsi="Consolas" w:eastAsia="Calibri"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styleId="SignatureChar" w:customStyle="1">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rPr>
      <w:hidden/>
    </w:trPr>
    <w:tcPr>
      <w:tcBorders>
        <w:top w:val="nil"/>
        <w:left w:val="single" w:color="FFFFFF" w:sz="6" w:space="0"/>
        <w:right w:val="single" w:color="808080" w:sz="6" w:space="0"/>
      </w:tcBorders>
      <w:shd w:val="solid" w:color="C0C0C0" w:fill="FFFFFF"/>
    </w:tcPr>
    <w:tblStylePr w:type="firstRow">
      <w:rPr>
        <w:b/>
        <w:bCs/>
        <w:color w:val="800080"/>
      </w:rPr>
      <w:tblPr/>
      <w:trPr>
        <w:hidden/>
      </w:trPr>
      <w:tcPr>
        <w:tcBorders>
          <w:bottom w:val="single" w:color="808080" w:sz="6" w:space="0"/>
          <w:tl2br w:val="none" w:color="auto" w:sz="0" w:space="0"/>
          <w:tr2bl w:val="none" w:color="auto" w:sz="0" w:space="0"/>
        </w:tcBorders>
      </w:tcPr>
    </w:tblStylePr>
    <w:tblStylePr w:type="lastRow">
      <w:tblPr/>
      <w:trPr>
        <w:hidden/>
      </w:trPr>
      <w:tcPr>
        <w:tcBorders>
          <w:top w:val="single" w:color="FFFFFF" w:sz="6" w:space="0"/>
          <w:tl2br w:val="none" w:color="auto" w:sz="0" w:space="0"/>
          <w:tr2bl w:val="none" w:color="auto" w:sz="0" w:space="0"/>
        </w:tcBorders>
      </w:tcPr>
    </w:tblStylePr>
    <w:tblStylePr w:type="firstCol">
      <w:rPr>
        <w:b/>
        <w:bCs/>
      </w:rPr>
    </w:tblStylePr>
    <w:tblStylePr w:type="lastCol">
      <w:tblPr/>
      <w:trPr>
        <w:hidden/>
      </w:trPr>
      <w:tcPr>
        <w:tcBorders>
          <w:left w:val="nil"/>
          <w:right w:val="nil"/>
          <w:insideH w:val="nil"/>
          <w:insideV w:val="nil"/>
        </w:tcBorders>
        <w:shd w:val="clear" w:color="auto" w:fill="3A56D0"/>
      </w:tcPr>
    </w:tblStylePr>
    <w:tblStylePr w:type="band1Vert">
      <w:tblPr/>
      <w:trPr>
        <w:hidden/>
      </w:trPr>
      <w:tcPr>
        <w:tcBorders>
          <w:left w:val="nil"/>
          <w:right w:val="nil"/>
        </w:tcBorders>
      </w:tcPr>
    </w:tblStylePr>
    <w:tblStylePr w:type="band1Horz">
      <w:tblPr/>
      <w:trPr>
        <w:hidden/>
      </w:trPr>
      <w:tcPr>
        <w:shd w:val="clear" w:color="auto" w:fill="D8D8D8" w:themeFill="background1" w:themeFillShade="D8"/>
      </w:tcPr>
    </w:tblStylePr>
    <w:tblStylePr w:type="neCell">
      <w:tblPr/>
      <w:trPr>
        <w:hidden/>
      </w:trPr>
      <w:tcPr>
        <w:tcBorders>
          <w:left w:val="none" w:color="auto" w:sz="0" w:space="0"/>
          <w:bottom w:val="none" w:color="auto" w:sz="0" w:space="0"/>
          <w:tl2br w:val="none" w:color="auto" w:sz="0" w:space="0"/>
          <w:tr2bl w:val="none" w:color="auto" w:sz="0" w:space="0"/>
        </w:tcBorders>
      </w:tcPr>
    </w:tblStylePr>
    <w:tblStylePr w:type="nwCell">
      <w:tblPr/>
      <w:trPr>
        <w:hidden/>
      </w:trPr>
      <w:tcPr>
        <w:tcBorders>
          <w:bottom w:val="none" w:color="auto" w:sz="0" w:space="0"/>
          <w:right w:val="none" w:color="auto" w:sz="0" w:space="0"/>
          <w:tl2br w:val="none" w:color="auto" w:sz="0" w:space="0"/>
          <w:tr2bl w:val="none" w:color="auto" w:sz="0" w:space="0"/>
        </w:tcBorders>
      </w:tcPr>
    </w:tblStylePr>
    <w:tblStylePr w:type="seCell">
      <w:tblPr/>
      <w:trPr>
        <w:hidden/>
      </w:trPr>
      <w:tcPr>
        <w:tcBorders>
          <w:top w:val="none" w:color="auto" w:sz="0" w:space="0"/>
          <w:left w:val="none" w:color="auto" w:sz="0" w:space="0"/>
          <w:tl2br w:val="none" w:color="auto" w:sz="0" w:space="0"/>
          <w:tr2bl w:val="none" w:color="auto" w:sz="0" w:space="0"/>
        </w:tcBorders>
      </w:tcPr>
    </w:tblStylePr>
    <w:tblStylePr w:type="swCell">
      <w:rPr>
        <w:color w:val="000080"/>
      </w:rPr>
      <w:tblPr/>
      <w:trPr>
        <w:hidden/>
      </w:tr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rPr>
      <w:hidden/>
    </w:trPr>
    <w:tcPr>
      <w:tcBorders>
        <w:top w:val="nil"/>
        <w:left w:val="single" w:color="FFFFFF" w:sz="6" w:space="0"/>
        <w:bottom w:val="single" w:color="FFFFFF" w:sz="6" w:space="0"/>
        <w:right w:val="single" w:color="FFFFFF" w:sz="6" w:space="0"/>
      </w:tcBorders>
      <w:shd w:val="solid" w:color="C0C0C0" w:fill="FFFFFF"/>
    </w:tcPr>
    <w:tblStylePr w:type="firstRow">
      <w:rPr>
        <w:b/>
        <w:bCs/>
      </w:rPr>
      <w:tblPr/>
      <w:trPr>
        <w:hidden/>
      </w:trPr>
      <w:tcPr>
        <w:tcBorders>
          <w:bottom w:val="single" w:color="808080" w:sz="6" w:space="0"/>
          <w:tl2br w:val="none" w:color="auto" w:sz="0" w:space="0"/>
          <w:tr2bl w:val="none" w:color="auto" w:sz="0" w:space="0"/>
        </w:tcBorders>
      </w:tcPr>
    </w:tblStylePr>
    <w:tblStylePr w:type="lastRow">
      <w:tblPr/>
      <w:trPr>
        <w:hidden/>
      </w:trPr>
      <w:tcPr>
        <w:tcBorders>
          <w:top w:val="single" w:color="FFFFFF" w:sz="6" w:space="0"/>
          <w:tl2br w:val="none" w:color="auto" w:sz="0" w:space="0"/>
          <w:tr2bl w:val="none" w:color="auto" w:sz="0" w:space="0"/>
        </w:tcBorders>
      </w:tcPr>
    </w:tblStylePr>
    <w:tblStylePr w:type="firstCol">
      <w:tblPr/>
      <w:trPr>
        <w:hidden/>
      </w:trPr>
      <w:tcPr>
        <w:tcBorders>
          <w:top w:val="none" w:color="auto" w:sz="0" w:space="0"/>
          <w:bottom w:val="none" w:color="auto" w:sz="0" w:space="0"/>
          <w:right w:val="single" w:color="808080" w:sz="6" w:space="0"/>
          <w:tl2br w:val="none" w:color="auto" w:sz="0" w:space="0"/>
          <w:tr2bl w:val="none" w:color="auto" w:sz="0" w:space="0"/>
        </w:tcBorders>
      </w:tcPr>
    </w:tblStylePr>
    <w:tblStylePr w:type="band1Vert">
      <w:tblPr/>
      <w:trPr>
        <w:hidden/>
      </w:trPr>
      <w:tcPr>
        <w:tcBorders>
          <w:left w:val="nil"/>
          <w:right w:val="nil"/>
        </w:tcBorders>
      </w:tcPr>
    </w:tblStylePr>
    <w:tblStylePr w:type="band1Horz">
      <w:tblPr/>
      <w:trPr>
        <w:hidden/>
      </w:trPr>
      <w:tcPr>
        <w:shd w:val="clear" w:color="auto" w:fill="D8D8D8" w:themeFill="background1" w:themeFillShade="D8"/>
      </w:tcPr>
    </w:tblStylePr>
    <w:tblStylePr w:type="seCell">
      <w:tblPr/>
      <w:trPr>
        <w:hidden/>
      </w:trPr>
      <w:tcPr>
        <w:tcBorders>
          <w:top w:val="none" w:color="auto" w:sz="0" w:space="0"/>
          <w:left w:val="none" w:color="auto" w:sz="0" w:space="0"/>
          <w:tl2br w:val="twistedLines1" w:color="3A56DB" w:sz="52" w:space="6"/>
        </w:tcBorders>
      </w:tcPr>
    </w:tblStylePr>
    <w:tblStylePr w:type="swCell">
      <w:rPr>
        <w:b/>
        <w:bCs/>
      </w:rPr>
      <w:tblPr/>
      <w:trPr>
        <w:hidden/>
      </w:trPr>
      <w:tcPr>
        <w:tcBorders>
          <w:tl2br w:val="none" w:color="auto" w:sz="0" w:space="0"/>
          <w:tr2bl w:val="none" w:color="auto" w:sz="0" w:space="0"/>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rPr>
      <w:hidden/>
    </w:trPr>
    <w:tcPr>
      <w:tcBorders>
        <w:bottom w:val="single" w:color="FFFFFF" w:sz="6" w:space="0"/>
        <w:right w:val="single" w:color="FFFFFF" w:sz="6" w:space="0"/>
      </w:tcBorders>
      <w:shd w:val="solid" w:color="C0C0C0" w:fill="FFFFFF"/>
    </w:tcPr>
    <w:tblStylePr w:type="firstRow">
      <w:rPr>
        <w:b/>
        <w:bCs/>
      </w:rPr>
      <w:tblPr/>
      <w:trPr>
        <w:hidden/>
      </w:trPr>
      <w:tcPr>
        <w:tcBorders>
          <w:bottom w:val="single" w:color="808080" w:sz="6" w:space="0"/>
          <w:tl2br w:val="none" w:color="auto" w:sz="0" w:space="0"/>
          <w:tr2bl w:val="none" w:color="auto" w:sz="0" w:space="0"/>
        </w:tcBorders>
      </w:tcPr>
    </w:tblStylePr>
    <w:tblStylePr w:type="lastRow">
      <w:tblPr/>
      <w:trPr>
        <w:hidden/>
      </w:trPr>
      <w:tcPr>
        <w:tcBorders>
          <w:top w:val="single" w:color="FFFFFF" w:sz="6" w:space="0"/>
          <w:tl2br w:val="none" w:color="auto" w:sz="80" w:space="2"/>
          <w:tr2bl w:val="none" w:color="auto" w:sz="0" w:space="0"/>
        </w:tcBorders>
      </w:tcPr>
    </w:tblStylePr>
    <w:tblStylePr w:type="firstCol">
      <w:tblPr/>
      <w:trPr>
        <w:hidden/>
      </w:tr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rPr>
        <w:hidden/>
      </w:trPr>
      <w:tcPr>
        <w:tcBorders>
          <w:right w:val="single" w:color="FFFFFF" w:sz="6" w:space="0"/>
          <w:tl2br w:val="none" w:color="auto" w:sz="0" w:space="0"/>
          <w:tr2bl w:val="none" w:color="auto" w:sz="0" w:space="0"/>
        </w:tcBorders>
      </w:tcPr>
    </w:tblStylePr>
    <w:tblStylePr w:type="band1Vert">
      <w:rPr>
        <w:color w:val="auto"/>
      </w:rPr>
    </w:tblStylePr>
    <w:tblStylePr w:type="band2Vert">
      <w:rPr>
        <w:color w:val="auto"/>
      </w:rPr>
    </w:tblStylePr>
    <w:tblStylePr w:type="seCell">
      <w:tblPr/>
      <w:trPr>
        <w:hidden/>
      </w:trPr>
      <w:tcPr>
        <w:tcBorders>
          <w:tl2br w:val="none" w:color="auto" w:sz="0" w:space="0"/>
          <w:tr2bl w:val="none" w:color="auto" w:sz="0" w:space="0"/>
        </w:tcBorders>
      </w:tcPr>
    </w:tblStylePr>
    <w:tblStylePr w:type="swCell">
      <w:rPr>
        <w:b/>
        <w:bCs/>
      </w:rPr>
      <w:tblPr/>
      <w:trPr>
        <w:hidden/>
      </w:trPr>
      <w:tcPr>
        <w:tcBorders>
          <w:tl2br w:val="none" w:color="auto" w:sz="0" w:space="0"/>
          <w:tr2bl w:val="none" w:color="auto" w:sz="0" w:space="0"/>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rPr>
      <w:hidden/>
    </w:trPr>
    <w:tcPr>
      <w:tcBorders>
        <w:bottom w:val="single" w:color="FFFFFF" w:sz="6" w:space="0"/>
        <w:right w:val="single" w:color="000000" w:sz="6" w:space="0"/>
        <w:insideH w:val="celticKnotwork" w:color="auto" w:sz="58" w:space="29" w:frame="1"/>
        <w:tl2br w:val="celticKnotwork" w:color="auto" w:sz="58" w:space="29" w:frame="1"/>
      </w:tcBorders>
      <w:shd w:val="clear" w:color="auto" w:fill="auto"/>
    </w:tcPr>
    <w:tblStylePr w:type="firstRow">
      <w:rPr>
        <w:i/>
        <w:iCs/>
      </w:rPr>
      <w:tblPr/>
      <w:trPr>
        <w:hidden/>
      </w:trPr>
      <w:tcPr>
        <w:tcBorders>
          <w:bottom w:val="single" w:color="000000" w:sz="6" w:space="0"/>
          <w:tl2br w:val="none" w:color="auto" w:sz="0" w:space="0"/>
          <w:tr2bl w:val="none" w:color="auto" w:sz="0" w:space="0"/>
        </w:tcBorders>
      </w:tcPr>
    </w:tblStylePr>
    <w:tblStylePr w:type="lastRow">
      <w:rPr>
        <w:color w:val="auto"/>
      </w:rPr>
      <w:tblPr/>
      <w:trPr>
        <w:hidden/>
      </w:trPr>
      <w:tcPr>
        <w:tcBorders>
          <w:top w:val="single" w:color="000000" w:sz="6" w:space="0"/>
          <w:tl2br w:val="none" w:color="auto" w:sz="0" w:space="0"/>
          <w:tr2bl w:val="none" w:color="auto" w:sz="0" w:space="0"/>
        </w:tcBorders>
      </w:tcPr>
    </w:tblStylePr>
    <w:tblStylePr w:type="neCell">
      <w:rPr>
        <w:b/>
        <w:bCs/>
        <w:i w:val="0"/>
        <w:iCs w:val="0"/>
      </w:rPr>
      <w:tblPr/>
      <w:trPr>
        <w:hidden/>
      </w:trPr>
      <w:tcPr>
        <w:tcBorders>
          <w:tl2br w:val="none" w:color="auto" w:sz="0" w:space="0"/>
          <w:tr2bl w:val="none" w:color="auto" w:sz="0" w:space="0"/>
        </w:tcBorders>
      </w:tcPr>
    </w:tblStylePr>
    <w:tblStylePr w:type="swCell">
      <w:rPr>
        <w:b/>
        <w:bCs/>
      </w:rPr>
      <w:tblPr/>
      <w:trPr>
        <w:hidden/>
      </w:trPr>
      <w:tcPr>
        <w:tcBorders>
          <w:tl2br w:val="none" w:color="auto" w:sz="0" w:space="0"/>
          <w:tr2bl w:val="none" w:color="auto" w:sz="0" w:space="0"/>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rPr>
      <w:hidden/>
    </w:trPr>
    <w:tcPr>
      <w:tcBorders>
        <w:top w:val="single" w:color="000000" w:sz="6" w:space="0"/>
        <w:bottom w:val="single" w:color="FFFFFF" w:sz="6" w:space="0"/>
        <w:insideH w:val="celticKnotwork" w:color="auto" w:sz="58" w:space="30" w:frame="1"/>
        <w:tl2br w:val="celticKnotwork" w:color="auto" w:sz="58" w:space="30" w:frame="1"/>
      </w:tcBorders>
      <w:shd w:val="clear" w:color="auto" w:fill="auto"/>
    </w:tcPr>
    <w:tblStylePr w:type="firstRow">
      <w:rPr>
        <w:color w:val="FFFFFF"/>
      </w:rPr>
      <w:tblPr/>
      <w:trPr>
        <w:hidden/>
      </w:trPr>
      <w:tcPr>
        <w:tcBorders>
          <w:bottom w:val="single" w:color="000000" w:sz="6" w:space="0"/>
          <w:tl2br w:val="none" w:color="auto" w:sz="0" w:space="0"/>
          <w:tr2bl w:val="none" w:color="auto" w:sz="0" w:space="0"/>
        </w:tcBorders>
        <w:shd w:val="solid" w:color="800080" w:fill="FFFFFF"/>
      </w:tcPr>
    </w:tblStylePr>
    <w:tblStylePr w:type="firstCol">
      <w:rPr>
        <w:b/>
        <w:bCs/>
      </w:rPr>
    </w:tblStylePr>
    <w:tblStylePr w:type="neCell">
      <w:rPr>
        <w:b/>
        <w:bCs/>
      </w:rPr>
      <w:tblPr/>
      <w:trPr>
        <w:hidden/>
      </w:trPr>
      <w:tcPr>
        <w:tcBorders>
          <w:tl2br w:val="none" w:color="auto" w:sz="0" w:space="0"/>
          <w:tr2bl w:val="none" w:color="auto" w:sz="0" w:space="0"/>
        </w:tcBorders>
      </w:tcPr>
    </w:tblStylePr>
    <w:tblStylePr w:type="nwCell">
      <w:tblPr/>
      <w:trPr>
        <w:hidden/>
      </w:trPr>
      <w:tcPr>
        <w:tcBorders>
          <w:tl2br w:val="none" w:color="auto" w:sz="0" w:space="0"/>
          <w:tr2bl w:val="none" w:color="auto" w:sz="0" w:space="0"/>
        </w:tcBorders>
        <w:shd w:val="solid" w:color="800080" w:fill="FFFFFF"/>
      </w:tcPr>
    </w:tblStylePr>
    <w:tblStylePr w:type="swCell">
      <w:rPr>
        <w:color w:val="000080"/>
      </w:rPr>
      <w:tblPr/>
      <w:trPr>
        <w:hidden/>
      </w:trPr>
      <w:tcPr>
        <w:tcBorders>
          <w:tl2br w:val="none" w:color="auto" w:sz="0" w:space="0"/>
          <w:tr2bl w:val="none" w:color="auto" w:sz="0" w:space="0"/>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rPr>
      <w:hidden/>
    </w:trPr>
    <w:tcPr>
      <w:tcBorders>
        <w:top w:val="single" w:color="000000" w:sz="6" w:space="0"/>
      </w:tcBorders>
      <w:shd w:val="solid" w:color="C0C0C0" w:fill="FFFFFF"/>
    </w:tcPr>
    <w:tblStylePr w:type="firstRow">
      <w:rPr>
        <w:b/>
        <w:bCs/>
        <w:i/>
        <w:iCs/>
        <w:color w:val="FFFFFF"/>
      </w:rPr>
      <w:tblPr/>
      <w:trPr>
        <w:hidden/>
      </w:trPr>
      <w:tcPr>
        <w:tcBorders>
          <w:bottom w:val="single" w:color="000000" w:sz="6" w:space="0"/>
          <w:tl2br w:val="none" w:color="auto" w:sz="0" w:space="0"/>
          <w:tr2bl w:val="none" w:color="auto" w:sz="0" w:space="0"/>
        </w:tcBorders>
        <w:shd w:val="solid" w:color="000080" w:fill="FFFFFF"/>
      </w:tcPr>
    </w:tblStylePr>
    <w:tblStylePr w:type="lastRow">
      <w:rPr>
        <w:color w:val="000080"/>
      </w:rPr>
      <w:tblPr/>
      <w:trPr>
        <w:hidden/>
      </w:tr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rPr>
        <w:hidden/>
      </w:trPr>
      <w:tcPr>
        <w:tcBorders>
          <w:tl2br w:val="none" w:color="auto" w:sz="0" w:space="0"/>
          <w:tr2bl w:val="none" w:color="auto" w:sz="0" w:space="0"/>
        </w:tcBorders>
        <w:shd w:val="solid" w:color="C0C0C0" w:fill="FFFFFF"/>
      </w:tcPr>
    </w:tblStylePr>
    <w:tblStylePr w:type="neCell">
      <w:tblPr/>
      <w:trPr>
        <w:hidden/>
      </w:trPr>
      <w:tcPr>
        <w:tcBorders>
          <w:tl2br w:val="none" w:color="auto" w:sz="0" w:space="0"/>
          <w:tr2bl w:val="none" w:color="auto" w:sz="0" w:space="26" w:shadow="1"/>
        </w:tcBorders>
      </w:tcPr>
    </w:tblStylePr>
    <w:tblStylePr w:type="nwCell">
      <w:tblPr/>
      <w:trPr>
        <w:hidden/>
      </w:trPr>
      <w:tcPr>
        <w:tcBorders>
          <w:tl2br w:val="none" w:color="auto" w:sz="0" w:space="0"/>
          <w:tr2bl w:val="none" w:color="auto" w:sz="0" w:space="0"/>
        </w:tcBorders>
        <w:shd w:val="solid" w:color="800080" w:fill="FFFFFF"/>
      </w:tcPr>
    </w:tblStylePr>
    <w:tblStylePr w:type="swCell">
      <w:tblPr/>
      <w:trPr>
        <w:hidden/>
      </w:trPr>
      <w:tcPr>
        <w:tcBorders>
          <w:tl2br w:val="none" w:color="auto" w:sz="0" w:space="0"/>
          <w:tr2bl w:val="none" w:color="auto" w:sz="0" w:space="0"/>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rPr>
      <w:hidden/>
    </w:trPr>
    <w:tcPr>
      <w:tcBorders>
        <w:bottom w:val="single" w:color="000000" w:sz="6" w:space="0"/>
      </w:tcBorders>
      <w:shd w:val="clear" w:color="auto" w:fill="auto"/>
    </w:tcPr>
    <w:tblStylePr w:type="firstRow">
      <w:rPr>
        <w:b/>
        <w:bCs/>
        <w:i/>
        <w:iCs/>
        <w:color w:val="FFFFFF"/>
      </w:rPr>
      <w:tblPr/>
      <w:trPr>
        <w:hidden/>
      </w:trPr>
      <w:tcPr>
        <w:tcBorders>
          <w:bottom w:val="single" w:color="000000" w:sz="6" w:space="0"/>
          <w:tl2br w:val="none" w:color="auto" w:sz="0" w:space="0"/>
          <w:tr2bl w:val="none" w:color="auto" w:sz="0" w:space="0"/>
        </w:tcBorders>
        <w:shd w:val="pct50" w:color="000080" w:fill="FFFFFF"/>
      </w:tcPr>
    </w:tblStylePr>
    <w:tblStylePr w:type="lastRow">
      <w:rPr>
        <w:color w:val="000080"/>
      </w:rPr>
    </w:tblStylePr>
    <w:tblStylePr w:type="firstCol">
      <w:rPr>
        <w:b/>
        <w:bCs/>
      </w:rPr>
    </w:tblStylePr>
    <w:tblStylePr w:type="nwCell">
      <w:rPr>
        <w:b/>
        <w:bCs/>
      </w:rPr>
      <w:tblPr/>
      <w:trPr>
        <w:hidden/>
      </w:trPr>
      <w:tcPr>
        <w:tcBorders>
          <w:tl2br w:val="none" w:color="auto" w:sz="0" w:space="0"/>
          <w:tr2bl w:val="none" w:color="auto" w:sz="0" w:space="0"/>
        </w:tcBorders>
      </w:tcPr>
    </w:tblStylePr>
    <w:tblStylePr w:type="swCell">
      <w:rPr>
        <w:color w:val="000080"/>
      </w:rPr>
      <w:tblPr/>
      <w:trPr>
        <w:hidden/>
      </w:trPr>
      <w:tcPr>
        <w:tcBorders>
          <w:tl2br w:val="none" w:color="auto" w:sz="0" w:space="0"/>
          <w:tr2bl w:val="none" w:color="auto" w:sz="0" w:space="0"/>
        </w:tcBorders>
      </w:tcPr>
    </w:tblStylePr>
  </w:style>
  <w:style w:type="table" w:styleId="TableColo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rPr>
      <w:hidden/>
    </w:tr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unhideWhenUsed/>
    <w:rsid w:val="002D66D8"/>
    <w:pPr>
      <w:spacing w:before="120" w:after="120" w:line="280" w:lineRule="atLeast"/>
    </w:pPr>
    <w:tblPr/>
    <w:trPr>
      <w:hidden/>
    </w:trPr>
    <w:tcPr>
      <w:tcBorders>
        <w:top w:val="single" w:color="000000" w:sz="6" w:space="0"/>
      </w:tcBorders>
      <w:shd w:val="pct20" w:color="FFFF00" w:fill="FFFFFF"/>
    </w:tcPr>
    <w:tblStylePr w:type="firstRow">
      <w:rPr>
        <w:b/>
        <w:bCs/>
        <w:i/>
        <w:iCs/>
        <w:color w:val="FFFFFF"/>
      </w:rPr>
      <w:tblPr/>
      <w:trPr>
        <w:hidden/>
      </w:trPr>
      <w:tcPr>
        <w:tcBorders>
          <w:top w:val="single" w:color="000000" w:sz="12" w:space="0"/>
          <w:bottom w:val="single" w:color="000000" w:sz="12" w:space="0"/>
          <w:tl2br w:val="none" w:color="auto" w:sz="0" w:space="0"/>
          <w:tr2bl w:val="none" w:color="auto" w:sz="0" w:space="0"/>
        </w:tcBorders>
        <w:shd w:val="solid" w:color="800000" w:fill="FFFFFF"/>
      </w:tcPr>
    </w:tblStylePr>
    <w:tblStylePr w:type="lastRow">
      <w:tblPr/>
      <w:trPr>
        <w:hidden/>
      </w:trPr>
      <w:tcPr>
        <w:tcBorders>
          <w:top w:val="single" w:color="000000" w:sz="12" w:space="0"/>
          <w:tl2br w:val="none" w:color="auto" w:sz="0" w:space="0"/>
          <w:tr2bl w:val="none" w:color="auto" w:sz="0" w:space="0"/>
        </w:tcBorders>
        <w:shd w:val="solid" w:color="FFFFFF" w:fill="FFFFFF"/>
      </w:tcPr>
    </w:tblStylePr>
    <w:tblStylePr w:type="firstCol">
      <w:rPr>
        <w:b/>
        <w:bCs/>
        <w:i/>
        <w:iCs/>
      </w:rPr>
      <w:tblPr/>
      <w:trPr>
        <w:hidden/>
      </w:trPr>
      <w:tcPr>
        <w:tcBorders>
          <w:tl2br w:val="none" w:color="auto" w:sz="0" w:space="0"/>
          <w:tr2bl w:val="none" w:color="auto" w:sz="0" w:space="0"/>
        </w:tcBorders>
      </w:tcPr>
    </w:tblStylePr>
    <w:tblStylePr w:type="swCell">
      <w:rPr>
        <w:b/>
        <w:bCs/>
        <w:i w:val="0"/>
        <w:iCs w:val="0"/>
      </w:rPr>
      <w:tblPr/>
      <w:trPr>
        <w:hidden/>
      </w:trPr>
      <w:tcPr>
        <w:tcBorders>
          <w:tl2br w:val="none" w:color="auto" w:sz="0" w:space="0"/>
          <w:tr2bl w:val="none" w:color="auto" w:sz="0" w:space="0"/>
        </w:tcBorders>
      </w:tcPr>
    </w:tblStylePr>
  </w:style>
  <w:style w:type="table" w:styleId="TableColorful3">
    <w:name w:val="Table Colorful 3"/>
    <w:basedOn w:val="TableNormal"/>
    <w:semiHidden/>
    <w:unhideWhenUsed/>
    <w:rsid w:val="002D66D8"/>
    <w:pPr>
      <w:spacing w:before="120" w:after="120" w:line="280" w:lineRule="atLeast"/>
    </w:pPr>
    <w:tblPr>
      <w:tblInd w:w="0" w:type="nil"/>
      <w:tblCellMar>
        <w:left w:w="0" w:type="dxa"/>
        <w:right w:w="0" w:type="dxa"/>
      </w:tblCellMar>
    </w:tblPr>
    <w:trPr>
      <w:hidden/>
    </w:tr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rPr>
      <w:hidden/>
    </w:trPr>
    <w:tcPr>
      <w:shd w:val="solid" w:color="FFFFFF" w:fill="FFFFFF"/>
    </w:tcPr>
    <w:tblStylePr w:type="firstRow">
      <w:rPr>
        <w:b w:val="0"/>
        <w:bCs w:val="0"/>
      </w:rPr>
      <w:tblPr/>
      <w:trPr>
        <w:hidden/>
      </w:trPr>
      <w:tcPr>
        <w:tcBorders>
          <w:tl2br w:val="none" w:color="auto" w:sz="0" w:space="0"/>
          <w:tr2bl w:val="none" w:color="auto" w:sz="0" w:space="0"/>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rPr>
      <w:hidden/>
    </w:trPr>
    <w:tcPr>
      <w:tcBorders>
        <w:bottom w:val="double" w:color="000000" w:sz="6" w:space="0"/>
      </w:tcBorders>
      <w:shd w:val="pct30" w:color="000000" w:fill="FFFFFF"/>
    </w:tcPr>
    <w:tblStylePr w:type="firstRow">
      <w:rPr>
        <w:color w:val="FFFFFF"/>
      </w:rPr>
      <w:tblPr/>
      <w:trPr>
        <w:hidden/>
      </w:trPr>
      <w:tcPr>
        <w:tcBorders>
          <w:bottom w:val="double" w:color="000000" w:sz="6" w:space="0"/>
          <w:tl2br w:val="none" w:color="auto" w:sz="0" w:space="0"/>
          <w:tr2bl w:val="none" w:color="auto" w:sz="0" w:space="0"/>
        </w:tcBorders>
        <w:shd w:val="solid" w:color="000080" w:fill="FFFFFF"/>
      </w:tcPr>
    </w:tblStylePr>
    <w:tblStylePr w:type="lastRow">
      <w:rPr>
        <w:b w:val="0"/>
        <w:bCs w:val="0"/>
      </w:rPr>
      <w:tblPr/>
      <w:trPr>
        <w:hidden/>
      </w:trPr>
      <w:tcPr>
        <w:tcBorders>
          <w:tl2br w:val="none" w:color="auto" w:sz="0" w:space="0"/>
          <w:tr2bl w:val="none" w:color="auto" w:sz="0" w:space="0"/>
        </w:tcBorders>
      </w:tcPr>
    </w:tblStylePr>
    <w:tblStylePr w:type="firstCol">
      <w:rPr>
        <w:b w:val="0"/>
        <w:bCs w:val="0"/>
        <w:color w:val="000000"/>
      </w:rPr>
      <w:tblPr/>
      <w:trPr>
        <w:hidden/>
      </w:trPr>
      <w:tcPr>
        <w:tcBorders>
          <w:tl2br w:val="none" w:color="auto" w:sz="0" w:space="0"/>
          <w:tr2bl w:val="none" w:color="auto" w:sz="0" w:space="0"/>
        </w:tcBorders>
      </w:tcPr>
    </w:tblStylePr>
    <w:tblStylePr w:type="lastCol">
      <w:rPr>
        <w:b w:val="0"/>
        <w:bCs w:val="0"/>
      </w:rPr>
      <w:tblPr/>
      <w:trPr>
        <w:hidden/>
      </w:trPr>
      <w:tcPr>
        <w:tcBorders>
          <w:tl2br w:val="none" w:color="auto" w:sz="0" w:space="0"/>
          <w:tr2bl w:val="none" w:color="auto" w:sz="0" w:space="0"/>
        </w:tcBorders>
      </w:tcPr>
    </w:tblStylePr>
    <w:tblStylePr w:type="band1Vert">
      <w:rPr>
        <w:color w:val="auto"/>
      </w:rPr>
    </w:tblStylePr>
    <w:tblStylePr w:type="band2Vert">
      <w:rPr>
        <w:color w:val="auto"/>
      </w:rPr>
      <w:tblPr/>
      <w:trPr>
        <w:hidden/>
      </w:trPr>
      <w:tcPr>
        <w:shd w:val="pct25" w:color="00FF00" w:fill="FFFFFF"/>
      </w:tcPr>
    </w:tblStylePr>
    <w:tblStylePr w:type="neCell">
      <w:rPr>
        <w:b/>
        <w:bCs/>
      </w:rPr>
      <w:tblPr/>
      <w:trPr>
        <w:hidden/>
      </w:trPr>
      <w:tcPr>
        <w:tcBorders>
          <w:tl2br w:val="none" w:color="auto" w:sz="0" w:space="0"/>
          <w:tr2bl w:val="none" w:color="auto" w:sz="0" w:space="0"/>
        </w:tcBorders>
      </w:tcPr>
    </w:tblStylePr>
    <w:tblStylePr w:type="swCell">
      <w:rPr>
        <w:b/>
        <w:bCs/>
      </w:rPr>
      <w:tblPr/>
      <w:trPr>
        <w:hidden/>
      </w:trPr>
      <w:tcPr>
        <w:tcBorders>
          <w:tl2br w:val="none" w:color="auto" w:sz="0" w:space="0"/>
          <w:tr2bl w:val="none" w:color="auto" w:sz="0" w:space="0"/>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rPr>
      <w:hidden/>
    </w:tr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rPr>
      <w:hidden/>
    </w:trPr>
    <w:tcPr>
      <w:tcBorders>
        <w:bottom w:val="double" w:color="000000" w:sz="6" w:space="0"/>
        <w:insideH w:val="celticKnotwork" w:color="auto" w:sz="58" w:space="7" w:shadow="1" w:frame="1"/>
        <w:tl2br w:val="celticKnotwork" w:color="auto" w:sz="58" w:space="7" w:shadow="1" w:frame="1"/>
      </w:tcBorders>
      <w:shd w:val="pct50" w:color="008080" w:fill="FFFFFF"/>
    </w:tcPr>
    <w:tblStylePr w:type="firstRow">
      <w:rPr>
        <w:color w:val="FFFFFF"/>
      </w:rPr>
      <w:tblPr/>
      <w:trPr>
        <w:hidden/>
      </w:trPr>
      <w:tcPr>
        <w:tcBorders>
          <w:tl2br w:val="none" w:color="auto" w:sz="0" w:space="0"/>
          <w:tr2bl w:val="none" w:color="auto" w:sz="0" w:space="0"/>
        </w:tcBorders>
        <w:shd w:val="solid" w:color="000000" w:fill="FFFFFF"/>
      </w:tcPr>
    </w:tblStylePr>
    <w:tblStylePr w:type="lastRow">
      <w:rPr>
        <w:b/>
        <w:bCs/>
      </w:rPr>
      <w:tblPr/>
      <w:trPr>
        <w:hidden/>
      </w:trPr>
      <w:tcPr>
        <w:tcBorders>
          <w:tl2br w:val="none" w:color="auto" w:sz="0" w:space="0"/>
          <w:tr2bl w:val="none" w:color="auto" w:sz="0" w:space="0"/>
        </w:tcBorders>
      </w:tcPr>
    </w:tblStylePr>
    <w:tblStylePr w:type="lastCol">
      <w:rPr>
        <w:b/>
        <w:bCs/>
      </w:rPr>
      <w:tblPr/>
      <w:trPr>
        <w:hidden/>
      </w:trPr>
      <w:tcPr>
        <w:tcBorders>
          <w:tl2br w:val="none" w:color="auto" w:sz="0" w:space="0"/>
          <w:tr2bl w:val="none" w:color="auto" w:sz="0" w:space="0"/>
        </w:tcBorders>
      </w:tcPr>
    </w:tblStylePr>
    <w:tblStylePr w:type="band1Vert">
      <w:rPr>
        <w:color w:val="auto"/>
      </w:rPr>
    </w:tblStylePr>
    <w:tblStylePr w:type="band2Vert">
      <w:rPr>
        <w:color w:val="auto"/>
      </w:rPr>
      <w:tblPr/>
      <w:trPr>
        <w:hidden/>
      </w:trPr>
      <w:tcPr>
        <w:shd w:val="pct25" w:color="00FF00" w:fill="FFFFFF"/>
      </w:tcPr>
    </w:tblStylePr>
    <w:tblStylePr w:type="neCell">
      <w:tblPr/>
      <w:trPr>
        <w:hidden/>
      </w:trPr>
      <w:tcPr>
        <w:tcBorders>
          <w:tl2br w:val="none" w:color="auto" w:sz="0" w:space="0"/>
          <w:tr2bl w:val="none" w:color="auto" w:sz="0" w:space="0"/>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rPr>
      <w:hidden/>
    </w:tr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rPr>
      <w:hidden/>
    </w:tr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rPr>
      <w:hidden/>
    </w:tr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rPr>
      <w:hidden/>
    </w:tr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rPr>
      <w:hidden/>
    </w:tr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rPr>
      <w:hidden/>
    </w:tr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rPr>
      <w:hidden/>
    </w:tr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rPr>
      <w:hidden/>
    </w:trPr>
    <w:tcPr>
      <w:shd w:val="clear" w:color="auto" w:fill="auto"/>
    </w:tcPr>
    <w:tblStylePr w:type="firstRow">
      <w:rPr>
        <w:b/>
        <w:bCs/>
      </w:rPr>
      <w:tblPr/>
      <w:trPr>
        <w:hidden/>
      </w:trPr>
      <w:tcPr>
        <w:tcBorders>
          <w:bottom w:val="single" w:color="000000" w:sz="6" w:space="0"/>
          <w:tl2br w:val="none" w:color="auto" w:sz="0" w:space="0"/>
          <w:tr2bl w:val="none" w:color="auto" w:sz="0" w:space="0"/>
        </w:tcBorders>
      </w:tcPr>
    </w:tblStylePr>
    <w:tblStylePr w:type="lastRow">
      <w:rPr>
        <w:color w:val="auto"/>
      </w:rPr>
      <w:tblPr/>
      <w:trPr>
        <w:hidden/>
      </w:trPr>
      <w:tcPr>
        <w:tcBorders>
          <w:top w:val="single" w:color="000000" w:sz="6" w:space="0"/>
          <w:tl2br w:val="none" w:color="auto" w:sz="0" w:space="0"/>
          <w:tr2bl w:val="none" w:color="auto" w:sz="0" w:space="0"/>
        </w:tcBorders>
      </w:tcPr>
    </w:tblStylePr>
    <w:tblStylePr w:type="firstCol">
      <w:rPr>
        <w:b/>
        <w:bCs/>
      </w:rPr>
      <w:tblPr/>
      <w:trPr>
        <w:hidden/>
      </w:trPr>
      <w:tcPr>
        <w:tcBorders>
          <w:tl2br w:val="none" w:color="auto" w:sz="0" w:space="0"/>
          <w:tr2bl w:val="none" w:color="auto" w:sz="0" w:space="0"/>
        </w:tcBorders>
      </w:tcPr>
    </w:tblStylePr>
    <w:tblStylePr w:type="lastCol">
      <w:tblPr/>
      <w:trPr>
        <w:hidden/>
      </w:trPr>
      <w:tcPr>
        <w:tcBorders>
          <w:tl2br w:val="none" w:color="auto" w:sz="0" w:space="0"/>
        </w:tcBorders>
      </w:tcPr>
    </w:tblStylePr>
    <w:tblStylePr w:type="nwCell">
      <w:tblPr/>
      <w:trPr>
        <w:hidden/>
      </w:trPr>
      <w:tcPr>
        <w:tcBorders>
          <w:tl2br w:val="single" w:color="000000" w:sz="6" w:space="0"/>
          <w:tr2bl w:val="none" w:color="auto" w:sz="0" w:space="0"/>
        </w:tcBorders>
      </w:tcPr>
    </w:tblStylePr>
  </w:style>
  <w:style w:type="table" w:styleId="TableGrid7">
    <w:name w:val="Table Grid 7"/>
    <w:basedOn w:val="TableNormal"/>
    <w:semiHidden/>
    <w:unhideWhenUsed/>
    <w:rsid w:val="002D66D8"/>
    <w:pPr>
      <w:spacing w:before="120" w:after="120" w:line="280" w:lineRule="atLeast"/>
    </w:pPr>
    <w:rPr>
      <w:b/>
      <w:bCs/>
    </w:rPr>
    <w:tblPr/>
    <w:trPr>
      <w:hidden/>
    </w:trPr>
    <w:tcPr>
      <w:tcBorders>
        <w:bottom w:val="single" w:color="000000" w:sz="6" w:space="0"/>
      </w:tcBorders>
      <w:shd w:val="clear" w:color="auto" w:fill="auto"/>
    </w:tcPr>
    <w:tblStylePr w:type="firstRow">
      <w:rPr>
        <w:b w:val="0"/>
        <w:bCs w:val="0"/>
      </w:rPr>
      <w:tblPr/>
      <w:trPr>
        <w:hidden/>
      </w:trPr>
      <w:tcPr>
        <w:tcBorders>
          <w:bottom w:val="single" w:color="000000" w:sz="12" w:space="0"/>
          <w:tl2br w:val="none" w:color="auto" w:sz="0" w:space="0"/>
          <w:tr2bl w:val="none" w:color="auto" w:sz="0" w:space="0"/>
        </w:tcBorders>
      </w:tcPr>
    </w:tblStylePr>
    <w:tblStylePr w:type="lastRow">
      <w:rPr>
        <w:b w:val="0"/>
        <w:bCs w:val="0"/>
      </w:rPr>
      <w:tblPr/>
      <w:trPr>
        <w:hidden/>
      </w:trPr>
      <w:tcPr>
        <w:tcBorders>
          <w:top w:val="single" w:color="000000" w:sz="6" w:space="0"/>
          <w:tl2br w:val="none" w:color="auto" w:sz="0" w:space="0"/>
          <w:tr2bl w:val="none" w:color="auto" w:sz="0" w:space="0"/>
        </w:tcBorders>
      </w:tcPr>
    </w:tblStylePr>
    <w:tblStylePr w:type="firstCol">
      <w:rPr>
        <w:b w:val="0"/>
        <w:bCs w:val="0"/>
      </w:rPr>
    </w:tblStylePr>
    <w:tblStylePr w:type="lastCol">
      <w:rPr>
        <w:b w:val="0"/>
        <w:bCs w:val="0"/>
      </w:rPr>
    </w:tblStylePr>
    <w:tblStylePr w:type="nwCell">
      <w:tblPr/>
      <w:trPr>
        <w:hidden/>
      </w:trPr>
      <w:tcPr>
        <w:tcBorders>
          <w:tl2br w:val="single" w:color="000000" w:sz="6" w:space="0"/>
          <w:tr2bl w:val="none" w:color="auto" w:sz="0" w:space="0"/>
        </w:tcBorders>
      </w:tcPr>
    </w:tblStylePr>
  </w:style>
  <w:style w:type="table" w:styleId="TableGrid8">
    <w:name w:val="Table Grid 8"/>
    <w:basedOn w:val="TableNormal"/>
    <w:semiHidden/>
    <w:unhideWhenUsed/>
    <w:rsid w:val="002D66D8"/>
    <w:pPr>
      <w:spacing w:before="120" w:after="120" w:line="280" w:lineRule="atLeast"/>
    </w:pPr>
    <w:tblPr/>
    <w:trPr>
      <w:hidden/>
    </w:trPr>
    <w:tcPr>
      <w:tcBorders>
        <w:bottom w:val="single" w:color="000000" w:sz="12" w:space="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rPr>
        <w:hidden/>
      </w:trPr>
      <w:tcPr>
        <w:tcBorders>
          <w:tl2br w:val="single" w:color="000000" w:sz="6" w:space="0"/>
          <w:tr2bl w:val="none" w:color="auto" w:sz="0" w:space="0"/>
        </w:tcBorders>
      </w:tcPr>
    </w:tblStylePr>
  </w:style>
  <w:style w:type="table" w:styleId="TableList1">
    <w:name w:val="Table List 1"/>
    <w:basedOn w:val="TableNormal"/>
    <w:semiHidden/>
    <w:unhideWhenUsed/>
    <w:rsid w:val="002D66D8"/>
    <w:pPr>
      <w:spacing w:before="120" w:after="120" w:line="280" w:lineRule="atLeast"/>
    </w:pPr>
    <w:tblPr/>
    <w:trPr>
      <w:hidden/>
    </w:tr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rPr>
      <w:hidden/>
    </w:trPr>
    <w:tcPr>
      <w:tcBorders>
        <w:top w:val="single" w:color="000000" w:sz="6" w:space="0"/>
        <w:bottom w:val="single" w:color="000000" w:sz="6" w:space="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rPr>
        <w:hidden/>
      </w:trPr>
      <w:tcPr>
        <w:tcBorders>
          <w:tl2br w:val="none" w:color="auto" w:sz="0" w:space="0"/>
          <w:tr2bl w:val="none" w:color="auto" w:sz="0" w:space="0"/>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rPr>
      <w:hidden/>
    </w:trPr>
    <w:tcPr>
      <w:tcBorders>
        <w:bottom w:val="single" w:color="000000" w:sz="6" w:space="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rPr>
      <w:hidden/>
    </w:tr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rPr>
      <w:hidden/>
    </w:trPr>
    <w:tcPr>
      <w:tcBorders>
        <w:bottom w:val="single" w:color="000000" w:sz="12" w:space="0"/>
        <w:right w:val="single" w:color="000000" w:sz="12" w:space="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rPr>
      <w:hidden/>
    </w:trPr>
    <w:tcPr>
      <w:tcBorders>
        <w:top w:val="single" w:color="008000" w:sz="12" w:space="0"/>
        <w:right w:val="single" w:color="000000" w:sz="12" w:space="0"/>
      </w:tcBorders>
    </w:tcPr>
    <w:tblStylePr w:type="firstRow">
      <w:rPr>
        <w:b/>
        <w:bCs/>
      </w:rPr>
      <w:tblPr/>
      <w:trPr>
        <w:hidden/>
      </w:trPr>
      <w:tcPr>
        <w:tcBorders>
          <w:bottom w:val="single" w:color="008000" w:sz="12" w:space="0"/>
          <w:tl2br w:val="none" w:color="auto" w:sz="0" w:space="0"/>
          <w:tr2bl w:val="none" w:color="auto" w:sz="0" w:space="0"/>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rPr>
      <w:hidden/>
    </w:trPr>
    <w:tcPr>
      <w:tcBorders>
        <w:top w:val="single" w:color="000000" w:sz="6" w:space="0"/>
      </w:tcBorders>
      <w:shd w:val="pct25" w:color="FFFF00" w:fill="FFFFFF"/>
    </w:tcPr>
    <w:tblStylePr w:type="firstRow">
      <w:rPr>
        <w:b/>
        <w:bCs/>
        <w:i/>
        <w:iCs/>
      </w:rPr>
      <w:tblPr/>
      <w:trPr>
        <w:hidden/>
      </w:trPr>
      <w:tcPr>
        <w:tcBorders>
          <w:bottom w:val="single" w:color="000000" w:sz="6" w:space="0"/>
          <w:tl2br w:val="none" w:color="auto" w:sz="0" w:space="0"/>
          <w:tr2bl w:val="none" w:color="auto" w:sz="0" w:space="0"/>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rPr>
      <w:hidden/>
    </w:tr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trPr>
      <w:hidden/>
    </w:tr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rPr>
      <w:hidden/>
    </w:tr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rPr>
      <w:hidden/>
    </w:trPr>
    <w:tcPr>
      <w:tcBorders>
        <w:bottom w:val="single" w:color="000000" w:sz="12" w:space="0"/>
        <w:insideH w:val="single" w:color="000000" w:sz="6" w:space="0"/>
        <w:tl2br w:val="single" w:color="000000" w:sz="6" w:space="0"/>
      </w:tcBorders>
      <w:shd w:val="clear" w:color="auto" w:fill="auto"/>
    </w:tcPr>
    <w:tblStylePr w:type="firstRow">
      <w:rPr>
        <w:b/>
        <w:bCs/>
        <w:color w:val="FFFFFF"/>
      </w:rPr>
      <w:tblPr/>
      <w:trPr>
        <w:hidden/>
      </w:trPr>
      <w:tcPr>
        <w:tcBorders>
          <w:tl2br w:val="none" w:color="auto" w:sz="0" w:space="0"/>
          <w:tr2bl w:val="none" w:color="auto" w:sz="0" w:space="0"/>
        </w:tcBorders>
        <w:shd w:val="solid" w:color="000000" w:fill="FFFFFF"/>
      </w:tcPr>
    </w:tblStylePr>
    <w:tblStylePr w:type="nwCell">
      <w:tblPr/>
      <w:trPr>
        <w:hidden/>
      </w:trPr>
      <w:tcPr>
        <w:tcBorders>
          <w:tl2br w:val="single" w:color="000000" w:sz="6" w:space="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rPr>
      <w:hidden/>
    </w:trPr>
    <w:tcPr>
      <w:tcBorders>
        <w:top w:val="single" w:color="000000" w:sz="12" w:space="0"/>
        <w:bottom w:val="none" w:color="714A80" w:sz="0" w:space="0"/>
      </w:tcBorders>
      <w:shd w:val="pct25" w:color="800080" w:fill="FFFFFF"/>
    </w:tcPr>
    <w:tblStylePr w:type="neCell">
      <w:rPr>
        <w:b/>
        <w:bCs/>
      </w:rPr>
      <w:tblPr/>
      <w:trPr>
        <w:hidden/>
      </w:trPr>
      <w:tcPr>
        <w:tcBorders>
          <w:tl2br w:val="none" w:color="auto" w:sz="0" w:space="0"/>
          <w:tr2bl w:val="none" w:color="auto" w:sz="0" w:space="0"/>
        </w:tcBorders>
      </w:tcPr>
    </w:tblStylePr>
    <w:tblStylePr w:type="swCell">
      <w:rPr>
        <w:b/>
        <w:bCs/>
      </w:rPr>
      <w:tblPr/>
      <w:trPr>
        <w:hidden/>
      </w:trPr>
      <w:tcPr>
        <w:tcBorders>
          <w:tl2br w:val="none" w:color="auto" w:sz="0" w:space="0"/>
          <w:tr2bl w:val="none" w:color="auto" w:sz="0" w:space="0"/>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rPr>
      <w:hidden/>
    </w:trPr>
    <w:tcPr>
      <w:tcBorders>
        <w:bottom w:val="none" w:color="714A80" w:sz="0" w:space="0"/>
        <w:insideH w:val="none" w:color="auto" w:sz="0" w:space="22" w:frame="1"/>
        <w:tl2br w:val="none" w:color="auto" w:sz="0" w:space="22" w:frame="1"/>
      </w:tcBorders>
      <w:shd w:val="pct25" w:color="808000" w:fill="FFFFFF"/>
    </w:tcPr>
    <w:tblStylePr w:type="firstRow">
      <w:tblPr/>
      <w:trPr>
        <w:hidden/>
      </w:trPr>
      <w:tcPr>
        <w:tcBorders>
          <w:top w:val="single" w:color="000000" w:sz="6" w:space="0"/>
          <w:bottom w:val="single" w:color="000000" w:sz="12" w:space="0"/>
          <w:tl2br w:val="none" w:color="auto" w:sz="0" w:space="0"/>
          <w:tr2bl w:val="none" w:color="auto" w:sz="0" w:space="0"/>
        </w:tcBorders>
      </w:tcPr>
    </w:tblStylePr>
    <w:tblStylePr w:type="lastRow">
      <w:tblPr/>
      <w:trPr>
        <w:hidden/>
      </w:trPr>
      <w:tcPr>
        <w:tcBorders>
          <w:top w:val="single" w:color="000000" w:sz="12" w:space="0"/>
          <w:tl2br w:val="none" w:color="auto" w:sz="0" w:space="0"/>
          <w:tr2bl w:val="none" w:color="auto" w:sz="0" w:space="0"/>
        </w:tcBorders>
        <w:shd w:val="pct25" w:color="800080" w:fill="FFFFFF"/>
      </w:tcPr>
    </w:tblStylePr>
    <w:tblStylePr w:type="firstCol">
      <w:tblPr/>
      <w:trPr>
        <w:hidden/>
      </w:trPr>
      <w:tcPr>
        <w:tcBorders>
          <w:right w:val="single" w:color="000000" w:sz="12" w:space="0"/>
          <w:tl2br w:val="none" w:color="auto" w:sz="0" w:space="0"/>
          <w:tr2bl w:val="none" w:color="auto" w:sz="0" w:space="0"/>
        </w:tcBorders>
        <w:shd w:val="pct25" w:color="008000" w:fill="FFFFFF"/>
      </w:tcPr>
    </w:tblStylePr>
    <w:tblStylePr w:type="lastCol">
      <w:tblPr/>
      <w:trPr>
        <w:hidden/>
      </w:trPr>
      <w:tcPr>
        <w:tcBorders>
          <w:left w:val="single" w:color="000000" w:sz="12" w:space="0"/>
          <w:tl2br w:val="none" w:color="auto" w:sz="0" w:space="0"/>
          <w:tr2bl w:val="none" w:color="auto" w:sz="0" w:space="0"/>
        </w:tcBorders>
        <w:shd w:val="pct25" w:color="808000" w:fill="FFFFFF"/>
      </w:tcPr>
    </w:tblStylePr>
    <w:tblStylePr w:type="neCell">
      <w:rPr>
        <w:b/>
        <w:bCs/>
      </w:rPr>
      <w:tblPr/>
      <w:trPr>
        <w:hidden/>
      </w:trPr>
      <w:tcPr>
        <w:tcBorders>
          <w:tl2br w:val="none" w:color="auto" w:sz="0" w:space="0"/>
          <w:tr2bl w:val="none" w:color="auto" w:sz="0" w:space="0"/>
        </w:tcBorders>
      </w:tcPr>
    </w:tblStylePr>
    <w:tblStylePr w:type="nwCell">
      <w:tblPr/>
      <w:trPr>
        <w:hidden/>
      </w:trPr>
      <w:tcPr>
        <w:tcBorders>
          <w:tl2br w:val="snowflakeFancy" w:color="000000" w:sz="6" w:space="26" w:shadow="1" w:frame="1"/>
        </w:tcBorders>
      </w:tcPr>
    </w:tblStylePr>
    <w:tblStylePr w:type="swCell">
      <w:rPr>
        <w:b/>
        <w:bCs/>
      </w:rPr>
      <w:tblPr/>
      <w:trPr>
        <w:hidden/>
      </w:trPr>
      <w:tcPr>
        <w:tcBorders>
          <w:tl2br w:val="none" w:color="auto" w:sz="0" w:space="0"/>
          <w:tr2bl w:val="none" w:color="auto" w:sz="0" w:space="0"/>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trPr>
      <w:hidden/>
    </w:tr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rPr>
      <w:hidden/>
    </w:tr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rPr>
      <w:hidden/>
    </w:tr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rPr>
      <w:hidden/>
    </w:trPr>
    <w:tblStylePr w:type="firstRow">
      <w:rPr>
        <w:color w:val="auto"/>
      </w:rPr>
    </w:tblStylePr>
  </w:style>
  <w:style w:type="paragraph" w:styleId="TOAHeading">
    <w:name w:val="toa heading"/>
    <w:basedOn w:val="Normal"/>
    <w:next w:val="Normal"/>
    <w:semiHidden/>
    <w:unhideWhenUsed/>
    <w:rsid w:val="002D66D8"/>
    <w:rPr>
      <w:rFonts w:asciiTheme="majorHAnsi" w:hAnsiTheme="majorHAnsi" w:eastAsiaTheme="majorEastAsia" w:cstheme="majorBidi"/>
      <w:b/>
      <w:bCs/>
      <w:szCs w:val="24"/>
    </w:rPr>
  </w:style>
  <w:style w:type="paragraph" w:styleId="TableHeadings" w:customStyle="1">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styleId="ListParagraphChar" w:customStyle="1">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styleId="HeaderChar" w:customStyle="1">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styleId="FooterChar" w:customStyle="1">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color="4F81BD" w:themeColor="accent1" w:sz="2" w:space="10" w:shadow="1" w:frame="1"/>
        <w:left w:val="single" w:color="4F81BD" w:themeColor="accent1" w:sz="2" w:space="10" w:shadow="1" w:frame="1"/>
        <w:bottom w:val="single" w:color="4F81BD" w:themeColor="accent1" w:sz="2" w:space="10" w:shadow="1" w:frame="1"/>
        <w:right w:val="single" w:color="4F81BD" w:themeColor="accent1" w:sz="2" w:space="10" w:shadow="1" w:frame="1"/>
      </w:pBdr>
      <w:ind w:left="1152" w:right="1152"/>
    </w:pPr>
    <w:rPr>
      <w:rFonts w:asciiTheme="minorHAnsi" w:hAnsiTheme="minorHAnsi" w:eastAsiaTheme="minorEastAsia" w:cstheme="minorBidi"/>
      <w:i/>
      <w:iCs/>
      <w:color w:val="4F81BD" w:themeColor="accent1"/>
    </w:rPr>
  </w:style>
  <w:style w:type="paragraph" w:styleId="BodyText">
    <w:name w:val="Body Text"/>
    <w:basedOn w:val="Normal"/>
    <w:link w:val="BodyTextChar"/>
    <w:uiPriority w:val="99"/>
    <w:semiHidden/>
    <w:unhideWhenUsed/>
    <w:rsid w:val="00DA0ACE"/>
  </w:style>
  <w:style w:type="character" w:styleId="BodyTextChar" w:customStyle="1">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styleId="CommentTextChar" w:customStyle="1">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styleId="CommentSubjectChar" w:customStyle="1">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styleId="DocumentMapChar" w:customStyle="1">
    <w:name w:val="Document Map Char"/>
    <w:basedOn w:val="DefaultParagraphFont"/>
    <w:link w:val="DocumentMap"/>
    <w:uiPriority w:val="99"/>
    <w:semiHidden/>
    <w:rsid w:val="00DA0ACE"/>
    <w:rPr>
      <w:rFonts w:ascii="Tahoma" w:hAnsi="Tahoma" w:eastAsia="Calibri"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styleId="EndnoteTextChar" w:customStyle="1">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styleId="FootnoteTextChar" w:customStyle="1">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styleId="ColorfulGrid1" w:customStyle="1">
    <w:name w:val="Colorful Grid1"/>
    <w:basedOn w:val="TableNormal"/>
    <w:uiPriority w:val="73"/>
    <w:rsid w:val="00C64BC3"/>
    <w:rPr>
      <w:color w:val="000000" w:themeColor="text1"/>
    </w:rPr>
    <w:tblPr>
      <w:tblStyleRowBandSize w:val="1"/>
      <w:tblStyleColBandSize w:val="1"/>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tcBorders>
          <w:right w:val="single" w:color="000000" w:sz="12" w:space="0"/>
          <w:tl2br w:val="none" w:color="auto" w:sz="0" w:space="0"/>
          <w:tr2bl w:val="none" w:color="auto" w:sz="0" w:space="0"/>
        </w:tcBorders>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style>
  <w:style w:type="table" w:styleId="ColorfulList1" w:customStyle="1">
    <w:name w:val="Colorful List1"/>
    <w:basedOn w:val="TableNormal"/>
    <w:uiPriority w:val="72"/>
    <w:rsid w:val="00C64BC3"/>
    <w:rPr>
      <w:color w:val="000000" w:themeColor="text1"/>
    </w:rPr>
    <w:tblPr>
      <w:tblStyleRowBandSize w:val="1"/>
      <w:tblStyleColBandSize w:val="1"/>
    </w:tblPr>
    <w:trPr>
      <w:hidden/>
    </w:trPr>
    <w:tcPr>
      <w:tcBorders>
        <w:right w:val="single" w:color="000000" w:sz="12" w:space="0"/>
      </w:tcBorders>
      <w:shd w:val="clear" w:color="auto" w:fill="E6E6E6" w:themeFill="text1" w:themeFillTint="19"/>
    </w:tcPr>
    <w:tblStylePr w:type="firstRow">
      <w:rPr>
        <w:b/>
        <w:bCs/>
        <w:color w:val="FFFFFF" w:themeColor="background1"/>
      </w:rPr>
      <w:tblPr/>
      <w:trPr>
        <w:hidden/>
      </w:t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rPr>
        <w:hidden/>
      </w:trPr>
      <w:tcPr>
        <w:tcBorders>
          <w:top w:val="single" w:color="000000" w:themeColor="text1" w:sz="12" w:space="0"/>
        </w:tcBorders>
        <w:shd w:val="clear" w:color="auto" w:fill="FFFFFF" w:themeFill="background1"/>
      </w:tcPr>
    </w:tblStylePr>
    <w:tblStylePr w:type="firstCol">
      <w:rPr>
        <w:b/>
        <w:bCs/>
      </w:rPr>
      <w:tblPr/>
      <w:trPr>
        <w:hidden/>
      </w:trPr>
      <w:tcPr>
        <w:tcBorders>
          <w:right w:val="single" w:color="000000" w:sz="12" w:space="0"/>
          <w:tl2br w:val="none" w:color="auto" w:sz="0" w:space="0"/>
          <w:tr2bl w:val="none" w:color="auto" w:sz="0" w:space="0"/>
        </w:tcBorders>
        <w:shd w:val="clear" w:color="auto" w:fill="000000" w:themeFill="text1" w:themeFillShade="BF"/>
      </w:tcPr>
    </w:tblStylePr>
    <w:tblStylePr w:type="lastCol">
      <w:rPr>
        <w:b/>
        <w:bCs/>
      </w:rPr>
      <w:tblPr/>
      <w:trPr>
        <w:hidden/>
      </w:trPr>
      <w:tcPr>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C0C0C0" w:themeFill="text1" w:themeFillTint="3F"/>
      </w:tcPr>
    </w:tblStylePr>
  </w:style>
  <w:style w:type="table" w:styleId="ColorfulShading1" w:customStyle="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E6E6E6" w:themeFill="text1" w:themeFillTint="19"/>
    </w:tcPr>
    <w:tblStylePr w:type="firstRow">
      <w:rPr>
        <w:b/>
        <w:bCs/>
      </w:rPr>
      <w:tblPr/>
      <w:trPr>
        <w:hidden/>
      </w:t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color="FFFFFF" w:themeColor="background1" w:sz="6" w:space="0"/>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color="000000" w:themeColor="text1" w:themeShade="99" w:sz="4" w:space="0"/>
          <w:insideV w:val="nil"/>
          <w:tl2br w:val="none" w:color="auto" w:sz="0" w:space="0"/>
          <w:tr2bl w:val="none" w:color="auto" w:sz="0" w:space="0"/>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1" w:customStyle="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000000" w:themeFill="text1"/>
    </w:tcPr>
    <w:tblStylePr w:type="firstRow">
      <w:rPr>
        <w:b/>
        <w:bCs/>
      </w:rPr>
      <w:tblPr/>
      <w:trPr>
        <w:hidden/>
      </w:tr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rPr>
        <w:hidden/>
      </w:trPr>
      <w:tcPr>
        <w:tcBorders>
          <w:top w:val="single" w:color="FFFFFF" w:themeColor="background1" w:sz="18" w:space="0"/>
          <w:left w:val="nil"/>
          <w:bottom w:val="nil"/>
          <w:right w:val="nil"/>
          <w:insideH w:val="nil"/>
          <w:insideV w:val="nil"/>
          <w:tl2br w:val="none" w:color="auto" w:sz="0" w:space="26" w:shadow="1"/>
        </w:tcBorders>
        <w:shd w:val="clear" w:color="auto" w:fill="000000" w:themeFill="text1" w:themeFillShade="7F"/>
      </w:tcPr>
    </w:tblStylePr>
    <w:tblStylePr w:type="firstCol">
      <w:tblPr/>
      <w:trPr>
        <w:hidden/>
      </w:trPr>
      <w:tcPr>
        <w:tcBorders>
          <w:top w:val="nil"/>
          <w:left w:val="nil"/>
          <w:bottom w:val="nil"/>
          <w:right w:val="single" w:color="FFFFFF" w:themeColor="background1" w:sz="18" w:space="0"/>
          <w:insideH w:val="nil"/>
          <w:insideV w:val="nil"/>
          <w:tl2br w:val="none" w:color="auto" w:sz="0" w:space="0"/>
          <w:tr2bl w:val="none" w:color="auto" w:sz="0" w:space="0"/>
        </w:tcBorders>
        <w:shd w:val="clear" w:color="auto" w:fill="000000" w:themeFill="text1" w:themeFillShade="BF"/>
      </w:tcPr>
    </w:tblStylePr>
    <w:tblStylePr w:type="lastCol">
      <w:tblPr/>
      <w:trPr>
        <w:hidden/>
      </w:tr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neCell">
      <w:tblPr/>
      <w:trPr>
        <w:hidden/>
      </w:trPr>
      <w:tcPr>
        <w:tcBorders>
          <w:tl2br w:val="none" w:color="auto" w:sz="0" w:space="0"/>
          <w:tr2bl w:val="none" w:color="auto" w:sz="0" w:space="0"/>
        </w:tcBorders>
      </w:tcPr>
    </w:tblStylePr>
  </w:style>
  <w:style w:type="table" w:styleId="LightGrid1" w:customStyle="1">
    <w:name w:val="Light Grid1"/>
    <w:basedOn w:val="TableNormal"/>
    <w:uiPriority w:val="62"/>
    <w:rsid w:val="00C64BC3"/>
    <w:tblPr>
      <w:tblStyleRowBandSize w:val="1"/>
      <w:tblStyleColBandSize w:val="1"/>
    </w:tblPr>
    <w:trPr>
      <w:hidden/>
    </w:trPr>
    <w:tcPr>
      <w:tcBorders>
        <w:top w:val="nil"/>
        <w:left w:val="nil"/>
        <w:bottom w:val="nil"/>
        <w:right w:val="nil"/>
      </w:tcBorders>
      <w:shd w:val="clear" w:color="003A56" w:fill="0134D6"/>
    </w:tcPr>
    <w:tblStylePr w:type="firstRow">
      <w:pPr>
        <w:spacing w:before="0" w:after="0" w:line="240" w:lineRule="auto"/>
      </w:pPr>
      <w:rPr>
        <w:rFonts w:asciiTheme="majorHAnsi" w:hAnsiTheme="majorHAnsi" w:eastAsiaTheme="majorEastAsia" w:cstheme="majorBidi"/>
        <w:b/>
        <w:bCs/>
      </w:rPr>
      <w:tblPr/>
      <w:trPr>
        <w:hidden/>
      </w:t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shd w:val="clear" w:color="auto" w:fill="FFFFFF" w:themeFill="background1"/>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l2br w:val="none" w:color="auto" w:sz="0" w:space="26" w:shadow="1"/>
        </w:tcBorders>
        <w:shd w:val="clear" w:color="auto" w:fill="000000" w:themeFill="text1" w:themeFillShade="99"/>
      </w:tcPr>
    </w:tblStylePr>
    <w:tblStylePr w:type="firstCol">
      <w:rPr>
        <w:rFonts w:asciiTheme="majorHAnsi" w:hAnsiTheme="majorHAnsi" w:eastAsiaTheme="majorEastAsia" w:cstheme="majorBidi"/>
        <w:b/>
        <w:bCs/>
      </w:rPr>
      <w:tblPr/>
      <w:trPr>
        <w:hidden/>
      </w:trPr>
      <w:tcPr>
        <w:tcBorders>
          <w:top w:val="nil"/>
          <w:left w:val="nil"/>
          <w:bottom w:val="nil"/>
          <w:right w:val="single" w:color="FFFFFF" w:themeColor="background1" w:sz="18" w:space="0"/>
          <w:insideH w:val="nil"/>
          <w:insideV w:val="nil"/>
          <w:tl2br w:val="none" w:color="auto" w:sz="0" w:space="0"/>
          <w:tr2bl w:val="none" w:color="auto" w:sz="0" w:space="0"/>
        </w:tcBorders>
        <w:shd w:val="clear" w:color="auto" w:fill="000000" w:themeFill="text1" w:themeFillShade="BF"/>
      </w:tcPr>
    </w:tblStylePr>
    <w:tblStylePr w:type="lastCol">
      <w:rPr>
        <w:rFonts w:asciiTheme="majorHAnsi" w:hAnsiTheme="majorHAnsi" w:eastAsiaTheme="majorEastAsia" w:cstheme="majorBidi"/>
        <w:b/>
        <w:bCs/>
      </w:rPr>
      <w:tblPr/>
      <w:trPr>
        <w:hidden/>
      </w:tr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3A562A"/>
      </w:tcPr>
    </w:tblStylePr>
    <w:tblStylePr w:type="neCell">
      <w:tblPr/>
      <w:trPr>
        <w:hidden/>
      </w:trPr>
      <w:tcPr>
        <w:tcBorders>
          <w:tl2br w:val="none" w:color="auto" w:sz="0" w:space="0"/>
          <w:tr2bl w:val="none" w:color="auto" w:sz="0" w:space="0"/>
        </w:tcBorders>
      </w:tcPr>
    </w:tblStylePr>
  </w:style>
  <w:style w:type="table" w:styleId="LightGrid-Accent11" w:customStyle="1">
    <w:name w:val="Light Grid - Accent 11"/>
    <w:basedOn w:val="TableNormal"/>
    <w:uiPriority w:val="62"/>
    <w:rsid w:val="00C64BC3"/>
    <w:tblPr>
      <w:tblStyleRowBandSize w:val="1"/>
      <w:tblStyleColBandSize w:val="1"/>
      <w:tblInd w:w="0" w:type="nil"/>
      <w:tblCellMar>
        <w:left w:w="0" w:type="dxa"/>
        <w:right w:w="0" w:type="dxa"/>
      </w:tblCellMar>
    </w:tblPr>
    <w:trPr>
      <w:hidden/>
    </w:trPr>
    <w:tcPr>
      <w:tcBorders>
        <w:left w:val="nil"/>
        <w:right w:val="nil"/>
      </w:tcBorders>
      <w:shd w:val="clear" w:color="auto" w:fill="C0C0C0" w:themeFill="text1" w:themeFillTint="3F"/>
    </w:tcPr>
    <w:tblStylePr w:type="firstRow">
      <w:pPr>
        <w:spacing w:before="0" w:after="0" w:line="240" w:lineRule="auto"/>
      </w:pPr>
      <w:rPr>
        <w:rFonts w:asciiTheme="majorHAnsi" w:hAnsiTheme="majorHAnsi" w:eastAsiaTheme="majorEastAsia" w:cstheme="majorBidi"/>
        <w:b/>
        <w:bCs/>
      </w:rPr>
      <w:tblPr/>
      <w:trPr>
        <w:hidden/>
      </w:t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rPr>
        <w:hidden/>
      </w:t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l2br w:val="none" w:color="auto" w:sz="0" w:space="26" w:shadow="1"/>
        </w:tcBorders>
      </w:tcPr>
    </w:tblStylePr>
    <w:tblStylePr w:type="firstCol">
      <w:rPr>
        <w:rFonts w:asciiTheme="majorHAnsi" w:hAnsiTheme="majorHAnsi" w:eastAsiaTheme="majorEastAsia" w:cstheme="majorBidi"/>
        <w:b/>
        <w:bCs/>
      </w:rPr>
      <w:tblPr/>
      <w:trPr>
        <w:hidden/>
      </w:tr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rPr>
        <w:rFonts w:asciiTheme="majorHAnsi" w:hAnsiTheme="majorHAnsi" w:eastAsiaTheme="majorEastAsia" w:cstheme="majorBidi"/>
        <w:b/>
        <w:bCs/>
      </w:rPr>
      <w:tblPr/>
      <w:trPr>
        <w:hidden/>
      </w:tr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3A562A"/>
      </w:tcPr>
    </w:tblStylePr>
    <w:tblStylePr w:type="band1Vert">
      <w:tblPr/>
      <w:trPr>
        <w:hidden/>
      </w:tr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D3DFEE" w:themeFill="accent1" w:themeFillTint="3F"/>
      </w:tcPr>
    </w:tblStylePr>
    <w:tblStylePr w:type="band1Horz">
      <w:tblPr/>
      <w:trPr>
        <w:hidden/>
      </w:tr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rPr>
        <w:hidden/>
      </w:tr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List1" w:customStyle="1">
    <w:name w:val="Light List1"/>
    <w:basedOn w:val="TableNormal"/>
    <w:uiPriority w:val="61"/>
    <w:rsid w:val="00C64BC3"/>
    <w:tblPr>
      <w:tblStyleRowBandSize w:val="1"/>
      <w:tblStyleColBandSize w:val="1"/>
    </w:tblPr>
    <w:trPr>
      <w:hidden/>
    </w:tr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nil"/>
        </w:tcBorders>
      </w:tcPr>
    </w:tblStylePr>
    <w:tblStylePr w:type="firstCol">
      <w:rPr>
        <w:b/>
        <w:bCs/>
      </w:rPr>
    </w:tblStylePr>
    <w:tblStylePr w:type="lastCol">
      <w:rPr>
        <w:b/>
        <w:bCs/>
      </w:rPr>
      <w:tblPr/>
      <w:trPr>
        <w:hidden/>
      </w:trPr>
      <w:tcPr>
        <w:tcBorders>
          <w:top w:val="nil"/>
        </w:tcBorders>
      </w:tcPr>
    </w:tblStylePr>
  </w:style>
  <w:style w:type="table" w:styleId="LightList-Accent11" w:customStyle="1">
    <w:name w:val="Light List - Accent 11"/>
    <w:basedOn w:val="TableNormal"/>
    <w:uiPriority w:val="61"/>
    <w:rsid w:val="00C64BC3"/>
    <w:tblPr>
      <w:tblStyleRowBandSize w:val="1"/>
      <w:tblStyleColBandSize w:val="1"/>
      <w:tblInd w:w="0" w:type="nil"/>
      <w:tblCellMar>
        <w:left w:w="0" w:type="dxa"/>
        <w:right w:w="0" w:type="dxa"/>
      </w:tblCellMar>
    </w:tblPr>
    <w:trPr>
      <w:hidden/>
    </w:t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C0C0C0" w:themeFill="text1" w:themeFillTint="3F"/>
    </w:tc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rPr>
        <w:hidden/>
      </w:t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Shading1" w:customStyle="1">
    <w:name w:val="Light Shading1"/>
    <w:basedOn w:val="TableNormal"/>
    <w:uiPriority w:val="60"/>
    <w:rsid w:val="00C64BC3"/>
    <w:rPr>
      <w:color w:val="000000" w:themeColor="text1" w:themeShade="BF"/>
    </w:rPr>
    <w:tblPr>
      <w:tblStyleRowBandSize w:val="1"/>
      <w:tblStyleColBandSize w:val="1"/>
      <w:tblInd w:w="2048" w:type="nil"/>
      <w:tblBorders>
        <w:top w:val="single" w:color="4F81BD" w:themeColor="accent1" w:sz="8" w:space="0"/>
        <w:left w:val="single" w:color="4F81BD" w:themeColor="accent1" w:sz="8" w:space="0"/>
        <w:bottom w:val="single" w:color="4F81BD" w:themeColor="accent1" w:sz="8" w:space="0"/>
        <w:right w:val="none" w:color="4F81BD" w:themeColor="accent1" w:sz="80" w:space="2"/>
        <w:insideH w:val="none" w:color="016AD6" w:sz="2" w:space="31" w:shadow="1" w:frame="1"/>
        <w:insideV w:val="dotted" w:color="08FFFF" w:sz="212" w:space="3"/>
      </w:tblBorders>
      <w:tblCellMar>
        <w:left w:w="0" w:type="dxa"/>
        <w:right w:w="0" w:type="dxa"/>
      </w:tblCellMar>
    </w:tblPr>
    <w:trPr>
      <w:hidden/>
    </w:trPr>
    <w:tcPr>
      <w:tcBorders>
        <w:top w:val="single" w:color="4F81BD" w:themeColor="accent1" w:sz="8" w:space="0"/>
        <w:left w:val="single" w:color="000000" w:themeColor="text1" w:sz="8" w:space="0"/>
        <w:bottom w:val="single" w:color="4F81BD" w:themeColor="accent1" w:sz="8" w:space="0"/>
        <w:right w:val="none" w:color="4F81BD" w:themeColor="accent1" w:sz="0" w:space="0"/>
      </w:tcBorders>
    </w:tcPr>
    <w:tblStylePr w:type="firstRow">
      <w:pPr>
        <w:spacing w:before="0" w:after="0" w:line="240" w:lineRule="auto"/>
      </w:pPr>
      <w:rPr>
        <w:b/>
        <w:bCs/>
      </w:rPr>
      <w:tblPr/>
      <w:trPr>
        <w:hidden/>
      </w:trPr>
      <w:tcPr>
        <w:tcBorders>
          <w:top w:val="single" w:color="000000" w:themeColor="text1" w:sz="8" w:space="0"/>
          <w:left w:val="nil"/>
          <w:bottom w:val="single" w:color="000000" w:themeColor="text1" w:sz="8" w:space="0"/>
          <w:right w:val="nil"/>
          <w:insideH w:val="nil"/>
          <w:insideV w:val="nil"/>
        </w:tcBorders>
        <w:shd w:val="clear" w:color="auto" w:fill="4F81BD" w:themeFill="accent1"/>
      </w:tcPr>
    </w:tblStylePr>
    <w:tblStylePr w:type="lastRow">
      <w:pPr>
        <w:spacing w:before="0" w:after="0" w:line="240" w:lineRule="auto"/>
      </w:pPr>
      <w:rPr>
        <w:b/>
        <w:bCs/>
      </w:rPr>
      <w:tblPr/>
      <w:trPr>
        <w:hidden/>
      </w:t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1" w:customStyle="1">
    <w:name w:val="Light Shading - Accent 11"/>
    <w:basedOn w:val="TableNormal"/>
    <w:uiPriority w:val="60"/>
    <w:rsid w:val="00C64BC3"/>
    <w:rPr>
      <w:color w:val="365F91" w:themeColor="accent1" w:themeShade="BF"/>
    </w:rPr>
    <w:tblPr>
      <w:tblStyleRowBandSize w:val="1"/>
      <w:tblStyleColBandSize w:val="1"/>
      <w:tblInd w:w="0" w:type="nil"/>
      <w:tblBorders>
        <w:top w:val="single" w:color="4F81BD" w:themeColor="accent1" w:sz="8" w:space="0"/>
        <w:left w:val="single" w:color="4F81BD" w:themeColor="accent1" w:sz="8" w:space="0"/>
        <w:bottom w:val="single" w:color="4F81BD" w:themeColor="accent1" w:sz="8" w:space="0"/>
        <w:right w:val="none" w:color="4F81BD" w:themeColor="accent1" w:sz="80" w:space="2"/>
        <w:insideH w:val="none" w:color="016AD6" w:sz="2" w:space="31" w:shadow="1" w:frame="1"/>
        <w:insideV w:val="dotted" w:color="08FFFF" w:sz="212" w:space="3"/>
      </w:tblBorders>
      <w:tblCellMar>
        <w:left w:w="0" w:type="dxa"/>
        <w:right w:w="0" w:type="dxa"/>
      </w:tblCellMar>
    </w:tblPr>
    <w:trPr>
      <w:hidden/>
    </w:trPr>
    <w:tcPr>
      <w:tcBorders>
        <w:top w:val="single" w:color="4F81BD" w:themeColor="accent1" w:sz="8" w:space="0"/>
        <w:left w:val="nil"/>
        <w:bottom w:val="single" w:color="4F81BD" w:themeColor="accent1" w:sz="8" w:space="0"/>
        <w:right w:val="nil"/>
      </w:tcBorders>
      <w:shd w:val="clear" w:color="auto" w:fill="C0C0C0" w:themeFill="text1" w:themeFillTint="3F"/>
    </w:tcPr>
    <w:tblStylePr w:type="firstRow">
      <w:pPr>
        <w:spacing w:before="0" w:after="0" w:line="240" w:lineRule="auto"/>
      </w:pPr>
      <w:rPr>
        <w:b/>
        <w:bCs/>
      </w:rPr>
      <w:tblPr/>
      <w:trPr>
        <w:hidden/>
      </w:t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rPr>
        <w:hidden/>
      </w:t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MediumGrid11" w:customStyle="1">
    <w:name w:val="Medium Grid 11"/>
    <w:basedOn w:val="TableNormal"/>
    <w:uiPriority w:val="67"/>
    <w:rsid w:val="00C64BC3"/>
    <w:tblPr>
      <w:tblStyleRowBandSize w:val="1"/>
      <w:tblStyleColBandSize w:val="1"/>
    </w:tblPr>
    <w:trPr>
      <w:hidden/>
    </w:trPr>
    <w:tcPr>
      <w:tcBorders>
        <w:top w:val="single" w:color="4F81BD" w:themeColor="accent1" w:sz="8" w:space="0"/>
        <w:left w:val="nil"/>
        <w:bottom w:val="single" w:color="4F81BD" w:themeColor="accent1" w:sz="8" w:space="0"/>
        <w:right w:val="nil"/>
      </w:tcBorders>
      <w:shd w:val="clear" w:color="auto" w:fill="C0C0C0" w:themeFill="text1" w:themeFillTint="3F"/>
    </w:tcPr>
    <w:tblStylePr w:type="firstRow">
      <w:rPr>
        <w:b/>
        <w:bCs/>
      </w:rPr>
    </w:tblStylePr>
    <w:tblStylePr w:type="lastRow">
      <w:rPr>
        <w:b/>
        <w:bCs/>
      </w:rPr>
      <w:tblPr/>
      <w:trPr>
        <w:hidden/>
      </w:trPr>
      <w:tcPr>
        <w:tcBorders>
          <w:top w:val="single" w:color="404040" w:themeColor="text1" w:themeTint="BF" w:sz="18" w:space="0"/>
        </w:tcBorders>
      </w:tcPr>
    </w:tblStylePr>
    <w:tblStylePr w:type="firstCol">
      <w:rPr>
        <w:b/>
        <w:bCs/>
      </w:rPr>
    </w:tblStylePr>
    <w:tblStylePr w:type="lastCol">
      <w:rPr>
        <w:b/>
        <w:bCs/>
      </w:rPr>
    </w:tblStylePr>
  </w:style>
  <w:style w:type="table" w:styleId="MediumGrid21" w:customStyle="1">
    <w:name w:val="Medium Grid 21"/>
    <w:basedOn w:val="TableNormal"/>
    <w:uiPriority w:val="68"/>
    <w:rsid w:val="00C64BC3"/>
    <w:rPr>
      <w:rFonts w:asciiTheme="majorHAnsi" w:hAnsiTheme="majorHAnsi" w:eastAsiaTheme="majorEastAsia" w:cstheme="majorBidi"/>
      <w:color w:val="000000" w:themeColor="text1"/>
    </w:rPr>
    <w:tblPr>
      <w:tblStyleRowBandSize w:val="1"/>
      <w:tblStyleColBandSize w:val="1"/>
      <w:tblInd w:w="0" w:type="nil"/>
      <w:tblCellMar>
        <w:left w:w="0" w:type="dxa"/>
        <w:right w:w="0" w:type="dxa"/>
      </w:tblCellMar>
    </w:tblPr>
    <w:trPr>
      <w:hidden/>
    </w:trPr>
    <w:tcPr>
      <w:tcBorders>
        <w:top w:val="single" w:color="404040" w:themeColor="text1" w:themeTint="BF" w:sz="18" w:space="0"/>
        <w:left w:val="nil"/>
        <w:right w:val="nil"/>
      </w:tcBorders>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tcBorders>
          <w:left w:val="nil"/>
          <w:right w:val="twistedLines1" w:color="3A5631" w:sz="106" w:space="27" w:shadow="1"/>
          <w:insideH w:val="nil"/>
          <w:insideV w:val="single" w:color="000000" w:themeColor="text1" w:sz="6" w:space="0"/>
        </w:tcBorders>
        <w:shd w:val="clear" w:color="auto" w:fill="808080" w:themeFill="text1" w:themeFillTint="7F"/>
      </w:tcPr>
    </w:tblStylePr>
    <w:tblStylePr w:type="nwCell">
      <w:tblPr/>
      <w:trPr>
        <w:hidden/>
      </w:trPr>
      <w:tcPr>
        <w:shd w:val="clear" w:color="auto" w:fill="FFFFFF" w:themeFill="background1"/>
      </w:tcPr>
    </w:tblStylePr>
  </w:style>
  <w:style w:type="table" w:styleId="MediumGrid31" w:customStyle="1">
    <w:name w:val="Medium Grid 31"/>
    <w:basedOn w:val="TableNormal"/>
    <w:uiPriority w:val="69"/>
    <w:rsid w:val="00C64BC3"/>
    <w:tblPr>
      <w:tblStyleRowBandSize w:val="1"/>
      <w:tblStyleColBandSize w:val="1"/>
      <w:tblInd w:w="0" w:type="nil"/>
      <w:tblCellMar>
        <w:left w:w="0" w:type="dxa"/>
        <w:right w:w="0" w:type="dxa"/>
      </w:tblCellMar>
    </w:tblPr>
    <w:trPr>
      <w:hidden/>
    </w:tr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0C0C0" w:themeFill="text1" w:themeFillTint="3F"/>
    </w:tcPr>
    <w:tblStylePr w:type="firstRow">
      <w:rPr>
        <w:b/>
        <w:bCs/>
        <w:i w:val="0"/>
        <w:iCs w:val="0"/>
        <w:color w:val="FFFFFF" w:themeColor="background1"/>
      </w:rPr>
      <w:tblPr/>
      <w:trPr>
        <w:hidden/>
      </w:t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rPr>
        <w:hidden/>
      </w:t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rPr>
        <w:hidden/>
      </w:tr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tcBorders>
          <w:left w:val="nil"/>
          <w:right w:val="twistedLines1" w:color="3A5631" w:sz="106" w:space="27" w:shadow="1"/>
          <w:insideH w:val="nil"/>
          <w:insideV w:val="single" w:color="000000" w:themeColor="text1" w:sz="6" w:space="0"/>
        </w:tcBorders>
        <w:shd w:val="clear" w:color="auto" w:fill="808080" w:themeFill="text1" w:themeFillTint="7F"/>
      </w:tcPr>
    </w:tblStylePr>
    <w:tblStylePr w:type="band1Horz">
      <w:tblPr/>
      <w:trPr>
        <w:hidden/>
      </w:trPr>
      <w:tcPr>
        <w:tcBorders>
          <w:insideH w:val="single" w:color="000000" w:themeColor="text1" w:sz="6" w:space="0"/>
          <w:insideV w:val="single" w:color="000000" w:themeColor="text1" w:sz="6" w:space="0"/>
        </w:tcBorders>
        <w:shd w:val="clear" w:color="auto" w:fill="808080" w:themeFill="text1" w:themeFillTint="7F"/>
      </w:tcPr>
    </w:tblStylePr>
  </w:style>
  <w:style w:type="table" w:styleId="MediumList11" w:customStyle="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rPr>
      <w:hidden/>
    </w:trPr>
    <w:tcPr>
      <w:tcBorders>
        <w:top w:val="single" w:color="FFFF3A" w:sz="50" w:space="20" w:shadow="1"/>
      </w:tcBorders>
      <w:shd w:val="clear" w:color="auto" w:fill="C0C0C0" w:themeFill="text1" w:themeFillTint="3F"/>
    </w:tcPr>
    <w:tblStylePr w:type="firstRow">
      <w:rPr>
        <w:rFonts w:asciiTheme="majorHAnsi" w:hAnsiTheme="majorHAnsi" w:eastAsiaTheme="majorEastAsia" w:cstheme="majorBidi"/>
      </w:rPr>
      <w:tblPr/>
      <w:trPr>
        <w:hidden/>
      </w:trPr>
      <w:tcPr>
        <w:tcBorders>
          <w:top w:val="nil"/>
          <w:bottom w:val="single" w:color="000000" w:themeColor="text1" w:sz="8" w:space="0"/>
        </w:tcBorders>
      </w:tcPr>
    </w:tblStylePr>
    <w:tblStylePr w:type="lastRow">
      <w:rPr>
        <w:b/>
        <w:bCs/>
        <w:color w:val="1F497D" w:themeColor="text2"/>
      </w:rPr>
      <w:tblPr/>
      <w:trPr>
        <w:hidden/>
      </w:trPr>
      <w:tcPr>
        <w:tcBorders>
          <w:top w:val="single" w:color="000000" w:themeColor="text1" w:sz="8" w:space="0"/>
          <w:bottom w:val="single" w:color="000000" w:themeColor="text1" w:sz="8" w:space="0"/>
        </w:tcBorders>
      </w:tcPr>
    </w:tblStylePr>
    <w:tblStylePr w:type="firstCol">
      <w:rPr>
        <w:b/>
        <w:bCs/>
      </w:rPr>
      <w:tblPr/>
      <w:trPr>
        <w:hidden/>
      </w:tr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rPr>
        <w:hidden/>
      </w:trPr>
      <w:tcPr>
        <w:tcBorders>
          <w:top w:val="single" w:color="000000" w:themeColor="text1" w:sz="8" w:space="0"/>
          <w:left w:val="single" w:color="FFFFFF" w:themeColor="background1" w:sz="24" w:space="0"/>
          <w:bottom w:val="single" w:color="000000" w:themeColor="text1" w:sz="8" w:space="0"/>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style>
  <w:style w:type="table" w:styleId="MediumList1-Accent11" w:customStyle="1">
    <w:name w:val="Medium List 1 - Accent 11"/>
    <w:basedOn w:val="TableNormal"/>
    <w:uiPriority w:val="65"/>
    <w:rsid w:val="00C64BC3"/>
    <w:rPr>
      <w:color w:val="000000" w:themeColor="text1"/>
    </w:rPr>
    <w:tblPr>
      <w:tblStyleRowBandSize w:val="1"/>
      <w:tblStyleColBandSize w:val="1"/>
    </w:tblPr>
    <w:trPr>
      <w:hidden/>
    </w:trPr>
    <w:tcPr>
      <w:tcBorders>
        <w:top w:val="nil"/>
        <w:left w:val="mosaic" w:color="FFFFFF" w:sz="122" w:space="9"/>
        <w:bottom w:val="nil"/>
      </w:tcBorders>
      <w:shd w:val="clear" w:color="auto" w:fill="D3DFEE" w:themeFill="accent1" w:themeFillTint="3F"/>
    </w:tcPr>
    <w:tblStylePr w:type="firstRow">
      <w:rPr>
        <w:rFonts w:asciiTheme="majorHAnsi" w:hAnsiTheme="majorHAnsi" w:eastAsiaTheme="majorEastAsia" w:cstheme="majorBidi"/>
      </w:rPr>
      <w:tblPr/>
      <w:trPr>
        <w:hidden/>
      </w:trPr>
      <w:tcPr>
        <w:tcBorders>
          <w:top w:val="nil"/>
          <w:bottom w:val="single" w:color="4F81BD" w:themeColor="accent1" w:sz="8" w:space="0"/>
        </w:tcBorders>
      </w:tcPr>
    </w:tblStylePr>
    <w:tblStylePr w:type="lastRow">
      <w:rPr>
        <w:b/>
        <w:bCs/>
        <w:color w:val="1F497D" w:themeColor="text2"/>
      </w:rPr>
      <w:tblPr/>
      <w:trPr>
        <w:hidden/>
      </w:trPr>
      <w:tcPr>
        <w:tcBorders>
          <w:top w:val="single" w:color="4F81BD" w:themeColor="accent1" w:sz="8" w:space="0"/>
          <w:bottom w:val="single" w:color="4F81BD" w:themeColor="accent1" w:sz="8" w:space="0"/>
        </w:tcBorders>
      </w:tcPr>
    </w:tblStylePr>
    <w:tblStylePr w:type="firstCol">
      <w:rPr>
        <w:b/>
        <w:bCs/>
      </w:rPr>
    </w:tblStylePr>
    <w:tblStylePr w:type="lastCol">
      <w:rPr>
        <w:b/>
        <w:bCs/>
      </w:rPr>
    </w:tblStylePr>
  </w:style>
  <w:style w:type="table" w:styleId="MediumList21" w:customStyle="1">
    <w:name w:val="Medium List 21"/>
    <w:basedOn w:val="TableNormal"/>
    <w:uiPriority w:val="66"/>
    <w:rsid w:val="00C64BC3"/>
    <w:rPr>
      <w:rFonts w:asciiTheme="majorHAnsi" w:hAnsiTheme="majorHAnsi" w:eastAsiaTheme="majorEastAsia" w:cstheme="majorBidi"/>
      <w:color w:val="000000" w:themeColor="text1"/>
    </w:rPr>
    <w:tblPr>
      <w:tblStyleRowBandSize w:val="1"/>
      <w:tblStyleColBandSize w:val="1"/>
    </w:tblPr>
    <w:trPr>
      <w:hidden/>
    </w:trPr>
    <w:tcPr>
      <w:tcBorders>
        <w:top w:val="nil"/>
        <w:left w:val="single" w:color="FFFFFF" w:themeColor="background1" w:sz="8" w:space="0"/>
        <w:bottom w:val="nil"/>
        <w:right w:val="single" w:color="FFFFFF" w:themeColor="background1" w:sz="24" w:space="0"/>
      </w:tcBorders>
      <w:shd w:val="clear" w:color="auto" w:fill="C0C0C0" w:themeFill="text1" w:themeFillTint="3F"/>
    </w:tcPr>
    <w:tblStylePr w:type="firstRow">
      <w:rPr>
        <w:sz w:val="24"/>
        <w:szCs w:val="24"/>
      </w:rPr>
      <w:tblPr/>
      <w:trPr>
        <w:hidden/>
      </w:tr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rPr>
        <w:hidden/>
      </w:tr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color="000000" w:themeColor="text1" w:sz="8" w:space="0"/>
          <w:insideH w:val="nil"/>
          <w:insideV w:val="nil"/>
        </w:tcBorders>
        <w:shd w:val="clear" w:color="auto" w:fill="FFFFFF" w:themeFill="background1"/>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1" w:customStyle="1">
    <w:name w:val="Medium Shading 11"/>
    <w:basedOn w:val="TableNormal"/>
    <w:uiPriority w:val="63"/>
    <w:rsid w:val="00C64BC3"/>
    <w:tblPr>
      <w:tblStyleRowBandSize w:val="1"/>
      <w:tblStyleColBandSize w:val="1"/>
    </w:tblPr>
    <w:trPr>
      <w:hidden/>
    </w:tr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rPr>
        <w:hidden/>
      </w:trPr>
      <w:tcPr>
        <w:tcBorders>
          <w:top w:val="single" w:color="FFFF3A" w:sz="50" w:space="20" w:shadow="1"/>
        </w:tcBorders>
      </w:tcPr>
    </w:tblStylePr>
    <w:tblStylePr w:type="firstCol">
      <w:rPr>
        <w:b/>
        <w:bCs/>
      </w:rPr>
      <w:tblPr/>
      <w:trPr>
        <w:hidden/>
      </w:tr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styleId="MediumShading1-Accent11" w:customStyle="1">
    <w:name w:val="Medium Shading 1 - Accent 11"/>
    <w:basedOn w:val="TableNormal"/>
    <w:uiPriority w:val="63"/>
    <w:rsid w:val="00C64BC3"/>
    <w:tblPr>
      <w:tblStyleRowBandSize w:val="1"/>
      <w:tblStyleColBandSize w:val="1"/>
      <w:tblInd w:w="0" w:type="nil"/>
      <w:tblCellMar>
        <w:left w:w="0" w:type="dxa"/>
        <w:right w:w="0" w:type="dxa"/>
      </w:tblCellMar>
    </w:tblPr>
    <w:trPr>
      <w:hidden/>
    </w:tr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shd w:val="clear" w:color="auto" w:fill="D3DFEE" w:themeFill="accent1" w:themeFillTint="3F"/>
    </w:tcPr>
    <w:tblStylePr w:type="firstRow">
      <w:pPr>
        <w:spacing w:before="0" w:after="0" w:line="240" w:lineRule="auto"/>
      </w:pPr>
      <w:rPr>
        <w:b/>
        <w:bCs/>
        <w:color w:val="FFFFFF" w:themeColor="background1"/>
      </w:rPr>
      <w:tblPr/>
      <w:trPr>
        <w:hidden/>
      </w:t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1" w:customStyle="1">
    <w:name w:val="Medium Shading 21"/>
    <w:basedOn w:val="TableNormal"/>
    <w:uiPriority w:val="64"/>
    <w:rsid w:val="00C64BC3"/>
    <w:tblPr>
      <w:tblStyleRowBandSize w:val="1"/>
      <w:tblStyleColBandSize w:val="1"/>
      <w:tblInd w:w="0" w:type="nil"/>
      <w:tblCellMar>
        <w:left w:w="0" w:type="dxa"/>
        <w:right w:w="0" w:type="dxa"/>
      </w:tblCellMar>
    </w:tblPr>
    <w:trPr>
      <w:hidden/>
    </w:trPr>
    <w:tcPr>
      <w:tcBorders>
        <w:top w:val="nil"/>
        <w:left w:val="nil"/>
        <w:bottom w:val="nil"/>
        <w:right w:val="single" w:color="000000" w:themeColor="text1" w:sz="8" w:space="0"/>
      </w:tcBorders>
      <w:shd w:val="clear" w:color="auto" w:fill="D8D8D8" w:themeFill="background1" w:themeFillShade="D8"/>
    </w:tcPr>
    <w:tblStylePr w:type="firstRow">
      <w:pPr>
        <w:spacing w:before="0" w:after="0" w:line="240" w:lineRule="auto"/>
      </w:pPr>
      <w:rPr>
        <w:b/>
        <w:bCs/>
        <w:color w:val="FFFFFF" w:themeColor="background1"/>
      </w:rPr>
      <w:tblPr/>
      <w:trPr>
        <w:hidden/>
      </w:t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table" w:styleId="MediumShading2-Accent11" w:customStyle="1">
    <w:name w:val="Medium Shading 2 - Accent 11"/>
    <w:basedOn w:val="TableNormal"/>
    <w:uiPriority w:val="64"/>
    <w:rsid w:val="00C64BC3"/>
    <w:tblPr>
      <w:tblStyleRowBandSize w:val="1"/>
      <w:tblStyleColBandSize w:val="1"/>
      <w:tblInd w:w="0" w:type="nil"/>
      <w:tblCellMar>
        <w:left w:w="0" w:type="dxa"/>
        <w:right w:w="0" w:type="dxa"/>
      </w:tblCellMar>
    </w:tblPr>
    <w:trPr>
      <w:hidden/>
    </w:trPr>
    <w:tcPr>
      <w:tcBorders>
        <w:top w:val="nil"/>
        <w:left w:val="nil"/>
        <w:bottom w:val="nil"/>
        <w:right w:val="single" w:color="000000" w:themeColor="text1" w:sz="8" w:space="0"/>
      </w:tcBorders>
      <w:shd w:val="clear" w:color="auto" w:fill="D8D8D8" w:themeFill="background1" w:themeFillShade="D8"/>
    </w:tcPr>
    <w:tblStylePr w:type="firstRow">
      <w:pPr>
        <w:spacing w:before="0" w:after="0" w:line="240" w:lineRule="auto"/>
      </w:pPr>
      <w:rPr>
        <w:b/>
        <w:bCs/>
        <w:color w:val="FFFFFF" w:themeColor="background1"/>
      </w:rPr>
      <w:tblPr/>
      <w:trPr>
        <w:hidden/>
      </w:t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Horz">
      <w:tblPr/>
      <w:trPr>
        <w:hidden/>
      </w:trPr>
      <w:tcPr>
        <w:shd w:val="clear" w:color="auto" w:fill="D8D8D8" w:themeFill="background1" w:themeFillShade="D8"/>
      </w:tcPr>
    </w:tblStylePr>
    <w:tblStylePr w:type="neCell">
      <w:tblPr/>
      <w:trPr>
        <w:hidden/>
      </w:tr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rPr>
        <w:hidden/>
      </w:trPr>
      <w:tcPr>
        <w:tcBorders>
          <w:top w:val="single" w:color="auto" w:sz="18" w:space="0"/>
          <w:left w:val="nil"/>
          <w:bottom w:val="single" w:color="auto" w:sz="18" w:space="0"/>
          <w:right w:val="nil"/>
          <w:insideH w:val="nil"/>
          <w:insideV w:val="nil"/>
        </w:tcBorders>
      </w:tcPr>
    </w:tblStylePr>
  </w:style>
  <w:style w:type="paragraph" w:styleId="Heading1NoTOC" w:customStyle="1">
    <w:name w:val="Heading 1 (No TOC)"/>
    <w:basedOn w:val="Heading1"/>
    <w:next w:val="Normal"/>
    <w:rsid w:val="007A7A30"/>
    <w:pPr>
      <w:numPr>
        <w:numId w:val="0"/>
      </w:numPr>
      <w:jc w:val="center"/>
    </w:pPr>
    <w:rPr>
      <w:sz w:val="32"/>
    </w:rPr>
  </w:style>
  <w:style w:type="paragraph" w:styleId="Heading3NoTOC" w:customStyle="1">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1"/>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styleId="QuoteChar" w:customStyle="1">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styleId="SalutationChar" w:customStyle="1">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rsid w:val="009C66CF"/>
    <w:rPr>
      <w:rFonts w:asciiTheme="majorHAnsi" w:hAnsiTheme="majorHAnsi" w:eastAsiaTheme="majorEastAsia"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styleId="GridTable1Light-Accent11" w:customStyle="1">
    <w:name w:val="Grid Table 1 Light - Accent 11"/>
    <w:basedOn w:val="TableNormal"/>
    <w:uiPriority w:val="46"/>
    <w:tblPr>
      <w:tblStyleRowBandSize w:val="1"/>
      <w:tblStyleColBandSize w:val="1"/>
      <w:tblInd w:w="0" w:type="nil"/>
      <w:tblCellMar>
        <w:left w:w="0" w:type="dxa"/>
        <w:right w:w="0" w:type="dxa"/>
      </w:tblCellMar>
    </w:tblPr>
    <w:trPr>
      <w:hidden/>
    </w:trPr>
    <w:tcPr>
      <w:tcBorders>
        <w:top w:val="double" w:color="95B3D7" w:themeColor="accent1" w:themeTint="99" w:sz="2" w:space="0"/>
      </w:tcBorders>
    </w:tcPr>
    <w:tblStylePr w:type="firstRow">
      <w:rPr>
        <w:b/>
        <w:bCs/>
      </w:rPr>
      <w:tblPr/>
      <w:trPr>
        <w:hidden/>
      </w:trPr>
      <w:tcPr>
        <w:tcBorders>
          <w:bottom w:val="single" w:color="95B3D7" w:themeColor="accent1" w:themeTint="99" w:sz="12" w:space="0"/>
        </w:tcBorders>
      </w:tcPr>
    </w:tblStylePr>
    <w:tblStylePr w:type="lastRow">
      <w:rPr>
        <w:b/>
        <w:bCs/>
      </w:rPr>
    </w:tblStylePr>
    <w:tblStylePr w:type="firstCol">
      <w:rPr>
        <w:b/>
        <w:bCs/>
      </w:rPr>
    </w:tblStylePr>
    <w:tblStylePr w:type="lastCol">
      <w:rPr>
        <w:b/>
        <w:bCs/>
      </w:rPr>
    </w:tblStylePr>
  </w:style>
  <w:style w:type="paragraph" w:styleId="Paragraph" w:customStyle="1">
    <w:name w:val="Paragraph"/>
    <w:link w:val="ParagraphChar"/>
    <w:rsid w:val="00AF1AE1"/>
    <w:pPr>
      <w:spacing w:after="240"/>
    </w:pPr>
    <w:rPr>
      <w:rFonts w:eastAsia="SimSun"/>
      <w:color w:val="009900"/>
      <w:sz w:val="24"/>
      <w:szCs w:val="24"/>
    </w:rPr>
  </w:style>
  <w:style w:type="character" w:styleId="ParagraphChar" w:customStyle="1">
    <w:name w:val="Paragraph Char"/>
    <w:link w:val="Paragraph"/>
    <w:rsid w:val="00AF1AE1"/>
    <w:rPr>
      <w:rFonts w:eastAsia="SimSun"/>
      <w:color w:val="009900"/>
      <w:sz w:val="24"/>
      <w:szCs w:val="24"/>
    </w:rPr>
  </w:style>
  <w:style w:type="character" w:styleId="CPTExampleChar" w:customStyle="1">
    <w:name w:val="CPT_Example Char"/>
    <w:basedOn w:val="DefaultParagraphFont"/>
    <w:link w:val="CPTExample"/>
    <w:uiPriority w:val="1"/>
    <w:rsid w:val="003B5FE8"/>
    <w:rPr>
      <w:rFonts w:ascii="Arial" w:hAnsi="Arial" w:eastAsia="Times New Roman"/>
      <w:i/>
      <w:color w:val="00B050"/>
    </w:rPr>
  </w:style>
  <w:style w:type="paragraph" w:styleId="paragraph0" w:customStyle="1">
    <w:name w:val="paragraph"/>
    <w:basedOn w:val="Normal"/>
    <w:rsid w:val="008E4430"/>
    <w:pPr>
      <w:spacing w:before="0" w:after="0" w:line="240" w:lineRule="auto"/>
    </w:pPr>
    <w:rPr>
      <w:rFonts w:eastAsia="Times New Roman" w:cs="Times New Roman"/>
      <w:szCs w:val="24"/>
      <w:lang w:eastAsia="zh-CN"/>
    </w:rPr>
  </w:style>
  <w:style w:type="paragraph" w:styleId="TableFigureTitle" w:customStyle="1">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styleId="CPTVariable" w:customStyle="1">
    <w:name w:val="CPT_Variable"/>
    <w:basedOn w:val="DefaultParagraphFont"/>
    <w:uiPriority w:val="1"/>
    <w:qFormat/>
    <w:rsid w:val="00355A35"/>
    <w:rPr>
      <w:color w:val="0070C0"/>
    </w:rPr>
  </w:style>
  <w:style w:type="paragraph" w:styleId="Heading1NoNumbering" w:customStyle="1">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rPr>
      <w:hidden/>
    </w:trPr>
    <w:tcPr>
      <w:tcBorders>
        <w:top w:val="double" w:color="95B3D7" w:themeColor="accent1" w:themeTint="99" w:sz="2" w:space="0"/>
        <w:left w:val="nil"/>
        <w:bottom w:val="single" w:color="666666" w:themeColor="text1" w:themeTint="99" w:sz="12" w:space="0"/>
        <w:right w:val="nil"/>
      </w:tcBorders>
    </w:tcPr>
    <w:tblStylePr w:type="firstRow">
      <w:rPr>
        <w:b/>
        <w:bCs/>
      </w:rPr>
      <w:tblPr/>
      <w:trPr>
        <w:hidden/>
      </w:trPr>
      <w:tcPr>
        <w:tcBorders>
          <w:bottom w:val="single" w:color="95B3D7" w:themeColor="accent1" w:themeTint="99" w:sz="12" w:space="0"/>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rPr>
      <w:hidden/>
    </w:trPr>
    <w:tcPr>
      <w:tcBorders>
        <w:top w:val="double" w:color="95B3D7" w:themeColor="accent1" w:themeTint="99" w:sz="2" w:space="0"/>
        <w:left w:val="nil"/>
        <w:bottom w:val="single" w:color="95B3D7" w:themeColor="accent1" w:themeTint="99" w:sz="12" w:space="0"/>
        <w:right w:val="nil"/>
      </w:tcBorders>
    </w:tcPr>
    <w:tblStylePr w:type="firstRow">
      <w:rPr>
        <w:b/>
        <w:bCs/>
      </w:rPr>
      <w:tblPr/>
      <w:trPr>
        <w:hidden/>
      </w:trPr>
      <w:tcPr>
        <w:tcBorders>
          <w:bottom w:val="single" w:color="95B3D7" w:themeColor="accent1" w:themeTint="99" w:sz="12" w:space="0"/>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rPr>
      <w:hidden/>
    </w:trPr>
    <w:tcPr>
      <w:tcBorders>
        <w:top w:val="double" w:color="95B3D7" w:themeColor="accent1" w:themeTint="99" w:sz="2" w:space="0"/>
        <w:left w:val="nil"/>
        <w:bottom w:val="single" w:color="D99594" w:themeColor="accent2" w:themeTint="99" w:sz="12" w:space="0"/>
        <w:right w:val="nil"/>
      </w:tcBorders>
    </w:tcPr>
    <w:tblStylePr w:type="firstRow">
      <w:rPr>
        <w:b/>
        <w:bCs/>
      </w:rPr>
      <w:tblPr/>
      <w:trPr>
        <w:hidden/>
      </w:trPr>
      <w:tcPr>
        <w:tcBorders>
          <w:bottom w:val="single" w:color="95B3D7" w:themeColor="accent1" w:themeTint="99" w:sz="12" w:space="0"/>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rPr>
      <w:hidden/>
    </w:trPr>
    <w:tcPr>
      <w:tcBorders>
        <w:top w:val="double" w:color="95B3D7" w:themeColor="accent1" w:themeTint="99" w:sz="2" w:space="0"/>
        <w:left w:val="nil"/>
        <w:bottom w:val="single" w:color="C2D69B" w:themeColor="accent3" w:themeTint="99" w:sz="12" w:space="0"/>
        <w:right w:val="nil"/>
      </w:tcBorders>
    </w:tcPr>
    <w:tblStylePr w:type="firstRow">
      <w:rPr>
        <w:b/>
        <w:bCs/>
      </w:rPr>
      <w:tblPr/>
      <w:trPr>
        <w:hidden/>
      </w:trPr>
      <w:tcPr>
        <w:tcBorders>
          <w:bottom w:val="single" w:color="95B3D7" w:themeColor="accent1" w:themeTint="99" w:sz="12" w:space="0"/>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rPr>
      <w:hidden/>
    </w:trPr>
    <w:tcPr>
      <w:tcBorders>
        <w:top w:val="double" w:color="95B3D7" w:themeColor="accent1" w:themeTint="99" w:sz="2" w:space="0"/>
        <w:left w:val="nil"/>
        <w:bottom w:val="single" w:color="92CDDC" w:themeColor="accent5" w:themeTint="99" w:sz="12" w:space="0"/>
        <w:right w:val="nil"/>
      </w:tcBorders>
    </w:tcPr>
    <w:tblStylePr w:type="firstRow">
      <w:rPr>
        <w:b/>
        <w:bCs/>
      </w:rPr>
      <w:tblPr/>
      <w:trPr>
        <w:hidden/>
      </w:trPr>
      <w:tcPr>
        <w:tcBorders>
          <w:bottom w:val="single" w:color="95B3D7" w:themeColor="accent1" w:themeTint="99" w:sz="12" w:space="0"/>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rPr>
      <w:hidden/>
    </w:trPr>
    <w:tcPr>
      <w:tcBorders>
        <w:top w:val="double" w:color="95B3D7" w:themeColor="accent1" w:themeTint="99" w:sz="2" w:space="0"/>
        <w:left w:val="nil"/>
        <w:bottom w:val="single" w:color="FABF8F" w:themeColor="accent6" w:themeTint="99" w:sz="12" w:space="0"/>
        <w:right w:val="nil"/>
      </w:tcBorders>
    </w:tcPr>
    <w:tblStylePr w:type="firstRow">
      <w:rPr>
        <w:b/>
        <w:bCs/>
      </w:rPr>
      <w:tblPr/>
      <w:trPr>
        <w:hidden/>
      </w:trPr>
      <w:tcPr>
        <w:tcBorders>
          <w:bottom w:val="single" w:color="95B3D7" w:themeColor="accent1" w:themeTint="99" w:sz="12" w:space="0"/>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rPr>
      <w:hidden/>
    </w:trPr>
    <w:tcPr>
      <w:tcBorders>
        <w:top w:val="double" w:color="95B3D7" w:themeColor="accent1" w:themeTint="99" w:sz="2" w:space="0"/>
        <w:left w:val="nil"/>
        <w:right w:val="nil"/>
      </w:tcBorders>
      <w:shd w:val="clear" w:color="auto" w:fill="CCCCCC" w:themeFill="text1" w:themeFillTint="33"/>
    </w:tcPr>
    <w:tblStylePr w:type="firstRow">
      <w:rPr>
        <w:b/>
        <w:bCs/>
      </w:rPr>
      <w:tblPr/>
      <w:trPr>
        <w:hidden/>
      </w:tr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rPr>
        <w:hidden/>
      </w:t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rPr>
      <w:hidden/>
    </w:trPr>
    <w:tcPr>
      <w:tcBorders>
        <w:top w:val="double" w:color="666666" w:themeColor="text1" w:themeTint="99" w:sz="2" w:space="0"/>
        <w:left w:val="nil"/>
        <w:bottom w:val="nil"/>
      </w:tcBorders>
      <w:shd w:val="clear" w:color="auto" w:fill="DBE5F1" w:themeFill="accent1" w:themeFillTint="33"/>
    </w:tcPr>
    <w:tblStylePr w:type="firstRow">
      <w:rPr>
        <w:b/>
        <w:bCs/>
      </w:rPr>
      <w:tblPr/>
      <w:trPr>
        <w:hidden/>
      </w:tr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rPr>
        <w:hidden/>
      </w:tr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rPr>
      <w:hidden/>
    </w:tr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rPr>
      <w:hidden/>
    </w:tr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rPr>
      <w:hidden/>
    </w:tr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rPr>
      <w:hidden/>
    </w:tr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rPr>
      <w:hidden/>
    </w:tr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rPr>
      <w:hidden/>
    </w:trPr>
    <w:tcPr>
      <w:tcBorders>
        <w:top w:val="nil"/>
        <w:left w:val="nil"/>
        <w:bottom w:val="nil"/>
        <w:right w:val="nil"/>
      </w:tcBorders>
      <w:shd w:val="clear" w:color="auto" w:fill="CCCCCC" w:themeFill="text1" w:themeFillTint="33"/>
    </w:tcPr>
    <w:tblStylePr w:type="firstRow">
      <w:rPr>
        <w:b/>
        <w:bCs/>
      </w:rPr>
      <w:tblPr/>
      <w:trPr>
        <w:hidden/>
      </w:trPr>
      <w:tcPr>
        <w:tcBorders>
          <w:top w:val="nil"/>
          <w:left w:val="nil"/>
          <w:bottom w:val="single" w:color="666666" w:themeColor="text1" w:themeTint="99" w:sz="12" w:space="0"/>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StylePr>
    <w:tblStylePr w:type="neCell">
      <w:tblPr/>
      <w:trPr>
        <w:hidden/>
      </w:trPr>
      <w:tcPr>
        <w:tcBorders>
          <w:bottom w:val="single" w:color="666666" w:themeColor="text1" w:themeTint="99" w:sz="4" w:space="0"/>
        </w:tcBorders>
      </w:tcPr>
    </w:tblStylePr>
    <w:tblStylePr w:type="nwCell">
      <w:tblPr/>
      <w:trPr>
        <w:hidden/>
      </w:trPr>
      <w:tcPr>
        <w:tcBorders>
          <w:bottom w:val="single" w:color="666666" w:themeColor="text1" w:themeTint="99" w:sz="4" w:space="0"/>
        </w:tcBorders>
      </w:tcPr>
    </w:tblStylePr>
    <w:tblStylePr w:type="seCell">
      <w:tblPr/>
      <w:trPr>
        <w:hidden/>
      </w:trPr>
      <w:tcPr>
        <w:tcBorders>
          <w:top w:val="single" w:color="666666" w:themeColor="text1" w:themeTint="99" w:sz="4" w:space="0"/>
        </w:tcBorders>
      </w:tcPr>
    </w:tblStylePr>
    <w:tblStylePr w:type="swCell">
      <w:tblPr/>
      <w:trPr>
        <w:hidden/>
      </w:trPr>
      <w:tcPr>
        <w:tcBorders>
          <w:top w:val="single" w:color="666666" w:themeColor="text1" w:themeTint="99" w:sz="4" w:space="0"/>
        </w:tcBorders>
      </w:tcPr>
    </w:tblStylePr>
  </w:style>
  <w:style w:type="table" w:styleId="GridTable3-Accent1">
    <w:name w:val="Grid Table 3 Accent 1"/>
    <w:basedOn w:val="TableNormal"/>
    <w:uiPriority w:val="48"/>
    <w:rsid w:val="00150F71"/>
    <w:tblPr>
      <w:tblStyleRowBandSize w:val="1"/>
      <w:tblStyleColBandSize w:val="1"/>
    </w:tblPr>
    <w:trPr>
      <w:hidden/>
    </w:trPr>
    <w:tcPr>
      <w:tcBorders>
        <w:top w:val="nil"/>
        <w:left w:val="nil"/>
        <w:bottom w:val="nil"/>
        <w:right w:val="nil"/>
      </w:tcBorders>
      <w:shd w:val="clear" w:color="auto" w:fill="DBE5F1" w:themeFill="accent1"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StylePr>
    <w:tblStylePr w:type="neCell">
      <w:tblPr/>
      <w:trPr>
        <w:hidden/>
      </w:trPr>
      <w:tcPr>
        <w:tcBorders>
          <w:bottom w:val="single" w:color="95B3D7" w:themeColor="accent1" w:themeTint="99" w:sz="4" w:space="0"/>
        </w:tcBorders>
      </w:tcPr>
    </w:tblStylePr>
    <w:tblStylePr w:type="nwCell">
      <w:tblPr/>
      <w:trPr>
        <w:hidden/>
      </w:trPr>
      <w:tcPr>
        <w:tcBorders>
          <w:bottom w:val="single" w:color="95B3D7" w:themeColor="accent1" w:themeTint="99" w:sz="4" w:space="0"/>
        </w:tcBorders>
      </w:tcPr>
    </w:tblStylePr>
    <w:tblStylePr w:type="seCell">
      <w:tblPr/>
      <w:trPr>
        <w:hidden/>
      </w:trPr>
      <w:tcPr>
        <w:tcBorders>
          <w:top w:val="single" w:color="95B3D7" w:themeColor="accent1" w:themeTint="99" w:sz="4" w:space="0"/>
        </w:tcBorders>
      </w:tcPr>
    </w:tblStylePr>
    <w:tblStylePr w:type="swCell">
      <w:tblPr/>
      <w:trPr>
        <w:hidden/>
      </w:trPr>
      <w:tcPr>
        <w:tcBorders>
          <w:top w:val="single" w:color="95B3D7" w:themeColor="accent1" w:themeTint="99" w:sz="4" w:space="0"/>
        </w:tcBorders>
      </w:tcPr>
    </w:tblStylePr>
  </w:style>
  <w:style w:type="table" w:styleId="GridTable3-Accent2">
    <w:name w:val="Grid Table 3 Accent 2"/>
    <w:basedOn w:val="TableNormal"/>
    <w:uiPriority w:val="48"/>
    <w:rsid w:val="00150F71"/>
    <w:tblPr>
      <w:tblStyleRowBandSize w:val="1"/>
      <w:tblStyleColBandSize w:val="1"/>
    </w:tblPr>
    <w:trPr>
      <w:hidden/>
    </w:trPr>
    <w:tcPr>
      <w:tcBorders>
        <w:top w:val="nil"/>
        <w:left w:val="nil"/>
        <w:bottom w:val="nil"/>
        <w:right w:val="nil"/>
      </w:tcBorders>
      <w:shd w:val="clear" w:color="auto" w:fill="F2DBDB" w:themeFill="accent2"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StylePr>
    <w:tblStylePr w:type="neCell">
      <w:tblPr/>
      <w:trPr>
        <w:hidden/>
      </w:trPr>
      <w:tcPr>
        <w:tcBorders>
          <w:bottom w:val="single" w:color="D99594" w:themeColor="accent2" w:themeTint="99" w:sz="4" w:space="0"/>
        </w:tcBorders>
      </w:tcPr>
    </w:tblStylePr>
    <w:tblStylePr w:type="nwCell">
      <w:tblPr/>
      <w:trPr>
        <w:hidden/>
      </w:trPr>
      <w:tcPr>
        <w:tcBorders>
          <w:bottom w:val="single" w:color="D99594" w:themeColor="accent2" w:themeTint="99" w:sz="4" w:space="0"/>
        </w:tcBorders>
      </w:tcPr>
    </w:tblStylePr>
    <w:tblStylePr w:type="seCell">
      <w:tblPr/>
      <w:trPr>
        <w:hidden/>
      </w:trPr>
      <w:tcPr>
        <w:tcBorders>
          <w:top w:val="single" w:color="D99594" w:themeColor="accent2" w:themeTint="99" w:sz="4" w:space="0"/>
        </w:tcBorders>
      </w:tcPr>
    </w:tblStylePr>
    <w:tblStylePr w:type="swCell">
      <w:tblPr/>
      <w:trPr>
        <w:hidden/>
      </w:trPr>
      <w:tcPr>
        <w:tcBorders>
          <w:top w:val="single" w:color="D99594" w:themeColor="accent2" w:themeTint="99" w:sz="4" w:space="0"/>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rPr>
      <w:hidden/>
    </w:trPr>
    <w:tcPr>
      <w:tcBorders>
        <w:top w:val="nil"/>
        <w:bottom w:val="nil"/>
        <w:right w:val="nil"/>
      </w:tcBorders>
      <w:shd w:val="clear" w:color="auto" w:fill="EAF1DD" w:themeFill="accent3"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tcBorders>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left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neCell">
      <w:tblPr/>
      <w:trPr>
        <w:hidden/>
      </w:trPr>
      <w:tcPr>
        <w:tcBorders>
          <w:bottom w:val="single" w:color="C2D69B" w:themeColor="accent3" w:themeTint="99" w:sz="4" w:space="0"/>
        </w:tcBorders>
      </w:tcPr>
    </w:tblStylePr>
    <w:tblStylePr w:type="nwCell">
      <w:tblPr/>
      <w:trPr>
        <w:hidden/>
      </w:trPr>
      <w:tcPr>
        <w:tcBorders>
          <w:bottom w:val="single" w:color="C2D69B" w:themeColor="accent3" w:themeTint="99" w:sz="4" w:space="0"/>
        </w:tcBorders>
      </w:tcPr>
    </w:tblStylePr>
    <w:tblStylePr w:type="seCell">
      <w:tblPr/>
      <w:trPr>
        <w:hidden/>
      </w:trPr>
      <w:tcPr>
        <w:tcBorders>
          <w:top w:val="single" w:color="C2D69B" w:themeColor="accent3" w:themeTint="99" w:sz="4" w:space="0"/>
        </w:tcBorders>
      </w:tcPr>
    </w:tblStylePr>
    <w:tblStylePr w:type="swCell">
      <w:tblPr/>
      <w:trPr>
        <w:hidden/>
      </w:trPr>
      <w:tcPr>
        <w:tcBorders>
          <w:top w:val="single" w:color="C2D69B" w:themeColor="accent3" w:themeTint="99" w:sz="4" w:space="0"/>
        </w:tcBorders>
      </w:tcPr>
    </w:tblStylePr>
  </w:style>
  <w:style w:type="table" w:styleId="GridTable3-Accent4">
    <w:name w:val="Grid Table 3 Accent 4"/>
    <w:basedOn w:val="TableNormal"/>
    <w:uiPriority w:val="48"/>
    <w:rsid w:val="00150F71"/>
    <w:tblPr>
      <w:tblStyleRowBandSize w:val="1"/>
      <w:tblStyleColBandSize w:val="1"/>
    </w:tblPr>
    <w:trPr>
      <w:hidden/>
    </w:trPr>
    <w:tcPr>
      <w:tcBorders>
        <w:top w:val="nil"/>
        <w:bottom w:val="nil"/>
        <w:right w:val="nil"/>
      </w:tcBorders>
      <w:shd w:val="clear" w:color="auto" w:fill="E5DFEC" w:themeFill="accent4"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tcBorders>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StylePr>
    <w:tblStylePr w:type="neCell">
      <w:tblPr/>
      <w:trPr>
        <w:hidden/>
      </w:trPr>
      <w:tcPr>
        <w:tcBorders>
          <w:bottom w:val="single" w:color="B2A1C7" w:themeColor="accent4" w:themeTint="99" w:sz="4" w:space="0"/>
        </w:tcBorders>
      </w:tcPr>
    </w:tblStylePr>
    <w:tblStylePr w:type="nwCell">
      <w:tblPr/>
      <w:trPr>
        <w:hidden/>
      </w:trPr>
      <w:tcPr>
        <w:tcBorders>
          <w:bottom w:val="single" w:color="B2A1C7" w:themeColor="accent4" w:themeTint="99" w:sz="4" w:space="0"/>
        </w:tcBorders>
      </w:tcPr>
    </w:tblStylePr>
    <w:tblStylePr w:type="seCell">
      <w:tblPr/>
      <w:trPr>
        <w:hidden/>
      </w:trPr>
      <w:tcPr>
        <w:tcBorders>
          <w:top w:val="single" w:color="B2A1C7" w:themeColor="accent4" w:themeTint="99" w:sz="4" w:space="0"/>
        </w:tcBorders>
      </w:tcPr>
    </w:tblStylePr>
    <w:tblStylePr w:type="swCell">
      <w:tblPr/>
      <w:trPr>
        <w:hidden/>
      </w:trPr>
      <w:tcPr>
        <w:tcBorders>
          <w:top w:val="single" w:color="B2A1C7" w:themeColor="accent4" w:themeTint="99" w:sz="4" w:space="0"/>
        </w:tcBorders>
      </w:tcPr>
    </w:tblStylePr>
  </w:style>
  <w:style w:type="table" w:styleId="GridTable3-Accent5">
    <w:name w:val="Grid Table 3 Accent 5"/>
    <w:basedOn w:val="TableNormal"/>
    <w:uiPriority w:val="48"/>
    <w:rsid w:val="00150F71"/>
    <w:tblPr>
      <w:tblStyleRowBandSize w:val="1"/>
      <w:tblStyleColBandSize w:val="1"/>
    </w:tblPr>
    <w:trPr>
      <w:hidden/>
    </w:trPr>
    <w:tcPr>
      <w:tcBorders>
        <w:top w:val="nil"/>
        <w:left w:val="nil"/>
        <w:bottom w:val="nil"/>
        <w:right w:val="nil"/>
      </w:tcBorders>
      <w:shd w:val="clear" w:color="auto" w:fill="DAEEF3" w:themeFill="accent5"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bottom w:val="nil"/>
        </w:tcBorders>
      </w:tcPr>
    </w:tblStylePr>
    <w:tblStylePr w:type="firstCol">
      <w:pPr>
        <w:jc w:val="right"/>
      </w:pPr>
      <w:rPr>
        <w:i/>
        <w:iCs/>
      </w:rPr>
    </w:tblStylePr>
    <w:tblStylePr w:type="lastCol">
      <w:rPr>
        <w:i/>
        <w:iCs/>
      </w:rPr>
    </w:tblStylePr>
    <w:tblStylePr w:type="neCell">
      <w:tblPr/>
      <w:trPr>
        <w:hidden/>
      </w:trPr>
      <w:tcPr>
        <w:tcBorders>
          <w:bottom w:val="single" w:color="92CDDC" w:themeColor="accent5" w:themeTint="99" w:sz="4" w:space="0"/>
        </w:tcBorders>
      </w:tcPr>
    </w:tblStylePr>
    <w:tblStylePr w:type="nwCell">
      <w:tblPr/>
      <w:trPr>
        <w:hidden/>
      </w:trPr>
      <w:tcPr>
        <w:tcBorders>
          <w:bottom w:val="single" w:color="92CDDC" w:themeColor="accent5" w:themeTint="99" w:sz="4" w:space="0"/>
        </w:tcBorders>
      </w:tcPr>
    </w:tblStylePr>
    <w:tblStylePr w:type="seCell">
      <w:tblPr/>
      <w:trPr>
        <w:hidden/>
      </w:trPr>
      <w:tcPr>
        <w:tcBorders>
          <w:top w:val="single" w:color="92CDDC" w:themeColor="accent5" w:themeTint="99" w:sz="4" w:space="0"/>
        </w:tcBorders>
      </w:tcPr>
    </w:tblStylePr>
    <w:tblStylePr w:type="swCell">
      <w:tblPr/>
      <w:trPr>
        <w:hidden/>
      </w:trPr>
      <w:tcPr>
        <w:tcBorders>
          <w:top w:val="single" w:color="92CDDC" w:themeColor="accent5" w:themeTint="99" w:sz="4" w:space="0"/>
        </w:tcBorders>
      </w:tcPr>
    </w:tblStylePr>
  </w:style>
  <w:style w:type="table" w:styleId="GridTable3-Accent6">
    <w:name w:val="Grid Table 3 Accent 6"/>
    <w:basedOn w:val="TableNormal"/>
    <w:uiPriority w:val="48"/>
    <w:rsid w:val="00150F71"/>
    <w:tblPr>
      <w:tblStyleRowBandSize w:val="1"/>
      <w:tblStyleColBandSize w:val="1"/>
    </w:tblPr>
    <w:trPr>
      <w:hidden/>
    </w:trPr>
    <w:tcPr>
      <w:tcBorders>
        <w:top w:val="nil"/>
        <w:left w:val="nil"/>
        <w:bottom w:val="nil"/>
        <w:right w:val="nil"/>
      </w:tcBorders>
      <w:shd w:val="clear" w:color="auto" w:fill="FDE9D9" w:themeFill="accent6"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bottom w:val="nil"/>
        </w:tcBorders>
      </w:tcPr>
    </w:tblStylePr>
    <w:tblStylePr w:type="firstCol">
      <w:pPr>
        <w:jc w:val="right"/>
      </w:pPr>
      <w:rPr>
        <w:i/>
        <w:iCs/>
      </w:rPr>
    </w:tblStylePr>
    <w:tblStylePr w:type="lastCol">
      <w:rPr>
        <w:i/>
        <w:iCs/>
      </w:rPr>
    </w:tblStylePr>
    <w:tblStylePr w:type="neCell">
      <w:tblPr/>
      <w:trPr>
        <w:hidden/>
      </w:trPr>
      <w:tcPr>
        <w:tcBorders>
          <w:bottom w:val="single" w:color="FABF8F" w:themeColor="accent6" w:themeTint="99" w:sz="4" w:space="0"/>
        </w:tcBorders>
      </w:tcPr>
    </w:tblStylePr>
    <w:tblStylePr w:type="nwCell">
      <w:tblPr/>
      <w:trPr>
        <w:hidden/>
      </w:trPr>
      <w:tcPr>
        <w:tcBorders>
          <w:bottom w:val="single" w:color="FABF8F" w:themeColor="accent6" w:themeTint="99" w:sz="4" w:space="0"/>
        </w:tcBorders>
      </w:tcPr>
    </w:tblStylePr>
    <w:tblStylePr w:type="seCell">
      <w:tblPr/>
      <w:trPr>
        <w:hidden/>
      </w:trPr>
      <w:tcPr>
        <w:tcBorders>
          <w:top w:val="single" w:color="FABF8F" w:themeColor="accent6" w:themeTint="99" w:sz="4" w:space="0"/>
        </w:tcBorders>
      </w:tcPr>
    </w:tblStylePr>
    <w:tblStylePr w:type="swCell">
      <w:tblPr/>
      <w:trPr>
        <w:hidden/>
      </w:trPr>
      <w:tcPr>
        <w:tcBorders>
          <w:top w:val="single" w:color="FABF8F" w:themeColor="accent6" w:themeTint="99" w:sz="4" w:space="0"/>
        </w:tcBorders>
      </w:tcPr>
    </w:tblStylePr>
  </w:style>
  <w:style w:type="table" w:styleId="GridTable4">
    <w:name w:val="Grid Table 4"/>
    <w:basedOn w:val="TableNormal"/>
    <w:uiPriority w:val="49"/>
    <w:rsid w:val="00150F71"/>
    <w:tblPr>
      <w:tblStyleRowBandSize w:val="1"/>
      <w:tblStyleColBandSize w:val="1"/>
    </w:tblPr>
    <w:trPr>
      <w:hidden/>
    </w:t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hemeFill="text1" w:themeFillTint="33"/>
    </w:tcPr>
    <w:tblStylePr w:type="firstRow">
      <w:rPr>
        <w:b/>
        <w:bCs/>
        <w:color w:val="FFFFFF" w:themeColor="background1"/>
      </w:rPr>
      <w:tblPr/>
      <w:trPr>
        <w:hidden/>
      </w:trPr>
      <w:tcPr>
        <w:tcBorders>
          <w:top w:val="nil"/>
          <w:left w:val="thinThickThinLargeGap" w:color="FF3A56" w:sz="1" w:space="22" w:frame="1"/>
        </w:tcBorders>
      </w:tcPr>
    </w:tblStylePr>
    <w:tblStylePr w:type="lastRow">
      <w:rPr>
        <w:b/>
        <w:bCs/>
      </w:rPr>
      <w:tblPr/>
      <w:trPr>
        <w:hidden/>
      </w:tr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rPr>
      <w:hidden/>
    </w:trPr>
    <w:tcPr>
      <w:tcBorders>
        <w:right w:val="single" w:color="4F81BD" w:themeColor="accent1" w:sz="4" w:space="0"/>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rPr>
      <w:hidden/>
    </w:tr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rPr>
      <w:hidden/>
    </w:tr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rPr>
      <w:hidden/>
    </w:tr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rPr>
      <w:hidden/>
    </w:tr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rPr>
      <w:hidden/>
    </w:tr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rPr>
      <w:hidden/>
    </w:trPr>
    <w:tcPr>
      <w:tcBorders>
        <w:top w:val="single" w:color="FFFFFF" w:themeColor="background1" w:sz="4" w:space="0"/>
        <w:left w:val="nil"/>
        <w:bottom w:val="single" w:color="FFFFFF" w:themeColor="background1" w:sz="4" w:space="0"/>
        <w:right w:val="nil"/>
      </w:tcBorders>
      <w:shd w:val="clear" w:color="auto" w:fill="CCCCCC" w:themeFill="text1" w:themeFillTint="33"/>
    </w:tcPr>
    <w:tblStylePr w:type="firstRow">
      <w:rPr>
        <w:b/>
        <w:bCs/>
        <w:color w:val="FFFFFF" w:themeColor="background1"/>
      </w:rPr>
      <w:tblPr/>
      <w:trPr>
        <w:hidden/>
      </w:t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rPr>
        <w:hidden/>
      </w:t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rPr>
      <w:hidden/>
    </w:trPr>
    <w:tcPr>
      <w:tcBorders>
        <w:top w:val="single" w:color="FFFFFF" w:themeColor="background1" w:sz="4" w:space="0"/>
        <w:left w:val="nil"/>
        <w:bottom w:val="single" w:color="FFFFFF" w:themeColor="background1" w:sz="4" w:space="0"/>
        <w:right w:val="single" w:color="FFFFFF" w:themeColor="background1" w:sz="4" w:space="0"/>
      </w:tcBorders>
      <w:shd w:val="clear" w:color="auto" w:fill="DBE5F1" w:themeFill="accent1" w:themeFillTint="33"/>
    </w:tcPr>
    <w:tblStylePr w:type="firstRow">
      <w:rPr>
        <w:b/>
        <w:bCs/>
        <w:color w:val="FFFFFF" w:themeColor="background1"/>
      </w:rPr>
      <w:tblPr/>
      <w:trPr>
        <w:hidden/>
      </w:t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rPr>
        <w:hidden/>
      </w:trPr>
      <w:tcPr>
        <w:tcBorders>
          <w:top w:val="double" w:color="000000" w:themeColor="text1" w:sz="4" w:space="0"/>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rPr>
        <w:hidden/>
      </w:t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rPr>
      <w:hidden/>
    </w:trPr>
    <w:tcPr>
      <w:tcBorders>
        <w:top w:val="single" w:color="FFFFFF" w:themeColor="background1" w:sz="4" w:space="0"/>
        <w:left w:val="nil"/>
        <w:bottom w:val="single" w:color="FFFFFF" w:themeColor="background1" w:sz="4" w:space="0"/>
        <w:right w:val="single" w:color="FFFFFF" w:themeColor="background1" w:sz="4" w:space="0"/>
      </w:tcBorders>
      <w:shd w:val="clear" w:color="auto" w:fill="F2DBDB" w:themeFill="accent2" w:themeFillTint="33"/>
    </w:tcPr>
    <w:tblStylePr w:type="firstRow">
      <w:rPr>
        <w:b/>
        <w:bCs/>
        <w:color w:val="FFFFFF" w:themeColor="background1"/>
      </w:rPr>
      <w:tblPr/>
      <w:trPr>
        <w:hidden/>
      </w:t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rPr>
        <w:hidden/>
      </w:t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EAF1DD" w:themeFill="accent3" w:themeFillTint="33"/>
    </w:tcPr>
    <w:tblStylePr w:type="firstRow">
      <w:rPr>
        <w:b/>
        <w:bCs/>
        <w:color w:val="FFFFFF" w:themeColor="background1"/>
      </w:rPr>
      <w:tblPr/>
      <w:trPr>
        <w:hidden/>
      </w:t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rPr>
        <w:hidden/>
      </w:t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E5DFEC" w:themeFill="accent4" w:themeFillTint="33"/>
    </w:tcPr>
    <w:tblStylePr w:type="firstRow">
      <w:rPr>
        <w:b/>
        <w:bCs/>
        <w:color w:val="FFFFFF" w:themeColor="background1"/>
      </w:rPr>
      <w:tblPr/>
      <w:trPr>
        <w:hidden/>
      </w:t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rPr>
        <w:hidden/>
      </w:t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DAEEF3" w:themeFill="accent5" w:themeFillTint="33"/>
    </w:tcPr>
    <w:tblStylePr w:type="firstRow">
      <w:rPr>
        <w:b/>
        <w:bCs/>
        <w:color w:val="FFFFFF" w:themeColor="background1"/>
      </w:rPr>
      <w:tblPr/>
      <w:trPr>
        <w:hidden/>
      </w:t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rPr>
        <w:hidden/>
      </w:t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DE9D9" w:themeFill="accent6" w:themeFillTint="33"/>
    </w:tcPr>
    <w:tblStylePr w:type="firstRow">
      <w:rPr>
        <w:b/>
        <w:bCs/>
        <w:color w:val="FFFFFF" w:themeColor="background1"/>
      </w:rPr>
      <w:tblPr/>
      <w:trPr>
        <w:hidden/>
      </w:t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rPr>
        <w:hidden/>
      </w:t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79646" w:themeFill="accent6"/>
    </w:tcPr>
    <w:tblStylePr w:type="firstRow">
      <w:rPr>
        <w:b/>
        <w:bCs/>
      </w:rPr>
      <w:tblPr/>
      <w:trPr>
        <w:hidden/>
      </w:trPr>
      <w:tcPr>
        <w:tcBorders>
          <w:bottom w:val="single" w:color="666666" w:themeColor="text1" w:themeTint="99" w:sz="12" w:space="0"/>
        </w:tcBorders>
      </w:tcPr>
    </w:tblStylePr>
    <w:tblStylePr w:type="lastRow">
      <w:rPr>
        <w:b/>
        <w:bCs/>
      </w:rPr>
      <w:tblPr/>
      <w:trPr>
        <w:hidden/>
      </w:trPr>
      <w:tcPr>
        <w:tcBorders>
          <w:top w:val="double" w:color="666666" w:themeColor="text1" w:themeTint="99" w:sz="4" w:space="0"/>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FF00"/>
      </w:tcPr>
    </w:tblStylePr>
    <w:tblStylePr w:type="firstCol">
      <w:rPr>
        <w:b/>
        <w:bCs/>
      </w:rPr>
      <w:tblPr/>
      <w:trPr>
        <w:hidden/>
      </w:t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rPr>
    </w:tblStylePr>
  </w:style>
  <w:style w:type="table" w:styleId="GridTable6Colo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rPr>
      <w:hidden/>
    </w:trPr>
    <w:tcPr>
      <w:tcBorders>
        <w:left w:val="single" w:color="FFFFFF" w:themeColor="background1" w:sz="4" w:space="0"/>
        <w:bottom w:val="single" w:color="FFFFFF" w:themeColor="background1" w:sz="4" w:space="0"/>
        <w:right w:val="single" w:color="FFFFFF" w:themeColor="background1" w:sz="4" w:space="0"/>
      </w:tcBorders>
      <w:shd w:val="clear" w:color="auto" w:fill="F79646" w:themeFill="accent6"/>
    </w:tcPr>
    <w:tblStylePr w:type="firstRow">
      <w:rPr>
        <w:b/>
        <w:bCs/>
      </w:rPr>
      <w:tblPr/>
      <w:trPr>
        <w:hidden/>
      </w:trPr>
      <w:tcPr>
        <w:tcBorders>
          <w:bottom w:val="single" w:color="95B3D7" w:themeColor="accent1" w:themeTint="99" w:sz="12" w:space="0"/>
        </w:tcBorders>
      </w:tcPr>
    </w:tblStylePr>
    <w:tblStylePr w:type="lastRow">
      <w:rPr>
        <w:b/>
        <w:bCs/>
      </w:rPr>
      <w:tblPr/>
      <w:trPr>
        <w:hidden/>
      </w:trPr>
      <w:tcPr>
        <w:tcBorders>
          <w:top w:val="double" w:color="95B3D7" w:themeColor="accent1" w:themeTint="99" w:sz="4" w:space="0"/>
          <w:left w:val="single" w:color="FFFFFF" w:themeColor="background1" w:sz="4" w:space="0"/>
          <w:bottom w:val="single" w:color="FFFFFF" w:themeColor="background1" w:sz="4" w:space="0"/>
          <w:right w:val="single" w:color="FFFFFF" w:themeColor="background1" w:sz="4" w:space="0"/>
        </w:tcBorders>
      </w:tcPr>
    </w:tblStylePr>
    <w:tblStylePr w:type="firstCol">
      <w:rPr>
        <w:b/>
        <w:bCs/>
      </w:rPr>
    </w:tblStylePr>
    <w:tblStylePr w:type="lastCol">
      <w:rPr>
        <w:b/>
        <w:bCs/>
      </w:rPr>
    </w:tblStylePr>
  </w:style>
  <w:style w:type="table" w:styleId="GridTable6Colo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rPr>
      <w:hidden/>
    </w:trPr>
    <w:tcPr>
      <w:shd w:val="clear" w:color="auto" w:fill="F79646" w:themeFill="accent6"/>
    </w:tcPr>
    <w:tblStylePr w:type="firstRow">
      <w:rPr>
        <w:b/>
        <w:bCs/>
      </w:rPr>
      <w:tblPr/>
      <w:trPr>
        <w:hidden/>
      </w:trPr>
      <w:tcPr>
        <w:tcBorders>
          <w:bottom w:val="single" w:color="D99594" w:themeColor="accent2" w:themeTint="99" w:sz="12" w:space="0"/>
        </w:tcBorders>
      </w:tcPr>
    </w:tblStylePr>
    <w:tblStylePr w:type="lastRow">
      <w:rPr>
        <w:b/>
        <w:bCs/>
      </w:rPr>
      <w:tblPr/>
      <w:trPr>
        <w:hidden/>
      </w:trPr>
      <w:tcPr>
        <w:tcBorders>
          <w:top w:val="double" w:color="D99594" w:themeColor="accent2" w:themeTint="99" w:sz="4" w:space="0"/>
          <w:left w:val="single" w:color="FFFFFF" w:themeColor="background1" w:sz="4" w:space="0"/>
          <w:bottom w:val="single" w:color="FFFFFF" w:themeColor="background1" w:sz="4" w:space="0"/>
          <w:right w:val="single" w:color="FFFFFF" w:themeColor="background1" w:sz="4" w:space="0"/>
        </w:tcBorders>
      </w:tcPr>
    </w:tblStylePr>
    <w:tblStylePr w:type="firstCol">
      <w:rPr>
        <w:b/>
        <w:bCs/>
      </w:rPr>
    </w:tblStylePr>
    <w:tblStylePr w:type="lastCol">
      <w:rPr>
        <w:b/>
        <w:bCs/>
      </w:rPr>
    </w:tblStylePr>
  </w:style>
  <w:style w:type="table" w:styleId="GridTable6Colo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rPr>
      <w:hidden/>
    </w:trPr>
    <w:tcPr>
      <w:shd w:val="clear" w:color="auto" w:fill="F79646" w:themeFill="accent6"/>
    </w:tcPr>
    <w:tblStylePr w:type="firstRow">
      <w:rPr>
        <w:b/>
        <w:bCs/>
      </w:rPr>
      <w:tblPr/>
      <w:trPr>
        <w:hidden/>
      </w:trPr>
      <w:tcPr>
        <w:tcBorders>
          <w:bottom w:val="single" w:color="C2D69B" w:themeColor="accent3" w:themeTint="99" w:sz="12" w:space="0"/>
        </w:tcBorders>
      </w:tcPr>
    </w:tblStylePr>
    <w:tblStylePr w:type="lastRow">
      <w:rPr>
        <w:b/>
        <w:bCs/>
      </w:rPr>
      <w:tblPr/>
      <w:trPr>
        <w:hidden/>
      </w:trPr>
      <w:tcPr>
        <w:tcBorders>
          <w:top w:val="double" w:color="C2D69B" w:themeColor="accent3" w:themeTint="99" w:sz="4" w:space="0"/>
          <w:left w:val="single" w:color="FFFFFF" w:themeColor="background1" w:sz="4" w:space="0"/>
          <w:bottom w:val="single" w:color="FFFFFF" w:themeColor="background1" w:sz="4" w:space="0"/>
          <w:right w:val="single" w:color="FFFFFF" w:themeColor="background1" w:sz="4" w:space="0"/>
        </w:tcBorders>
      </w:tcPr>
    </w:tblStylePr>
    <w:tblStylePr w:type="firstCol">
      <w:rPr>
        <w:b/>
        <w:bCs/>
      </w:rPr>
    </w:tblStylePr>
    <w:tblStylePr w:type="lastCol">
      <w:rPr>
        <w:b/>
        <w:bCs/>
      </w:rPr>
    </w:tblStylePr>
  </w:style>
  <w:style w:type="table" w:styleId="GridTable6Colo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rPr>
      <w:hidden/>
    </w:trPr>
    <w:tcPr>
      <w:shd w:val="clear" w:color="auto" w:fill="F79646" w:themeFill="accent6"/>
    </w:tcPr>
    <w:tblStylePr w:type="firstRow">
      <w:rPr>
        <w:b/>
        <w:bCs/>
      </w:rPr>
      <w:tblPr/>
      <w:trPr>
        <w:hidden/>
      </w:trPr>
      <w:tcPr>
        <w:tcBorders>
          <w:bottom w:val="single" w:color="B2A1C7" w:themeColor="accent4" w:themeTint="99" w:sz="12" w:space="0"/>
        </w:tcBorders>
      </w:tcPr>
    </w:tblStylePr>
    <w:tblStylePr w:type="lastRow">
      <w:rPr>
        <w:b/>
        <w:bCs/>
      </w:rPr>
      <w:tblPr/>
      <w:trPr>
        <w:hidden/>
      </w:trPr>
      <w:tcPr>
        <w:tcBorders>
          <w:top w:val="double" w:color="B2A1C7" w:themeColor="accent4" w:themeTint="99" w:sz="4" w:space="0"/>
          <w:left w:val="single" w:color="FFFFFF" w:themeColor="background1" w:sz="4" w:space="0"/>
          <w:bottom w:val="single" w:color="FFFFFF" w:themeColor="background1" w:sz="4" w:space="0"/>
          <w:right w:val="single" w:color="FFFFFF" w:themeColor="background1" w:sz="4" w:space="0"/>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rPr>
      <w:hidden/>
    </w:trPr>
    <w:tcPr>
      <w:shd w:val="clear" w:color="auto" w:fill="F79646" w:themeFill="accent6"/>
    </w:tcPr>
    <w:tblStylePr w:type="firstRow">
      <w:rPr>
        <w:b/>
        <w:bCs/>
      </w:rPr>
      <w:tblPr/>
      <w:trPr>
        <w:hidden/>
      </w:trPr>
      <w:tcPr>
        <w:tcBorders>
          <w:bottom w:val="single" w:color="92CDDC" w:themeColor="accent5" w:themeTint="99" w:sz="12" w:space="0"/>
        </w:tcBorders>
      </w:tcPr>
    </w:tblStylePr>
    <w:tblStylePr w:type="lastRow">
      <w:rPr>
        <w:b/>
        <w:bCs/>
      </w:rPr>
      <w:tblPr/>
      <w:trPr>
        <w:hidden/>
      </w:trPr>
      <w:tcPr>
        <w:tcBorders>
          <w:top w:val="double" w:color="92CDDC" w:themeColor="accent5" w:themeTint="99" w:sz="4" w:space="0"/>
          <w:left w:val="single" w:color="FFFFFF" w:themeColor="background1" w:sz="4" w:space="0"/>
          <w:bottom w:val="single" w:color="FFFFFF" w:themeColor="background1" w:sz="4" w:space="0"/>
          <w:right w:val="single" w:color="FFFFFF" w:themeColor="background1" w:sz="4" w:space="0"/>
        </w:tcBorders>
      </w:tcPr>
    </w:tblStylePr>
    <w:tblStylePr w:type="firstCol">
      <w:rPr>
        <w:b/>
        <w:bCs/>
      </w:rPr>
    </w:tblStylePr>
    <w:tblStylePr w:type="lastCol">
      <w:rPr>
        <w:b/>
        <w:bCs/>
      </w:rPr>
    </w:tblStylePr>
  </w:style>
  <w:style w:type="table" w:styleId="GridTable6Colo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rPr>
      <w:hidden/>
    </w:trPr>
    <w:tcPr>
      <w:shd w:val="clear" w:color="auto" w:fill="F79646" w:themeFill="accent6"/>
    </w:tcPr>
    <w:tblStylePr w:type="firstRow">
      <w:rPr>
        <w:b/>
        <w:bCs/>
      </w:rPr>
      <w:tblPr/>
      <w:trPr>
        <w:hidden/>
      </w:trPr>
      <w:tcPr>
        <w:tcBorders>
          <w:bottom w:val="single" w:color="FABF8F" w:themeColor="accent6" w:themeTint="99" w:sz="12" w:space="0"/>
        </w:tcBorders>
      </w:tcPr>
    </w:tblStylePr>
    <w:tblStylePr w:type="lastRow">
      <w:rPr>
        <w:b/>
        <w:bCs/>
      </w:rPr>
      <w:tblPr/>
      <w:trPr>
        <w:hidden/>
      </w:trPr>
      <w:tcPr>
        <w:tcBorders>
          <w:top w:val="double" w:color="FABF8F" w:themeColor="accent6" w:themeTint="99" w:sz="4" w:space="0"/>
          <w:left w:val="single" w:color="FFFFFF" w:themeColor="background1" w:sz="4" w:space="0"/>
          <w:bottom w:val="single" w:color="FFFFFF" w:themeColor="background1" w:sz="4" w:space="0"/>
          <w:right w:val="single" w:color="FFFFFF" w:themeColor="background1" w:sz="4" w:space="0"/>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rPr>
      <w:hidden/>
    </w:trPr>
    <w:tcPr>
      <w:tcBorders>
        <w:right w:val="single" w:color="FFFFFF" w:themeColor="background1" w:sz="4" w:space="0"/>
      </w:tcBorders>
      <w:shd w:val="clear" w:color="auto" w:fill="F79646" w:themeFill="accent6"/>
    </w:tcPr>
    <w:tblStylePr w:type="firstRow">
      <w:rPr>
        <w:b/>
        <w:bCs/>
      </w:rPr>
      <w:tblPr>
        <w:tblCellMar>
          <w:top w:w="0" w:type="dxa"/>
          <w:left w:w="0" w:type="dxa"/>
          <w:bottom w:w="0" w:type="dxa"/>
          <w:right w:w="0" w:type="dxa"/>
        </w:tblCellMar>
      </w:tblPr>
      <w:trPr>
        <w:hidden/>
      </w:trPr>
      <w:tcPr>
        <w:tcBorders>
          <w:top w:val="nil"/>
          <w:left w:val="nil"/>
          <w:bottom w:val="single" w:color="666666" w:themeColor="text1" w:themeTint="99" w:sz="12" w:space="0"/>
          <w:right w:val="nil"/>
          <w:insideH w:val="nil"/>
          <w:insideV w:val="nil"/>
        </w:tcBorders>
        <w:shd w:val="clear" w:color="auto" w:fill="FFFFFF" w:themeFill="background1"/>
      </w:tcPr>
    </w:tblStylePr>
    <w:tblStylePr w:type="lastRow">
      <w:rPr>
        <w:b/>
        <w:bCs/>
      </w:rPr>
      <w:tblPr/>
      <w:trPr>
        <w:hidden/>
      </w:trPr>
      <w:tcPr>
        <w:tcBorders>
          <w:top w:val="double" w:color="666666" w:themeColor="text1" w:themeTint="99" w:sz="4" w:space="0"/>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neCell">
      <w:tblPr/>
      <w:trPr>
        <w:hidden/>
      </w:trPr>
      <w:tcPr>
        <w:tcBorders>
          <w:bottom w:val="single" w:color="666666" w:themeColor="text1" w:themeTint="99" w:sz="4" w:space="0"/>
        </w:tcBorders>
      </w:tcPr>
    </w:tblStylePr>
    <w:tblStylePr w:type="nwCell">
      <w:tblPr/>
      <w:trPr>
        <w:hidden/>
      </w:trPr>
      <w:tcPr>
        <w:tcBorders>
          <w:bottom w:val="single" w:color="666666" w:themeColor="text1" w:themeTint="99" w:sz="4" w:space="0"/>
        </w:tcBorders>
      </w:tcPr>
    </w:tblStylePr>
    <w:tblStylePr w:type="seCell">
      <w:tblPr/>
      <w:trPr>
        <w:hidden/>
      </w:trPr>
      <w:tcPr>
        <w:tcBorders>
          <w:top w:val="single" w:color="666666" w:themeColor="text1" w:themeTint="99" w:sz="4" w:space="0"/>
        </w:tcBorders>
      </w:tcPr>
    </w:tblStylePr>
    <w:tblStylePr w:type="swCell">
      <w:tblPr/>
      <w:trPr>
        <w:hidden/>
      </w:trPr>
      <w:tcPr>
        <w:tcBorders>
          <w:top w:val="single" w:color="666666" w:themeColor="text1" w:themeTint="99" w:sz="4" w:space="0"/>
        </w:tcBorders>
      </w:tcPr>
    </w:tblStylePr>
  </w:style>
  <w:style w:type="table" w:styleId="GridTable7Colo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rPr>
      <w:hidden/>
    </w:trPr>
    <w:tcPr>
      <w:tcBorders>
        <w:right w:val="single" w:color="FFFFFF" w:themeColor="background1" w:sz="4" w:space="0"/>
      </w:tcBorders>
      <w:shd w:val="clear" w:color="auto" w:fill="DBE5F1" w:themeFill="accent1" w:themeFillTint="33"/>
    </w:tcPr>
    <w:tblStylePr w:type="firstRow">
      <w:rPr>
        <w:b/>
        <w:bCs/>
      </w:rPr>
      <w:tblPr>
        <w:tblCellMar>
          <w:top w:w="0" w:type="dxa"/>
          <w:left w:w="0" w:type="dxa"/>
          <w:bottom w:w="0" w:type="dxa"/>
          <w:right w:w="0" w:type="dxa"/>
        </w:tblCellMar>
      </w:tblPr>
      <w:trPr>
        <w:hidden/>
      </w:trPr>
      <w:tcPr>
        <w:tcBorders>
          <w:top w:val="nil"/>
          <w:left w:val="nil"/>
          <w:bottom w:val="single" w:color="666666" w:themeColor="text1" w:themeTint="99" w:sz="12" w:space="0"/>
          <w:right w:val="nil"/>
          <w:insideH w:val="nil"/>
          <w:insideV w:val="nil"/>
        </w:tcBorders>
        <w:shd w:val="clear" w:color="auto" w:fill="FFFFFF" w:themeFill="background1"/>
      </w:tcPr>
    </w:tblStylePr>
    <w:tblStylePr w:type="lastRow">
      <w:rPr>
        <w:b/>
        <w:bCs/>
      </w:rPr>
      <w:tblPr/>
      <w:trPr>
        <w:hidden/>
      </w:trPr>
      <w:tcPr>
        <w:tcBorders>
          <w:top w:val="double" w:color="666666" w:themeColor="text1" w:themeTint="99" w:sz="4" w:space="0"/>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neCell">
      <w:tblPr/>
      <w:trPr>
        <w:hidden/>
      </w:trPr>
      <w:tcPr>
        <w:tcBorders>
          <w:bottom w:val="single" w:color="95B3D7" w:themeColor="accent1" w:themeTint="99" w:sz="4" w:space="0"/>
        </w:tcBorders>
      </w:tcPr>
    </w:tblStylePr>
    <w:tblStylePr w:type="nwCell">
      <w:tblPr/>
      <w:trPr>
        <w:hidden/>
      </w:trPr>
      <w:tcPr>
        <w:tcBorders>
          <w:bottom w:val="single" w:color="95B3D7" w:themeColor="accent1" w:themeTint="99" w:sz="4" w:space="0"/>
        </w:tcBorders>
      </w:tcPr>
    </w:tblStylePr>
    <w:tblStylePr w:type="seCell">
      <w:tblPr/>
      <w:trPr>
        <w:hidden/>
      </w:trPr>
      <w:tcPr>
        <w:tcBorders>
          <w:top w:val="single" w:color="95B3D7" w:themeColor="accent1" w:themeTint="99" w:sz="4" w:space="0"/>
        </w:tcBorders>
      </w:tcPr>
    </w:tblStylePr>
    <w:tblStylePr w:type="swCell">
      <w:tblPr/>
      <w:trPr>
        <w:hidden/>
      </w:trPr>
      <w:tcPr>
        <w:tcBorders>
          <w:top w:val="single" w:color="95B3D7" w:themeColor="accent1" w:themeTint="99" w:sz="4" w:space="0"/>
        </w:tcBorders>
      </w:tcPr>
    </w:tblStylePr>
  </w:style>
  <w:style w:type="table" w:styleId="GridTable7Colo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rPr>
      <w:hidden/>
    </w:trPr>
    <w:tcPr>
      <w:tcBorders>
        <w:top w:val="nil"/>
        <w:bottom w:val="nil"/>
        <w:right w:val="nil"/>
      </w:tcBorders>
      <w:shd w:val="clear" w:color="auto" w:fill="F2DBDB" w:themeFill="accent2"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single" w:color="FFFFFF" w:themeColor="background1" w:sz="4" w:space="0"/>
          <w:bottom w:val="single" w:color="FFFF3A" w:sz="123" w:space="10" w:shadow="1" w:frame="1"/>
          <w:insideH w:val="nil"/>
          <w:insideV w:val="nil"/>
        </w:tcBorders>
        <w:shd w:val="clear" w:color="auto" w:fill="DBE5F1" w:themeFill="accent1" w:themeFillTint="33"/>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neCell">
      <w:tblPr/>
      <w:trPr>
        <w:hidden/>
      </w:trPr>
      <w:tcPr>
        <w:tcBorders>
          <w:bottom w:val="single" w:color="D99594" w:themeColor="accent2" w:themeTint="99" w:sz="4" w:space="0"/>
        </w:tcBorders>
      </w:tcPr>
    </w:tblStylePr>
    <w:tblStylePr w:type="nwCell">
      <w:tblPr/>
      <w:trPr>
        <w:hidden/>
      </w:trPr>
      <w:tcPr>
        <w:tcBorders>
          <w:bottom w:val="single" w:color="D99594" w:themeColor="accent2" w:themeTint="99" w:sz="4" w:space="0"/>
        </w:tcBorders>
      </w:tcPr>
    </w:tblStylePr>
    <w:tblStylePr w:type="seCell">
      <w:tblPr/>
      <w:trPr>
        <w:hidden/>
      </w:trPr>
      <w:tcPr>
        <w:tcBorders>
          <w:top w:val="single" w:color="D99594" w:themeColor="accent2" w:themeTint="99" w:sz="4" w:space="0"/>
        </w:tcBorders>
      </w:tcPr>
    </w:tblStylePr>
    <w:tblStylePr w:type="swCell">
      <w:tblPr/>
      <w:trPr>
        <w:hidden/>
      </w:trPr>
      <w:tcPr>
        <w:tcBorders>
          <w:top w:val="single" w:color="D99594" w:themeColor="accent2" w:themeTint="99" w:sz="4" w:space="0"/>
        </w:tcBorders>
      </w:tcPr>
    </w:tblStylePr>
  </w:style>
  <w:style w:type="table" w:styleId="GridTable7Colorful-Accent3">
    <w:name w:val="Grid Table 7 Colorful Accent 3"/>
    <w:basedOn w:val="TableNormal"/>
    <w:uiPriority w:val="52"/>
    <w:rsid w:val="00150F71"/>
    <w:rPr>
      <w:color w:val="76923C" w:themeColor="accent3" w:themeShade="BF"/>
    </w:rPr>
    <w:tblPr>
      <w:tblStyleRowBandSize w:val="1"/>
      <w:tblStyleColBandSize w:val="1"/>
    </w:tblPr>
    <w:trPr>
      <w:hidden/>
    </w:trPr>
    <w:tcPr>
      <w:tcBorders>
        <w:top w:val="nil"/>
        <w:bottom w:val="nil"/>
        <w:right w:val="nil"/>
      </w:tcBorders>
      <w:shd w:val="clear" w:color="auto" w:fill="EAF1DD" w:themeFill="accent3"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single" w:color="FFFFFF" w:themeColor="background1" w:sz="4" w:space="0"/>
          <w:bottom w:val="single" w:color="FFFF3A" w:sz="123" w:space="10" w:shadow="1" w:frame="1"/>
          <w:insideV w:val="nil"/>
        </w:tcBorders>
        <w:shd w:val="clear" w:color="auto" w:fill="DBE5F1" w:themeFill="accent1" w:themeFillTint="33"/>
      </w:tcPr>
    </w:tblStylePr>
    <w:tblStylePr w:type="lastCol">
      <w:rPr>
        <w:i/>
        <w:iCs/>
      </w:rPr>
    </w:tblStylePr>
    <w:tblStylePr w:type="neCell">
      <w:tblPr/>
      <w:trPr>
        <w:hidden/>
      </w:trPr>
      <w:tcPr>
        <w:tcBorders>
          <w:bottom w:val="single" w:color="C2D69B" w:themeColor="accent3" w:themeTint="99" w:sz="4" w:space="0"/>
        </w:tcBorders>
      </w:tcPr>
    </w:tblStylePr>
    <w:tblStylePr w:type="nwCell">
      <w:tblPr/>
      <w:trPr>
        <w:hidden/>
      </w:trPr>
      <w:tcPr>
        <w:tcBorders>
          <w:bottom w:val="single" w:color="C2D69B" w:themeColor="accent3" w:themeTint="99" w:sz="4" w:space="0"/>
        </w:tcBorders>
      </w:tcPr>
    </w:tblStylePr>
    <w:tblStylePr w:type="seCell">
      <w:tblPr/>
      <w:trPr>
        <w:hidden/>
      </w:trPr>
      <w:tcPr>
        <w:tcBorders>
          <w:top w:val="single" w:color="C2D69B" w:themeColor="accent3" w:themeTint="99" w:sz="4" w:space="0"/>
        </w:tcBorders>
      </w:tcPr>
    </w:tblStylePr>
    <w:tblStylePr w:type="swCell">
      <w:tblPr/>
      <w:trPr>
        <w:hidden/>
      </w:trPr>
      <w:tcPr>
        <w:tcBorders>
          <w:top w:val="single" w:color="C2D69B" w:themeColor="accent3" w:themeTint="99" w:sz="4" w:space="0"/>
        </w:tcBorders>
      </w:tcPr>
    </w:tblStylePr>
  </w:style>
  <w:style w:type="table" w:styleId="GridTable7Colo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rPr>
      <w:hidden/>
    </w:trPr>
    <w:tcPr>
      <w:tcBorders>
        <w:top w:val="nil"/>
        <w:bottom w:val="nil"/>
        <w:right w:val="nil"/>
      </w:tcBorders>
      <w:shd w:val="clear" w:color="auto" w:fill="E5DFEC" w:themeFill="accent4"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bottom w:val="nil"/>
        </w:tcBorders>
      </w:tcPr>
    </w:tblStylePr>
    <w:tblStylePr w:type="firstCol">
      <w:pPr>
        <w:jc w:val="right"/>
      </w:pPr>
      <w:rPr>
        <w:i/>
        <w:iCs/>
      </w:rPr>
      <w:tblPr/>
      <w:trPr>
        <w:hidden/>
      </w:trPr>
      <w:tcPr>
        <w:tcBorders>
          <w:top w:val="nil"/>
          <w:left w:val="single" w:color="FFFFFF" w:themeColor="background1" w:sz="4" w:space="0"/>
          <w:bottom w:val="single" w:color="FFFF3A" w:sz="123" w:space="10" w:shadow="1" w:frame="1"/>
          <w:insideV w:val="nil"/>
        </w:tcBorders>
        <w:shd w:val="clear" w:color="auto" w:fill="DBE5F1" w:themeFill="accent1" w:themeFillTint="33"/>
      </w:tcPr>
    </w:tblStylePr>
    <w:tblStylePr w:type="lastCol">
      <w:rPr>
        <w:i/>
        <w:iCs/>
      </w:rPr>
    </w:tblStylePr>
    <w:tblStylePr w:type="band1Vert">
      <w:tblPr/>
      <w:trPr>
        <w:hidden/>
      </w:trPr>
      <w:tcPr>
        <w:shd w:val="clear" w:color="auto" w:fill="F2DBDB" w:themeFill="accent2" w:themeFillTint="33"/>
      </w:tcPr>
    </w:tblStylePr>
    <w:tblStylePr w:type="neCell">
      <w:tblPr/>
      <w:trPr>
        <w:hidden/>
      </w:trPr>
      <w:tcPr>
        <w:tcBorders>
          <w:bottom w:val="single" w:color="B2A1C7" w:themeColor="accent4" w:themeTint="99" w:sz="4" w:space="0"/>
        </w:tcBorders>
      </w:tcPr>
    </w:tblStylePr>
    <w:tblStylePr w:type="nwCell">
      <w:tblPr/>
      <w:trPr>
        <w:hidden/>
      </w:trPr>
      <w:tcPr>
        <w:tcBorders>
          <w:bottom w:val="single" w:color="B2A1C7" w:themeColor="accent4" w:themeTint="99" w:sz="4" w:space="0"/>
        </w:tcBorders>
      </w:tcPr>
    </w:tblStylePr>
    <w:tblStylePr w:type="seCell">
      <w:tblPr/>
      <w:trPr>
        <w:hidden/>
      </w:trPr>
      <w:tcPr>
        <w:tcBorders>
          <w:top w:val="single" w:color="B2A1C7" w:themeColor="accent4" w:themeTint="99" w:sz="4" w:space="0"/>
        </w:tcBorders>
      </w:tcPr>
    </w:tblStylePr>
    <w:tblStylePr w:type="swCell">
      <w:tblPr/>
      <w:trPr>
        <w:hidden/>
      </w:trPr>
      <w:tcPr>
        <w:tcBorders>
          <w:top w:val="single" w:color="B2A1C7" w:themeColor="accent4" w:themeTint="99" w:sz="4" w:space="0"/>
        </w:tcBorders>
      </w:tcPr>
    </w:tblStylePr>
  </w:style>
  <w:style w:type="table" w:styleId="GridTable7Colorful-Accent5">
    <w:name w:val="Grid Table 7 Colorful Accent 5"/>
    <w:basedOn w:val="TableNormal"/>
    <w:uiPriority w:val="52"/>
    <w:rsid w:val="00150F71"/>
    <w:rPr>
      <w:color w:val="31849B" w:themeColor="accent5" w:themeShade="BF"/>
    </w:rPr>
    <w:tblPr>
      <w:tblStyleRowBandSize w:val="1"/>
      <w:tblStyleColBandSize w:val="1"/>
    </w:tblPr>
    <w:trPr>
      <w:hidden/>
    </w:trPr>
    <w:tcPr>
      <w:tcBorders>
        <w:top w:val="nil"/>
        <w:left w:val="nil"/>
        <w:bottom w:val="nil"/>
        <w:right w:val="nil"/>
      </w:tcBorders>
      <w:shd w:val="clear" w:color="auto" w:fill="DAEEF3" w:themeFill="accent5"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bottom w:val="nil"/>
        </w:tcBorders>
      </w:tcPr>
    </w:tblStylePr>
    <w:tblStylePr w:type="firstCol">
      <w:pPr>
        <w:jc w:val="right"/>
      </w:pPr>
      <w:rPr>
        <w:i/>
        <w:iCs/>
      </w:rPr>
    </w:tblStylePr>
    <w:tblStylePr w:type="lastCol">
      <w:rPr>
        <w:i/>
        <w:iCs/>
      </w:rPr>
    </w:tblStylePr>
    <w:tblStylePr w:type="neCell">
      <w:tblPr/>
      <w:trPr>
        <w:hidden/>
      </w:trPr>
      <w:tcPr>
        <w:tcBorders>
          <w:bottom w:val="single" w:color="92CDDC" w:themeColor="accent5" w:themeTint="99" w:sz="4" w:space="0"/>
        </w:tcBorders>
      </w:tcPr>
    </w:tblStylePr>
    <w:tblStylePr w:type="nwCell">
      <w:tblPr/>
      <w:trPr>
        <w:hidden/>
      </w:trPr>
      <w:tcPr>
        <w:tcBorders>
          <w:bottom w:val="single" w:color="92CDDC" w:themeColor="accent5" w:themeTint="99" w:sz="4" w:space="0"/>
        </w:tcBorders>
      </w:tcPr>
    </w:tblStylePr>
    <w:tblStylePr w:type="seCell">
      <w:tblPr/>
      <w:trPr>
        <w:hidden/>
      </w:trPr>
      <w:tcPr>
        <w:tcBorders>
          <w:top w:val="single" w:color="92CDDC" w:themeColor="accent5" w:themeTint="99" w:sz="4" w:space="0"/>
        </w:tcBorders>
      </w:tcPr>
    </w:tblStylePr>
    <w:tblStylePr w:type="swCell">
      <w:tblPr/>
      <w:trPr>
        <w:hidden/>
      </w:trPr>
      <w:tcPr>
        <w:tcBorders>
          <w:top w:val="single" w:color="92CDDC" w:themeColor="accent5" w:themeTint="99" w:sz="4" w:space="0"/>
        </w:tcBorders>
      </w:tcPr>
    </w:tblStylePr>
  </w:style>
  <w:style w:type="table" w:styleId="GridTable7Colorful-Accent6">
    <w:name w:val="Grid Table 7 Colorful Accent 6"/>
    <w:basedOn w:val="TableNormal"/>
    <w:uiPriority w:val="52"/>
    <w:rsid w:val="00150F71"/>
    <w:rPr>
      <w:color w:val="E36C0A" w:themeColor="accent6" w:themeShade="BF"/>
    </w:rPr>
    <w:tblPr>
      <w:tblStyleRowBandSize w:val="1"/>
      <w:tblStyleColBandSize w:val="1"/>
    </w:tblPr>
    <w:trPr>
      <w:hidden/>
    </w:trPr>
    <w:tcPr>
      <w:tcBorders>
        <w:top w:val="nil"/>
        <w:left w:val="nil"/>
        <w:bottom w:val="nil"/>
        <w:right w:val="nil"/>
      </w:tcBorders>
      <w:shd w:val="clear" w:color="auto" w:fill="FDE9D9" w:themeFill="accent6" w:themeFillTint="33"/>
    </w:tc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bottom w:val="nil"/>
        </w:tcBorders>
      </w:tcPr>
    </w:tblStylePr>
    <w:tblStylePr w:type="firstCol">
      <w:pPr>
        <w:jc w:val="right"/>
      </w:pPr>
      <w:rPr>
        <w:i/>
        <w:iCs/>
      </w:rPr>
    </w:tblStylePr>
    <w:tblStylePr w:type="lastCol">
      <w:rPr>
        <w:i/>
        <w:iCs/>
      </w:rPr>
    </w:tblStylePr>
    <w:tblStylePr w:type="neCell">
      <w:tblPr/>
      <w:trPr>
        <w:hidden/>
      </w:trPr>
      <w:tcPr>
        <w:tcBorders>
          <w:bottom w:val="single" w:color="FABF8F" w:themeColor="accent6" w:themeTint="99" w:sz="4" w:space="0"/>
        </w:tcBorders>
      </w:tcPr>
    </w:tblStylePr>
    <w:tblStylePr w:type="nwCell">
      <w:tblPr/>
      <w:trPr>
        <w:hidden/>
      </w:trPr>
      <w:tcPr>
        <w:tcBorders>
          <w:bottom w:val="single" w:color="FABF8F" w:themeColor="accent6" w:themeTint="99" w:sz="4" w:space="0"/>
        </w:tcBorders>
      </w:tcPr>
    </w:tblStylePr>
    <w:tblStylePr w:type="seCell">
      <w:tblPr/>
      <w:trPr>
        <w:hidden/>
      </w:trPr>
      <w:tcPr>
        <w:tcBorders>
          <w:top w:val="single" w:color="FABF8F" w:themeColor="accent6" w:themeTint="99" w:sz="4" w:space="0"/>
        </w:tcBorders>
      </w:tcPr>
    </w:tblStylePr>
    <w:tblStylePr w:type="swCell">
      <w:tblPr/>
      <w:trPr>
        <w:hidden/>
      </w:trPr>
      <w:tcPr>
        <w:tcBorders>
          <w:top w:val="single" w:color="FABF8F" w:themeColor="accent6" w:themeTint="99" w:sz="4" w:space="0"/>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rPr>
      <w:hidden/>
    </w:tr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rPr>
        <w:hidden/>
      </w:trPr>
      <w:tcPr>
        <w:tcBorders>
          <w:top w:val="nil"/>
        </w:tcBorders>
      </w:tcPr>
    </w:tblStylePr>
    <w:tblStylePr w:type="lastCol">
      <w:rPr>
        <w:b/>
        <w:bCs/>
      </w:rPr>
    </w:tblStylePr>
    <w:tblStylePr w:type="band1Vert">
      <w:tblPr/>
      <w:trPr>
        <w:hidden/>
      </w:tr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rPr>
      <w:hidden/>
    </w:trPr>
    <w:tcPr>
      <w:shd w:val="clear" w:color="568301" w:fill="D60600"/>
    </w:tcPr>
    <w:tblStylePr w:type="firstRow">
      <w:rPr>
        <w:b/>
        <w:bCs/>
      </w:rPr>
    </w:tblStylePr>
    <w:tblStylePr w:type="lastRow">
      <w:rPr>
        <w:b/>
        <w:bCs/>
      </w:rPr>
    </w:tblStylePr>
    <w:tblStylePr w:type="firstCol">
      <w:rPr>
        <w:b/>
        <w:bCs/>
      </w:rPr>
      <w:tblPr/>
      <w:trPr>
        <w:hidden/>
      </w:trPr>
      <w:tcPr>
        <w:tcBorders>
          <w:top w:val="single" w:color="D99594" w:themeColor="accent2" w:themeTint="99" w:sz="4" w:space="0"/>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rPr>
      <w:hidden/>
    </w:trPr>
    <w:tcPr>
      <w:shd w:val="clear" w:color="568401" w:fill="D60600"/>
    </w:tcPr>
    <w:tblStylePr w:type="firstRow">
      <w:rPr>
        <w:b/>
        <w:bCs/>
      </w:rPr>
    </w:tblStylePr>
    <w:tblStylePr w:type="lastRow">
      <w:rPr>
        <w:b/>
        <w:bCs/>
      </w:rPr>
    </w:tblStylePr>
    <w:tblStylePr w:type="firstCol">
      <w:rPr>
        <w:b/>
        <w:bCs/>
      </w:rPr>
      <w:tblPr/>
      <w:trPr>
        <w:hidden/>
      </w:trPr>
      <w:tcPr>
        <w:tcBorders>
          <w:top w:val="single" w:color="C2D69B" w:themeColor="accent3" w:themeTint="99" w:sz="4" w:space="0"/>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rPr>
      <w:hidden/>
    </w:trPr>
    <w:tcPr>
      <w:shd w:val="clear" w:color="568501" w:fill="D60600"/>
    </w:tcPr>
    <w:tblStylePr w:type="firstRow">
      <w:rPr>
        <w:b/>
        <w:bCs/>
      </w:rPr>
    </w:tblStylePr>
    <w:tblStylePr w:type="lastRow">
      <w:rPr>
        <w:b/>
        <w:bCs/>
      </w:rPr>
    </w:tblStylePr>
    <w:tblStylePr w:type="firstCol">
      <w:rPr>
        <w:b/>
        <w:bCs/>
      </w:rPr>
      <w:tblPr/>
      <w:trPr>
        <w:hidden/>
      </w:trPr>
      <w:tcPr>
        <w:tcBorders>
          <w:top w:val="single" w:color="B2A1C7" w:themeColor="accent4" w:themeTint="99" w:sz="4" w:space="0"/>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rPr>
      <w:hidden/>
    </w:trPr>
    <w:tcPr>
      <w:shd w:val="clear" w:color="568601" w:fill="D60600"/>
    </w:tcPr>
    <w:tblStylePr w:type="firstRow">
      <w:rPr>
        <w:b/>
        <w:bCs/>
      </w:rPr>
    </w:tblStylePr>
    <w:tblStylePr w:type="lastRow">
      <w:rPr>
        <w:b/>
        <w:bCs/>
      </w:rPr>
    </w:tblStylePr>
    <w:tblStylePr w:type="firstCol">
      <w:rPr>
        <w:b/>
        <w:bCs/>
      </w:rPr>
      <w:tblPr/>
      <w:trPr>
        <w:hidden/>
      </w:trPr>
      <w:tcPr>
        <w:tcBorders>
          <w:top w:val="single" w:color="92CDDC" w:themeColor="accent5" w:themeTint="99" w:sz="4" w:space="0"/>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rPr>
      <w:hidden/>
    </w:trPr>
    <w:tcPr>
      <w:shd w:val="clear" w:color="568701" w:fill="D60600"/>
    </w:tcPr>
    <w:tblStylePr w:type="firstRow">
      <w:rPr>
        <w:b/>
        <w:bCs/>
      </w:rPr>
    </w:tblStylePr>
    <w:tblStylePr w:type="lastRow">
      <w:rPr>
        <w:b/>
        <w:bCs/>
      </w:rPr>
    </w:tblStylePr>
    <w:tblStylePr w:type="firstCol">
      <w:rPr>
        <w:b/>
        <w:bCs/>
      </w:rPr>
      <w:tblPr/>
      <w:trPr>
        <w:hidden/>
      </w:trPr>
      <w:tcPr>
        <w:tcBorders>
          <w:top w:val="single" w:color="FABF8F" w:themeColor="accent6" w:themeTint="99" w:sz="4" w:space="0"/>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rPr>
      <w:hidden/>
    </w:trPr>
    <w:tcPr>
      <w:tcBorders>
        <w:top w:val="single" w:color="FABF8F" w:themeColor="accent6" w:themeTint="99" w:sz="4" w:space="0"/>
        <w:left w:val="nil"/>
        <w:right w:val="nil"/>
      </w:tcBorders>
      <w:shd w:val="clear" w:color="auto" w:fill="FF0000"/>
    </w:tc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color="000000" w:themeColor="text1" w:sz="4" w:space="0"/>
        </w:tcBorders>
        <w:shd w:val="clear" w:color="auto" w:fill="FFFFFF" w:themeFill="background1"/>
      </w:tcPr>
    </w:tblStylePr>
    <w:tblStylePr w:type="firstCol">
      <w:rPr>
        <w:b/>
        <w:bCs/>
      </w:rPr>
      <w:tblPr/>
      <w:trPr>
        <w:hidden/>
      </w:trPr>
      <w:tcPr>
        <w:tcBorders>
          <w:top w:val="nil"/>
          <w:left w:val="nil"/>
          <w:bottom w:val="nil"/>
          <w:right w:val="nil"/>
          <w:insideH w:val="nil"/>
          <w:insideV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color="000000" w:themeColor="text1" w:sz="4" w:space="0"/>
          <w:left w:val="nil"/>
        </w:tcBorders>
      </w:tcPr>
    </w:tblStylePr>
    <w:tblStylePr w:type="swCell">
      <w:tblPr/>
      <w:trPr>
        <w:hidden/>
      </w:trPr>
      <w:tcPr>
        <w:tcBorders>
          <w:top w:val="double" w:color="000000" w:themeColor="text1" w:sz="4" w:space="0"/>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rPr>
      <w:hidden/>
    </w:trPr>
    <w:tcPr>
      <w:tcBorders>
        <w:top w:val="nil"/>
        <w:left w:val="nil"/>
        <w:bottom w:val="nil"/>
      </w:tcBorders>
      <w:shd w:val="clear" w:color="auto" w:fill="FDE9D9" w:themeFill="accent6" w:themeFillTint="33"/>
    </w:tc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color="4F81BD" w:themeColor="accent1" w:sz="4" w:space="0"/>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color="4F81BD" w:themeColor="accent1" w:sz="4" w:space="0"/>
          <w:right w:val="single" w:color="4F81BD" w:themeColor="accent1" w:sz="4" w:space="0"/>
        </w:tcBorders>
      </w:tcPr>
    </w:tblStylePr>
    <w:tblStylePr w:type="band1Horz">
      <w:tblPr/>
      <w:trPr>
        <w:hidden/>
      </w:trPr>
      <w:tcPr>
        <w:tcBorders>
          <w:top w:val="single" w:color="4F81BD" w:themeColor="accent1" w:sz="4" w:space="0"/>
          <w:bottom w:val="single" w:color="4F81BD" w:themeColor="accent1" w:sz="4" w:space="0"/>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color="4F81BD" w:themeColor="accent1" w:sz="4" w:space="0"/>
          <w:left w:val="nil"/>
        </w:tcBorders>
      </w:tcPr>
    </w:tblStylePr>
    <w:tblStylePr w:type="swCell">
      <w:tblPr/>
      <w:trPr>
        <w:hidden/>
      </w:trPr>
      <w:tcPr>
        <w:tcBorders>
          <w:top w:val="double" w:color="4F81BD" w:themeColor="accent1" w:sz="4" w:space="0"/>
          <w:right w:val="nil"/>
        </w:tcBorders>
      </w:tcPr>
    </w:tblStylePr>
  </w:style>
  <w:style w:type="table" w:styleId="ListTable3-Accent2">
    <w:name w:val="List Table 3 Accent 2"/>
    <w:basedOn w:val="TableNormal"/>
    <w:uiPriority w:val="48"/>
    <w:rsid w:val="00150F71"/>
    <w:tblPr>
      <w:tblStyleRowBandSize w:val="1"/>
      <w:tblStyleColBandSize w:val="1"/>
    </w:tblPr>
    <w:trPr>
      <w:hidden/>
    </w:trPr>
    <w:tcPr>
      <w:tcBorders>
        <w:top w:val="double" w:color="000000" w:themeColor="text1" w:sz="4" w:space="0"/>
        <w:left w:val="nil"/>
        <w:right w:val="single" w:color="C0504D" w:themeColor="accent2" w:sz="4" w:space="0"/>
      </w:tcBorders>
      <w:shd w:val="clear" w:color="auto" w:fill="FDE9D9" w:themeFill="accent6" w:themeFillTint="33"/>
    </w:tc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color="C0504D" w:themeColor="accent2" w:sz="4" w:space="0"/>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color="C0504D" w:themeColor="accent2" w:sz="4" w:space="0"/>
          <w:left w:val="nil"/>
        </w:tcBorders>
      </w:tcPr>
    </w:tblStylePr>
    <w:tblStylePr w:type="swCell">
      <w:tblPr/>
      <w:trPr>
        <w:hidden/>
      </w:trPr>
      <w:tcPr>
        <w:tcBorders>
          <w:top w:val="double" w:color="C0504D" w:themeColor="accent2" w:sz="4" w:space="0"/>
          <w:right w:val="nil"/>
        </w:tcBorders>
      </w:tcPr>
    </w:tblStylePr>
  </w:style>
  <w:style w:type="table" w:styleId="ListTable3-Accent3">
    <w:name w:val="List Table 3 Accent 3"/>
    <w:basedOn w:val="TableNormal"/>
    <w:uiPriority w:val="48"/>
    <w:rsid w:val="00150F71"/>
    <w:tblPr>
      <w:tblStyleRowBandSize w:val="1"/>
      <w:tblStyleColBandSize w:val="1"/>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color="9BBB59" w:themeColor="accent3" w:sz="4" w:space="0"/>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color="9BBB59" w:themeColor="accent3" w:sz="4" w:space="0"/>
          <w:right w:val="single" w:color="9BBB59" w:themeColor="accent3" w:sz="4" w:space="0"/>
        </w:tcBorders>
      </w:tcPr>
    </w:tblStylePr>
    <w:tblStylePr w:type="band1Horz">
      <w:tblPr/>
      <w:trPr>
        <w:hidden/>
      </w:trPr>
      <w:tcPr>
        <w:tcBorders>
          <w:top w:val="single" w:color="9BBB59" w:themeColor="accent3" w:sz="4" w:space="0"/>
          <w:bottom w:val="single" w:color="9BBB59" w:themeColor="accent3" w:sz="4" w:space="0"/>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color="9BBB59" w:themeColor="accent3" w:sz="4" w:space="0"/>
          <w:left w:val="nil"/>
        </w:tcBorders>
      </w:tcPr>
    </w:tblStylePr>
    <w:tblStylePr w:type="swCell">
      <w:tblPr/>
      <w:trPr>
        <w:hidden/>
      </w:trPr>
      <w:tcPr>
        <w:tcBorders>
          <w:top w:val="double" w:color="9BBB59" w:themeColor="accent3" w:sz="4" w:space="0"/>
          <w:right w:val="nil"/>
        </w:tcBorders>
      </w:tcPr>
    </w:tblStylePr>
  </w:style>
  <w:style w:type="table" w:styleId="ListTable3-Accent4">
    <w:name w:val="List Table 3 Accent 4"/>
    <w:basedOn w:val="TableNormal"/>
    <w:uiPriority w:val="48"/>
    <w:rsid w:val="00150F71"/>
    <w:tblPr>
      <w:tblStyleRowBandSize w:val="1"/>
      <w:tblStyleColBandSize w:val="1"/>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color="8064A2" w:themeColor="accent4" w:sz="4" w:space="0"/>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color="8064A2" w:themeColor="accent4" w:sz="4" w:space="0"/>
          <w:right w:val="single" w:color="8064A2" w:themeColor="accent4" w:sz="4" w:space="0"/>
        </w:tcBorders>
      </w:tcPr>
    </w:tblStylePr>
    <w:tblStylePr w:type="band1Horz">
      <w:tblPr/>
      <w:trPr>
        <w:hidden/>
      </w:trPr>
      <w:tcPr>
        <w:tcBorders>
          <w:top w:val="single" w:color="8064A2" w:themeColor="accent4" w:sz="4" w:space="0"/>
          <w:bottom w:val="single" w:color="8064A2" w:themeColor="accent4" w:sz="4" w:space="0"/>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color="8064A2" w:themeColor="accent4" w:sz="4" w:space="0"/>
          <w:left w:val="nil"/>
        </w:tcBorders>
      </w:tcPr>
    </w:tblStylePr>
    <w:tblStylePr w:type="swCell">
      <w:tblPr/>
      <w:trPr>
        <w:hidden/>
      </w:trPr>
      <w:tcPr>
        <w:tcBorders>
          <w:top w:val="double" w:color="8064A2" w:themeColor="accent4" w:sz="4" w:space="0"/>
          <w:right w:val="nil"/>
        </w:tcBorders>
      </w:tcPr>
    </w:tblStylePr>
  </w:style>
  <w:style w:type="table" w:styleId="ListTable3-Accent5">
    <w:name w:val="List Table 3 Accent 5"/>
    <w:basedOn w:val="TableNormal"/>
    <w:uiPriority w:val="48"/>
    <w:rsid w:val="00150F71"/>
    <w:tblPr>
      <w:tblStyleRowBandSize w:val="1"/>
      <w:tblStyleColBandSize w:val="1"/>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color="4BACC6" w:themeColor="accent5" w:sz="4" w:space="0"/>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color="4BACC6" w:themeColor="accent5" w:sz="4" w:space="0"/>
          <w:right w:val="single" w:color="4BACC6" w:themeColor="accent5" w:sz="4" w:space="0"/>
        </w:tcBorders>
      </w:tcPr>
    </w:tblStylePr>
    <w:tblStylePr w:type="band1Horz">
      <w:tblPr/>
      <w:trPr>
        <w:hidden/>
      </w:trPr>
      <w:tcPr>
        <w:tcBorders>
          <w:top w:val="single" w:color="4BACC6" w:themeColor="accent5" w:sz="4" w:space="0"/>
          <w:bottom w:val="single" w:color="4BACC6" w:themeColor="accent5" w:sz="4" w:space="0"/>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color="4BACC6" w:themeColor="accent5" w:sz="4" w:space="0"/>
          <w:left w:val="nil"/>
        </w:tcBorders>
      </w:tcPr>
    </w:tblStylePr>
    <w:tblStylePr w:type="swCell">
      <w:tblPr/>
      <w:trPr>
        <w:hidden/>
      </w:trPr>
      <w:tcPr>
        <w:tcBorders>
          <w:top w:val="double" w:color="4BACC6" w:themeColor="accent5" w:sz="4" w:space="0"/>
          <w:right w:val="nil"/>
        </w:tcBorders>
      </w:tcPr>
    </w:tblStylePr>
  </w:style>
  <w:style w:type="table" w:styleId="ListTable3-Accent6">
    <w:name w:val="List Table 3 Accent 6"/>
    <w:basedOn w:val="TableNormal"/>
    <w:uiPriority w:val="48"/>
    <w:rsid w:val="00150F71"/>
    <w:tblPr>
      <w:tblStyleRowBandSize w:val="1"/>
      <w:tblStyleColBandSize w:val="1"/>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color="F79646" w:themeColor="accent6" w:sz="4" w:space="0"/>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color="F79646" w:themeColor="accent6" w:sz="4" w:space="0"/>
          <w:right w:val="single" w:color="F79646" w:themeColor="accent6" w:sz="4" w:space="0"/>
        </w:tcBorders>
      </w:tcPr>
    </w:tblStylePr>
    <w:tblStylePr w:type="band1Horz">
      <w:tblPr/>
      <w:trPr>
        <w:hidden/>
      </w:trPr>
      <w:tcPr>
        <w:tcBorders>
          <w:top w:val="single" w:color="F79646" w:themeColor="accent6" w:sz="4" w:space="0"/>
          <w:bottom w:val="single" w:color="F79646" w:themeColor="accent6" w:sz="4" w:space="0"/>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color="F79646" w:themeColor="accent6" w:sz="4" w:space="0"/>
          <w:left w:val="nil"/>
        </w:tcBorders>
      </w:tcPr>
    </w:tblStylePr>
    <w:tblStylePr w:type="swCell">
      <w:tblPr/>
      <w:trPr>
        <w:hidden/>
      </w:trPr>
      <w:tcPr>
        <w:tcBorders>
          <w:top w:val="double" w:color="F79646" w:themeColor="accent6" w:sz="4" w:space="0"/>
          <w:right w:val="nil"/>
        </w:tcBorders>
      </w:tcPr>
    </w:tblStylePr>
  </w:style>
  <w:style w:type="table" w:styleId="ListTable4">
    <w:name w:val="List Table 4"/>
    <w:basedOn w:val="TableNormal"/>
    <w:uiPriority w:val="49"/>
    <w:rsid w:val="00150F71"/>
    <w:tblPr>
      <w:tblStyleRowBandSize w:val="1"/>
      <w:tblStyleColBandSize w:val="1"/>
    </w:tblPr>
    <w:trPr>
      <w:hidden/>
    </w:trPr>
    <w:tcPr>
      <w:tcBorders>
        <w:top w:val="single" w:color="F79646" w:themeColor="accent6" w:sz="4" w:space="0"/>
        <w:bottom w:val="single" w:color="F79646" w:themeColor="accent6" w:sz="4" w:space="0"/>
      </w:tcBorders>
      <w:shd w:val="clear" w:color="auto" w:fill="CCCCCC" w:themeFill="text1" w:themeFillTint="33"/>
    </w:tcPr>
    <w:tblStylePr w:type="firstRow">
      <w:rPr>
        <w:b/>
        <w:bCs/>
        <w:color w:val="FFFFFF" w:themeColor="background1"/>
      </w:rPr>
      <w:tblPr/>
      <w:trPr>
        <w:hidden/>
      </w:t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rPr>
        <w:hidden/>
      </w:trPr>
      <w:tcPr>
        <w:tcBorders>
          <w:top w:val="double" w:color="666666" w:themeColor="text1" w:themeTint="99" w:sz="4" w:space="0"/>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color="F79646" w:themeColor="accent6" w:sz="4" w:space="0"/>
          <w:right w:val="single" w:color="F79646" w:themeColor="accent6" w:sz="4" w:space="0"/>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rPr>
      <w:hidden/>
    </w:trPr>
    <w:tcPr>
      <w:tcBorders>
        <w:top w:val="single" w:color="F79646" w:themeColor="accent6" w:sz="4" w:space="0"/>
        <w:bottom w:val="single" w:color="F79646" w:themeColor="accent6" w:sz="4" w:space="0"/>
        <w:right w:val="single" w:color="000000" w:themeColor="text1" w:sz="4" w:space="0"/>
      </w:tcBorders>
      <w:shd w:val="clear" w:color="auto" w:fill="000000" w:themeFill="text1"/>
    </w:tcPr>
    <w:tblStylePr w:type="firstRow">
      <w:rPr>
        <w:b/>
        <w:bCs/>
        <w:color w:val="FFFFFF" w:themeColor="background1"/>
      </w:rPr>
      <w:tblPr/>
      <w:trPr>
        <w:hidden/>
      </w:t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rPr>
        <w:hidden/>
      </w:trPr>
      <w:tcPr>
        <w:tcBorders>
          <w:top w:val="double" w:color="95B3D7" w:themeColor="accent1" w:themeTint="99" w:sz="4" w:space="0"/>
        </w:tcBorders>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single" w:color="FF50E5" w:sz="109" w:space="0"/>
        </w:tcBorders>
        <w:shd w:val="clear" w:color="auto" w:fill="FFFFFF" w:themeFill="background1"/>
      </w:tcPr>
    </w:tblStylePr>
    <w:tblStylePr w:type="band1Vert">
      <w:tblPr/>
      <w:trPr>
        <w:hidden/>
      </w:trPr>
      <w:tcPr>
        <w:tcBorders>
          <w:left w:val="single" w:color="F79646" w:themeColor="accent6" w:sz="4" w:space="0"/>
          <w:right w:val="single" w:color="F79646" w:themeColor="accent6" w:sz="4" w:space="0"/>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rPr>
      <w:hidden/>
    </w:trPr>
    <w:tcPr>
      <w:tcBorders>
        <w:top w:val="single" w:color="F79646" w:themeColor="accent6" w:sz="4" w:space="0"/>
        <w:left w:val="single" w:color="F79646" w:themeColor="accent6" w:sz="4" w:space="0"/>
        <w:bottom w:val="single" w:color="F79646" w:themeColor="accent6" w:sz="4" w:space="0"/>
        <w:right w:val="single" w:color="4F81BD" w:themeColor="accent1" w:sz="4" w:space="0"/>
      </w:tcBorders>
      <w:shd w:val="clear" w:color="auto" w:fill="4F81BD" w:themeFill="accent1"/>
    </w:tcPr>
    <w:tblStylePr w:type="firstRow">
      <w:rPr>
        <w:b/>
        <w:bCs/>
        <w:color w:val="FFFFFF" w:themeColor="background1"/>
      </w:rPr>
      <w:tblPr/>
      <w:trPr>
        <w:hidden/>
      </w:tr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rPr>
        <w:hidden/>
      </w:trPr>
      <w:tcPr>
        <w:tcBorders>
          <w:top w:val="double" w:color="D99594" w:themeColor="accent2" w:themeTint="99" w:sz="4" w:space="0"/>
        </w:tcBorders>
      </w:tcPr>
    </w:tblStylePr>
    <w:tblStylePr w:type="firstCol">
      <w:rPr>
        <w:b/>
        <w:bCs/>
      </w:rPr>
    </w:tblStylePr>
    <w:tblStylePr w:type="lastCol">
      <w:rPr>
        <w:b/>
        <w:bCs/>
      </w:rPr>
      <w:tblPr/>
      <w:trPr>
        <w:hidden/>
      </w:trPr>
      <w:tcPr>
        <w:tcBorders>
          <w:left w:val="single" w:color="FF50E5" w:sz="109" w:space="0"/>
        </w:tcBorders>
      </w:tcPr>
    </w:tblStylePr>
    <w:tblStylePr w:type="band1Vert">
      <w:tblPr/>
      <w:trPr>
        <w:hidden/>
      </w:tr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rPr>
      <w:hidden/>
    </w:trPr>
    <w:tcPr>
      <w:tcBorders>
        <w:top w:val="single" w:color="F79646" w:themeColor="accent6" w:sz="4" w:space="0"/>
        <w:left w:val="single" w:color="F79646" w:themeColor="accent6" w:sz="4" w:space="0"/>
        <w:bottom w:val="single" w:color="F79646" w:themeColor="accent6" w:sz="4" w:space="0"/>
        <w:right w:val="single" w:color="C0504D" w:themeColor="accent2" w:sz="4" w:space="0"/>
      </w:tcBorders>
      <w:shd w:val="clear" w:color="auto" w:fill="C0504D" w:themeFill="accent2"/>
    </w:tcPr>
    <w:tblStylePr w:type="firstRow">
      <w:rPr>
        <w:b/>
        <w:bCs/>
        <w:color w:val="FFFFFF" w:themeColor="background1"/>
      </w:rPr>
      <w:tblPr/>
      <w:trPr>
        <w:hidden/>
      </w:t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rPr>
        <w:hidden/>
      </w:trPr>
      <w:tcPr>
        <w:tcBorders>
          <w:top w:val="double" w:color="C2D69B" w:themeColor="accent3" w:themeTint="99" w:sz="4" w:space="0"/>
        </w:tcBorders>
      </w:tcPr>
    </w:tblStylePr>
    <w:tblStylePr w:type="firstCol">
      <w:rPr>
        <w:b/>
        <w:bCs/>
      </w:rPr>
    </w:tblStylePr>
    <w:tblStylePr w:type="lastCol">
      <w:rPr>
        <w:b/>
        <w:bCs/>
      </w:rPr>
      <w:tblPr/>
      <w:trPr>
        <w:hidden/>
      </w:trPr>
      <w:tcPr>
        <w:tcBorders>
          <w:left w:val="single" w:color="FF50E5" w:sz="109" w:space="0"/>
        </w:tcBorders>
      </w:tcPr>
    </w:tblStylePr>
    <w:tblStylePr w:type="band1Vert">
      <w:tblPr/>
      <w:trPr>
        <w:hidden/>
      </w:tr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rPr>
      <w:hidden/>
    </w:trPr>
    <w:tcPr>
      <w:tcBorders>
        <w:top w:val="single" w:color="F79646" w:themeColor="accent6" w:sz="4" w:space="0"/>
        <w:left w:val="single" w:color="F79646" w:themeColor="accent6" w:sz="4" w:space="0"/>
        <w:bottom w:val="single" w:color="F79646" w:themeColor="accent6" w:sz="4" w:space="0"/>
        <w:right w:val="single" w:color="9BBB59" w:themeColor="accent3" w:sz="4" w:space="0"/>
      </w:tcBorders>
      <w:shd w:val="clear" w:color="auto" w:fill="9BBB59" w:themeFill="accent3"/>
    </w:tcPr>
    <w:tblStylePr w:type="firstRow">
      <w:rPr>
        <w:b/>
        <w:bCs/>
        <w:color w:val="FFFFFF" w:themeColor="background1"/>
      </w:rPr>
      <w:tblPr/>
      <w:trPr>
        <w:hidden/>
      </w:t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blPr/>
      <w:trPr>
        <w:hidden/>
      </w:trPr>
      <w:tcPr>
        <w:tcBorders>
          <w:top w:val="double" w:color="B2A1C7" w:themeColor="accent4" w:themeTint="99" w:sz="4" w:space="0"/>
        </w:tcBorders>
      </w:tcPr>
    </w:tblStylePr>
    <w:tblStylePr w:type="firstCol">
      <w:rPr>
        <w:b/>
        <w:bCs/>
      </w:rPr>
    </w:tblStylePr>
    <w:tblStylePr w:type="lastCol">
      <w:rPr>
        <w:b/>
        <w:bCs/>
      </w:rPr>
      <w:tblPr/>
      <w:trPr>
        <w:hidden/>
      </w:trPr>
      <w:tcPr>
        <w:tcBorders>
          <w:left w:val="single" w:color="FF50E5" w:sz="109" w:space="0"/>
        </w:tcBorders>
      </w:tcPr>
    </w:tblStylePr>
    <w:tblStylePr w:type="band1Vert">
      <w:tblPr/>
      <w:trPr>
        <w:hidden/>
      </w:tr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rPr>
      <w:hidden/>
    </w:trPr>
    <w:tcPr>
      <w:tcBorders>
        <w:top w:val="single" w:color="F79646" w:themeColor="accent6" w:sz="4" w:space="0"/>
        <w:left w:val="single" w:color="F79646" w:themeColor="accent6" w:sz="4" w:space="0"/>
        <w:bottom w:val="single" w:color="F79646" w:themeColor="accent6" w:sz="4" w:space="0"/>
        <w:right w:val="single" w:color="8064A2" w:themeColor="accent4" w:sz="4" w:space="0"/>
      </w:tcBorders>
      <w:shd w:val="clear" w:color="auto" w:fill="8064A2" w:themeFill="accent4"/>
    </w:tcPr>
    <w:tblStylePr w:type="firstRow">
      <w:rPr>
        <w:b/>
        <w:bCs/>
        <w:color w:val="FFFFFF" w:themeColor="background1"/>
      </w:rPr>
      <w:tblPr/>
      <w:trPr>
        <w:hidden/>
      </w:t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rPr>
        <w:hidden/>
      </w:trPr>
      <w:tcPr>
        <w:tcBorders>
          <w:top w:val="double" w:color="92CDDC" w:themeColor="accent5" w:themeTint="99" w:sz="4" w:space="0"/>
        </w:tcBorders>
      </w:tcPr>
    </w:tblStylePr>
    <w:tblStylePr w:type="firstCol">
      <w:rPr>
        <w:b/>
        <w:bCs/>
      </w:rPr>
    </w:tblStylePr>
    <w:tblStylePr w:type="lastCol">
      <w:rPr>
        <w:b/>
        <w:bCs/>
      </w:rPr>
      <w:tblPr/>
      <w:trPr>
        <w:hidden/>
      </w:trPr>
      <w:tcPr>
        <w:tcBorders>
          <w:left w:val="single" w:color="FF50E5" w:sz="109" w:space="0"/>
        </w:tcBorders>
      </w:tcPr>
    </w:tblStylePr>
    <w:tblStylePr w:type="band1Vert">
      <w:tblPr/>
      <w:trPr>
        <w:hidden/>
      </w:tr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rPr>
      <w:hidden/>
    </w:trPr>
    <w:tcPr>
      <w:tcBorders>
        <w:top w:val="single" w:color="F79646" w:themeColor="accent6" w:sz="4" w:space="0"/>
        <w:left w:val="single" w:color="F79646" w:themeColor="accent6" w:sz="4" w:space="0"/>
        <w:bottom w:val="single" w:color="F79646" w:themeColor="accent6" w:sz="4" w:space="0"/>
        <w:right w:val="single" w:color="4BACC6" w:themeColor="accent5" w:sz="4" w:space="0"/>
      </w:tcBorders>
      <w:shd w:val="clear" w:color="auto" w:fill="4BACC6" w:themeFill="accent5"/>
    </w:tcPr>
    <w:tblStylePr w:type="firstRow">
      <w:rPr>
        <w:b/>
        <w:bCs/>
        <w:color w:val="FFFFFF" w:themeColor="background1"/>
      </w:rPr>
      <w:tblPr/>
      <w:trPr>
        <w:hidden/>
      </w:tr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rPr>
        <w:hidden/>
      </w:trPr>
      <w:tcPr>
        <w:tcBorders>
          <w:top w:val="double" w:color="FABF8F" w:themeColor="accent6" w:themeTint="99" w:sz="4" w:space="0"/>
        </w:tcBorders>
      </w:tcPr>
    </w:tblStylePr>
    <w:tblStylePr w:type="firstCol">
      <w:rPr>
        <w:b/>
        <w:bCs/>
      </w:rPr>
    </w:tblStylePr>
    <w:tblStylePr w:type="lastCol">
      <w:rPr>
        <w:b/>
        <w:bCs/>
      </w:rPr>
      <w:tblPr/>
      <w:trPr>
        <w:hidden/>
      </w:trPr>
      <w:tcPr>
        <w:tcBorders>
          <w:left w:val="single" w:color="FF50E5" w:sz="109" w:space="0"/>
        </w:tcBorders>
      </w:tcPr>
    </w:tblStylePr>
    <w:tblStylePr w:type="band1Vert">
      <w:tblPr/>
      <w:trPr>
        <w:hidden/>
      </w:tr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F81BD" w:themeFill="accent1"/>
    </w:tcPr>
    <w:tblStylePr w:type="firstRow">
      <w:rPr>
        <w:b/>
        <w:bCs/>
      </w:rPr>
      <w:tblPr/>
      <w:trPr>
        <w:hidden/>
      </w:trPr>
      <w:tcPr>
        <w:tcBorders>
          <w:bottom w:val="single" w:color="FFFFFF" w:themeColor="background1" w:sz="18" w:space="0"/>
        </w:tcBorders>
      </w:tcPr>
    </w:tblStylePr>
    <w:tblStylePr w:type="lastRow">
      <w:rPr>
        <w:b/>
        <w:bCs/>
      </w:rPr>
      <w:tblPr/>
      <w:trPr>
        <w:hidden/>
      </w:trPr>
      <w:tcPr>
        <w:tcBorders>
          <w:top w:val="single" w:color="FFFFFF" w:themeColor="background1" w:sz="4" w:space="0"/>
        </w:tcBorders>
      </w:tcPr>
    </w:tblStylePr>
    <w:tblStylePr w:type="firstCol">
      <w:rPr>
        <w:b/>
        <w:bCs/>
      </w:rPr>
      <w:tblPr/>
      <w:trPr>
        <w:hidden/>
      </w:trPr>
      <w:tcPr>
        <w:tcBorders>
          <w:right w:val="single" w:color="FFFFFF" w:themeColor="background1" w:sz="4" w:space="0"/>
        </w:tcBorders>
      </w:tcPr>
    </w:tblStylePr>
    <w:tblStylePr w:type="lastCol">
      <w:rPr>
        <w:b/>
        <w:bCs/>
      </w:rPr>
      <w:tblPr/>
      <w:trPr>
        <w:hidden/>
      </w:trPr>
      <w:tcPr>
        <w:tcBorders>
          <w:left w:val="single" w:color="FFFFFF" w:themeColor="background1" w:sz="4" w:space="0"/>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C0504D" w:themeFill="accent2"/>
    </w:tcPr>
    <w:tblStylePr w:type="firstRow">
      <w:rPr>
        <w:b/>
        <w:bCs/>
      </w:rPr>
      <w:tblPr/>
      <w:trPr>
        <w:hidden/>
      </w:trPr>
      <w:tcPr>
        <w:tcBorders>
          <w:bottom w:val="single" w:color="FFFFFF" w:themeColor="background1" w:sz="18" w:space="0"/>
        </w:tcBorders>
      </w:tcPr>
    </w:tblStylePr>
    <w:tblStylePr w:type="lastRow">
      <w:rPr>
        <w:b/>
        <w:bCs/>
      </w:rPr>
      <w:tblPr/>
      <w:trPr>
        <w:hidden/>
      </w:trPr>
      <w:tcPr>
        <w:tcBorders>
          <w:top w:val="single" w:color="FFFFFF" w:themeColor="background1" w:sz="4" w:space="0"/>
        </w:tcBorders>
      </w:tcPr>
    </w:tblStylePr>
    <w:tblStylePr w:type="firstCol">
      <w:rPr>
        <w:b/>
        <w:bCs/>
      </w:rPr>
      <w:tblPr/>
      <w:trPr>
        <w:hidden/>
      </w:trPr>
      <w:tcPr>
        <w:tcBorders>
          <w:right w:val="single" w:color="FFFFFF" w:themeColor="background1" w:sz="4" w:space="0"/>
        </w:tcBorders>
      </w:tcPr>
    </w:tblStylePr>
    <w:tblStylePr w:type="lastCol">
      <w:rPr>
        <w:b/>
        <w:bCs/>
      </w:rPr>
      <w:tblPr/>
      <w:trPr>
        <w:hidden/>
      </w:trPr>
      <w:tcPr>
        <w:tcBorders>
          <w:left w:val="single" w:color="FFFFFF" w:themeColor="background1" w:sz="4" w:space="0"/>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9BBB59" w:themeFill="accent3"/>
    </w:tcPr>
    <w:tblStylePr w:type="firstRow">
      <w:rPr>
        <w:b/>
        <w:bCs/>
      </w:rPr>
      <w:tblPr/>
      <w:trPr>
        <w:hidden/>
      </w:trPr>
      <w:tcPr>
        <w:tcBorders>
          <w:bottom w:val="single" w:color="FFFFFF" w:themeColor="background1" w:sz="18" w:space="0"/>
        </w:tcBorders>
      </w:tcPr>
    </w:tblStylePr>
    <w:tblStylePr w:type="lastRow">
      <w:rPr>
        <w:b/>
        <w:bCs/>
      </w:rPr>
      <w:tblPr/>
      <w:trPr>
        <w:hidden/>
      </w:trPr>
      <w:tcPr>
        <w:tcBorders>
          <w:top w:val="single" w:color="FFFFFF" w:themeColor="background1" w:sz="4" w:space="0"/>
        </w:tcBorders>
      </w:tcPr>
    </w:tblStylePr>
    <w:tblStylePr w:type="firstCol">
      <w:rPr>
        <w:b/>
        <w:bCs/>
      </w:rPr>
      <w:tblPr/>
      <w:trPr>
        <w:hidden/>
      </w:trPr>
      <w:tcPr>
        <w:tcBorders>
          <w:right w:val="single" w:color="FFFFFF" w:themeColor="background1" w:sz="4" w:space="0"/>
        </w:tcBorders>
      </w:tcPr>
    </w:tblStylePr>
    <w:tblStylePr w:type="lastCol">
      <w:rPr>
        <w:b/>
        <w:bCs/>
      </w:rPr>
      <w:tblPr/>
      <w:trPr>
        <w:hidden/>
      </w:trPr>
      <w:tcPr>
        <w:tcBorders>
          <w:left w:val="single" w:color="FFFFFF" w:themeColor="background1" w:sz="4" w:space="0"/>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8064A2" w:themeFill="accent4"/>
    </w:tcPr>
    <w:tblStylePr w:type="firstRow">
      <w:rPr>
        <w:b/>
        <w:bCs/>
      </w:rPr>
      <w:tblPr/>
      <w:trPr>
        <w:hidden/>
      </w:trPr>
      <w:tcPr>
        <w:tcBorders>
          <w:bottom w:val="single" w:color="FFFFFF" w:themeColor="background1" w:sz="18" w:space="0"/>
        </w:tcBorders>
      </w:tcPr>
    </w:tblStylePr>
    <w:tblStylePr w:type="lastRow">
      <w:rPr>
        <w:b/>
        <w:bCs/>
      </w:rPr>
      <w:tblPr/>
      <w:trPr>
        <w:hidden/>
      </w:trPr>
      <w:tcPr>
        <w:tcBorders>
          <w:top w:val="single" w:color="FFFFFF" w:themeColor="background1" w:sz="4" w:space="0"/>
        </w:tcBorders>
      </w:tcPr>
    </w:tblStylePr>
    <w:tblStylePr w:type="firstCol">
      <w:rPr>
        <w:b/>
        <w:bCs/>
      </w:rPr>
      <w:tblPr/>
      <w:trPr>
        <w:hidden/>
      </w:trPr>
      <w:tcPr>
        <w:tcBorders>
          <w:right w:val="single" w:color="FFFFFF" w:themeColor="background1" w:sz="4" w:space="0"/>
        </w:tcBorders>
      </w:tcPr>
    </w:tblStylePr>
    <w:tblStylePr w:type="lastCol">
      <w:rPr>
        <w:b/>
        <w:bCs/>
      </w:rPr>
      <w:tblPr/>
      <w:trPr>
        <w:hidden/>
      </w:trPr>
      <w:tcPr>
        <w:tcBorders>
          <w:left w:val="single" w:color="FFFFFF" w:themeColor="background1" w:sz="4" w:space="0"/>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4BACC6" w:themeFill="accent5"/>
    </w:tcPr>
    <w:tblStylePr w:type="firstRow">
      <w:rPr>
        <w:b/>
        <w:bCs/>
      </w:rPr>
      <w:tblPr/>
      <w:trPr>
        <w:hidden/>
      </w:trPr>
      <w:tcPr>
        <w:tcBorders>
          <w:bottom w:val="single" w:color="FFFFFF" w:themeColor="background1" w:sz="18" w:space="0"/>
        </w:tcBorders>
      </w:tcPr>
    </w:tblStylePr>
    <w:tblStylePr w:type="lastRow">
      <w:rPr>
        <w:b/>
        <w:bCs/>
      </w:rPr>
      <w:tblPr/>
      <w:trPr>
        <w:hidden/>
      </w:trPr>
      <w:tcPr>
        <w:tcBorders>
          <w:top w:val="single" w:color="FFFFFF" w:themeColor="background1" w:sz="4" w:space="0"/>
        </w:tcBorders>
      </w:tcPr>
    </w:tblStylePr>
    <w:tblStylePr w:type="firstCol">
      <w:rPr>
        <w:b/>
        <w:bCs/>
      </w:rPr>
      <w:tblPr/>
      <w:trPr>
        <w:hidden/>
      </w:trPr>
      <w:tcPr>
        <w:tcBorders>
          <w:right w:val="single" w:color="FFFFFF" w:themeColor="background1" w:sz="4" w:space="0"/>
        </w:tcBorders>
      </w:tcPr>
    </w:tblStylePr>
    <w:tblStylePr w:type="lastCol">
      <w:rPr>
        <w:b/>
        <w:bCs/>
      </w:rPr>
      <w:tblPr/>
      <w:trPr>
        <w:hidden/>
      </w:trPr>
      <w:tcPr>
        <w:tcBorders>
          <w:left w:val="single" w:color="FFFFFF" w:themeColor="background1" w:sz="4" w:space="0"/>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rPr>
      <w:hidden/>
    </w:trPr>
    <w:tcPr>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79646" w:themeFill="accent6"/>
    </w:tcPr>
    <w:tblStylePr w:type="firstRow">
      <w:rPr>
        <w:b/>
        <w:bCs/>
      </w:rPr>
      <w:tblPr/>
      <w:trPr>
        <w:hidden/>
      </w:trPr>
      <w:tcPr>
        <w:tcBorders>
          <w:bottom w:val="single" w:color="FFFFFF" w:themeColor="background1" w:sz="18" w:space="0"/>
        </w:tcBorders>
      </w:tcPr>
    </w:tblStylePr>
    <w:tblStylePr w:type="lastRow">
      <w:rPr>
        <w:b/>
        <w:bCs/>
      </w:rPr>
      <w:tblPr/>
      <w:trPr>
        <w:hidden/>
      </w:trPr>
      <w:tcPr>
        <w:tcBorders>
          <w:top w:val="single" w:color="FFFFFF" w:themeColor="background1" w:sz="4" w:space="0"/>
        </w:tcBorders>
      </w:tcPr>
    </w:tblStylePr>
    <w:tblStylePr w:type="firstCol">
      <w:rPr>
        <w:b/>
        <w:bCs/>
      </w:rPr>
      <w:tblPr/>
      <w:trPr>
        <w:hidden/>
      </w:trPr>
      <w:tcPr>
        <w:tcBorders>
          <w:right w:val="single" w:color="FFFFFF" w:themeColor="background1" w:sz="4" w:space="0"/>
        </w:tcBorders>
      </w:tcPr>
    </w:tblStylePr>
    <w:tblStylePr w:type="lastCol">
      <w:rPr>
        <w:b/>
        <w:bCs/>
      </w:rPr>
      <w:tblPr/>
      <w:trPr>
        <w:hidden/>
      </w:trPr>
      <w:tcPr>
        <w:tcBorders>
          <w:left w:val="single" w:color="FFFFFF" w:themeColor="background1" w:sz="4" w:space="0"/>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51"/>
    <w:rsid w:val="00150F71"/>
    <w:rPr>
      <w:color w:val="000000" w:themeColor="text1"/>
    </w:rPr>
    <w:tblPr>
      <w:tblStyleRowBandSize w:val="1"/>
      <w:tblStyleColBandSize w:val="1"/>
    </w:tblPr>
    <w:trPr>
      <w:hidden/>
    </w:trPr>
    <w:tcPr>
      <w:tcBorders>
        <w:top w:val="none" w:color="56A401" w:sz="214" w:space="31" w:shadow="1" w:frame="1"/>
        <w:left w:val="single" w:color="FFFFFF" w:themeColor="background1" w:sz="4" w:space="0"/>
        <w:right w:val="single" w:color="FFFFFF" w:themeColor="background1" w:sz="4" w:space="0"/>
      </w:tcBorders>
      <w:shd w:val="clear" w:color="auto" w:fill="CCCCCC" w:themeFill="text1" w:themeFillTint="33"/>
    </w:tcPr>
    <w:tblStylePr w:type="firstRow">
      <w:rPr>
        <w:b/>
        <w:bCs/>
      </w:rPr>
      <w:tblPr/>
      <w:trPr>
        <w:hidden/>
      </w:trPr>
      <w:tcPr>
        <w:tcBorders>
          <w:bottom w:val="single" w:color="000000" w:themeColor="text1" w:sz="4" w:space="0"/>
        </w:tcBorders>
      </w:tcPr>
    </w:tblStylePr>
    <w:tblStylePr w:type="lastRow">
      <w:rPr>
        <w:b/>
        <w:bCs/>
      </w:rPr>
      <w:tblPr/>
      <w:trPr>
        <w:hidden/>
      </w:trPr>
      <w:tcPr>
        <w:tcBorders>
          <w:top w:val="double" w:color="000000" w:themeColor="text1" w:sz="4" w:space="0"/>
        </w:tcBorders>
      </w:tc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Accent1">
    <w:name w:val="List Table 6 Colorful Accent 1"/>
    <w:basedOn w:val="TableNormal"/>
    <w:uiPriority w:val="51"/>
    <w:rsid w:val="00150F71"/>
    <w:rPr>
      <w:color w:val="365F91" w:themeColor="accent1" w:themeShade="BF"/>
    </w:rPr>
    <w:tblPr>
      <w:tblStyleRowBandSize w:val="1"/>
      <w:tblStyleColBandSize w:val="1"/>
    </w:tblPr>
    <w:trPr>
      <w:hidden/>
    </w:trPr>
    <w:tcPr>
      <w:tcBorders>
        <w:top w:val="none" w:color="56A501" w:sz="214" w:space="31" w:shadow="1" w:frame="1"/>
        <w:bottom w:val="single" w:color="FFFFFF" w:themeColor="background1" w:sz="18" w:space="0"/>
        <w:right w:val="single" w:color="FFFFFF" w:themeColor="background1" w:sz="4" w:space="0"/>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bottom w:val="single" w:color="4F81BD" w:themeColor="accent1" w:sz="4" w:space="0"/>
        </w:tcBorders>
      </w:tcPr>
    </w:tblStylePr>
    <w:tblStylePr w:type="swCell">
      <w:tblPr/>
      <w:trPr>
        <w:hidden/>
      </w:trPr>
      <w:tcPr>
        <w:tcBorders>
          <w:top w:val="nil"/>
          <w:right w:val="nil"/>
        </w:tcBorders>
      </w:tcPr>
    </w:tblStylePr>
  </w:style>
  <w:style w:type="table" w:styleId="ListTable6Colorful-Accent2">
    <w:name w:val="List Table 6 Colorful Accent 2"/>
    <w:basedOn w:val="TableNormal"/>
    <w:uiPriority w:val="51"/>
    <w:rsid w:val="00150F71"/>
    <w:rPr>
      <w:color w:val="943634" w:themeColor="accent2" w:themeShade="BF"/>
    </w:rPr>
    <w:tblPr>
      <w:tblStyleRowBandSize w:val="1"/>
      <w:tblStyleColBandSize w:val="1"/>
    </w:tblPr>
    <w:trPr>
      <w:hidden/>
    </w:trPr>
    <w:tcPr>
      <w:tcBorders>
        <w:top w:val="none" w:color="56A601" w:sz="214" w:space="31" w:shadow="1" w:frame="1"/>
        <w:bottom w:val="single" w:color="FFFFFF" w:themeColor="background1" w:sz="18" w:space="0"/>
      </w:tcBorders>
      <w:shd w:val="clear" w:color="auto" w:fill="F2DBDB" w:themeFill="accent2" w:themeFillTint="33"/>
    </w:tcPr>
    <w:tblStylePr w:type="firstRow">
      <w:rPr>
        <w:b/>
        <w:bCs/>
      </w:rPr>
      <w:tblPr/>
      <w:trPr>
        <w:hidden/>
      </w:trPr>
      <w:tcPr>
        <w:tcBorders>
          <w:bottom w:val="single" w:color="C0504D" w:themeColor="accent2" w:sz="4" w:space="0"/>
        </w:tcBorders>
      </w:tcPr>
    </w:tblStylePr>
    <w:tblStylePr w:type="lastRow">
      <w:rPr>
        <w:b/>
        <w:bCs/>
      </w:rPr>
      <w:tblPr/>
      <w:trPr>
        <w:hidden/>
      </w:trPr>
      <w:tcPr>
        <w:tcBorders>
          <w:top w:val="double" w:color="C0504D" w:themeColor="accent2" w:sz="4" w:space="0"/>
        </w:tcBorders>
      </w:tc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bottom w:val="single" w:color="C0504D" w:themeColor="accent2" w:sz="4" w:space="0"/>
        </w:tcBorders>
      </w:tcPr>
    </w:tblStylePr>
    <w:tblStylePr w:type="swCell">
      <w:tblPr/>
      <w:trPr>
        <w:hidden/>
      </w:trPr>
      <w:tcPr>
        <w:tcBorders>
          <w:top w:val="nil"/>
          <w:right w:val="nil"/>
        </w:tcBorders>
      </w:tcPr>
    </w:tblStylePr>
  </w:style>
  <w:style w:type="table" w:styleId="ListTable6Colorful-Accent3">
    <w:name w:val="List Table 6 Colorful Accent 3"/>
    <w:basedOn w:val="TableNormal"/>
    <w:uiPriority w:val="51"/>
    <w:rsid w:val="00150F71"/>
    <w:rPr>
      <w:color w:val="76923C" w:themeColor="accent3" w:themeShade="BF"/>
    </w:rPr>
    <w:tblPr>
      <w:tblStyleRowBandSize w:val="1"/>
      <w:tblStyleColBandSize w:val="1"/>
    </w:tblPr>
    <w:trPr>
      <w:hidden/>
    </w:trPr>
    <w:tcPr>
      <w:tcBorders>
        <w:top w:val="none" w:color="56A701" w:sz="214" w:space="31" w:shadow="1" w:frame="1"/>
        <w:bottom w:val="single" w:color="FFFFFF" w:themeColor="background1" w:sz="18" w:space="0"/>
      </w:tcBorders>
      <w:shd w:val="clear" w:color="auto" w:fill="EAF1DD" w:themeFill="accent3" w:themeFillTint="33"/>
    </w:tcPr>
    <w:tblStylePr w:type="firstRow">
      <w:rPr>
        <w:b/>
        <w:bCs/>
      </w:rPr>
      <w:tblPr/>
      <w:trPr>
        <w:hidden/>
      </w:trPr>
      <w:tcPr>
        <w:tcBorders>
          <w:bottom w:val="single" w:color="9BBB59" w:themeColor="accent3" w:sz="4" w:space="0"/>
        </w:tcBorders>
      </w:tcPr>
    </w:tblStylePr>
    <w:tblStylePr w:type="lastRow">
      <w:rPr>
        <w:b/>
        <w:bCs/>
      </w:rPr>
      <w:tblPr/>
      <w:trPr>
        <w:hidden/>
      </w:trPr>
      <w:tcPr>
        <w:tcBorders>
          <w:top w:val="double" w:color="9BBB59" w:themeColor="accent3" w:sz="4" w:space="0"/>
        </w:tcBorders>
      </w:tc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bottom w:val="single" w:color="9BBB59" w:themeColor="accent3" w:sz="4" w:space="0"/>
        </w:tcBorders>
      </w:tcPr>
    </w:tblStylePr>
    <w:tblStylePr w:type="swCell">
      <w:tblPr/>
      <w:trPr>
        <w:hidden/>
      </w:trPr>
      <w:tcPr>
        <w:tcBorders>
          <w:top w:val="nil"/>
          <w:right w:val="nil"/>
        </w:tcBorders>
      </w:tcPr>
    </w:tblStylePr>
  </w:style>
  <w:style w:type="table" w:styleId="ListTable6Colorful-Accent4">
    <w:name w:val="List Table 6 Colorful Accent 4"/>
    <w:basedOn w:val="TableNormal"/>
    <w:uiPriority w:val="51"/>
    <w:rsid w:val="00150F71"/>
    <w:rPr>
      <w:color w:val="5F497A" w:themeColor="accent4" w:themeShade="BF"/>
    </w:rPr>
    <w:tblPr>
      <w:tblStyleRowBandSize w:val="1"/>
      <w:tblStyleColBandSize w:val="1"/>
    </w:tblPr>
    <w:trPr>
      <w:hidden/>
    </w:trPr>
    <w:tcPr>
      <w:tcBorders>
        <w:top w:val="none" w:color="56A801" w:sz="214" w:space="31" w:shadow="1" w:frame="1"/>
        <w:bottom w:val="single" w:color="FFFFFF" w:themeColor="background1" w:sz="18" w:space="0"/>
      </w:tcBorders>
      <w:shd w:val="clear" w:color="auto" w:fill="E5DFEC" w:themeFill="accent4" w:themeFillTint="33"/>
    </w:tcPr>
    <w:tblStylePr w:type="firstRow">
      <w:rPr>
        <w:b/>
        <w:bCs/>
      </w:rPr>
      <w:tblPr/>
      <w:trPr>
        <w:hidden/>
      </w:trPr>
      <w:tcPr>
        <w:tcBorders>
          <w:bottom w:val="single" w:color="8064A2" w:themeColor="accent4" w:sz="4" w:space="0"/>
        </w:tcBorders>
      </w:tcPr>
    </w:tblStylePr>
    <w:tblStylePr w:type="lastRow">
      <w:rPr>
        <w:b/>
        <w:bCs/>
      </w:rPr>
      <w:tblPr/>
      <w:trPr>
        <w:hidden/>
      </w:trPr>
      <w:tcPr>
        <w:tcBorders>
          <w:top w:val="double" w:color="8064A2" w:themeColor="accent4" w:sz="4" w:space="0"/>
        </w:tcBorders>
      </w:tc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bottom w:val="single" w:color="8064A2" w:themeColor="accent4" w:sz="4" w:space="0"/>
        </w:tcBorders>
      </w:tcPr>
    </w:tblStylePr>
    <w:tblStylePr w:type="swCell">
      <w:tblPr/>
      <w:trPr>
        <w:hidden/>
      </w:trPr>
      <w:tcPr>
        <w:tcBorders>
          <w:top w:val="nil"/>
          <w:right w:val="nil"/>
        </w:tcBorders>
      </w:tcPr>
    </w:tblStylePr>
  </w:style>
  <w:style w:type="table" w:styleId="ListTable6Colorful-Accent5">
    <w:name w:val="List Table 6 Colorful Accent 5"/>
    <w:basedOn w:val="TableNormal"/>
    <w:uiPriority w:val="51"/>
    <w:rsid w:val="00150F71"/>
    <w:rPr>
      <w:color w:val="31849B" w:themeColor="accent5" w:themeShade="BF"/>
    </w:rPr>
    <w:tblPr>
      <w:tblStyleRowBandSize w:val="1"/>
      <w:tblStyleColBandSize w:val="1"/>
    </w:tblPr>
    <w:trPr>
      <w:hidden/>
    </w:trPr>
    <w:tcPr>
      <w:tcBorders>
        <w:top w:val="none" w:color="56A901" w:sz="214" w:space="31" w:shadow="1" w:frame="1"/>
        <w:bottom w:val="single" w:color="FFFFFF" w:themeColor="background1" w:sz="18" w:space="0"/>
      </w:tcBorders>
      <w:shd w:val="clear" w:color="auto" w:fill="DAEEF3" w:themeFill="accent5" w:themeFillTint="33"/>
    </w:tcPr>
    <w:tblStylePr w:type="firstRow">
      <w:rPr>
        <w:b/>
        <w:bCs/>
      </w:rPr>
      <w:tblPr/>
      <w:trPr>
        <w:hidden/>
      </w:trPr>
      <w:tcPr>
        <w:tcBorders>
          <w:bottom w:val="single" w:color="4BACC6" w:themeColor="accent5" w:sz="4" w:space="0"/>
        </w:tcBorders>
      </w:tcPr>
    </w:tblStylePr>
    <w:tblStylePr w:type="lastRow">
      <w:rPr>
        <w:b/>
        <w:bCs/>
      </w:rPr>
      <w:tblPr/>
      <w:trPr>
        <w:hidden/>
      </w:trPr>
      <w:tcPr>
        <w:tcBorders>
          <w:top w:val="double" w:color="4BACC6" w:themeColor="accent5" w:sz="4" w:space="0"/>
        </w:tcBorders>
      </w:tc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bottom w:val="single" w:color="4BACC6" w:themeColor="accent5" w:sz="4" w:space="0"/>
        </w:tcBorders>
      </w:tcPr>
    </w:tblStylePr>
    <w:tblStylePr w:type="swCell">
      <w:tblPr/>
      <w:trPr>
        <w:hidden/>
      </w:trPr>
      <w:tcPr>
        <w:tcBorders>
          <w:top w:val="nil"/>
          <w:right w:val="nil"/>
        </w:tcBorders>
      </w:tcPr>
    </w:tblStylePr>
  </w:style>
  <w:style w:type="table" w:styleId="ListTable6Colorful-Accent6">
    <w:name w:val="List Table 6 Colorful Accent 6"/>
    <w:basedOn w:val="TableNormal"/>
    <w:uiPriority w:val="51"/>
    <w:rsid w:val="00150F71"/>
    <w:rPr>
      <w:color w:val="E36C0A" w:themeColor="accent6" w:themeShade="BF"/>
    </w:rPr>
    <w:tblPr>
      <w:tblStyleRowBandSize w:val="1"/>
      <w:tblStyleColBandSize w:val="1"/>
    </w:tblPr>
    <w:trPr>
      <w:hidden/>
    </w:trPr>
    <w:tcPr>
      <w:tcBorders>
        <w:top w:val="none" w:color="56AA01" w:sz="214" w:space="31" w:shadow="1" w:frame="1"/>
        <w:bottom w:val="single" w:color="FFFFFF" w:themeColor="background1" w:sz="18" w:space="0"/>
      </w:tcBorders>
      <w:shd w:val="clear" w:color="auto" w:fill="FDE9D9" w:themeFill="accent6" w:themeFillTint="33"/>
    </w:tcPr>
    <w:tblStylePr w:type="firstRow">
      <w:rPr>
        <w:b/>
        <w:bCs/>
      </w:rPr>
      <w:tblPr/>
      <w:trPr>
        <w:hidden/>
      </w:trPr>
      <w:tcPr>
        <w:tcBorders>
          <w:bottom w:val="single" w:color="F79646" w:themeColor="accent6" w:sz="4" w:space="0"/>
        </w:tcBorders>
      </w:tcPr>
    </w:tblStylePr>
    <w:tblStylePr w:type="lastRow">
      <w:rPr>
        <w:b/>
        <w:bCs/>
      </w:rPr>
      <w:tblPr/>
      <w:trPr>
        <w:hidden/>
      </w:trPr>
      <w:tcPr>
        <w:tcBorders>
          <w:top w:val="double" w:color="F79646" w:themeColor="accent6" w:sz="4" w:space="0"/>
        </w:tcBorders>
      </w:tcPr>
    </w:tblStylePr>
    <w:tblStylePr w:type="firstCol">
      <w:rPr>
        <w:b/>
        <w:bCs/>
      </w:rPr>
    </w:tblStylePr>
    <w:tblStylePr w:type="lastCol">
      <w:rPr>
        <w:b/>
        <w:bC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bottom w:val="single" w:color="F79646" w:themeColor="accent6" w:sz="4" w:space="0"/>
        </w:tcBorders>
      </w:tcPr>
    </w:tblStylePr>
    <w:tblStylePr w:type="swCell">
      <w:tblPr/>
      <w:trPr>
        <w:hidden/>
      </w:trPr>
      <w:tcPr>
        <w:tcBorders>
          <w:top w:val="nil"/>
          <w:right w:val="nil"/>
        </w:tcBorders>
      </w:tcPr>
    </w:tblStylePr>
  </w:style>
  <w:style w:type="table" w:styleId="ListTable7Colorful">
    <w:name w:val="List Table 7 Colorful"/>
    <w:basedOn w:val="TableNormal"/>
    <w:uiPriority w:val="52"/>
    <w:rsid w:val="00150F71"/>
    <w:rPr>
      <w:color w:val="000000" w:themeColor="text1"/>
    </w:rPr>
    <w:tblPr>
      <w:tblStyleRowBandSize w:val="1"/>
      <w:tblStyleColBandSize w:val="1"/>
    </w:tblPr>
    <w:trPr>
      <w:hidden/>
    </w:trPr>
    <w:tcPr>
      <w:tcBorders>
        <w:bottom w:val="single" w:color="FFFFFF" w:themeColor="background1" w:sz="18" w:space="0"/>
        <w:right w:val="nil"/>
      </w:tcBorders>
      <w:shd w:val="clear" w:color="auto" w:fill="CCCCCC" w:themeFill="text1" w:themeFillTint="33"/>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style>
  <w:style w:type="table" w:styleId="ListTable7Colorful-Accent1">
    <w:name w:val="List Table 7 Colorful Accent 1"/>
    <w:basedOn w:val="TableNormal"/>
    <w:uiPriority w:val="52"/>
    <w:rsid w:val="00150F71"/>
    <w:rPr>
      <w:color w:val="365F91" w:themeColor="accent1" w:themeShade="BF"/>
    </w:rPr>
    <w:tblPr>
      <w:tblStyleRowBandSize w:val="1"/>
      <w:tblStyleColBandSize w:val="1"/>
    </w:tblPr>
    <w:trPr>
      <w:hidden/>
    </w:trPr>
    <w:tcPr>
      <w:tcBorders>
        <w:top w:val="none" w:color="56AA01" w:sz="214" w:space="31" w:shadow="1" w:frame="1"/>
        <w:bottom w:val="single" w:color="FFFFFF" w:themeColor="background1" w:sz="18" w:space="0"/>
        <w:right w:val="single" w:color="000000" w:themeColor="text1" w:sz="4" w:space="0"/>
      </w:tcBorders>
      <w:shd w:val="clear" w:color="auto" w:fill="DBE5F1" w:themeFill="accent1" w:themeFillTint="33"/>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style>
  <w:style w:type="table" w:styleId="ListTable7Colorful-Accent2">
    <w:name w:val="List Table 7 Colorful Accent 2"/>
    <w:basedOn w:val="TableNormal"/>
    <w:uiPriority w:val="52"/>
    <w:rsid w:val="00150F71"/>
    <w:rPr>
      <w:color w:val="943634" w:themeColor="accent2" w:themeShade="BF"/>
    </w:rPr>
    <w:tblPr>
      <w:tblStyleRowBandSize w:val="1"/>
      <w:tblStyleColBandSize w:val="1"/>
    </w:tblPr>
    <w:trPr>
      <w:hidden/>
    </w:trPr>
    <w:tcPr>
      <w:tcBorders>
        <w:top w:val="none" w:color="56AA01" w:sz="214" w:space="31" w:shadow="1" w:frame="1"/>
        <w:bottom w:val="single" w:color="FFFFFF" w:themeColor="background1" w:sz="18" w:space="0"/>
        <w:right w:val="single" w:color="4F81BD" w:themeColor="accent1" w:sz="4" w:space="0"/>
      </w:tcBorders>
      <w:shd w:val="clear" w:color="auto" w:fill="F2DBDB" w:themeFill="accent2" w:themeFillTint="33"/>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style>
  <w:style w:type="table" w:styleId="ListTable7Colorful-Accent3">
    <w:name w:val="List Table 7 Colorful Accent 3"/>
    <w:basedOn w:val="TableNormal"/>
    <w:uiPriority w:val="52"/>
    <w:rsid w:val="00150F71"/>
    <w:rPr>
      <w:color w:val="76923C" w:themeColor="accent3" w:themeShade="BF"/>
    </w:rPr>
    <w:tblPr>
      <w:tblStyleRowBandSize w:val="1"/>
      <w:tblStyleColBandSize w:val="1"/>
    </w:tblPr>
    <w:trPr>
      <w:hidden/>
    </w:trPr>
    <w:tcPr>
      <w:tcBorders>
        <w:top w:val="none" w:color="56AA01" w:sz="214" w:space="31" w:shadow="1" w:frame="1"/>
        <w:bottom w:val="single" w:color="FFFFFF" w:themeColor="background1" w:sz="18" w:space="0"/>
        <w:right w:val="single" w:color="C0504D" w:themeColor="accent2" w:sz="4" w:space="0"/>
      </w:tcBorders>
      <w:shd w:val="clear" w:color="auto" w:fill="EAF1DD" w:themeFill="accent3" w:themeFillTint="33"/>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style>
  <w:style w:type="table" w:styleId="ListTable7Colorful-Accent4">
    <w:name w:val="List Table 7 Colorful Accent 4"/>
    <w:basedOn w:val="TableNormal"/>
    <w:uiPriority w:val="52"/>
    <w:rsid w:val="00150F71"/>
    <w:rPr>
      <w:color w:val="5F497A" w:themeColor="accent4" w:themeShade="BF"/>
    </w:rPr>
    <w:tblPr>
      <w:tblStyleRowBandSize w:val="1"/>
      <w:tblStyleColBandSize w:val="1"/>
    </w:tblPr>
    <w:trPr>
      <w:hidden/>
    </w:trPr>
    <w:tcPr>
      <w:tcBorders>
        <w:top w:val="none" w:color="56AA01" w:sz="214" w:space="31" w:shadow="1" w:frame="1"/>
        <w:bottom w:val="single" w:color="FFFFFF" w:themeColor="background1" w:sz="18" w:space="0"/>
        <w:right w:val="single" w:color="9BBB59" w:themeColor="accent3" w:sz="4" w:space="0"/>
      </w:tcBorders>
      <w:shd w:val="clear" w:color="auto" w:fill="E5DFEC" w:themeFill="accent4" w:themeFillTint="33"/>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style>
  <w:style w:type="table" w:styleId="ListTable7Colorful-Accent5">
    <w:name w:val="List Table 7 Colorful Accent 5"/>
    <w:basedOn w:val="TableNormal"/>
    <w:uiPriority w:val="52"/>
    <w:rsid w:val="00150F71"/>
    <w:rPr>
      <w:color w:val="31849B" w:themeColor="accent5" w:themeShade="BF"/>
    </w:rPr>
    <w:tblPr>
      <w:tblStyleRowBandSize w:val="1"/>
      <w:tblStyleColBandSize w:val="1"/>
    </w:tblPr>
    <w:trPr>
      <w:hidden/>
    </w:trPr>
    <w:tcPr>
      <w:tcBorders>
        <w:top w:val="none" w:color="56AA01" w:sz="214" w:space="31" w:shadow="1" w:frame="1"/>
        <w:bottom w:val="single" w:color="FFFFFF" w:themeColor="background1" w:sz="18" w:space="0"/>
        <w:right w:val="single" w:color="8064A2" w:themeColor="accent4" w:sz="4" w:space="0"/>
      </w:tcBorders>
      <w:shd w:val="clear" w:color="auto" w:fill="DAEEF3" w:themeFill="accent5" w:themeFillTint="33"/>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style>
  <w:style w:type="table" w:styleId="ListTable7Colorful-Accent6">
    <w:name w:val="List Table 7 Colorful Accent 6"/>
    <w:basedOn w:val="TableNormal"/>
    <w:uiPriority w:val="52"/>
    <w:rsid w:val="00150F71"/>
    <w:rPr>
      <w:color w:val="E36C0A" w:themeColor="accent6" w:themeShade="BF"/>
    </w:rPr>
    <w:tblPr>
      <w:tblStyleRowBandSize w:val="1"/>
      <w:tblStyleColBandSize w:val="1"/>
    </w:tblPr>
    <w:trPr>
      <w:hidden/>
    </w:trPr>
    <w:tcPr>
      <w:tcBorders>
        <w:top w:val="none" w:color="56AA01" w:sz="214" w:space="31" w:shadow="1" w:frame="1"/>
        <w:bottom w:val="single" w:color="FFFFFF" w:themeColor="background1" w:sz="18" w:space="0"/>
        <w:right w:val="single" w:color="4BACC6" w:themeColor="accent5" w:sz="4" w:space="0"/>
      </w:tcBorders>
      <w:shd w:val="clear" w:color="auto" w:fill="FDE9D9" w:themeFill="accent6" w:themeFillTint="33"/>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rPr>
      <w:hidden/>
    </w:trPr>
    <w:tcPr>
      <w:tcBorders>
        <w:top w:val="single" w:color="7F7F7F" w:themeColor="text1" w:themeTint="80" w:sz="4" w:space="0"/>
        <w:bottom w:val="single" w:color="FFFFFF" w:themeColor="background1" w:sz="18" w:space="0"/>
        <w:right w:val="nil"/>
      </w:tcBorders>
      <w:shd w:val="clear" w:color="auto" w:fill="F2F2F2" w:themeFill="background1" w:themeFillShade="F2"/>
    </w:tcPr>
    <w:tblStylePr w:type="firstRow">
      <w:rPr>
        <w:b/>
        <w:bCs/>
      </w:rPr>
      <w:tblPr/>
      <w:trPr>
        <w:hidden/>
      </w:trPr>
      <w:tcPr>
        <w:tcBorders>
          <w:bottom w:val="single" w:color="7F7F7F" w:themeColor="text1" w:themeTint="80" w:sz="4" w:space="0"/>
        </w:tcBorders>
      </w:tcPr>
    </w:tblStylePr>
    <w:tblStylePr w:type="lastRow">
      <w:rPr>
        <w:b/>
        <w:bCs/>
      </w:rPr>
      <w:tblPr/>
      <w:trPr>
        <w:hidden/>
      </w:trPr>
      <w:tcPr>
        <w:tcBorders>
          <w:top w:val="single" w:color="7F7F7F" w:themeColor="text1" w:themeTint="80" w:sz="4" w:space="0"/>
        </w:tcBorders>
      </w:tcPr>
    </w:tblStylePr>
    <w:tblStylePr w:type="firstCol">
      <w:rPr>
        <w:b/>
        <w:bCs/>
      </w:rPr>
    </w:tblStylePr>
    <w:tblStylePr w:type="lastCol">
      <w:rPr>
        <w:b/>
        <w:bCs/>
      </w:rPr>
    </w:tblStylePr>
    <w:tblStylePr w:type="band2Vert">
      <w:tblPr/>
      <w:trPr>
        <w:hidden/>
      </w:trPr>
      <w:tcPr>
        <w:tcBorders>
          <w:left w:val="single" w:color="7F7F7F" w:themeColor="text1" w:themeTint="80" w:sz="4" w:space="0"/>
          <w:right w:val="single" w:color="7F7F7F" w:themeColor="text1" w:themeTint="80" w:sz="4" w:space="0"/>
        </w:tcBorders>
      </w:tcPr>
    </w:tblStylePr>
    <w:tblStylePr w:type="seCell">
      <w:tblPr/>
      <w:trPr>
        <w:hidden/>
      </w:trPr>
      <w:tcPr>
        <w:tcBorders>
          <w:top w:val="nil"/>
        </w:tcBorders>
      </w:tcPr>
    </w:tblStylePr>
  </w:style>
  <w:style w:type="table" w:styleId="PlainTable3">
    <w:name w:val="Plain Table 3"/>
    <w:basedOn w:val="TableNormal"/>
    <w:uiPriority w:val="43"/>
    <w:rsid w:val="00150F71"/>
    <w:tblPr>
      <w:tblStyleRowBandSize w:val="1"/>
      <w:tblStyleColBandSize w:val="1"/>
    </w:tblPr>
    <w:trPr>
      <w:hidden/>
    </w:trPr>
    <w:tcPr>
      <w:tcBorders>
        <w:left w:val="single" w:color="7F7F7F" w:themeColor="text1" w:themeTint="80" w:sz="4" w:space="0"/>
        <w:bottom w:val="single" w:color="7F7F7F" w:themeColor="text1" w:themeTint="80" w:sz="4" w:space="0"/>
        <w:right w:val="single" w:color="7F7F7F" w:themeColor="text1" w:themeTint="80" w:sz="4" w:space="0"/>
      </w:tcBorders>
    </w:tcPr>
    <w:tblStylePr w:type="firstRow">
      <w:rPr>
        <w:b/>
        <w:bCs/>
        <w:caps/>
      </w:rPr>
      <w:tblPr/>
      <w:trPr>
        <w:hidden/>
      </w:trPr>
      <w:tcPr>
        <w:tcBorders>
          <w:bottom w:val="celticKnotwork" w:color="7F7F7F" w:themeColor="text1" w:themeTint="80" w:sz="58" w:space="21" w:shadow="1"/>
        </w:tcBorders>
      </w:tcPr>
    </w:tblStylePr>
    <w:tblStylePr w:type="lastRow">
      <w:rPr>
        <w:b/>
        <w:bCs/>
        <w:caps/>
      </w:rPr>
      <w:tblPr/>
      <w:trPr>
        <w:hidden/>
      </w:trPr>
      <w:tcPr>
        <w:tcBorders>
          <w:top w:val="single" w:color="7F7F7F" w:themeColor="text1" w:themeTint="80" w:sz="4" w:space="0"/>
        </w:tcBorders>
      </w:tcPr>
    </w:tblStylePr>
    <w:tblStylePr w:type="firstCol">
      <w:rPr>
        <w:b/>
        <w:bCs/>
        <w:caps/>
      </w:rPr>
    </w:tblStylePr>
    <w:tblStylePr w:type="lastCol">
      <w:rPr>
        <w:b/>
        <w:bCs/>
        <w:caps/>
      </w:r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rPr>
      <w:hidden/>
    </w:tr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rPr>
      <w:hidden/>
    </w:trPr>
    <w:tcPr>
      <w:tcBorders>
        <w:top w:val="double" w:color="BFBFBF" w:themeColor="background1" w:themeShade="BF" w:sz="4" w:space="0"/>
        <w:bottom w:val="single" w:color="7F7F7F" w:themeColor="text1" w:themeTint="80" w:sz="4" w:space="0"/>
        <w:right w:val="single" w:color="7F7F7F" w:themeColor="text1" w:themeTint="80" w:sz="4" w:space="0"/>
      </w:tcBorders>
      <w:shd w:val="clear" w:color="auto" w:fill="FFFFFF" w:themeFill="background1"/>
    </w:tcPr>
    <w:tblStylePr w:type="firstRow">
      <w:rPr>
        <w:rFonts w:asciiTheme="majorHAnsi" w:hAnsiTheme="majorHAnsi" w:eastAsiaTheme="majorEastAsia" w:cstheme="majorBidi"/>
        <w:i/>
        <w:iCs/>
        <w:sz w:val="26"/>
      </w:rPr>
    </w:tblStylePr>
    <w:tblStylePr w:type="lastRow">
      <w:rPr>
        <w:rFonts w:asciiTheme="majorHAnsi" w:hAnsiTheme="majorHAnsi" w:eastAsiaTheme="majorEastAsia" w:cstheme="majorBidi"/>
        <w:i/>
        <w:iCs/>
        <w:sz w:val="26"/>
      </w:rPr>
    </w:tblStylePr>
    <w:tblStylePr w:type="firstCol">
      <w:pPr>
        <w:jc w:val="right"/>
      </w:pPr>
      <w:rPr>
        <w:rFonts w:asciiTheme="majorHAnsi" w:hAnsiTheme="majorHAnsi" w:eastAsiaTheme="majorEastAsia" w:cstheme="majorBidi"/>
        <w:i/>
        <w:iCs/>
        <w:sz w:val="26"/>
      </w:rPr>
    </w:tblStylePr>
    <w:tblStylePr w:type="lastCol">
      <w:rPr>
        <w:rFonts w:asciiTheme="majorHAnsi" w:hAnsiTheme="majorHAnsi" w:eastAsiaTheme="majorEastAsia" w:cstheme="majorBidi"/>
        <w:i/>
        <w:iCs/>
        <w:sz w:val="26"/>
      </w:rPr>
    </w:tblStylePr>
    <w:tblStylePr w:type="neCell">
      <w:tblPr/>
      <w:trPr>
        <w:hidden/>
      </w:trPr>
      <w:tcPr>
        <w:tcBorders>
          <w:left w:val="nil"/>
          <w:right w:val="single" w:color="7F7F7F" w:themeColor="text1" w:themeTint="80" w:sz="4" w:space="0"/>
        </w:tcBorders>
        <w:shd w:val="clear" w:color="auto" w:fill="FFFFFF" w:themeFill="background1"/>
      </w:tcPr>
    </w:tblStylePr>
    <w:tblStylePr w:type="nwCell">
      <w:tblPr/>
      <w:trPr>
        <w:hidden/>
      </w:trPr>
      <w:tcPr>
        <w:tcBorders>
          <w:right w:val="nil"/>
        </w:tcBorders>
        <w:shd w:val="clear" w:color="auto" w:fill="FFFFFF" w:themeFill="background1"/>
      </w:tcPr>
    </w:tblStylePr>
    <w:tblStylePr w:type="seCell">
      <w:tblPr/>
      <w:trPr>
        <w:hidden/>
      </w:trPr>
      <w:tcPr>
        <w:tcBorders>
          <w:top w:val="nil"/>
          <w:left w:val="nil"/>
          <w:right w:val="single" w:color="7F7F7F" w:themeColor="text1" w:themeTint="80" w:sz="4" w:space="0"/>
        </w:tcBorders>
        <w:shd w:val="clear" w:color="auto" w:fill="FFFFFF" w:themeFill="background1"/>
      </w:tcPr>
    </w:tblStylePr>
    <w:tblStylePr w:type="swCell">
      <w:tblPr/>
      <w:trPr>
        <w:hidden/>
      </w:tr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styleId="SmartLink1" w:customStyle="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trPr>
      <w:hidden/>
    </w:tr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20"/>
      </w:numPr>
      <w:spacing w:after="240" w:line="240" w:lineRule="auto"/>
    </w:pPr>
    <w:rPr>
      <w:rFonts w:eastAsia="Times New Roman" w:cs="Times New Roman"/>
      <w:szCs w:val="24"/>
      <w:lang w:val="en-GB"/>
    </w:rPr>
  </w:style>
  <w:style w:type="paragraph" w:styleId="ListBullet2">
    <w:name w:val="List Bullet 2"/>
    <w:basedOn w:val="Normal"/>
    <w:semiHidden/>
    <w:unhideWhenUsed/>
    <w:rsid w:val="006D7639"/>
    <w:pPr>
      <w:numPr>
        <w:numId w:val="19"/>
      </w:numPr>
      <w:contextualSpacing/>
    </w:pPr>
  </w:style>
  <w:style w:type="paragraph" w:styleId="BodyTextFirstIndent">
    <w:name w:val="Body Text First Indent"/>
    <w:basedOn w:val="BodyText"/>
    <w:link w:val="BodyTextFirstIndentChar"/>
    <w:rsid w:val="00DE6DB4"/>
    <w:pPr>
      <w:ind w:firstLine="360"/>
    </w:pPr>
  </w:style>
  <w:style w:type="character" w:styleId="BodyTextFirstIndentChar" w:customStyle="1">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styleId="DateChar" w:customStyle="1">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character" w:styleId="IntenseQuoteChar" w:customStyle="1">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styleId="SmartLinkError1" w:customStyle="1">
    <w:name w:val="SmartLinkError1"/>
    <w:basedOn w:val="DefaultParagraphFont"/>
    <w:uiPriority w:val="99"/>
    <w:semiHidden/>
    <w:unhideWhenUsed/>
    <w:rsid w:val="002700D9"/>
    <w:rPr>
      <w:color w:val="FF0000"/>
    </w:rPr>
  </w:style>
  <w:style w:type="character" w:styleId="SmartLink2" w:customStyle="1">
    <w:name w:val="SmartLink2"/>
    <w:basedOn w:val="DefaultParagraphFont"/>
    <w:uiPriority w:val="99"/>
    <w:semiHidden/>
    <w:unhideWhenUsed/>
    <w:rsid w:val="00FF59D7"/>
    <w:rPr>
      <w:color w:val="0000FF" w:themeColor="hyperlink"/>
      <w:u w:val="single"/>
      <w:shd w:val="clear" w:color="auto" w:fill="E1DFDD"/>
    </w:rPr>
  </w:style>
  <w:style w:type="character" w:styleId="SmartLinkError2" w:customStyle="1">
    <w:name w:val="SmartLinkError2"/>
    <w:basedOn w:val="DefaultParagraphFont"/>
    <w:uiPriority w:val="99"/>
    <w:semiHidden/>
    <w:unhideWhenUsed/>
    <w:rsid w:val="00FF59D7"/>
    <w:rPr>
      <w:color w:val="FF0000"/>
    </w:rPr>
  </w:style>
  <w:style w:type="numbering" w:styleId="CPTB" w:customStyle="1">
    <w:name w:val="CPT_B"/>
    <w:uiPriority w:val="99"/>
    <w:rsid w:val="00C952D5"/>
    <w:pPr>
      <w:numPr>
        <w:numId w:val="21"/>
      </w:numPr>
    </w:pPr>
  </w:style>
  <w:style w:type="paragraph" w:styleId="CPTListBullet" w:customStyle="1">
    <w:name w:val="CPT_List Bullet"/>
    <w:basedOn w:val="Normal"/>
    <w:qFormat/>
    <w:rsid w:val="00355A35"/>
    <w:pPr>
      <w:numPr>
        <w:numId w:val="28"/>
      </w:numPr>
      <w:spacing w:before="0" w:line="240" w:lineRule="auto"/>
    </w:pPr>
    <w:rPr>
      <w:rFonts w:cs="Times New Roman"/>
    </w:rPr>
  </w:style>
  <w:style w:type="paragraph" w:styleId="CPTListNumber" w:customStyle="1">
    <w:name w:val="CPT_List Number"/>
    <w:basedOn w:val="CPTListBullet"/>
    <w:qFormat/>
    <w:rsid w:val="00355A35"/>
    <w:pPr>
      <w:numPr>
        <w:numId w:val="29"/>
      </w:numPr>
    </w:pPr>
  </w:style>
  <w:style w:type="numbering" w:styleId="CPTN" w:customStyle="1">
    <w:name w:val="CPT_N"/>
    <w:uiPriority w:val="99"/>
    <w:rsid w:val="00C952D5"/>
    <w:pPr>
      <w:numPr>
        <w:numId w:val="23"/>
      </w:numPr>
    </w:pPr>
  </w:style>
  <w:style w:type="character" w:styleId="TableText12" w:customStyle="1">
    <w:name w:val="TableText 12"/>
    <w:rsid w:val="000875F6"/>
    <w:rPr>
      <w:rFonts w:hint="default" w:ascii="Times New Roman" w:hAnsi="Times New Roman" w:cs="Times New Roman"/>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styleId="CPTInstructionalChar" w:customStyle="1">
    <w:name w:val="CPT_Instructional Char"/>
    <w:basedOn w:val="DefaultParagraphFont"/>
    <w:link w:val="CPTInstructional"/>
    <w:rsid w:val="00A34E22"/>
    <w:rPr>
      <w:rFonts w:eastAsia="Calibri" w:cs="Arial"/>
      <w:vanish/>
      <w:color w:val="FF0000"/>
      <w:sz w:val="22"/>
    </w:rPr>
  </w:style>
  <w:style w:type="table" w:styleId="TableGrid10" w:customStyle="1">
    <w:name w:val="Table Grid1"/>
    <w:basedOn w:val="TableNormal"/>
    <w:next w:val="TableGrid"/>
    <w:uiPriority w:val="39"/>
    <w:rsid w:val="00057DCD"/>
    <w:rPr>
      <w:rFonts w:ascii="Calibri" w:hAnsi="Calibri" w:eastAsia="Calibri"/>
      <w:sz w:val="22"/>
      <w:szCs w:val="22"/>
      <w:lang w:val="nb-NO"/>
    </w:rPr>
    <w:tblPr>
      <w:tblInd w:w="0" w:type="nil"/>
      <w:tblCellMar>
        <w:left w:w="0" w:type="dxa"/>
        <w:right w:w="0" w:type="dxa"/>
      </w:tblCellMar>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microsoft.com/office/2011/relationships/people" Target="people.xml" Id="rId22" /><Relationship Type="http://schemas.microsoft.com/office/2020/10/relationships/intelligence" Target="intelligence2.xml" Id="R79ef3d75265041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B011C3FF3771A4DA89580FA07C83F66" ma:contentTypeVersion="16" ma:contentTypeDescription="Opprett et nytt dokument." ma:contentTypeScope="" ma:versionID="9216467782cde2d8d07d633c703b0f92">
  <xsd:schema xmlns:xsd="http://www.w3.org/2001/XMLSchema" xmlns:xs="http://www.w3.org/2001/XMLSchema" xmlns:p="http://schemas.microsoft.com/office/2006/metadata/properties" xmlns:ns2="46b17754-4bb4-4dc0-81eb-66c08d8597ae" xmlns:ns3="487ed62f-6de7-41d8-9cc6-43688a3ee865" targetNamespace="http://schemas.microsoft.com/office/2006/metadata/properties" ma:root="true" ma:fieldsID="f2772043989e8405e1a45b74ffdada00" ns2:_="" ns3:_="">
    <xsd:import namespace="46b17754-4bb4-4dc0-81eb-66c08d8597ae"/>
    <xsd:import namespace="487ed62f-6de7-41d8-9cc6-43688a3ee8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17754-4bb4-4dc0-81eb-66c08d859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c837b304-89a2-409e-9d5c-9765d887efd4"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ed62f-6de7-41d8-9cc6-43688a3ee86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128820-1625-4469-834b-83402d2645c7}" ma:internalName="TaxCatchAll" ma:showField="CatchAllData" ma:web="487ed62f-6de7-41d8-9cc6-43688a3ee86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b17754-4bb4-4dc0-81eb-66c08d8597ae">
      <Terms xmlns="http://schemas.microsoft.com/office/infopath/2007/PartnerControls"/>
    </lcf76f155ced4ddcb4097134ff3c332f>
    <TaxCatchAll xmlns="487ed62f-6de7-41d8-9cc6-43688a3ee865" xsi:nil="true"/>
  </documentManagement>
</p:properties>
</file>

<file path=customXml/itemProps1.xml><?xml version="1.0" encoding="utf-8"?>
<ds:datastoreItem xmlns:ds="http://schemas.openxmlformats.org/officeDocument/2006/customXml" ds:itemID="{3491286A-B5AF-4718-A7A6-AA53AC271F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17754-4bb4-4dc0-81eb-66c08d8597ae"/>
    <ds:schemaRef ds:uri="487ed62f-6de7-41d8-9cc6-43688a3ee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874A0E-2CA4-4698-8FA9-17FD95E22952}">
  <ds:schemaRefs>
    <ds:schemaRef ds:uri="http://schemas.microsoft.com/sharepoint/v3/contenttype/forms"/>
  </ds:schemaRefs>
</ds:datastoreItem>
</file>

<file path=customXml/itemProps3.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customXml/itemProps4.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46b17754-4bb4-4dc0-81eb-66c08d8597ae"/>
    <ds:schemaRef ds:uri="487ed62f-6de7-41d8-9cc6-43688a3ee86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Inge Christoffer Olsen</dc:creator>
  <keywords/>
  <lastModifiedBy>Inge Christoffer Olsen</lastModifiedBy>
  <revision>306</revision>
  <dcterms:created xsi:type="dcterms:W3CDTF">2026-02-24T22:05:00.0000000Z</dcterms:created>
  <dcterms:modified xsi:type="dcterms:W3CDTF">2026-07-08T11:36:12.0649668Z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0x0101002B011C3FF3771A4DA89580FA07C83F66</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