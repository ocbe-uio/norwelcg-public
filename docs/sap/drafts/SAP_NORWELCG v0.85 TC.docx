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813047" w14:textId="77777777" w:rsidR="007D09B7" w:rsidRDefault="00000000">
      <w:pPr>
        <w:pStyle w:val="Heading1NoTOC"/>
        <w:rPr>
          <w:rFonts w:hint="eastAsia"/>
        </w:rPr>
      </w:pPr>
      <w:bookmarkStart w:id="0" w:name="_Toc242267681"/>
      <w:bookmarkStart w:id="1" w:name="_Toc240344680"/>
      <w:r>
        <w:t>Title Page</w:t>
      </w:r>
      <w:bookmarkEnd w:id="0"/>
      <w:bookmarkEnd w:id="1"/>
    </w:p>
    <w:p w14:paraId="1C25F4E7" w14:textId="77777777" w:rsidR="007D09B7" w:rsidRDefault="00000000">
      <w:pPr>
        <w:pStyle w:val="BodyText"/>
      </w:pPr>
      <w:r>
        <w:rPr>
          <w:b/>
          <w:bCs/>
        </w:rPr>
        <w:t>Protocol Title: The Norwegian WHO Labour Care Trial, a stepped wedge cluster randomised trial</w:t>
      </w:r>
    </w:p>
    <w:p w14:paraId="773104FA" w14:textId="77777777" w:rsidR="007D09B7" w:rsidRDefault="00000000">
      <w:pPr>
        <w:pStyle w:val="BodyText"/>
      </w:pPr>
      <w:r>
        <w:rPr>
          <w:b/>
          <w:bCs/>
        </w:rPr>
        <w:t>Protocol Number: NA</w:t>
      </w:r>
    </w:p>
    <w:p w14:paraId="2E98DA77" w14:textId="77777777" w:rsidR="007D09B7" w:rsidRDefault="00000000">
      <w:pPr>
        <w:pStyle w:val="BodyText"/>
      </w:pPr>
      <w:r>
        <w:rPr>
          <w:b/>
          <w:bCs/>
        </w:rPr>
        <w:t>Compound Number: NA</w:t>
      </w:r>
    </w:p>
    <w:p w14:paraId="3901D36F" w14:textId="77777777" w:rsidR="007D09B7" w:rsidRDefault="00000000">
      <w:pPr>
        <w:pStyle w:val="BodyText"/>
      </w:pPr>
      <w:r>
        <w:rPr>
          <w:b/>
          <w:bCs/>
        </w:rPr>
        <w:t>Short Title: NORWELCG</w:t>
      </w:r>
    </w:p>
    <w:p w14:paraId="161918C0" w14:textId="77777777" w:rsidR="007D09B7" w:rsidRDefault="00000000">
      <w:pPr>
        <w:pStyle w:val="BodyText"/>
      </w:pPr>
      <w:r>
        <w:rPr>
          <w:b/>
          <w:bCs/>
        </w:rPr>
        <w:t>Sponsor Name: Department of Obstetrics and Gynecology, Østfold Hospital Trust,</w:t>
      </w:r>
    </w:p>
    <w:p w14:paraId="5BD745E8" w14:textId="77777777" w:rsidR="007D09B7" w:rsidRDefault="00000000">
      <w:pPr>
        <w:pStyle w:val="BodyText"/>
      </w:pPr>
      <w:r>
        <w:rPr>
          <w:b/>
          <w:bCs/>
        </w:rPr>
        <w:t>Legal Registered Address: Po.box 300, 1714 Grålum Norway</w:t>
      </w:r>
    </w:p>
    <w:p w14:paraId="6CA1AC0C" w14:textId="77777777" w:rsidR="007D09B7" w:rsidRDefault="00000000">
      <w:pPr>
        <w:pStyle w:val="BodyTex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7D09B7" w14:paraId="097CE6C4" w14:textId="77777777">
        <w:trPr>
          <w:tblHeader/>
        </w:trPr>
        <w:tc>
          <w:tcPr>
            <w:tcW w:w="1941" w:type="dxa"/>
          </w:tcPr>
          <w:p w14:paraId="11522F3D" w14:textId="77777777" w:rsidR="007D09B7" w:rsidRDefault="00000000">
            <w:r>
              <w:rPr>
                <w:b/>
                <w:bCs/>
              </w:rPr>
              <w:t>Registry</w:t>
            </w:r>
          </w:p>
        </w:tc>
        <w:tc>
          <w:tcPr>
            <w:tcW w:w="5823" w:type="dxa"/>
          </w:tcPr>
          <w:p w14:paraId="18EAF9C6" w14:textId="77777777" w:rsidR="007D09B7" w:rsidRDefault="00000000">
            <w:r>
              <w:rPr>
                <w:b/>
                <w:bCs/>
              </w:rPr>
              <w:t>ID</w:t>
            </w:r>
          </w:p>
        </w:tc>
      </w:tr>
      <w:tr w:rsidR="007D09B7" w14:paraId="254F6350" w14:textId="77777777">
        <w:tc>
          <w:tcPr>
            <w:tcW w:w="1941" w:type="dxa"/>
          </w:tcPr>
          <w:p w14:paraId="17ADABC5" w14:textId="77777777" w:rsidR="007D09B7" w:rsidRDefault="00000000">
            <w:r>
              <w:t>ClinicalTrials.gov</w:t>
            </w:r>
          </w:p>
        </w:tc>
        <w:tc>
          <w:tcPr>
            <w:tcW w:w="5823" w:type="dxa"/>
          </w:tcPr>
          <w:p w14:paraId="7CA371BD" w14:textId="77777777" w:rsidR="007D09B7" w:rsidRDefault="00000000">
            <w:r>
              <w:t>NCT05791630</w:t>
            </w:r>
          </w:p>
        </w:tc>
      </w:tr>
    </w:tbl>
    <w:p w14:paraId="71A1AD15" w14:textId="77777777" w:rsidR="007D09B7" w:rsidRDefault="00000000">
      <w:pPr>
        <w:pStyle w:val="BodyText"/>
      </w:pPr>
      <w:r>
        <w:rPr>
          <w:b/>
          <w:bCs/>
        </w:rPr>
        <w:t>SAP Version: 0.</w:t>
      </w:r>
      <w:del w:id="2" w:author="Inge Christoffer Olsen" w:date="2026-10-07T12:16:00Z" w16du:dateUtc="2026-10-07T10:16:00Z">
        <w:r w:rsidR="007D33E9">
          <w:rPr>
            <w:b/>
            <w:bCs/>
          </w:rPr>
          <w:delText>8, 11 September</w:delText>
        </w:r>
      </w:del>
      <w:ins w:id="3" w:author="Inge Christoffer Olsen" w:date="2026-10-07T12:16:00Z" w16du:dateUtc="2026-10-07T10:16:00Z">
        <w:r>
          <w:rPr>
            <w:b/>
            <w:bCs/>
          </w:rPr>
          <w:t>85, 6 October</w:t>
        </w:r>
      </w:ins>
      <w:r>
        <w:rPr>
          <w:b/>
          <w:bCs/>
        </w:rPr>
        <w:t xml:space="preserve"> 2026</w:t>
      </w:r>
    </w:p>
    <w:p w14:paraId="6279E13C" w14:textId="77777777" w:rsidR="007D09B7" w:rsidRDefault="00000000">
      <w:r>
        <w:br w:type="page"/>
      </w:r>
    </w:p>
    <w:p w14:paraId="78C29622" w14:textId="77777777" w:rsidR="007D09B7" w:rsidRDefault="00000000">
      <w:pPr>
        <w:pStyle w:val="Heading3NoTOC"/>
        <w:rPr>
          <w:rFonts w:hint="eastAsia"/>
        </w:rPr>
      </w:pPr>
      <w:bookmarkStart w:id="4" w:name="_Toc242267682"/>
      <w:bookmarkStart w:id="5" w:name="_Toc240344681"/>
      <w:r>
        <w:lastRenderedPageBreak/>
        <w:t>Table of Contents</w:t>
      </w:r>
      <w:bookmarkEnd w:id="4"/>
      <w:bookmarkEnd w:id="5"/>
    </w:p>
    <w:p w14:paraId="10EAAA08" w14:textId="77777777" w:rsidR="003254C3" w:rsidRDefault="007D33E9">
      <w:pPr>
        <w:pStyle w:val="TOC1"/>
        <w:rPr>
          <w:del w:id="6"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7" w:author="Inge Christoffer Olsen" w:date="2026-10-07T12:16:00Z" w16du:dateUtc="2026-10-07T10:16:00Z">
        <w:r>
          <w:fldChar w:fldCharType="begin"/>
        </w:r>
        <w:r>
          <w:delInstrText xml:space="preserve"> TOC \o "1-3" \h \z \u </w:delInstrText>
        </w:r>
        <w:r>
          <w:fldChar w:fldCharType="separate"/>
        </w:r>
        <w:r w:rsidR="003254C3">
          <w:fldChar w:fldCharType="begin"/>
        </w:r>
        <w:r w:rsidR="003254C3">
          <w:delInstrText>HYPERLINK \l "_Toc240344680"</w:delInstrText>
        </w:r>
        <w:r w:rsidR="003254C3">
          <w:fldChar w:fldCharType="separate"/>
        </w:r>
        <w:r w:rsidR="003254C3" w:rsidRPr="000025CF">
          <w:rPr>
            <w:rStyle w:val="Hyperlink"/>
          </w:rPr>
          <w:delText>Title Page</w:delText>
        </w:r>
        <w:r w:rsidR="003254C3">
          <w:rPr>
            <w:webHidden/>
          </w:rPr>
          <w:tab/>
        </w:r>
        <w:r w:rsidR="003254C3">
          <w:rPr>
            <w:webHidden/>
          </w:rPr>
          <w:fldChar w:fldCharType="begin"/>
        </w:r>
        <w:r w:rsidR="003254C3">
          <w:rPr>
            <w:webHidden/>
          </w:rPr>
          <w:delInstrText xml:space="preserve"> PAGEREF _Toc240344680 \h </w:delInstrText>
        </w:r>
        <w:r w:rsidR="003254C3">
          <w:rPr>
            <w:webHidden/>
          </w:rPr>
        </w:r>
        <w:r w:rsidR="003254C3">
          <w:rPr>
            <w:webHidden/>
          </w:rPr>
          <w:fldChar w:fldCharType="separate"/>
        </w:r>
        <w:r w:rsidR="003254C3">
          <w:rPr>
            <w:webHidden/>
          </w:rPr>
          <w:delText>1</w:delText>
        </w:r>
        <w:r w:rsidR="003254C3">
          <w:rPr>
            <w:webHidden/>
          </w:rPr>
          <w:fldChar w:fldCharType="end"/>
        </w:r>
        <w:r w:rsidR="003254C3">
          <w:fldChar w:fldCharType="end"/>
        </w:r>
      </w:del>
    </w:p>
    <w:p w14:paraId="1589B4D3" w14:textId="77777777" w:rsidR="003254C3" w:rsidRDefault="003254C3">
      <w:pPr>
        <w:pStyle w:val="TOC3"/>
        <w:rPr>
          <w:del w:id="8"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9" w:author="Inge Christoffer Olsen" w:date="2026-10-07T12:16:00Z" w16du:dateUtc="2026-10-07T10:16:00Z">
        <w:r>
          <w:fldChar w:fldCharType="begin"/>
        </w:r>
        <w:r>
          <w:delInstrText>HYPERLINK \l "_Toc240344681"</w:delInstrText>
        </w:r>
        <w:r>
          <w:fldChar w:fldCharType="separate"/>
        </w:r>
        <w:r w:rsidRPr="000025CF">
          <w:rPr>
            <w:rStyle w:val="Hyperlink"/>
          </w:rPr>
          <w:delText>Table of Contents</w:delText>
        </w:r>
        <w:r>
          <w:rPr>
            <w:webHidden/>
          </w:rPr>
          <w:tab/>
        </w:r>
        <w:r>
          <w:rPr>
            <w:webHidden/>
          </w:rPr>
          <w:fldChar w:fldCharType="begin"/>
        </w:r>
        <w:r>
          <w:rPr>
            <w:webHidden/>
          </w:rPr>
          <w:delInstrText xml:space="preserve"> PAGEREF _Toc240344681 \h </w:delInstrText>
        </w:r>
        <w:r>
          <w:rPr>
            <w:webHidden/>
          </w:rPr>
        </w:r>
        <w:r>
          <w:rPr>
            <w:webHidden/>
          </w:rPr>
          <w:fldChar w:fldCharType="separate"/>
        </w:r>
        <w:r>
          <w:rPr>
            <w:webHidden/>
          </w:rPr>
          <w:delText>1</w:delText>
        </w:r>
        <w:r>
          <w:rPr>
            <w:webHidden/>
          </w:rPr>
          <w:fldChar w:fldCharType="end"/>
        </w:r>
        <w:r>
          <w:fldChar w:fldCharType="end"/>
        </w:r>
      </w:del>
    </w:p>
    <w:p w14:paraId="5EEAB3CE" w14:textId="77777777" w:rsidR="003254C3" w:rsidRDefault="003254C3">
      <w:pPr>
        <w:pStyle w:val="TOC1"/>
        <w:rPr>
          <w:del w:id="10"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11" w:author="Inge Christoffer Olsen" w:date="2026-10-07T12:16:00Z" w16du:dateUtc="2026-10-07T10:16:00Z">
        <w:r>
          <w:fldChar w:fldCharType="begin"/>
        </w:r>
        <w:r>
          <w:delInstrText>HYPERLINK \l "_Toc240344682"</w:delInstrText>
        </w:r>
        <w:r>
          <w:fldChar w:fldCharType="separate"/>
        </w:r>
        <w:r w:rsidRPr="000025CF">
          <w:rPr>
            <w:rStyle w:val="Hyperlink"/>
          </w:rPr>
          <w:delText>Version History</w:delText>
        </w:r>
        <w:r>
          <w:rPr>
            <w:webHidden/>
          </w:rPr>
          <w:tab/>
        </w:r>
        <w:r>
          <w:rPr>
            <w:webHidden/>
          </w:rPr>
          <w:fldChar w:fldCharType="begin"/>
        </w:r>
        <w:r>
          <w:rPr>
            <w:webHidden/>
          </w:rPr>
          <w:delInstrText xml:space="preserve"> PAGEREF _Toc240344682 \h </w:delInstrText>
        </w:r>
        <w:r>
          <w:rPr>
            <w:webHidden/>
          </w:rPr>
        </w:r>
        <w:r>
          <w:rPr>
            <w:webHidden/>
          </w:rPr>
          <w:fldChar w:fldCharType="separate"/>
        </w:r>
        <w:r>
          <w:rPr>
            <w:webHidden/>
          </w:rPr>
          <w:delText>1</w:delText>
        </w:r>
        <w:r>
          <w:rPr>
            <w:webHidden/>
          </w:rPr>
          <w:fldChar w:fldCharType="end"/>
        </w:r>
        <w:r>
          <w:fldChar w:fldCharType="end"/>
        </w:r>
      </w:del>
    </w:p>
    <w:p w14:paraId="6D00C5AB" w14:textId="77777777" w:rsidR="003254C3" w:rsidRDefault="003254C3">
      <w:pPr>
        <w:pStyle w:val="TOC1"/>
        <w:rPr>
          <w:del w:id="12"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13" w:author="Inge Christoffer Olsen" w:date="2026-10-07T12:16:00Z" w16du:dateUtc="2026-10-07T10:16:00Z">
        <w:r>
          <w:fldChar w:fldCharType="begin"/>
        </w:r>
        <w:r>
          <w:delInstrText>HYPERLINK \l "_Toc240344683"</w:delInstrText>
        </w:r>
        <w:r>
          <w:fldChar w:fldCharType="separate"/>
        </w:r>
        <w:r w:rsidRPr="000025CF">
          <w:rPr>
            <w:rStyle w:val="Hyperlink"/>
          </w:rPr>
          <w:delText>List of Abbreviations [and Definitions of Terms]</w:delText>
        </w:r>
        <w:r>
          <w:rPr>
            <w:webHidden/>
          </w:rPr>
          <w:tab/>
        </w:r>
        <w:r>
          <w:rPr>
            <w:webHidden/>
          </w:rPr>
          <w:fldChar w:fldCharType="begin"/>
        </w:r>
        <w:r>
          <w:rPr>
            <w:webHidden/>
          </w:rPr>
          <w:delInstrText xml:space="preserve"> PAGEREF _Toc240344683 \h </w:delInstrText>
        </w:r>
        <w:r>
          <w:rPr>
            <w:webHidden/>
          </w:rPr>
        </w:r>
        <w:r>
          <w:rPr>
            <w:webHidden/>
          </w:rPr>
          <w:fldChar w:fldCharType="separate"/>
        </w:r>
        <w:r>
          <w:rPr>
            <w:webHidden/>
          </w:rPr>
          <w:delText>1</w:delText>
        </w:r>
        <w:r>
          <w:rPr>
            <w:webHidden/>
          </w:rPr>
          <w:fldChar w:fldCharType="end"/>
        </w:r>
        <w:r>
          <w:fldChar w:fldCharType="end"/>
        </w:r>
      </w:del>
    </w:p>
    <w:p w14:paraId="51AC172C" w14:textId="77777777" w:rsidR="003254C3" w:rsidRDefault="003254C3">
      <w:pPr>
        <w:pStyle w:val="TOC1"/>
        <w:rPr>
          <w:del w:id="14"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15" w:author="Inge Christoffer Olsen" w:date="2026-10-07T12:16:00Z" w16du:dateUtc="2026-10-07T10:16:00Z">
        <w:r>
          <w:fldChar w:fldCharType="begin"/>
        </w:r>
        <w:r>
          <w:delInstrText>HYPERLINK \l "_Toc240344684"</w:delInstrText>
        </w:r>
        <w:r>
          <w:fldChar w:fldCharType="separate"/>
        </w:r>
        <w:r w:rsidRPr="000025CF">
          <w:rPr>
            <w:rStyle w:val="Hyperlink"/>
          </w:rPr>
          <w:delText>1. Introduction</w:delText>
        </w:r>
        <w:r>
          <w:rPr>
            <w:webHidden/>
          </w:rPr>
          <w:tab/>
        </w:r>
        <w:r>
          <w:rPr>
            <w:webHidden/>
          </w:rPr>
          <w:fldChar w:fldCharType="begin"/>
        </w:r>
        <w:r>
          <w:rPr>
            <w:webHidden/>
          </w:rPr>
          <w:delInstrText xml:space="preserve"> PAGEREF _Toc240344684 \h </w:delInstrText>
        </w:r>
        <w:r>
          <w:rPr>
            <w:webHidden/>
          </w:rPr>
        </w:r>
        <w:r>
          <w:rPr>
            <w:webHidden/>
          </w:rPr>
          <w:fldChar w:fldCharType="separate"/>
        </w:r>
        <w:r>
          <w:rPr>
            <w:webHidden/>
          </w:rPr>
          <w:delText>1</w:delText>
        </w:r>
        <w:r>
          <w:rPr>
            <w:webHidden/>
          </w:rPr>
          <w:fldChar w:fldCharType="end"/>
        </w:r>
        <w:r>
          <w:fldChar w:fldCharType="end"/>
        </w:r>
      </w:del>
    </w:p>
    <w:p w14:paraId="5201DBF5" w14:textId="77777777" w:rsidR="003254C3" w:rsidRDefault="003254C3">
      <w:pPr>
        <w:pStyle w:val="TOC2"/>
        <w:rPr>
          <w:del w:id="16"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17" w:author="Inge Christoffer Olsen" w:date="2026-10-07T12:16:00Z" w16du:dateUtc="2026-10-07T10:16:00Z">
        <w:r>
          <w:fldChar w:fldCharType="begin"/>
        </w:r>
        <w:r>
          <w:delInstrText>HYPERLINK \l "_Toc240344685"</w:delInstrText>
        </w:r>
        <w:r>
          <w:fldChar w:fldCharType="separate"/>
        </w:r>
        <w:r w:rsidRPr="000025CF">
          <w:rPr>
            <w:rStyle w:val="Hyperlink"/>
          </w:rPr>
          <w:delText>1.1 Objectives, Endpoints, and Estimands</w:delText>
        </w:r>
        <w:r>
          <w:rPr>
            <w:webHidden/>
          </w:rPr>
          <w:tab/>
        </w:r>
        <w:r>
          <w:rPr>
            <w:webHidden/>
          </w:rPr>
          <w:fldChar w:fldCharType="begin"/>
        </w:r>
        <w:r>
          <w:rPr>
            <w:webHidden/>
          </w:rPr>
          <w:delInstrText xml:space="preserve"> PAGEREF _Toc240344685 \h </w:delInstrText>
        </w:r>
        <w:r>
          <w:rPr>
            <w:webHidden/>
          </w:rPr>
        </w:r>
        <w:r>
          <w:rPr>
            <w:webHidden/>
          </w:rPr>
          <w:fldChar w:fldCharType="separate"/>
        </w:r>
        <w:r>
          <w:rPr>
            <w:webHidden/>
          </w:rPr>
          <w:delText>1</w:delText>
        </w:r>
        <w:r>
          <w:rPr>
            <w:webHidden/>
          </w:rPr>
          <w:fldChar w:fldCharType="end"/>
        </w:r>
        <w:r>
          <w:fldChar w:fldCharType="end"/>
        </w:r>
      </w:del>
    </w:p>
    <w:p w14:paraId="2C603234" w14:textId="77777777" w:rsidR="003254C3" w:rsidRDefault="003254C3">
      <w:pPr>
        <w:pStyle w:val="TOC2"/>
        <w:rPr>
          <w:del w:id="18"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19" w:author="Inge Christoffer Olsen" w:date="2026-10-07T12:16:00Z" w16du:dateUtc="2026-10-07T10:16:00Z">
        <w:r>
          <w:fldChar w:fldCharType="begin"/>
        </w:r>
        <w:r>
          <w:delInstrText>HYPERLINK \l "_Toc240344686"</w:delInstrText>
        </w:r>
        <w:r>
          <w:fldChar w:fldCharType="separate"/>
        </w:r>
        <w:r w:rsidRPr="000025CF">
          <w:rPr>
            <w:rStyle w:val="Hyperlink"/>
          </w:rPr>
          <w:delText>1.2 Estimand for Primary Objective</w:delText>
        </w:r>
        <w:r>
          <w:rPr>
            <w:webHidden/>
          </w:rPr>
          <w:tab/>
        </w:r>
        <w:r>
          <w:rPr>
            <w:webHidden/>
          </w:rPr>
          <w:fldChar w:fldCharType="begin"/>
        </w:r>
        <w:r>
          <w:rPr>
            <w:webHidden/>
          </w:rPr>
          <w:delInstrText xml:space="preserve"> PAGEREF _Toc240344686 \h </w:delInstrText>
        </w:r>
        <w:r>
          <w:rPr>
            <w:webHidden/>
          </w:rPr>
        </w:r>
        <w:r>
          <w:rPr>
            <w:webHidden/>
          </w:rPr>
          <w:fldChar w:fldCharType="separate"/>
        </w:r>
        <w:r>
          <w:rPr>
            <w:webHidden/>
          </w:rPr>
          <w:delText>1</w:delText>
        </w:r>
        <w:r>
          <w:rPr>
            <w:webHidden/>
          </w:rPr>
          <w:fldChar w:fldCharType="end"/>
        </w:r>
        <w:r>
          <w:fldChar w:fldCharType="end"/>
        </w:r>
      </w:del>
    </w:p>
    <w:p w14:paraId="0172B376" w14:textId="77777777" w:rsidR="003254C3" w:rsidRDefault="003254C3">
      <w:pPr>
        <w:pStyle w:val="TOC2"/>
        <w:rPr>
          <w:del w:id="20"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21" w:author="Inge Christoffer Olsen" w:date="2026-10-07T12:16:00Z" w16du:dateUtc="2026-10-07T10:16:00Z">
        <w:r>
          <w:fldChar w:fldCharType="begin"/>
        </w:r>
        <w:r>
          <w:delInstrText>HYPERLINK \l "_Toc240344687"</w:delInstrText>
        </w:r>
        <w:r>
          <w:fldChar w:fldCharType="separate"/>
        </w:r>
        <w:r w:rsidRPr="000025CF">
          <w:rPr>
            <w:rStyle w:val="Hyperlink"/>
          </w:rPr>
          <w:delText>1.3 Estimands for Secondary Objectives</w:delText>
        </w:r>
        <w:r>
          <w:rPr>
            <w:webHidden/>
          </w:rPr>
          <w:tab/>
        </w:r>
        <w:r>
          <w:rPr>
            <w:webHidden/>
          </w:rPr>
          <w:fldChar w:fldCharType="begin"/>
        </w:r>
        <w:r>
          <w:rPr>
            <w:webHidden/>
          </w:rPr>
          <w:delInstrText xml:space="preserve"> PAGEREF _Toc240344687 \h </w:delInstrText>
        </w:r>
        <w:r>
          <w:rPr>
            <w:webHidden/>
          </w:rPr>
        </w:r>
        <w:r>
          <w:rPr>
            <w:webHidden/>
          </w:rPr>
          <w:fldChar w:fldCharType="separate"/>
        </w:r>
        <w:r>
          <w:rPr>
            <w:webHidden/>
          </w:rPr>
          <w:delText>1</w:delText>
        </w:r>
        <w:r>
          <w:rPr>
            <w:webHidden/>
          </w:rPr>
          <w:fldChar w:fldCharType="end"/>
        </w:r>
        <w:r>
          <w:fldChar w:fldCharType="end"/>
        </w:r>
      </w:del>
    </w:p>
    <w:p w14:paraId="285B5CAF" w14:textId="77777777" w:rsidR="003254C3" w:rsidRDefault="003254C3">
      <w:pPr>
        <w:pStyle w:val="TOC2"/>
        <w:rPr>
          <w:del w:id="22"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23" w:author="Inge Christoffer Olsen" w:date="2026-10-07T12:16:00Z" w16du:dateUtc="2026-10-07T10:16:00Z">
        <w:r>
          <w:fldChar w:fldCharType="begin"/>
        </w:r>
        <w:r>
          <w:delInstrText>HYPERLINK \l "_Toc240344688"</w:delInstrText>
        </w:r>
        <w:r>
          <w:fldChar w:fldCharType="separate"/>
        </w:r>
        <w:r w:rsidRPr="000025CF">
          <w:rPr>
            <w:rStyle w:val="Hyperlink"/>
          </w:rPr>
          <w:delText>1.4 Study Design</w:delText>
        </w:r>
        <w:r>
          <w:rPr>
            <w:webHidden/>
          </w:rPr>
          <w:tab/>
        </w:r>
        <w:r>
          <w:rPr>
            <w:webHidden/>
          </w:rPr>
          <w:fldChar w:fldCharType="begin"/>
        </w:r>
        <w:r>
          <w:rPr>
            <w:webHidden/>
          </w:rPr>
          <w:delInstrText xml:space="preserve"> PAGEREF _Toc240344688 \h </w:delInstrText>
        </w:r>
        <w:r>
          <w:rPr>
            <w:webHidden/>
          </w:rPr>
        </w:r>
        <w:r>
          <w:rPr>
            <w:webHidden/>
          </w:rPr>
          <w:fldChar w:fldCharType="separate"/>
        </w:r>
        <w:r>
          <w:rPr>
            <w:webHidden/>
          </w:rPr>
          <w:delText>1</w:delText>
        </w:r>
        <w:r>
          <w:rPr>
            <w:webHidden/>
          </w:rPr>
          <w:fldChar w:fldCharType="end"/>
        </w:r>
        <w:r>
          <w:fldChar w:fldCharType="end"/>
        </w:r>
      </w:del>
    </w:p>
    <w:p w14:paraId="53FF5C7F" w14:textId="77777777" w:rsidR="003254C3" w:rsidRDefault="003254C3">
      <w:pPr>
        <w:pStyle w:val="TOC1"/>
        <w:rPr>
          <w:del w:id="24"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25" w:author="Inge Christoffer Olsen" w:date="2026-10-07T12:16:00Z" w16du:dateUtc="2026-10-07T10:16:00Z">
        <w:r>
          <w:fldChar w:fldCharType="begin"/>
        </w:r>
        <w:r>
          <w:delInstrText>HYPERLINK \l "_Toc240344689"</w:delInstrText>
        </w:r>
        <w:r>
          <w:fldChar w:fldCharType="separate"/>
        </w:r>
        <w:r w:rsidRPr="000025CF">
          <w:rPr>
            <w:rStyle w:val="Hyperlink"/>
          </w:rPr>
          <w:delText>2. General Considerations</w:delText>
        </w:r>
        <w:r>
          <w:rPr>
            <w:webHidden/>
          </w:rPr>
          <w:tab/>
        </w:r>
        <w:r>
          <w:rPr>
            <w:webHidden/>
          </w:rPr>
          <w:fldChar w:fldCharType="begin"/>
        </w:r>
        <w:r>
          <w:rPr>
            <w:webHidden/>
          </w:rPr>
          <w:delInstrText xml:space="preserve"> PAGEREF _Toc240344689 \h </w:delInstrText>
        </w:r>
        <w:r>
          <w:rPr>
            <w:webHidden/>
          </w:rPr>
        </w:r>
        <w:r>
          <w:rPr>
            <w:webHidden/>
          </w:rPr>
          <w:fldChar w:fldCharType="separate"/>
        </w:r>
        <w:r>
          <w:rPr>
            <w:webHidden/>
          </w:rPr>
          <w:delText>1</w:delText>
        </w:r>
        <w:r>
          <w:rPr>
            <w:webHidden/>
          </w:rPr>
          <w:fldChar w:fldCharType="end"/>
        </w:r>
        <w:r>
          <w:fldChar w:fldCharType="end"/>
        </w:r>
      </w:del>
    </w:p>
    <w:p w14:paraId="068C5EF3" w14:textId="77777777" w:rsidR="003254C3" w:rsidRDefault="003254C3">
      <w:pPr>
        <w:pStyle w:val="TOC2"/>
        <w:rPr>
          <w:del w:id="26"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27" w:author="Inge Christoffer Olsen" w:date="2026-10-07T12:16:00Z" w16du:dateUtc="2026-10-07T10:16:00Z">
        <w:r>
          <w:fldChar w:fldCharType="begin"/>
        </w:r>
        <w:r>
          <w:delInstrText>HYPERLINK \l "_Toc240344690"</w:delInstrText>
        </w:r>
        <w:r>
          <w:fldChar w:fldCharType="separate"/>
        </w:r>
        <w:r w:rsidRPr="000025CF">
          <w:rPr>
            <w:rStyle w:val="Hyperlink"/>
          </w:rPr>
          <w:delText>2.1 Statistical Hypotheses and Conclusion Criteria</w:delText>
        </w:r>
        <w:r>
          <w:rPr>
            <w:webHidden/>
          </w:rPr>
          <w:tab/>
        </w:r>
        <w:r>
          <w:rPr>
            <w:webHidden/>
          </w:rPr>
          <w:fldChar w:fldCharType="begin"/>
        </w:r>
        <w:r>
          <w:rPr>
            <w:webHidden/>
          </w:rPr>
          <w:delInstrText xml:space="preserve"> PAGEREF _Toc240344690 \h </w:delInstrText>
        </w:r>
        <w:r>
          <w:rPr>
            <w:webHidden/>
          </w:rPr>
        </w:r>
        <w:r>
          <w:rPr>
            <w:webHidden/>
          </w:rPr>
          <w:fldChar w:fldCharType="separate"/>
        </w:r>
        <w:r>
          <w:rPr>
            <w:webHidden/>
          </w:rPr>
          <w:delText>1</w:delText>
        </w:r>
        <w:r>
          <w:rPr>
            <w:webHidden/>
          </w:rPr>
          <w:fldChar w:fldCharType="end"/>
        </w:r>
        <w:r>
          <w:fldChar w:fldCharType="end"/>
        </w:r>
      </w:del>
    </w:p>
    <w:p w14:paraId="5223543D" w14:textId="77777777" w:rsidR="003254C3" w:rsidRDefault="003254C3">
      <w:pPr>
        <w:pStyle w:val="TOC2"/>
        <w:rPr>
          <w:del w:id="28"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29" w:author="Inge Christoffer Olsen" w:date="2026-10-07T12:16:00Z" w16du:dateUtc="2026-10-07T10:16:00Z">
        <w:r>
          <w:fldChar w:fldCharType="begin"/>
        </w:r>
        <w:r>
          <w:delInstrText>HYPERLINK \l "_Toc240344691"</w:delInstrText>
        </w:r>
        <w:r>
          <w:fldChar w:fldCharType="separate"/>
        </w:r>
        <w:r w:rsidRPr="000025CF">
          <w:rPr>
            <w:rStyle w:val="Hyperlink"/>
          </w:rPr>
          <w:delText>2.2 Multiplicity Adjustment</w:delText>
        </w:r>
        <w:r>
          <w:rPr>
            <w:webHidden/>
          </w:rPr>
          <w:tab/>
        </w:r>
        <w:r>
          <w:rPr>
            <w:webHidden/>
          </w:rPr>
          <w:fldChar w:fldCharType="begin"/>
        </w:r>
        <w:r>
          <w:rPr>
            <w:webHidden/>
          </w:rPr>
          <w:delInstrText xml:space="preserve"> PAGEREF _Toc240344691 \h </w:delInstrText>
        </w:r>
        <w:r>
          <w:rPr>
            <w:webHidden/>
          </w:rPr>
        </w:r>
        <w:r>
          <w:rPr>
            <w:webHidden/>
          </w:rPr>
          <w:fldChar w:fldCharType="separate"/>
        </w:r>
        <w:r>
          <w:rPr>
            <w:webHidden/>
          </w:rPr>
          <w:delText>1</w:delText>
        </w:r>
        <w:r>
          <w:rPr>
            <w:webHidden/>
          </w:rPr>
          <w:fldChar w:fldCharType="end"/>
        </w:r>
        <w:r>
          <w:fldChar w:fldCharType="end"/>
        </w:r>
      </w:del>
    </w:p>
    <w:p w14:paraId="30637856" w14:textId="77777777" w:rsidR="003254C3" w:rsidRDefault="003254C3">
      <w:pPr>
        <w:pStyle w:val="TOC2"/>
        <w:rPr>
          <w:del w:id="30"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31" w:author="Inge Christoffer Olsen" w:date="2026-10-07T12:16:00Z" w16du:dateUtc="2026-10-07T10:16:00Z">
        <w:r>
          <w:fldChar w:fldCharType="begin"/>
        </w:r>
        <w:r>
          <w:delInstrText>HYPERLINK \l "_Toc240344692"</w:delInstrText>
        </w:r>
        <w:r>
          <w:fldChar w:fldCharType="separate"/>
        </w:r>
        <w:r w:rsidRPr="000025CF">
          <w:rPr>
            <w:rStyle w:val="Hyperlink"/>
          </w:rPr>
          <w:delText>2.3 Impact of Intercurrent Events Strategies</w:delText>
        </w:r>
        <w:r>
          <w:rPr>
            <w:webHidden/>
          </w:rPr>
          <w:tab/>
        </w:r>
        <w:r>
          <w:rPr>
            <w:webHidden/>
          </w:rPr>
          <w:fldChar w:fldCharType="begin"/>
        </w:r>
        <w:r>
          <w:rPr>
            <w:webHidden/>
          </w:rPr>
          <w:delInstrText xml:space="preserve"> PAGEREF _Toc240344692 \h </w:delInstrText>
        </w:r>
        <w:r>
          <w:rPr>
            <w:webHidden/>
          </w:rPr>
        </w:r>
        <w:r>
          <w:rPr>
            <w:webHidden/>
          </w:rPr>
          <w:fldChar w:fldCharType="separate"/>
        </w:r>
        <w:r>
          <w:rPr>
            <w:webHidden/>
          </w:rPr>
          <w:delText>1</w:delText>
        </w:r>
        <w:r>
          <w:rPr>
            <w:webHidden/>
          </w:rPr>
          <w:fldChar w:fldCharType="end"/>
        </w:r>
        <w:r>
          <w:fldChar w:fldCharType="end"/>
        </w:r>
      </w:del>
    </w:p>
    <w:p w14:paraId="730C3C5A" w14:textId="77777777" w:rsidR="003254C3" w:rsidRDefault="003254C3">
      <w:pPr>
        <w:pStyle w:val="TOC2"/>
        <w:rPr>
          <w:del w:id="32"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33" w:author="Inge Christoffer Olsen" w:date="2026-10-07T12:16:00Z" w16du:dateUtc="2026-10-07T10:16:00Z">
        <w:r>
          <w:fldChar w:fldCharType="begin"/>
        </w:r>
        <w:r>
          <w:delInstrText>HYPERLINK \l "_Toc240344693"</w:delInstrText>
        </w:r>
        <w:r>
          <w:fldChar w:fldCharType="separate"/>
        </w:r>
        <w:r w:rsidRPr="000025CF">
          <w:rPr>
            <w:rStyle w:val="Hyperlink"/>
          </w:rPr>
          <w:delText>2.4 Handling of Missing Data</w:delText>
        </w:r>
        <w:r>
          <w:rPr>
            <w:webHidden/>
          </w:rPr>
          <w:tab/>
        </w:r>
        <w:r>
          <w:rPr>
            <w:webHidden/>
          </w:rPr>
          <w:fldChar w:fldCharType="begin"/>
        </w:r>
        <w:r>
          <w:rPr>
            <w:webHidden/>
          </w:rPr>
          <w:delInstrText xml:space="preserve"> PAGEREF _Toc240344693 \h </w:delInstrText>
        </w:r>
        <w:r>
          <w:rPr>
            <w:webHidden/>
          </w:rPr>
        </w:r>
        <w:r>
          <w:rPr>
            <w:webHidden/>
          </w:rPr>
          <w:fldChar w:fldCharType="separate"/>
        </w:r>
        <w:r>
          <w:rPr>
            <w:webHidden/>
          </w:rPr>
          <w:delText>1</w:delText>
        </w:r>
        <w:r>
          <w:rPr>
            <w:webHidden/>
          </w:rPr>
          <w:fldChar w:fldCharType="end"/>
        </w:r>
        <w:r>
          <w:fldChar w:fldCharType="end"/>
        </w:r>
      </w:del>
    </w:p>
    <w:p w14:paraId="377442FB" w14:textId="77777777" w:rsidR="003254C3" w:rsidRDefault="003254C3">
      <w:pPr>
        <w:pStyle w:val="TOC1"/>
        <w:rPr>
          <w:del w:id="34"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35" w:author="Inge Christoffer Olsen" w:date="2026-10-07T12:16:00Z" w16du:dateUtc="2026-10-07T10:16:00Z">
        <w:r>
          <w:fldChar w:fldCharType="begin"/>
        </w:r>
        <w:r>
          <w:delInstrText>HYPERLINK \l "_Toc240344694"</w:delInstrText>
        </w:r>
        <w:r>
          <w:fldChar w:fldCharType="separate"/>
        </w:r>
        <w:r w:rsidRPr="000025CF">
          <w:rPr>
            <w:rStyle w:val="Hyperlink"/>
          </w:rPr>
          <w:delText>3. Analysis Sets</w:delText>
        </w:r>
        <w:r>
          <w:rPr>
            <w:webHidden/>
          </w:rPr>
          <w:tab/>
        </w:r>
        <w:r>
          <w:rPr>
            <w:webHidden/>
          </w:rPr>
          <w:fldChar w:fldCharType="begin"/>
        </w:r>
        <w:r>
          <w:rPr>
            <w:webHidden/>
          </w:rPr>
          <w:delInstrText xml:space="preserve"> PAGEREF _Toc240344694 \h </w:delInstrText>
        </w:r>
        <w:r>
          <w:rPr>
            <w:webHidden/>
          </w:rPr>
        </w:r>
        <w:r>
          <w:rPr>
            <w:webHidden/>
          </w:rPr>
          <w:fldChar w:fldCharType="separate"/>
        </w:r>
        <w:r>
          <w:rPr>
            <w:webHidden/>
          </w:rPr>
          <w:delText>1</w:delText>
        </w:r>
        <w:r>
          <w:rPr>
            <w:webHidden/>
          </w:rPr>
          <w:fldChar w:fldCharType="end"/>
        </w:r>
        <w:r>
          <w:fldChar w:fldCharType="end"/>
        </w:r>
      </w:del>
    </w:p>
    <w:p w14:paraId="023A5B73" w14:textId="77777777" w:rsidR="003254C3" w:rsidRDefault="003254C3">
      <w:pPr>
        <w:pStyle w:val="TOC1"/>
        <w:rPr>
          <w:del w:id="36"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37" w:author="Inge Christoffer Olsen" w:date="2026-10-07T12:16:00Z" w16du:dateUtc="2026-10-07T10:16:00Z">
        <w:r>
          <w:fldChar w:fldCharType="begin"/>
        </w:r>
        <w:r>
          <w:delInstrText>HYPERLINK \l "_Toc240344695"</w:delInstrText>
        </w:r>
        <w:r>
          <w:fldChar w:fldCharType="separate"/>
        </w:r>
        <w:r w:rsidRPr="000025CF">
          <w:rPr>
            <w:rStyle w:val="Hyperlink"/>
          </w:rPr>
          <w:delText>4. Analyses Supporting Primary Objective(s)</w:delText>
        </w:r>
        <w:r>
          <w:rPr>
            <w:webHidden/>
          </w:rPr>
          <w:tab/>
        </w:r>
        <w:r>
          <w:rPr>
            <w:webHidden/>
          </w:rPr>
          <w:fldChar w:fldCharType="begin"/>
        </w:r>
        <w:r>
          <w:rPr>
            <w:webHidden/>
          </w:rPr>
          <w:delInstrText xml:space="preserve"> PAGEREF _Toc240344695 \h </w:delInstrText>
        </w:r>
        <w:r>
          <w:rPr>
            <w:webHidden/>
          </w:rPr>
        </w:r>
        <w:r>
          <w:rPr>
            <w:webHidden/>
          </w:rPr>
          <w:fldChar w:fldCharType="separate"/>
        </w:r>
        <w:r>
          <w:rPr>
            <w:webHidden/>
          </w:rPr>
          <w:delText>1</w:delText>
        </w:r>
        <w:r>
          <w:rPr>
            <w:webHidden/>
          </w:rPr>
          <w:fldChar w:fldCharType="end"/>
        </w:r>
        <w:r>
          <w:fldChar w:fldCharType="end"/>
        </w:r>
      </w:del>
    </w:p>
    <w:p w14:paraId="13D2EA1A" w14:textId="77777777" w:rsidR="003254C3" w:rsidRDefault="003254C3">
      <w:pPr>
        <w:pStyle w:val="TOC2"/>
        <w:rPr>
          <w:del w:id="38"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39" w:author="Inge Christoffer Olsen" w:date="2026-10-07T12:16:00Z" w16du:dateUtc="2026-10-07T10:16:00Z">
        <w:r>
          <w:fldChar w:fldCharType="begin"/>
        </w:r>
        <w:r>
          <w:delInstrText>HYPERLINK \l "_Toc240344696"</w:delInstrText>
        </w:r>
        <w:r>
          <w:fldChar w:fldCharType="separate"/>
        </w:r>
        <w:r w:rsidRPr="000025CF">
          <w:rPr>
            <w:rStyle w:val="Hyperlink"/>
          </w:rPr>
          <w:delText>4.1 Primary Estimand</w:delText>
        </w:r>
        <w:r>
          <w:rPr>
            <w:webHidden/>
          </w:rPr>
          <w:tab/>
        </w:r>
        <w:r>
          <w:rPr>
            <w:webHidden/>
          </w:rPr>
          <w:fldChar w:fldCharType="begin"/>
        </w:r>
        <w:r>
          <w:rPr>
            <w:webHidden/>
          </w:rPr>
          <w:delInstrText xml:space="preserve"> PAGEREF _Toc240344696 \h </w:delInstrText>
        </w:r>
        <w:r>
          <w:rPr>
            <w:webHidden/>
          </w:rPr>
        </w:r>
        <w:r>
          <w:rPr>
            <w:webHidden/>
          </w:rPr>
          <w:fldChar w:fldCharType="separate"/>
        </w:r>
        <w:r>
          <w:rPr>
            <w:webHidden/>
          </w:rPr>
          <w:delText>1</w:delText>
        </w:r>
        <w:r>
          <w:rPr>
            <w:webHidden/>
          </w:rPr>
          <w:fldChar w:fldCharType="end"/>
        </w:r>
        <w:r>
          <w:fldChar w:fldCharType="end"/>
        </w:r>
      </w:del>
    </w:p>
    <w:p w14:paraId="1D6B9814" w14:textId="77777777" w:rsidR="003254C3" w:rsidRDefault="003254C3">
      <w:pPr>
        <w:pStyle w:val="TOC3"/>
        <w:rPr>
          <w:del w:id="40"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41" w:author="Inge Christoffer Olsen" w:date="2026-10-07T12:16:00Z" w16du:dateUtc="2026-10-07T10:16:00Z">
        <w:r>
          <w:fldChar w:fldCharType="begin"/>
        </w:r>
        <w:r>
          <w:delInstrText>HYPERLINK \l "_Toc240344697"</w:delInstrText>
        </w:r>
        <w:r>
          <w:fldChar w:fldCharType="separate"/>
        </w:r>
        <w:r w:rsidRPr="000025CF">
          <w:rPr>
            <w:rStyle w:val="Hyperlink"/>
          </w:rPr>
          <w:delText>4.1.1 Definition of Endpoint(s)</w:delText>
        </w:r>
        <w:r>
          <w:rPr>
            <w:webHidden/>
          </w:rPr>
          <w:tab/>
        </w:r>
        <w:r>
          <w:rPr>
            <w:webHidden/>
          </w:rPr>
          <w:fldChar w:fldCharType="begin"/>
        </w:r>
        <w:r>
          <w:rPr>
            <w:webHidden/>
          </w:rPr>
          <w:delInstrText xml:space="preserve"> PAGEREF _Toc240344697 \h </w:delInstrText>
        </w:r>
        <w:r>
          <w:rPr>
            <w:webHidden/>
          </w:rPr>
        </w:r>
        <w:r>
          <w:rPr>
            <w:webHidden/>
          </w:rPr>
          <w:fldChar w:fldCharType="separate"/>
        </w:r>
        <w:r>
          <w:rPr>
            <w:webHidden/>
          </w:rPr>
          <w:delText>1</w:delText>
        </w:r>
        <w:r>
          <w:rPr>
            <w:webHidden/>
          </w:rPr>
          <w:fldChar w:fldCharType="end"/>
        </w:r>
        <w:r>
          <w:fldChar w:fldCharType="end"/>
        </w:r>
      </w:del>
    </w:p>
    <w:p w14:paraId="43B5FD53" w14:textId="77777777" w:rsidR="003254C3" w:rsidRDefault="003254C3">
      <w:pPr>
        <w:pStyle w:val="TOC3"/>
        <w:rPr>
          <w:del w:id="42"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43" w:author="Inge Christoffer Olsen" w:date="2026-10-07T12:16:00Z" w16du:dateUtc="2026-10-07T10:16:00Z">
        <w:r>
          <w:fldChar w:fldCharType="begin"/>
        </w:r>
        <w:r>
          <w:delInstrText>HYPERLINK \l "_Toc240344698"</w:delInstrText>
        </w:r>
        <w:r>
          <w:fldChar w:fldCharType="separate"/>
        </w:r>
        <w:r w:rsidRPr="000025CF">
          <w:rPr>
            <w:rStyle w:val="Hyperlink"/>
          </w:rPr>
          <w:delText>4.1.2 Main Analytical Approach</w:delText>
        </w:r>
        <w:r>
          <w:rPr>
            <w:webHidden/>
          </w:rPr>
          <w:tab/>
        </w:r>
        <w:r>
          <w:rPr>
            <w:webHidden/>
          </w:rPr>
          <w:fldChar w:fldCharType="begin"/>
        </w:r>
        <w:r>
          <w:rPr>
            <w:webHidden/>
          </w:rPr>
          <w:delInstrText xml:space="preserve"> PAGEREF _Toc240344698 \h </w:delInstrText>
        </w:r>
        <w:r>
          <w:rPr>
            <w:webHidden/>
          </w:rPr>
        </w:r>
        <w:r>
          <w:rPr>
            <w:webHidden/>
          </w:rPr>
          <w:fldChar w:fldCharType="separate"/>
        </w:r>
        <w:r>
          <w:rPr>
            <w:webHidden/>
          </w:rPr>
          <w:delText>1</w:delText>
        </w:r>
        <w:r>
          <w:rPr>
            <w:webHidden/>
          </w:rPr>
          <w:fldChar w:fldCharType="end"/>
        </w:r>
        <w:r>
          <w:fldChar w:fldCharType="end"/>
        </w:r>
      </w:del>
    </w:p>
    <w:p w14:paraId="37C42CA0" w14:textId="77777777" w:rsidR="003254C3" w:rsidRDefault="003254C3">
      <w:pPr>
        <w:pStyle w:val="TOC3"/>
        <w:rPr>
          <w:del w:id="44"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45" w:author="Inge Christoffer Olsen" w:date="2026-10-07T12:16:00Z" w16du:dateUtc="2026-10-07T10:16:00Z">
        <w:r>
          <w:fldChar w:fldCharType="begin"/>
        </w:r>
        <w:r>
          <w:delInstrText>HYPERLINK \l "_Toc240344699"</w:delInstrText>
        </w:r>
        <w:r>
          <w:fldChar w:fldCharType="separate"/>
        </w:r>
        <w:r w:rsidRPr="000025CF">
          <w:rPr>
            <w:rStyle w:val="Hyperlink"/>
          </w:rPr>
          <w:delText>4.1.3 Adjustment for covariates</w:delText>
        </w:r>
        <w:r>
          <w:rPr>
            <w:webHidden/>
          </w:rPr>
          <w:tab/>
        </w:r>
        <w:r>
          <w:rPr>
            <w:webHidden/>
          </w:rPr>
          <w:fldChar w:fldCharType="begin"/>
        </w:r>
        <w:r>
          <w:rPr>
            <w:webHidden/>
          </w:rPr>
          <w:delInstrText xml:space="preserve"> PAGEREF _Toc240344699 \h </w:delInstrText>
        </w:r>
        <w:r>
          <w:rPr>
            <w:webHidden/>
          </w:rPr>
        </w:r>
        <w:r>
          <w:rPr>
            <w:webHidden/>
          </w:rPr>
          <w:fldChar w:fldCharType="separate"/>
        </w:r>
        <w:r>
          <w:rPr>
            <w:webHidden/>
          </w:rPr>
          <w:delText>1</w:delText>
        </w:r>
        <w:r>
          <w:rPr>
            <w:webHidden/>
          </w:rPr>
          <w:fldChar w:fldCharType="end"/>
        </w:r>
        <w:r>
          <w:fldChar w:fldCharType="end"/>
        </w:r>
      </w:del>
    </w:p>
    <w:p w14:paraId="7BF0B6EF" w14:textId="77777777" w:rsidR="003254C3" w:rsidRDefault="003254C3">
      <w:pPr>
        <w:pStyle w:val="TOC3"/>
        <w:rPr>
          <w:del w:id="46"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47" w:author="Inge Christoffer Olsen" w:date="2026-10-07T12:16:00Z" w16du:dateUtc="2026-10-07T10:16:00Z">
        <w:r>
          <w:fldChar w:fldCharType="begin"/>
        </w:r>
        <w:r>
          <w:delInstrText>HYPERLINK \l "_Toc240344700"</w:delInstrText>
        </w:r>
        <w:r>
          <w:fldChar w:fldCharType="separate"/>
        </w:r>
        <w:r w:rsidRPr="000025CF">
          <w:rPr>
            <w:rStyle w:val="Hyperlink"/>
          </w:rPr>
          <w:delText>4.1.4 Sensitivity Analyses</w:delText>
        </w:r>
        <w:r>
          <w:rPr>
            <w:webHidden/>
          </w:rPr>
          <w:tab/>
        </w:r>
        <w:r>
          <w:rPr>
            <w:webHidden/>
          </w:rPr>
          <w:fldChar w:fldCharType="begin"/>
        </w:r>
        <w:r>
          <w:rPr>
            <w:webHidden/>
          </w:rPr>
          <w:delInstrText xml:space="preserve"> PAGEREF _Toc240344700 \h </w:delInstrText>
        </w:r>
        <w:r>
          <w:rPr>
            <w:webHidden/>
          </w:rPr>
        </w:r>
        <w:r>
          <w:rPr>
            <w:webHidden/>
          </w:rPr>
          <w:fldChar w:fldCharType="separate"/>
        </w:r>
        <w:r>
          <w:rPr>
            <w:webHidden/>
          </w:rPr>
          <w:delText>1</w:delText>
        </w:r>
        <w:r>
          <w:rPr>
            <w:webHidden/>
          </w:rPr>
          <w:fldChar w:fldCharType="end"/>
        </w:r>
        <w:r>
          <w:fldChar w:fldCharType="end"/>
        </w:r>
      </w:del>
    </w:p>
    <w:p w14:paraId="5CA6F399" w14:textId="77777777" w:rsidR="003254C3" w:rsidRDefault="003254C3">
      <w:pPr>
        <w:pStyle w:val="TOC3"/>
        <w:rPr>
          <w:del w:id="48"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49" w:author="Inge Christoffer Olsen" w:date="2026-10-07T12:16:00Z" w16du:dateUtc="2026-10-07T10:16:00Z">
        <w:r>
          <w:fldChar w:fldCharType="begin"/>
        </w:r>
        <w:r>
          <w:delInstrText>HYPERLINK \l "_Toc240344701"</w:delInstrText>
        </w:r>
        <w:r>
          <w:fldChar w:fldCharType="separate"/>
        </w:r>
        <w:r w:rsidRPr="000025CF">
          <w:rPr>
            <w:rStyle w:val="Hyperlink"/>
          </w:rPr>
          <w:delText>4.1.5 Supplementary Analysis</w:delText>
        </w:r>
        <w:r>
          <w:rPr>
            <w:webHidden/>
          </w:rPr>
          <w:tab/>
        </w:r>
        <w:r>
          <w:rPr>
            <w:webHidden/>
          </w:rPr>
          <w:fldChar w:fldCharType="begin"/>
        </w:r>
        <w:r>
          <w:rPr>
            <w:webHidden/>
          </w:rPr>
          <w:delInstrText xml:space="preserve"> PAGEREF _Toc240344701 \h </w:delInstrText>
        </w:r>
        <w:r>
          <w:rPr>
            <w:webHidden/>
          </w:rPr>
        </w:r>
        <w:r>
          <w:rPr>
            <w:webHidden/>
          </w:rPr>
          <w:fldChar w:fldCharType="separate"/>
        </w:r>
        <w:r>
          <w:rPr>
            <w:webHidden/>
          </w:rPr>
          <w:delText>1</w:delText>
        </w:r>
        <w:r>
          <w:rPr>
            <w:webHidden/>
          </w:rPr>
          <w:fldChar w:fldCharType="end"/>
        </w:r>
        <w:r>
          <w:fldChar w:fldCharType="end"/>
        </w:r>
      </w:del>
    </w:p>
    <w:p w14:paraId="0BDC0954" w14:textId="77777777" w:rsidR="003254C3" w:rsidRDefault="003254C3">
      <w:pPr>
        <w:pStyle w:val="TOC1"/>
        <w:rPr>
          <w:del w:id="50"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51" w:author="Inge Christoffer Olsen" w:date="2026-10-07T12:16:00Z" w16du:dateUtc="2026-10-07T10:16:00Z">
        <w:r>
          <w:fldChar w:fldCharType="begin"/>
        </w:r>
        <w:r>
          <w:delInstrText>HYPERLINK \l "_Toc240344702"</w:delInstrText>
        </w:r>
        <w:r>
          <w:fldChar w:fldCharType="separate"/>
        </w:r>
        <w:r w:rsidRPr="000025CF">
          <w:rPr>
            <w:rStyle w:val="Hyperlink"/>
          </w:rPr>
          <w:delText>5. Analyses Supporting Secondary Objective(s)</w:delText>
        </w:r>
        <w:r>
          <w:rPr>
            <w:webHidden/>
          </w:rPr>
          <w:tab/>
        </w:r>
        <w:r>
          <w:rPr>
            <w:webHidden/>
          </w:rPr>
          <w:fldChar w:fldCharType="begin"/>
        </w:r>
        <w:r>
          <w:rPr>
            <w:webHidden/>
          </w:rPr>
          <w:delInstrText xml:space="preserve"> PAGEREF _Toc240344702 \h </w:delInstrText>
        </w:r>
        <w:r>
          <w:rPr>
            <w:webHidden/>
          </w:rPr>
        </w:r>
        <w:r>
          <w:rPr>
            <w:webHidden/>
          </w:rPr>
          <w:fldChar w:fldCharType="separate"/>
        </w:r>
        <w:r>
          <w:rPr>
            <w:webHidden/>
          </w:rPr>
          <w:delText>1</w:delText>
        </w:r>
        <w:r>
          <w:rPr>
            <w:webHidden/>
          </w:rPr>
          <w:fldChar w:fldCharType="end"/>
        </w:r>
        <w:r>
          <w:fldChar w:fldCharType="end"/>
        </w:r>
      </w:del>
    </w:p>
    <w:p w14:paraId="135E9FB4" w14:textId="77777777" w:rsidR="003254C3" w:rsidRDefault="003254C3">
      <w:pPr>
        <w:pStyle w:val="TOC2"/>
        <w:rPr>
          <w:del w:id="52"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53" w:author="Inge Christoffer Olsen" w:date="2026-10-07T12:16:00Z" w16du:dateUtc="2026-10-07T10:16:00Z">
        <w:r>
          <w:fldChar w:fldCharType="begin"/>
        </w:r>
        <w:r>
          <w:delInstrText>HYPERLINK \l "_Toc240344703"</w:delInstrText>
        </w:r>
        <w:r>
          <w:fldChar w:fldCharType="separate"/>
        </w:r>
        <w:r w:rsidRPr="000025CF">
          <w:rPr>
            <w:rStyle w:val="Hyperlink"/>
          </w:rPr>
          <w:delText>5.1 Analyses Supporting Secondary Objectives:</w:delText>
        </w:r>
        <w:r>
          <w:rPr>
            <w:webHidden/>
          </w:rPr>
          <w:tab/>
        </w:r>
        <w:r>
          <w:rPr>
            <w:webHidden/>
          </w:rPr>
          <w:fldChar w:fldCharType="begin"/>
        </w:r>
        <w:r>
          <w:rPr>
            <w:webHidden/>
          </w:rPr>
          <w:delInstrText xml:space="preserve"> PAGEREF _Toc240344703 \h </w:delInstrText>
        </w:r>
        <w:r>
          <w:rPr>
            <w:webHidden/>
          </w:rPr>
        </w:r>
        <w:r>
          <w:rPr>
            <w:webHidden/>
          </w:rPr>
          <w:fldChar w:fldCharType="separate"/>
        </w:r>
        <w:r>
          <w:rPr>
            <w:webHidden/>
          </w:rPr>
          <w:delText>1</w:delText>
        </w:r>
        <w:r>
          <w:rPr>
            <w:webHidden/>
          </w:rPr>
          <w:fldChar w:fldCharType="end"/>
        </w:r>
        <w:r>
          <w:fldChar w:fldCharType="end"/>
        </w:r>
      </w:del>
    </w:p>
    <w:p w14:paraId="30217B1B" w14:textId="77777777" w:rsidR="003254C3" w:rsidRDefault="003254C3">
      <w:pPr>
        <w:pStyle w:val="TOC3"/>
        <w:rPr>
          <w:del w:id="54"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55" w:author="Inge Christoffer Olsen" w:date="2026-10-07T12:16:00Z" w16du:dateUtc="2026-10-07T10:16:00Z">
        <w:r>
          <w:fldChar w:fldCharType="begin"/>
        </w:r>
        <w:r>
          <w:delInstrText>HYPERLINK \l "_Toc240344704"</w:delInstrText>
        </w:r>
        <w:r>
          <w:fldChar w:fldCharType="separate"/>
        </w:r>
        <w:r w:rsidRPr="000025CF">
          <w:rPr>
            <w:rStyle w:val="Hyperlink"/>
          </w:rPr>
          <w:delText>5.1.1 Secondary Endpoints</w:delText>
        </w:r>
        <w:r>
          <w:rPr>
            <w:webHidden/>
          </w:rPr>
          <w:tab/>
        </w:r>
        <w:r>
          <w:rPr>
            <w:webHidden/>
          </w:rPr>
          <w:fldChar w:fldCharType="begin"/>
        </w:r>
        <w:r>
          <w:rPr>
            <w:webHidden/>
          </w:rPr>
          <w:delInstrText xml:space="preserve"> PAGEREF _Toc240344704 \h </w:delInstrText>
        </w:r>
        <w:r>
          <w:rPr>
            <w:webHidden/>
          </w:rPr>
        </w:r>
        <w:r>
          <w:rPr>
            <w:webHidden/>
          </w:rPr>
          <w:fldChar w:fldCharType="separate"/>
        </w:r>
        <w:r>
          <w:rPr>
            <w:webHidden/>
          </w:rPr>
          <w:delText>1</w:delText>
        </w:r>
        <w:r>
          <w:rPr>
            <w:webHidden/>
          </w:rPr>
          <w:fldChar w:fldCharType="end"/>
        </w:r>
        <w:r>
          <w:fldChar w:fldCharType="end"/>
        </w:r>
      </w:del>
    </w:p>
    <w:p w14:paraId="0F7C95ED" w14:textId="77777777" w:rsidR="003254C3" w:rsidRDefault="003254C3">
      <w:pPr>
        <w:pStyle w:val="TOC1"/>
        <w:rPr>
          <w:del w:id="56"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57" w:author="Inge Christoffer Olsen" w:date="2026-10-07T12:16:00Z" w16du:dateUtc="2026-10-07T10:16:00Z">
        <w:r>
          <w:fldChar w:fldCharType="begin"/>
        </w:r>
        <w:r>
          <w:delInstrText>HYPERLINK \l "_Toc240344705"</w:delInstrText>
        </w:r>
        <w:r>
          <w:fldChar w:fldCharType="separate"/>
        </w:r>
        <w:r w:rsidRPr="000025CF">
          <w:rPr>
            <w:rStyle w:val="Hyperlink"/>
          </w:rPr>
          <w:delText>6. Analyses Supporting Exploratory Objectives</w:delText>
        </w:r>
        <w:r>
          <w:rPr>
            <w:webHidden/>
          </w:rPr>
          <w:tab/>
        </w:r>
        <w:r>
          <w:rPr>
            <w:webHidden/>
          </w:rPr>
          <w:fldChar w:fldCharType="begin"/>
        </w:r>
        <w:r>
          <w:rPr>
            <w:webHidden/>
          </w:rPr>
          <w:delInstrText xml:space="preserve"> PAGEREF _Toc240344705 \h </w:delInstrText>
        </w:r>
        <w:r>
          <w:rPr>
            <w:webHidden/>
          </w:rPr>
        </w:r>
        <w:r>
          <w:rPr>
            <w:webHidden/>
          </w:rPr>
          <w:fldChar w:fldCharType="separate"/>
        </w:r>
        <w:r>
          <w:rPr>
            <w:webHidden/>
          </w:rPr>
          <w:delText>1</w:delText>
        </w:r>
        <w:r>
          <w:rPr>
            <w:webHidden/>
          </w:rPr>
          <w:fldChar w:fldCharType="end"/>
        </w:r>
        <w:r>
          <w:fldChar w:fldCharType="end"/>
        </w:r>
      </w:del>
    </w:p>
    <w:p w14:paraId="399053C7" w14:textId="77777777" w:rsidR="003254C3" w:rsidRDefault="003254C3">
      <w:pPr>
        <w:pStyle w:val="TOC1"/>
        <w:rPr>
          <w:del w:id="58"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59" w:author="Inge Christoffer Olsen" w:date="2026-10-07T12:16:00Z" w16du:dateUtc="2026-10-07T10:16:00Z">
        <w:r>
          <w:fldChar w:fldCharType="begin"/>
        </w:r>
        <w:r>
          <w:delInstrText>HYPERLINK \l "_Toc240344706"</w:delInstrText>
        </w:r>
        <w:r>
          <w:fldChar w:fldCharType="separate"/>
        </w:r>
        <w:r w:rsidRPr="000025CF">
          <w:rPr>
            <w:rStyle w:val="Hyperlink"/>
          </w:rPr>
          <w:delText>7. [Other] Safety Analyses</w:delText>
        </w:r>
        <w:r>
          <w:rPr>
            <w:webHidden/>
          </w:rPr>
          <w:tab/>
        </w:r>
        <w:r>
          <w:rPr>
            <w:webHidden/>
          </w:rPr>
          <w:fldChar w:fldCharType="begin"/>
        </w:r>
        <w:r>
          <w:rPr>
            <w:webHidden/>
          </w:rPr>
          <w:delInstrText xml:space="preserve"> PAGEREF _Toc240344706 \h </w:delInstrText>
        </w:r>
        <w:r>
          <w:rPr>
            <w:webHidden/>
          </w:rPr>
        </w:r>
        <w:r>
          <w:rPr>
            <w:webHidden/>
          </w:rPr>
          <w:fldChar w:fldCharType="separate"/>
        </w:r>
        <w:r>
          <w:rPr>
            <w:webHidden/>
          </w:rPr>
          <w:delText>1</w:delText>
        </w:r>
        <w:r>
          <w:rPr>
            <w:webHidden/>
          </w:rPr>
          <w:fldChar w:fldCharType="end"/>
        </w:r>
        <w:r>
          <w:fldChar w:fldCharType="end"/>
        </w:r>
      </w:del>
    </w:p>
    <w:p w14:paraId="70EAD959" w14:textId="77777777" w:rsidR="003254C3" w:rsidRDefault="003254C3">
      <w:pPr>
        <w:pStyle w:val="TOC2"/>
        <w:rPr>
          <w:del w:id="60"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61" w:author="Inge Christoffer Olsen" w:date="2026-10-07T12:16:00Z" w16du:dateUtc="2026-10-07T10:16:00Z">
        <w:r>
          <w:fldChar w:fldCharType="begin"/>
        </w:r>
        <w:r>
          <w:delInstrText>HYPERLINK \l "_Toc240344707"</w:delInstrText>
        </w:r>
        <w:r>
          <w:fldChar w:fldCharType="separate"/>
        </w:r>
        <w:r w:rsidRPr="000025CF">
          <w:rPr>
            <w:rStyle w:val="Hyperlink"/>
          </w:rPr>
          <w:delText>7.1 Extent of Exposure</w:delText>
        </w:r>
        <w:r>
          <w:rPr>
            <w:webHidden/>
          </w:rPr>
          <w:tab/>
        </w:r>
        <w:r>
          <w:rPr>
            <w:webHidden/>
          </w:rPr>
          <w:fldChar w:fldCharType="begin"/>
        </w:r>
        <w:r>
          <w:rPr>
            <w:webHidden/>
          </w:rPr>
          <w:delInstrText xml:space="preserve"> PAGEREF _Toc240344707 \h </w:delInstrText>
        </w:r>
        <w:r>
          <w:rPr>
            <w:webHidden/>
          </w:rPr>
        </w:r>
        <w:r>
          <w:rPr>
            <w:webHidden/>
          </w:rPr>
          <w:fldChar w:fldCharType="separate"/>
        </w:r>
        <w:r>
          <w:rPr>
            <w:webHidden/>
          </w:rPr>
          <w:delText>1</w:delText>
        </w:r>
        <w:r>
          <w:rPr>
            <w:webHidden/>
          </w:rPr>
          <w:fldChar w:fldCharType="end"/>
        </w:r>
        <w:r>
          <w:fldChar w:fldCharType="end"/>
        </w:r>
      </w:del>
    </w:p>
    <w:p w14:paraId="7CA12649" w14:textId="77777777" w:rsidR="003254C3" w:rsidRDefault="003254C3">
      <w:pPr>
        <w:pStyle w:val="TOC2"/>
        <w:rPr>
          <w:del w:id="62"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63" w:author="Inge Christoffer Olsen" w:date="2026-10-07T12:16:00Z" w16du:dateUtc="2026-10-07T10:16:00Z">
        <w:r>
          <w:fldChar w:fldCharType="begin"/>
        </w:r>
        <w:r>
          <w:delInstrText>HYPERLINK \l "_Toc240344708"</w:delInstrText>
        </w:r>
        <w:r>
          <w:fldChar w:fldCharType="separate"/>
        </w:r>
        <w:r w:rsidRPr="000025CF">
          <w:rPr>
            <w:rStyle w:val="Hyperlink"/>
          </w:rPr>
          <w:delText>7.2 Adverse Events</w:delText>
        </w:r>
        <w:r>
          <w:rPr>
            <w:webHidden/>
          </w:rPr>
          <w:tab/>
        </w:r>
        <w:r>
          <w:rPr>
            <w:webHidden/>
          </w:rPr>
          <w:fldChar w:fldCharType="begin"/>
        </w:r>
        <w:r>
          <w:rPr>
            <w:webHidden/>
          </w:rPr>
          <w:delInstrText xml:space="preserve"> PAGEREF _Toc240344708 \h </w:delInstrText>
        </w:r>
        <w:r>
          <w:rPr>
            <w:webHidden/>
          </w:rPr>
        </w:r>
        <w:r>
          <w:rPr>
            <w:webHidden/>
          </w:rPr>
          <w:fldChar w:fldCharType="separate"/>
        </w:r>
        <w:r>
          <w:rPr>
            <w:webHidden/>
          </w:rPr>
          <w:delText>1</w:delText>
        </w:r>
        <w:r>
          <w:rPr>
            <w:webHidden/>
          </w:rPr>
          <w:fldChar w:fldCharType="end"/>
        </w:r>
        <w:r>
          <w:fldChar w:fldCharType="end"/>
        </w:r>
      </w:del>
    </w:p>
    <w:p w14:paraId="4D46C192" w14:textId="77777777" w:rsidR="003254C3" w:rsidRDefault="003254C3">
      <w:pPr>
        <w:pStyle w:val="TOC2"/>
        <w:rPr>
          <w:del w:id="64"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65" w:author="Inge Christoffer Olsen" w:date="2026-10-07T12:16:00Z" w16du:dateUtc="2026-10-07T10:16:00Z">
        <w:r>
          <w:fldChar w:fldCharType="begin"/>
        </w:r>
        <w:r>
          <w:delInstrText>HYPERLINK \l "_Toc240344709"</w:delInstrText>
        </w:r>
        <w:r>
          <w:fldChar w:fldCharType="separate"/>
        </w:r>
        <w:r w:rsidRPr="000025CF">
          <w:rPr>
            <w:rStyle w:val="Hyperlink"/>
          </w:rPr>
          <w:delText>7.3 Additional Safety Assessments</w:delText>
        </w:r>
        <w:r>
          <w:rPr>
            <w:webHidden/>
          </w:rPr>
          <w:tab/>
        </w:r>
        <w:r>
          <w:rPr>
            <w:webHidden/>
          </w:rPr>
          <w:fldChar w:fldCharType="begin"/>
        </w:r>
        <w:r>
          <w:rPr>
            <w:webHidden/>
          </w:rPr>
          <w:delInstrText xml:space="preserve"> PAGEREF _Toc240344709 \h </w:delInstrText>
        </w:r>
        <w:r>
          <w:rPr>
            <w:webHidden/>
          </w:rPr>
        </w:r>
        <w:r>
          <w:rPr>
            <w:webHidden/>
          </w:rPr>
          <w:fldChar w:fldCharType="separate"/>
        </w:r>
        <w:r>
          <w:rPr>
            <w:webHidden/>
          </w:rPr>
          <w:delText>1</w:delText>
        </w:r>
        <w:r>
          <w:rPr>
            <w:webHidden/>
          </w:rPr>
          <w:fldChar w:fldCharType="end"/>
        </w:r>
        <w:r>
          <w:fldChar w:fldCharType="end"/>
        </w:r>
      </w:del>
    </w:p>
    <w:p w14:paraId="2E7CCC0A" w14:textId="77777777" w:rsidR="003254C3" w:rsidRDefault="003254C3">
      <w:pPr>
        <w:pStyle w:val="TOC1"/>
        <w:rPr>
          <w:del w:id="66"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67" w:author="Inge Christoffer Olsen" w:date="2026-10-07T12:16:00Z" w16du:dateUtc="2026-10-07T10:16:00Z">
        <w:r>
          <w:fldChar w:fldCharType="begin"/>
        </w:r>
        <w:r>
          <w:delInstrText>HYPERLINK \l "_Toc240344710"</w:delInstrText>
        </w:r>
        <w:r>
          <w:fldChar w:fldCharType="separate"/>
        </w:r>
        <w:r w:rsidRPr="000025CF">
          <w:rPr>
            <w:rStyle w:val="Hyperlink"/>
          </w:rPr>
          <w:delText>8. Other Analyses</w:delText>
        </w:r>
        <w:r>
          <w:rPr>
            <w:webHidden/>
          </w:rPr>
          <w:tab/>
        </w:r>
        <w:r>
          <w:rPr>
            <w:webHidden/>
          </w:rPr>
          <w:fldChar w:fldCharType="begin"/>
        </w:r>
        <w:r>
          <w:rPr>
            <w:webHidden/>
          </w:rPr>
          <w:delInstrText xml:space="preserve"> PAGEREF _Toc240344710 \h </w:delInstrText>
        </w:r>
        <w:r>
          <w:rPr>
            <w:webHidden/>
          </w:rPr>
        </w:r>
        <w:r>
          <w:rPr>
            <w:webHidden/>
          </w:rPr>
          <w:fldChar w:fldCharType="separate"/>
        </w:r>
        <w:r>
          <w:rPr>
            <w:webHidden/>
          </w:rPr>
          <w:delText>1</w:delText>
        </w:r>
        <w:r>
          <w:rPr>
            <w:webHidden/>
          </w:rPr>
          <w:fldChar w:fldCharType="end"/>
        </w:r>
        <w:r>
          <w:fldChar w:fldCharType="end"/>
        </w:r>
      </w:del>
    </w:p>
    <w:p w14:paraId="04AC78D9" w14:textId="77777777" w:rsidR="003254C3" w:rsidRDefault="003254C3">
      <w:pPr>
        <w:pStyle w:val="TOC2"/>
        <w:rPr>
          <w:del w:id="68"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69" w:author="Inge Christoffer Olsen" w:date="2026-10-07T12:16:00Z" w16du:dateUtc="2026-10-07T10:16:00Z">
        <w:r>
          <w:fldChar w:fldCharType="begin"/>
        </w:r>
        <w:r>
          <w:delInstrText>HYPERLINK \l "_Toc240344711"</w:delInstrText>
        </w:r>
        <w:r>
          <w:fldChar w:fldCharType="separate"/>
        </w:r>
        <w:r w:rsidRPr="000025CF">
          <w:rPr>
            <w:rStyle w:val="Hyperlink"/>
          </w:rPr>
          <w:delText>8.1 Other Variables and/or Parameters</w:delText>
        </w:r>
        <w:r>
          <w:rPr>
            <w:webHidden/>
          </w:rPr>
          <w:tab/>
        </w:r>
        <w:r>
          <w:rPr>
            <w:webHidden/>
          </w:rPr>
          <w:fldChar w:fldCharType="begin"/>
        </w:r>
        <w:r>
          <w:rPr>
            <w:webHidden/>
          </w:rPr>
          <w:delInstrText xml:space="preserve"> PAGEREF _Toc240344711 \h </w:delInstrText>
        </w:r>
        <w:r>
          <w:rPr>
            <w:webHidden/>
          </w:rPr>
        </w:r>
        <w:r>
          <w:rPr>
            <w:webHidden/>
          </w:rPr>
          <w:fldChar w:fldCharType="separate"/>
        </w:r>
        <w:r>
          <w:rPr>
            <w:webHidden/>
          </w:rPr>
          <w:delText>1</w:delText>
        </w:r>
        <w:r>
          <w:rPr>
            <w:webHidden/>
          </w:rPr>
          <w:fldChar w:fldCharType="end"/>
        </w:r>
        <w:r>
          <w:fldChar w:fldCharType="end"/>
        </w:r>
      </w:del>
    </w:p>
    <w:p w14:paraId="67A4CECF" w14:textId="77777777" w:rsidR="003254C3" w:rsidRDefault="003254C3">
      <w:pPr>
        <w:pStyle w:val="TOC2"/>
        <w:rPr>
          <w:del w:id="70"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71" w:author="Inge Christoffer Olsen" w:date="2026-10-07T12:16:00Z" w16du:dateUtc="2026-10-07T10:16:00Z">
        <w:r>
          <w:fldChar w:fldCharType="begin"/>
        </w:r>
        <w:r>
          <w:delInstrText>HYPERLINK \l "_Toc240344712"</w:delInstrText>
        </w:r>
        <w:r>
          <w:fldChar w:fldCharType="separate"/>
        </w:r>
        <w:r w:rsidRPr="000025CF">
          <w:rPr>
            <w:rStyle w:val="Hyperlink"/>
          </w:rPr>
          <w:delText>8.2 Subgroup Analyses</w:delText>
        </w:r>
        <w:r>
          <w:rPr>
            <w:webHidden/>
          </w:rPr>
          <w:tab/>
        </w:r>
        <w:r>
          <w:rPr>
            <w:webHidden/>
          </w:rPr>
          <w:fldChar w:fldCharType="begin"/>
        </w:r>
        <w:r>
          <w:rPr>
            <w:webHidden/>
          </w:rPr>
          <w:delInstrText xml:space="preserve"> PAGEREF _Toc240344712 \h </w:delInstrText>
        </w:r>
        <w:r>
          <w:rPr>
            <w:webHidden/>
          </w:rPr>
        </w:r>
        <w:r>
          <w:rPr>
            <w:webHidden/>
          </w:rPr>
          <w:fldChar w:fldCharType="separate"/>
        </w:r>
        <w:r>
          <w:rPr>
            <w:webHidden/>
          </w:rPr>
          <w:delText>1</w:delText>
        </w:r>
        <w:r>
          <w:rPr>
            <w:webHidden/>
          </w:rPr>
          <w:fldChar w:fldCharType="end"/>
        </w:r>
        <w:r>
          <w:fldChar w:fldCharType="end"/>
        </w:r>
      </w:del>
    </w:p>
    <w:p w14:paraId="389EBAF5" w14:textId="77777777" w:rsidR="003254C3" w:rsidRDefault="003254C3">
      <w:pPr>
        <w:pStyle w:val="TOC1"/>
        <w:rPr>
          <w:del w:id="72"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73" w:author="Inge Christoffer Olsen" w:date="2026-10-07T12:16:00Z" w16du:dateUtc="2026-10-07T10:16:00Z">
        <w:r>
          <w:fldChar w:fldCharType="begin"/>
        </w:r>
        <w:r>
          <w:delInstrText>HYPERLINK \l "_Toc240344713"</w:delInstrText>
        </w:r>
        <w:r>
          <w:fldChar w:fldCharType="separate"/>
        </w:r>
        <w:r w:rsidRPr="000025CF">
          <w:rPr>
            <w:rStyle w:val="Hyperlink"/>
          </w:rPr>
          <w:delText>9. Interim Analyses</w:delText>
        </w:r>
        <w:r>
          <w:rPr>
            <w:webHidden/>
          </w:rPr>
          <w:tab/>
        </w:r>
        <w:r>
          <w:rPr>
            <w:webHidden/>
          </w:rPr>
          <w:fldChar w:fldCharType="begin"/>
        </w:r>
        <w:r>
          <w:rPr>
            <w:webHidden/>
          </w:rPr>
          <w:delInstrText xml:space="preserve"> PAGEREF _Toc240344713 \h </w:delInstrText>
        </w:r>
        <w:r>
          <w:rPr>
            <w:webHidden/>
          </w:rPr>
        </w:r>
        <w:r>
          <w:rPr>
            <w:webHidden/>
          </w:rPr>
          <w:fldChar w:fldCharType="separate"/>
        </w:r>
        <w:r>
          <w:rPr>
            <w:webHidden/>
          </w:rPr>
          <w:delText>1</w:delText>
        </w:r>
        <w:r>
          <w:rPr>
            <w:webHidden/>
          </w:rPr>
          <w:fldChar w:fldCharType="end"/>
        </w:r>
        <w:r>
          <w:fldChar w:fldCharType="end"/>
        </w:r>
      </w:del>
    </w:p>
    <w:p w14:paraId="3C772817" w14:textId="77777777" w:rsidR="003254C3" w:rsidRDefault="003254C3">
      <w:pPr>
        <w:pStyle w:val="TOC1"/>
        <w:rPr>
          <w:del w:id="74"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75" w:author="Inge Christoffer Olsen" w:date="2026-10-07T12:16:00Z" w16du:dateUtc="2026-10-07T10:16:00Z">
        <w:r>
          <w:fldChar w:fldCharType="begin"/>
        </w:r>
        <w:r>
          <w:delInstrText>HYPERLINK \l "_Toc240344714"</w:delInstrText>
        </w:r>
        <w:r>
          <w:fldChar w:fldCharType="separate"/>
        </w:r>
        <w:r w:rsidRPr="000025CF">
          <w:rPr>
            <w:rStyle w:val="Hyperlink"/>
          </w:rPr>
          <w:delText>10. Changes to Protocol-planned Analyses</w:delText>
        </w:r>
        <w:r>
          <w:rPr>
            <w:webHidden/>
          </w:rPr>
          <w:tab/>
        </w:r>
        <w:r>
          <w:rPr>
            <w:webHidden/>
          </w:rPr>
          <w:fldChar w:fldCharType="begin"/>
        </w:r>
        <w:r>
          <w:rPr>
            <w:webHidden/>
          </w:rPr>
          <w:delInstrText xml:space="preserve"> PAGEREF _Toc240344714 \h </w:delInstrText>
        </w:r>
        <w:r>
          <w:rPr>
            <w:webHidden/>
          </w:rPr>
        </w:r>
        <w:r>
          <w:rPr>
            <w:webHidden/>
          </w:rPr>
          <w:fldChar w:fldCharType="separate"/>
        </w:r>
        <w:r>
          <w:rPr>
            <w:webHidden/>
          </w:rPr>
          <w:delText>1</w:delText>
        </w:r>
        <w:r>
          <w:rPr>
            <w:webHidden/>
          </w:rPr>
          <w:fldChar w:fldCharType="end"/>
        </w:r>
        <w:r>
          <w:fldChar w:fldCharType="end"/>
        </w:r>
      </w:del>
    </w:p>
    <w:p w14:paraId="4249C117" w14:textId="77777777" w:rsidR="003254C3" w:rsidRDefault="003254C3">
      <w:pPr>
        <w:pStyle w:val="TOC1"/>
        <w:rPr>
          <w:del w:id="76"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77" w:author="Inge Christoffer Olsen" w:date="2026-10-07T12:16:00Z" w16du:dateUtc="2026-10-07T10:16:00Z">
        <w:r>
          <w:fldChar w:fldCharType="begin"/>
        </w:r>
        <w:r>
          <w:delInstrText>HYPERLINK \l "_Toc240344715"</w:delInstrText>
        </w:r>
        <w:r>
          <w:fldChar w:fldCharType="separate"/>
        </w:r>
        <w:r w:rsidRPr="000025CF">
          <w:rPr>
            <w:rStyle w:val="Hyperlink"/>
          </w:rPr>
          <w:delText>11. Sample Size Determination</w:delText>
        </w:r>
        <w:r>
          <w:rPr>
            <w:webHidden/>
          </w:rPr>
          <w:tab/>
        </w:r>
        <w:r>
          <w:rPr>
            <w:webHidden/>
          </w:rPr>
          <w:fldChar w:fldCharType="begin"/>
        </w:r>
        <w:r>
          <w:rPr>
            <w:webHidden/>
          </w:rPr>
          <w:delInstrText xml:space="preserve"> PAGEREF _Toc240344715 \h </w:delInstrText>
        </w:r>
        <w:r>
          <w:rPr>
            <w:webHidden/>
          </w:rPr>
        </w:r>
        <w:r>
          <w:rPr>
            <w:webHidden/>
          </w:rPr>
          <w:fldChar w:fldCharType="separate"/>
        </w:r>
        <w:r>
          <w:rPr>
            <w:webHidden/>
          </w:rPr>
          <w:delText>1</w:delText>
        </w:r>
        <w:r>
          <w:rPr>
            <w:webHidden/>
          </w:rPr>
          <w:fldChar w:fldCharType="end"/>
        </w:r>
        <w:r>
          <w:fldChar w:fldCharType="end"/>
        </w:r>
      </w:del>
    </w:p>
    <w:p w14:paraId="228154D1" w14:textId="77777777" w:rsidR="003254C3" w:rsidRDefault="003254C3">
      <w:pPr>
        <w:pStyle w:val="TOC1"/>
        <w:rPr>
          <w:del w:id="78"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79" w:author="Inge Christoffer Olsen" w:date="2026-10-07T12:16:00Z" w16du:dateUtc="2026-10-07T10:16:00Z">
        <w:r>
          <w:fldChar w:fldCharType="begin"/>
        </w:r>
        <w:r>
          <w:delInstrText>HYPERLINK \l "_Toc240344716"</w:delInstrText>
        </w:r>
        <w:r>
          <w:fldChar w:fldCharType="separate"/>
        </w:r>
        <w:r w:rsidRPr="000025CF">
          <w:rPr>
            <w:rStyle w:val="Hyperlink"/>
          </w:rPr>
          <w:delText>12. Supporting Documentation</w:delText>
        </w:r>
        <w:r>
          <w:rPr>
            <w:webHidden/>
          </w:rPr>
          <w:tab/>
        </w:r>
        <w:r>
          <w:rPr>
            <w:webHidden/>
          </w:rPr>
          <w:fldChar w:fldCharType="begin"/>
        </w:r>
        <w:r>
          <w:rPr>
            <w:webHidden/>
          </w:rPr>
          <w:delInstrText xml:space="preserve"> PAGEREF _Toc240344716 \h </w:delInstrText>
        </w:r>
        <w:r>
          <w:rPr>
            <w:webHidden/>
          </w:rPr>
        </w:r>
        <w:r>
          <w:rPr>
            <w:webHidden/>
          </w:rPr>
          <w:fldChar w:fldCharType="separate"/>
        </w:r>
        <w:r>
          <w:rPr>
            <w:webHidden/>
          </w:rPr>
          <w:delText>1</w:delText>
        </w:r>
        <w:r>
          <w:rPr>
            <w:webHidden/>
          </w:rPr>
          <w:fldChar w:fldCharType="end"/>
        </w:r>
        <w:r>
          <w:fldChar w:fldCharType="end"/>
        </w:r>
      </w:del>
    </w:p>
    <w:p w14:paraId="569F9803" w14:textId="77777777" w:rsidR="003254C3" w:rsidRDefault="003254C3">
      <w:pPr>
        <w:pStyle w:val="TOC2"/>
        <w:rPr>
          <w:del w:id="80"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81" w:author="Inge Christoffer Olsen" w:date="2026-10-07T12:16:00Z" w16du:dateUtc="2026-10-07T10:16:00Z">
        <w:r>
          <w:fldChar w:fldCharType="begin"/>
        </w:r>
        <w:r>
          <w:delInstrText>HYPERLINK \l "_Toc240344717"</w:delInstrText>
        </w:r>
        <w:r>
          <w:fldChar w:fldCharType="separate"/>
        </w:r>
        <w:r w:rsidRPr="000025CF">
          <w:rPr>
            <w:rStyle w:val="Hyperlink"/>
          </w:rPr>
          <w:delText>12.1 Other objectives and endpoints detailed elswhere</w:delText>
        </w:r>
        <w:r>
          <w:rPr>
            <w:webHidden/>
          </w:rPr>
          <w:tab/>
        </w:r>
        <w:r>
          <w:rPr>
            <w:webHidden/>
          </w:rPr>
          <w:fldChar w:fldCharType="begin"/>
        </w:r>
        <w:r>
          <w:rPr>
            <w:webHidden/>
          </w:rPr>
          <w:delInstrText xml:space="preserve"> PAGEREF _Toc240344717 \h </w:delInstrText>
        </w:r>
        <w:r>
          <w:rPr>
            <w:webHidden/>
          </w:rPr>
        </w:r>
        <w:r>
          <w:rPr>
            <w:webHidden/>
          </w:rPr>
          <w:fldChar w:fldCharType="separate"/>
        </w:r>
        <w:r>
          <w:rPr>
            <w:webHidden/>
          </w:rPr>
          <w:delText>1</w:delText>
        </w:r>
        <w:r>
          <w:rPr>
            <w:webHidden/>
          </w:rPr>
          <w:fldChar w:fldCharType="end"/>
        </w:r>
        <w:r>
          <w:fldChar w:fldCharType="end"/>
        </w:r>
      </w:del>
    </w:p>
    <w:p w14:paraId="43978CDF" w14:textId="77777777" w:rsidR="003254C3" w:rsidRDefault="003254C3">
      <w:pPr>
        <w:pStyle w:val="TOC2"/>
        <w:rPr>
          <w:del w:id="82" w:author="Inge Christoffer Olsen" w:date="2026-10-07T12:16:00Z" w16du:dateUtc="2026-10-07T10:16:00Z"/>
          <w:rFonts w:asciiTheme="minorHAnsi" w:eastAsiaTheme="minorEastAsia" w:hAnsiTheme="minorHAnsi" w:cstheme="minorBidi"/>
          <w:color w:val="auto"/>
          <w:kern w:val="2"/>
          <w:lang w:eastAsia="en-GB"/>
          <w14:ligatures w14:val="standardContextual"/>
        </w:rPr>
      </w:pPr>
      <w:del w:id="83" w:author="Inge Christoffer Olsen" w:date="2026-10-07T12:16:00Z" w16du:dateUtc="2026-10-07T10:16:00Z">
        <w:r>
          <w:fldChar w:fldCharType="begin"/>
        </w:r>
        <w:r>
          <w:delInstrText>HYPERLINK \l "_Toc240344718"</w:delInstrText>
        </w:r>
        <w:r>
          <w:fldChar w:fldCharType="separate"/>
        </w:r>
        <w:r w:rsidRPr="000025CF">
          <w:rPr>
            <w:rStyle w:val="Hyperlink"/>
          </w:rPr>
          <w:delText>12.2 Data derivations</w:delText>
        </w:r>
        <w:r>
          <w:rPr>
            <w:webHidden/>
          </w:rPr>
          <w:tab/>
        </w:r>
        <w:r>
          <w:rPr>
            <w:webHidden/>
          </w:rPr>
          <w:fldChar w:fldCharType="begin"/>
        </w:r>
        <w:r>
          <w:rPr>
            <w:webHidden/>
          </w:rPr>
          <w:delInstrText xml:space="preserve"> PAGEREF _Toc240344718 \h </w:delInstrText>
        </w:r>
        <w:r>
          <w:rPr>
            <w:webHidden/>
          </w:rPr>
        </w:r>
        <w:r>
          <w:rPr>
            <w:webHidden/>
          </w:rPr>
          <w:fldChar w:fldCharType="separate"/>
        </w:r>
        <w:r>
          <w:rPr>
            <w:webHidden/>
          </w:rPr>
          <w:delText>1</w:delText>
        </w:r>
        <w:r>
          <w:rPr>
            <w:webHidden/>
          </w:rPr>
          <w:fldChar w:fldCharType="end"/>
        </w:r>
        <w:r>
          <w:fldChar w:fldCharType="end"/>
        </w:r>
      </w:del>
    </w:p>
    <w:p w14:paraId="2804226D" w14:textId="77777777" w:rsidR="003254C3" w:rsidRDefault="003254C3">
      <w:pPr>
        <w:pStyle w:val="TOC1"/>
        <w:rPr>
          <w:del w:id="84" w:author="Inge Christoffer Olsen" w:date="2026-10-07T12:16:00Z" w16du:dateUtc="2026-10-07T10:16:00Z"/>
          <w:rFonts w:asciiTheme="minorHAnsi" w:eastAsiaTheme="minorEastAsia" w:hAnsiTheme="minorHAnsi" w:cstheme="minorBidi"/>
          <w:b w:val="0"/>
          <w:color w:val="auto"/>
          <w:kern w:val="2"/>
          <w:lang w:eastAsia="en-GB"/>
          <w14:ligatures w14:val="standardContextual"/>
        </w:rPr>
      </w:pPr>
      <w:del w:id="85" w:author="Inge Christoffer Olsen" w:date="2026-10-07T12:16:00Z" w16du:dateUtc="2026-10-07T10:16:00Z">
        <w:r>
          <w:fldChar w:fldCharType="begin"/>
        </w:r>
        <w:r>
          <w:delInstrText>HYPERLINK \l "_Toc240344719"</w:delInstrText>
        </w:r>
        <w:r>
          <w:fldChar w:fldCharType="separate"/>
        </w:r>
        <w:r w:rsidRPr="000025CF">
          <w:rPr>
            <w:rStyle w:val="Hyperlink"/>
          </w:rPr>
          <w:delText>13. References</w:delText>
        </w:r>
        <w:r>
          <w:rPr>
            <w:webHidden/>
          </w:rPr>
          <w:tab/>
        </w:r>
        <w:r>
          <w:rPr>
            <w:webHidden/>
          </w:rPr>
          <w:fldChar w:fldCharType="begin"/>
        </w:r>
        <w:r>
          <w:rPr>
            <w:webHidden/>
          </w:rPr>
          <w:delInstrText xml:space="preserve"> PAGEREF _Toc240344719 \h </w:delInstrText>
        </w:r>
        <w:r>
          <w:rPr>
            <w:webHidden/>
          </w:rPr>
        </w:r>
        <w:r>
          <w:rPr>
            <w:webHidden/>
          </w:rPr>
          <w:fldChar w:fldCharType="separate"/>
        </w:r>
        <w:r>
          <w:rPr>
            <w:webHidden/>
          </w:rPr>
          <w:delText>1</w:delText>
        </w:r>
        <w:r>
          <w:rPr>
            <w:webHidden/>
          </w:rPr>
          <w:fldChar w:fldCharType="end"/>
        </w:r>
        <w:r>
          <w:fldChar w:fldCharType="end"/>
        </w:r>
      </w:del>
    </w:p>
    <w:p w14:paraId="5C06804C" w14:textId="77777777" w:rsidR="00B95715" w:rsidRDefault="007D33E9">
      <w:pPr>
        <w:pStyle w:val="TOC1"/>
        <w:rPr>
          <w:ins w:id="86"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del w:id="87" w:author="Inge Christoffer Olsen" w:date="2026-10-07T12:16:00Z" w16du:dateUtc="2026-10-07T10:16:00Z">
        <w:r>
          <w:fldChar w:fldCharType="end"/>
        </w:r>
      </w:del>
      <w:ins w:id="88" w:author="Inge Christoffer Olsen" w:date="2026-10-07T12:16:00Z" w16du:dateUtc="2026-10-07T10:16:00Z">
        <w:r w:rsidR="00000000">
          <w:fldChar w:fldCharType="begin"/>
        </w:r>
        <w:r w:rsidR="00000000">
          <w:instrText xml:space="preserve"> TOC \o "1-3" \h \z \u </w:instrText>
        </w:r>
        <w:r w:rsidR="00000000">
          <w:fldChar w:fldCharType="separate"/>
        </w:r>
        <w:r w:rsidR="00B95715" w:rsidRPr="00FE6472">
          <w:rPr>
            <w:rStyle w:val="Hyperlink"/>
          </w:rPr>
          <w:fldChar w:fldCharType="begin"/>
        </w:r>
        <w:r w:rsidR="00B95715" w:rsidRPr="00FE6472">
          <w:rPr>
            <w:rStyle w:val="Hyperlink"/>
          </w:rPr>
          <w:instrText xml:space="preserve"> </w:instrText>
        </w:r>
        <w:r w:rsidR="00B95715">
          <w:instrText>HYPERLINK \l "_Toc242267681"</w:instrText>
        </w:r>
        <w:r w:rsidR="00B95715" w:rsidRPr="00FE6472">
          <w:rPr>
            <w:rStyle w:val="Hyperlink"/>
          </w:rPr>
          <w:instrText xml:space="preserve"> </w:instrText>
        </w:r>
        <w:r w:rsidR="00B95715" w:rsidRPr="00FE6472">
          <w:rPr>
            <w:rStyle w:val="Hyperlink"/>
          </w:rPr>
        </w:r>
        <w:r w:rsidR="00B95715" w:rsidRPr="00FE6472">
          <w:rPr>
            <w:rStyle w:val="Hyperlink"/>
          </w:rPr>
          <w:fldChar w:fldCharType="separate"/>
        </w:r>
        <w:r w:rsidR="00B95715" w:rsidRPr="00FE6472">
          <w:rPr>
            <w:rStyle w:val="Hyperlink"/>
          </w:rPr>
          <w:t>Title Page</w:t>
        </w:r>
        <w:r w:rsidR="00B95715">
          <w:rPr>
            <w:webHidden/>
          </w:rPr>
          <w:tab/>
        </w:r>
        <w:r w:rsidR="00B95715">
          <w:rPr>
            <w:webHidden/>
          </w:rPr>
          <w:fldChar w:fldCharType="begin"/>
        </w:r>
        <w:r w:rsidR="00B95715">
          <w:rPr>
            <w:webHidden/>
          </w:rPr>
          <w:instrText xml:space="preserve"> PAGEREF _Toc242267681 \h </w:instrText>
        </w:r>
        <w:r w:rsidR="00B95715">
          <w:rPr>
            <w:webHidden/>
          </w:rPr>
        </w:r>
        <w:r w:rsidR="00B95715">
          <w:rPr>
            <w:webHidden/>
          </w:rPr>
          <w:fldChar w:fldCharType="separate"/>
        </w:r>
        <w:r w:rsidR="00B95715">
          <w:rPr>
            <w:webHidden/>
          </w:rPr>
          <w:t>1</w:t>
        </w:r>
        <w:r w:rsidR="00B95715">
          <w:rPr>
            <w:webHidden/>
          </w:rPr>
          <w:fldChar w:fldCharType="end"/>
        </w:r>
        <w:r w:rsidR="00B95715" w:rsidRPr="00FE6472">
          <w:rPr>
            <w:rStyle w:val="Hyperlink"/>
          </w:rPr>
          <w:fldChar w:fldCharType="end"/>
        </w:r>
      </w:ins>
    </w:p>
    <w:p w14:paraId="0074DDAC" w14:textId="77777777" w:rsidR="00B95715" w:rsidRDefault="00B95715">
      <w:pPr>
        <w:pStyle w:val="TOC3"/>
        <w:rPr>
          <w:ins w:id="89"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90"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"_Toc242267682"</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Table of Contents</w:t>
        </w:r>
        <w:r>
          <w:rPr>
            <w:webHidden/>
          </w:rPr>
          <w:tab/>
        </w:r>
        <w:r>
          <w:rPr>
            <w:webHidden/>
          </w:rPr>
          <w:fldChar w:fldCharType="begin"/>
        </w:r>
        <w:r>
          <w:rPr>
            <w:webHidden/>
          </w:rPr>
          <w:instrText xml:space="preserve"> PAGEREF _Toc242267682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1E68BED7" w14:textId="77777777" w:rsidR="00B95715" w:rsidRDefault="00B95715">
      <w:pPr>
        <w:pStyle w:val="TOC1"/>
        <w:rPr>
          <w:ins w:id="91"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92"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"_Toc242267683"</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Version History</w:t>
        </w:r>
        <w:r>
          <w:rPr>
            <w:webHidden/>
          </w:rPr>
          <w:tab/>
        </w:r>
        <w:r>
          <w:rPr>
            <w:webHidden/>
          </w:rPr>
          <w:fldChar w:fldCharType="begin"/>
        </w:r>
        <w:r>
          <w:rPr>
            <w:webHidden/>
          </w:rPr>
          <w:instrText xml:space="preserve"> PAGEREF _Toc242267683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336E1027" w14:textId="77777777" w:rsidR="00B95715" w:rsidRDefault="00B95715">
      <w:pPr>
        <w:pStyle w:val="TOC1"/>
        <w:rPr>
          <w:ins w:id="93"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94"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"_Toc242267684"</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List of Abbreviations</w:t>
        </w:r>
        <w:r>
          <w:rPr>
            <w:webHidden/>
          </w:rPr>
          <w:tab/>
        </w:r>
        <w:r>
          <w:rPr>
            <w:webHidden/>
          </w:rPr>
          <w:fldChar w:fldCharType="begin"/>
        </w:r>
        <w:r>
          <w:rPr>
            <w:webHidden/>
          </w:rPr>
          <w:instrText xml:space="preserve"> PAGEREF _Toc242267684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206E898A" w14:textId="77777777" w:rsidR="00B95715" w:rsidRDefault="00B95715">
      <w:pPr>
        <w:pStyle w:val="TOC1"/>
        <w:rPr>
          <w:ins w:id="95"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96"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"_Toc242267685"</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1. Introduction</w:t>
        </w:r>
        <w:r>
          <w:rPr>
            <w:webHidden/>
          </w:rPr>
          <w:tab/>
        </w:r>
        <w:r>
          <w:rPr>
            <w:webHidden/>
          </w:rPr>
          <w:fldChar w:fldCharType="begin"/>
        </w:r>
        <w:r>
          <w:rPr>
            <w:webHidden/>
          </w:rPr>
          <w:instrText xml:space="preserve"> PAGEREF _Toc242267685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4B9F3B67" w14:textId="77777777" w:rsidR="00B95715" w:rsidRDefault="00B95715">
      <w:pPr>
        <w:pStyle w:val="TOC2"/>
        <w:rPr>
          <w:ins w:id="97"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98"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"_Toc242267686"</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1.1 Objectives, Endpoints, and Estimands</w:t>
        </w:r>
        <w:r>
          <w:rPr>
            <w:webHidden/>
          </w:rPr>
          <w:tab/>
        </w:r>
        <w:r>
          <w:rPr>
            <w:webHidden/>
          </w:rPr>
          <w:fldChar w:fldCharType="begin"/>
        </w:r>
        <w:r>
          <w:rPr>
            <w:webHidden/>
          </w:rPr>
          <w:instrText xml:space="preserve"> PAGEREF _Toc242267686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36B6AC75" w14:textId="77777777" w:rsidR="00B95715" w:rsidRDefault="00B95715">
      <w:pPr>
        <w:pStyle w:val="TOC2"/>
        <w:rPr>
          <w:ins w:id="99"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00"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"_Toc242267687"</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1.2 Estimand for Primary Objective</w:t>
        </w:r>
        <w:r>
          <w:rPr>
            <w:webHidden/>
          </w:rPr>
          <w:tab/>
        </w:r>
        <w:r>
          <w:rPr>
            <w:webHidden/>
          </w:rPr>
          <w:fldChar w:fldCharType="begin"/>
        </w:r>
        <w:r>
          <w:rPr>
            <w:webHidden/>
          </w:rPr>
          <w:instrText xml:space="preserve"> PAGEREF _Toc242267687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1902D20F" w14:textId="77777777" w:rsidR="00B95715" w:rsidRDefault="00B95715">
      <w:pPr>
        <w:pStyle w:val="TOC2"/>
        <w:rPr>
          <w:ins w:id="101"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02"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"_Toc242267688"</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1.3 Estimands for Secondary Objectives</w:t>
        </w:r>
        <w:r>
          <w:rPr>
            <w:webHidden/>
          </w:rPr>
          <w:tab/>
        </w:r>
        <w:r>
          <w:rPr>
            <w:webHidden/>
          </w:rPr>
          <w:fldChar w:fldCharType="begin"/>
        </w:r>
        <w:r>
          <w:rPr>
            <w:webHidden/>
          </w:rPr>
          <w:instrText xml:space="preserve"> PAGEREF _Toc242267688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1C413CDA" w14:textId="77777777" w:rsidR="00B95715" w:rsidRDefault="00B95715">
      <w:pPr>
        <w:pStyle w:val="TOC2"/>
        <w:rPr>
          <w:ins w:id="103"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04"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"_Toc242267689"</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1.4 Study Design</w:t>
        </w:r>
        <w:r>
          <w:rPr>
            <w:webHidden/>
          </w:rPr>
          <w:tab/>
        </w:r>
        <w:r>
          <w:rPr>
            <w:webHidden/>
          </w:rPr>
          <w:fldChar w:fldCharType="begin"/>
        </w:r>
        <w:r>
          <w:rPr>
            <w:webHidden/>
          </w:rPr>
          <w:instrText xml:space="preserve"> PAGEREF _Toc242267689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0DC841E7" w14:textId="77777777" w:rsidR="00B95715" w:rsidRDefault="00B95715">
      <w:pPr>
        <w:pStyle w:val="TOC1"/>
        <w:rPr>
          <w:ins w:id="105"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06"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"_Toc242267690"</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2. General Considerations</w:t>
        </w:r>
        <w:r>
          <w:rPr>
            <w:webHidden/>
          </w:rPr>
          <w:tab/>
        </w:r>
        <w:r>
          <w:rPr>
            <w:webHidden/>
          </w:rPr>
          <w:fldChar w:fldCharType="begin"/>
        </w:r>
        <w:r>
          <w:rPr>
            <w:webHidden/>
          </w:rPr>
          <w:instrText xml:space="preserve"> PAGEREF _Toc242267690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5694F210" w14:textId="77777777" w:rsidR="00B95715" w:rsidRDefault="00B95715">
      <w:pPr>
        <w:pStyle w:val="TOC2"/>
        <w:rPr>
          <w:ins w:id="107"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08"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"_Toc242267691"</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2.1 Statistical Hypotheses and Conclusion Criteria</w:t>
        </w:r>
        <w:r>
          <w:rPr>
            <w:webHidden/>
          </w:rPr>
          <w:tab/>
        </w:r>
        <w:r>
          <w:rPr>
            <w:webHidden/>
          </w:rPr>
          <w:fldChar w:fldCharType="begin"/>
        </w:r>
        <w:r>
          <w:rPr>
            <w:webHidden/>
          </w:rPr>
          <w:instrText xml:space="preserve"> PAGEREF _Toc242267691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2B174407" w14:textId="77777777" w:rsidR="00B95715" w:rsidRDefault="00B95715">
      <w:pPr>
        <w:pStyle w:val="TOC2"/>
        <w:rPr>
          <w:ins w:id="109"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10"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"_Toc242267692"</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2.2 Multiplicity Adjustment</w:t>
        </w:r>
        <w:r>
          <w:rPr>
            <w:webHidden/>
          </w:rPr>
          <w:tab/>
        </w:r>
        <w:r>
          <w:rPr>
            <w:webHidden/>
          </w:rPr>
          <w:fldChar w:fldCharType="begin"/>
        </w:r>
        <w:r>
          <w:rPr>
            <w:webHidden/>
          </w:rPr>
          <w:instrText xml:space="preserve"> PAGEREF _Toc242267692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36998FD1" w14:textId="77777777" w:rsidR="00B95715" w:rsidRDefault="00B95715">
      <w:pPr>
        <w:pStyle w:val="TOC2"/>
        <w:rPr>
          <w:ins w:id="111"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12"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"_Toc242267693"</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2.3 Impact of Intercurrent Events Strategies</w:t>
        </w:r>
        <w:r>
          <w:rPr>
            <w:webHidden/>
          </w:rPr>
          <w:tab/>
        </w:r>
        <w:r>
          <w:rPr>
            <w:webHidden/>
          </w:rPr>
          <w:fldChar w:fldCharType="begin"/>
        </w:r>
        <w:r>
          <w:rPr>
            <w:webHidden/>
          </w:rPr>
          <w:instrText xml:space="preserve"> PAGEREF _Toc242267693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3C2F2582" w14:textId="77777777" w:rsidR="00B95715" w:rsidRDefault="00B95715">
      <w:pPr>
        <w:pStyle w:val="TOC2"/>
        <w:rPr>
          <w:ins w:id="113"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14"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"_Toc242267694"</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2.4 Handling of Missing Data</w:t>
        </w:r>
        <w:r>
          <w:rPr>
            <w:webHidden/>
          </w:rPr>
          <w:tab/>
        </w:r>
        <w:r>
          <w:rPr>
            <w:webHidden/>
          </w:rPr>
          <w:fldChar w:fldCharType="begin"/>
        </w:r>
        <w:r>
          <w:rPr>
            <w:webHidden/>
          </w:rPr>
          <w:instrText xml:space="preserve"> PAGEREF _Toc242267694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77BECB3C" w14:textId="77777777" w:rsidR="00B95715" w:rsidRDefault="00B95715">
      <w:pPr>
        <w:pStyle w:val="TOC2"/>
        <w:rPr>
          <w:ins w:id="115"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16"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"_Toc242267695"</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2.5 Use of AI Tools</w:t>
        </w:r>
        <w:r>
          <w:rPr>
            <w:webHidden/>
          </w:rPr>
          <w:tab/>
        </w:r>
        <w:r>
          <w:rPr>
            <w:webHidden/>
          </w:rPr>
          <w:fldChar w:fldCharType="begin"/>
        </w:r>
        <w:r>
          <w:rPr>
            <w:webHidden/>
          </w:rPr>
          <w:instrText xml:space="preserve"> PAGEREF _Toc242267695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6D87A2EC" w14:textId="77777777" w:rsidR="00B95715" w:rsidRDefault="00B95715">
      <w:pPr>
        <w:pStyle w:val="TOC1"/>
        <w:rPr>
          <w:ins w:id="117"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18"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"_Toc242267696"</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3. Analysis Sets</w:t>
        </w:r>
        <w:r>
          <w:rPr>
            <w:webHidden/>
          </w:rPr>
          <w:tab/>
        </w:r>
        <w:r>
          <w:rPr>
            <w:webHidden/>
          </w:rPr>
          <w:fldChar w:fldCharType="begin"/>
        </w:r>
        <w:r>
          <w:rPr>
            <w:webHidden/>
          </w:rPr>
          <w:instrText xml:space="preserve"> PAGEREF _Toc242267696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078227C2" w14:textId="77777777" w:rsidR="00B95715" w:rsidRDefault="00B95715">
      <w:pPr>
        <w:pStyle w:val="TOC1"/>
        <w:rPr>
          <w:ins w:id="119"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20"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"_Toc242267697"</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4. Analyses Supporting Primary Objective(s)</w:t>
        </w:r>
        <w:r>
          <w:rPr>
            <w:webHidden/>
          </w:rPr>
          <w:tab/>
        </w:r>
        <w:r>
          <w:rPr>
            <w:webHidden/>
          </w:rPr>
          <w:fldChar w:fldCharType="begin"/>
        </w:r>
        <w:r>
          <w:rPr>
            <w:webHidden/>
          </w:rPr>
          <w:instrText xml:space="preserve"> PAGEREF _Toc242267697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273BDFDF" w14:textId="77777777" w:rsidR="00B95715" w:rsidRDefault="00B95715">
      <w:pPr>
        <w:pStyle w:val="TOC2"/>
        <w:rPr>
          <w:ins w:id="121"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22"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"_Toc242267698"</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4.1 Primary Estimand</w:t>
        </w:r>
        <w:r>
          <w:rPr>
            <w:webHidden/>
          </w:rPr>
          <w:tab/>
        </w:r>
        <w:r>
          <w:rPr>
            <w:webHidden/>
          </w:rPr>
          <w:fldChar w:fldCharType="begin"/>
        </w:r>
        <w:r>
          <w:rPr>
            <w:webHidden/>
          </w:rPr>
          <w:instrText xml:space="preserve"> PAGEREF _Toc242267698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3F082FCD" w14:textId="77777777" w:rsidR="00B95715" w:rsidRDefault="00B95715">
      <w:pPr>
        <w:pStyle w:val="TOC3"/>
        <w:rPr>
          <w:ins w:id="123"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24"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"_Toc242267699"</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4.1.1 Definition of Endpoint(s)</w:t>
        </w:r>
        <w:r>
          <w:rPr>
            <w:webHidden/>
          </w:rPr>
          <w:tab/>
        </w:r>
        <w:r>
          <w:rPr>
            <w:webHidden/>
          </w:rPr>
          <w:fldChar w:fldCharType="begin"/>
        </w:r>
        <w:r>
          <w:rPr>
            <w:webHidden/>
          </w:rPr>
          <w:instrText xml:space="preserve"> PAGEREF _Toc242267699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381E9162" w14:textId="77777777" w:rsidR="00B95715" w:rsidRDefault="00B95715">
      <w:pPr>
        <w:pStyle w:val="TOC3"/>
        <w:rPr>
          <w:ins w:id="125"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26"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"_Toc242267700"</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4.1.2 Main Analytical Approach</w:t>
        </w:r>
        <w:r>
          <w:rPr>
            <w:webHidden/>
          </w:rPr>
          <w:tab/>
        </w:r>
        <w:r>
          <w:rPr>
            <w:webHidden/>
          </w:rPr>
          <w:fldChar w:fldCharType="begin"/>
        </w:r>
        <w:r>
          <w:rPr>
            <w:webHidden/>
          </w:rPr>
          <w:instrText xml:space="preserve"> PAGEREF _Toc242267700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07BC2224" w14:textId="77777777" w:rsidR="00B95715" w:rsidRDefault="00B95715">
      <w:pPr>
        <w:pStyle w:val="TOC3"/>
        <w:rPr>
          <w:ins w:id="127"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28"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"_Toc242267701"</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4.1.3 Adjustment for covariates</w:t>
        </w:r>
        <w:r>
          <w:rPr>
            <w:webHidden/>
          </w:rPr>
          <w:tab/>
        </w:r>
        <w:r>
          <w:rPr>
            <w:webHidden/>
          </w:rPr>
          <w:fldChar w:fldCharType="begin"/>
        </w:r>
        <w:r>
          <w:rPr>
            <w:webHidden/>
          </w:rPr>
          <w:instrText xml:space="preserve"> PAGEREF _Toc242267701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577661C5" w14:textId="77777777" w:rsidR="00B95715" w:rsidRDefault="00B95715">
      <w:pPr>
        <w:pStyle w:val="TOC3"/>
        <w:rPr>
          <w:ins w:id="129"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30"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"_Toc242267702"</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4.1.4 Sensitivity Analyses</w:t>
        </w:r>
        <w:r>
          <w:rPr>
            <w:webHidden/>
          </w:rPr>
          <w:tab/>
        </w:r>
        <w:r>
          <w:rPr>
            <w:webHidden/>
          </w:rPr>
          <w:fldChar w:fldCharType="begin"/>
        </w:r>
        <w:r>
          <w:rPr>
            <w:webHidden/>
          </w:rPr>
          <w:instrText xml:space="preserve"> PAGEREF _Toc242267702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7391A039" w14:textId="77777777" w:rsidR="00B95715" w:rsidRDefault="00B95715">
      <w:pPr>
        <w:pStyle w:val="TOC3"/>
        <w:rPr>
          <w:ins w:id="131"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32"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"_Toc242267703"</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4.1.5 Supplementary Analysis</w:t>
        </w:r>
        <w:r>
          <w:rPr>
            <w:webHidden/>
          </w:rPr>
          <w:tab/>
        </w:r>
        <w:r>
          <w:rPr>
            <w:webHidden/>
          </w:rPr>
          <w:fldChar w:fldCharType="begin"/>
        </w:r>
        <w:r>
          <w:rPr>
            <w:webHidden/>
          </w:rPr>
          <w:instrText xml:space="preserve"> PAGEREF _Toc242267703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34BCACDC" w14:textId="77777777" w:rsidR="00B95715" w:rsidRDefault="00B95715">
      <w:pPr>
        <w:pStyle w:val="TOC1"/>
        <w:rPr>
          <w:ins w:id="133"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34"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"_Toc242267704"</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5. Analyses Supporting Secondary Objective(s)</w:t>
        </w:r>
        <w:r>
          <w:rPr>
            <w:webHidden/>
          </w:rPr>
          <w:tab/>
        </w:r>
        <w:r>
          <w:rPr>
            <w:webHidden/>
          </w:rPr>
          <w:fldChar w:fldCharType="begin"/>
        </w:r>
        <w:r>
          <w:rPr>
            <w:webHidden/>
          </w:rPr>
          <w:instrText xml:space="preserve"> PAGEREF _Toc242267704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45403B07" w14:textId="77777777" w:rsidR="00B95715" w:rsidRDefault="00B95715">
      <w:pPr>
        <w:pStyle w:val="TOC2"/>
        <w:rPr>
          <w:ins w:id="135"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36"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"_Toc242267705"</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5.1 Analyses Supporting Secondary Objectives:</w:t>
        </w:r>
        <w:r>
          <w:rPr>
            <w:webHidden/>
          </w:rPr>
          <w:tab/>
        </w:r>
        <w:r>
          <w:rPr>
            <w:webHidden/>
          </w:rPr>
          <w:fldChar w:fldCharType="begin"/>
        </w:r>
        <w:r>
          <w:rPr>
            <w:webHidden/>
          </w:rPr>
          <w:instrText xml:space="preserve"> PAGEREF _Toc242267705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4C2563D8" w14:textId="77777777" w:rsidR="00B95715" w:rsidRDefault="00B95715">
      <w:pPr>
        <w:pStyle w:val="TOC3"/>
        <w:rPr>
          <w:ins w:id="137"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38"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"_Toc242267706"</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5.1.1 Secondary Endpoints</w:t>
        </w:r>
        <w:r>
          <w:rPr>
            <w:webHidden/>
          </w:rPr>
          <w:tab/>
        </w:r>
        <w:r>
          <w:rPr>
            <w:webHidden/>
          </w:rPr>
          <w:fldChar w:fldCharType="begin"/>
        </w:r>
        <w:r>
          <w:rPr>
            <w:webHidden/>
          </w:rPr>
          <w:instrText xml:space="preserve"> PAGEREF _Toc242267706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51742950" w14:textId="77777777" w:rsidR="00B95715" w:rsidRDefault="00B95715">
      <w:pPr>
        <w:pStyle w:val="TOC1"/>
        <w:rPr>
          <w:ins w:id="139"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40"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"_Toc242267707"</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6. Analyses Supporting Exploratory Objectives</w:t>
        </w:r>
        <w:r>
          <w:rPr>
            <w:webHidden/>
          </w:rPr>
          <w:tab/>
        </w:r>
        <w:r>
          <w:rPr>
            <w:webHidden/>
          </w:rPr>
          <w:fldChar w:fldCharType="begin"/>
        </w:r>
        <w:r>
          <w:rPr>
            <w:webHidden/>
          </w:rPr>
          <w:instrText xml:space="preserve"> PAGEREF _Toc242267707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7061C5B7" w14:textId="77777777" w:rsidR="00B95715" w:rsidRDefault="00B95715">
      <w:pPr>
        <w:pStyle w:val="TOC1"/>
        <w:rPr>
          <w:ins w:id="141"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42"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"_Toc242267708"</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7. Safety Analyses</w:t>
        </w:r>
        <w:r>
          <w:rPr>
            <w:webHidden/>
          </w:rPr>
          <w:tab/>
        </w:r>
        <w:r>
          <w:rPr>
            <w:webHidden/>
          </w:rPr>
          <w:fldChar w:fldCharType="begin"/>
        </w:r>
        <w:r>
          <w:rPr>
            <w:webHidden/>
          </w:rPr>
          <w:instrText xml:space="preserve"> PAGEREF _Toc242267708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71EAEDA5" w14:textId="77777777" w:rsidR="00B95715" w:rsidRDefault="00B95715">
      <w:pPr>
        <w:pStyle w:val="TOC2"/>
        <w:rPr>
          <w:ins w:id="143"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44"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"_Toc242267709"</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7.1 Extent of Exposure</w:t>
        </w:r>
        <w:r>
          <w:rPr>
            <w:webHidden/>
          </w:rPr>
          <w:tab/>
        </w:r>
        <w:r>
          <w:rPr>
            <w:webHidden/>
          </w:rPr>
          <w:fldChar w:fldCharType="begin"/>
        </w:r>
        <w:r>
          <w:rPr>
            <w:webHidden/>
          </w:rPr>
          <w:instrText xml:space="preserve"> PAGEREF _Toc242267709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5CABCFFF" w14:textId="77777777" w:rsidR="00B95715" w:rsidRDefault="00B95715">
      <w:pPr>
        <w:pStyle w:val="TOC2"/>
        <w:rPr>
          <w:ins w:id="145"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46"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"_Toc242267710"</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7.2 Adverse Events</w:t>
        </w:r>
        <w:r>
          <w:rPr>
            <w:webHidden/>
          </w:rPr>
          <w:tab/>
        </w:r>
        <w:r>
          <w:rPr>
            <w:webHidden/>
          </w:rPr>
          <w:fldChar w:fldCharType="begin"/>
        </w:r>
        <w:r>
          <w:rPr>
            <w:webHidden/>
          </w:rPr>
          <w:instrText xml:space="preserve"> PAGEREF _Toc242267710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4657499F" w14:textId="77777777" w:rsidR="00B95715" w:rsidRDefault="00B95715">
      <w:pPr>
        <w:pStyle w:val="TOC2"/>
        <w:rPr>
          <w:ins w:id="147"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48"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"_Toc242267711"</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7.3 Additional Safety Assessments</w:t>
        </w:r>
        <w:r>
          <w:rPr>
            <w:webHidden/>
          </w:rPr>
          <w:tab/>
        </w:r>
        <w:r>
          <w:rPr>
            <w:webHidden/>
          </w:rPr>
          <w:fldChar w:fldCharType="begin"/>
        </w:r>
        <w:r>
          <w:rPr>
            <w:webHidden/>
          </w:rPr>
          <w:instrText xml:space="preserve"> PAGEREF _Toc242267711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1DB02664" w14:textId="77777777" w:rsidR="00B95715" w:rsidRDefault="00B95715">
      <w:pPr>
        <w:pStyle w:val="TOC1"/>
        <w:rPr>
          <w:ins w:id="149"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50"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"_Toc242267712"</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8. Other Analyses</w:t>
        </w:r>
        <w:r>
          <w:rPr>
            <w:webHidden/>
          </w:rPr>
          <w:tab/>
        </w:r>
        <w:r>
          <w:rPr>
            <w:webHidden/>
          </w:rPr>
          <w:fldChar w:fldCharType="begin"/>
        </w:r>
        <w:r>
          <w:rPr>
            <w:webHidden/>
          </w:rPr>
          <w:instrText xml:space="preserve"> PAGEREF _Toc242267712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09BD84B3" w14:textId="77777777" w:rsidR="00B95715" w:rsidRDefault="00B95715">
      <w:pPr>
        <w:pStyle w:val="TOC2"/>
        <w:rPr>
          <w:ins w:id="151"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52"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"_Toc242267713"</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8.1 Other Variables and/or Parameters</w:t>
        </w:r>
        <w:r>
          <w:rPr>
            <w:webHidden/>
          </w:rPr>
          <w:tab/>
        </w:r>
        <w:r>
          <w:rPr>
            <w:webHidden/>
          </w:rPr>
          <w:fldChar w:fldCharType="begin"/>
        </w:r>
        <w:r>
          <w:rPr>
            <w:webHidden/>
          </w:rPr>
          <w:instrText xml:space="preserve"> PAGEREF _Toc242267713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46988D9C" w14:textId="77777777" w:rsidR="00B95715" w:rsidRDefault="00B95715">
      <w:pPr>
        <w:pStyle w:val="TOC2"/>
        <w:rPr>
          <w:ins w:id="153"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54"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"_Toc242267714"</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8.2 Subgroup Analyses</w:t>
        </w:r>
        <w:r>
          <w:rPr>
            <w:webHidden/>
          </w:rPr>
          <w:tab/>
        </w:r>
        <w:r>
          <w:rPr>
            <w:webHidden/>
          </w:rPr>
          <w:fldChar w:fldCharType="begin"/>
        </w:r>
        <w:r>
          <w:rPr>
            <w:webHidden/>
          </w:rPr>
          <w:instrText xml:space="preserve"> PAGEREF _Toc242267714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657D778E" w14:textId="77777777" w:rsidR="00B95715" w:rsidRDefault="00B95715">
      <w:pPr>
        <w:pStyle w:val="TOC1"/>
        <w:rPr>
          <w:ins w:id="155"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56"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"_Toc242267715"</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9. Interim Analyses</w:t>
        </w:r>
        <w:r>
          <w:rPr>
            <w:webHidden/>
          </w:rPr>
          <w:tab/>
        </w:r>
        <w:r>
          <w:rPr>
            <w:webHidden/>
          </w:rPr>
          <w:fldChar w:fldCharType="begin"/>
        </w:r>
        <w:r>
          <w:rPr>
            <w:webHidden/>
          </w:rPr>
          <w:instrText xml:space="preserve"> PAGEREF _Toc242267715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19607348" w14:textId="77777777" w:rsidR="00B95715" w:rsidRDefault="00B95715">
      <w:pPr>
        <w:pStyle w:val="TOC1"/>
        <w:rPr>
          <w:ins w:id="157"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58"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"_Toc242267716"</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10. Changes to Protocol-planned Analyses</w:t>
        </w:r>
        <w:r>
          <w:rPr>
            <w:webHidden/>
          </w:rPr>
          <w:tab/>
        </w:r>
        <w:r>
          <w:rPr>
            <w:webHidden/>
          </w:rPr>
          <w:fldChar w:fldCharType="begin"/>
        </w:r>
        <w:r>
          <w:rPr>
            <w:webHidden/>
          </w:rPr>
          <w:instrText xml:space="preserve"> PAGEREF _Toc242267716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24334BD4" w14:textId="77777777" w:rsidR="00B95715" w:rsidRDefault="00B95715">
      <w:pPr>
        <w:pStyle w:val="TOC1"/>
        <w:rPr>
          <w:ins w:id="159"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60"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"_Toc242267717"</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11. Sample Size Determination</w:t>
        </w:r>
        <w:r>
          <w:rPr>
            <w:webHidden/>
          </w:rPr>
          <w:tab/>
        </w:r>
        <w:r>
          <w:rPr>
            <w:webHidden/>
          </w:rPr>
          <w:fldChar w:fldCharType="begin"/>
        </w:r>
        <w:r>
          <w:rPr>
            <w:webHidden/>
          </w:rPr>
          <w:instrText xml:space="preserve"> PAGEREF _Toc242267717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5EF0C01B" w14:textId="77777777" w:rsidR="00B95715" w:rsidRDefault="00B95715">
      <w:pPr>
        <w:pStyle w:val="TOC1"/>
        <w:rPr>
          <w:ins w:id="161"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62"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"_Toc242267718"</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12. Supporting Documentation</w:t>
        </w:r>
        <w:r>
          <w:rPr>
            <w:webHidden/>
          </w:rPr>
          <w:tab/>
        </w:r>
        <w:r>
          <w:rPr>
            <w:webHidden/>
          </w:rPr>
          <w:fldChar w:fldCharType="begin"/>
        </w:r>
        <w:r>
          <w:rPr>
            <w:webHidden/>
          </w:rPr>
          <w:instrText xml:space="preserve"> PAGEREF _Toc242267718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5506BF92" w14:textId="77777777" w:rsidR="00B95715" w:rsidRDefault="00B95715">
      <w:pPr>
        <w:pStyle w:val="TOC2"/>
        <w:rPr>
          <w:ins w:id="163"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64" w:author="Inge Christoffer Olsen" w:date="2026-10-07T12:16:00Z" w16du:dateUtc="2026-10-07T10:16:00Z">
        <w:r w:rsidRPr="00FE6472">
          <w:rPr>
            <w:rStyle w:val="Hyperlink"/>
          </w:rPr>
          <w:lastRenderedPageBreak/>
          <w:fldChar w:fldCharType="begin"/>
        </w:r>
        <w:r w:rsidRPr="00FE6472">
          <w:rPr>
            <w:rStyle w:val="Hyperlink"/>
          </w:rPr>
          <w:instrText xml:space="preserve"> </w:instrText>
        </w:r>
        <w:r>
          <w:instrText>HYPERLINK \l "_Toc242267719"</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12.1 Other objectives and endpoints specified in the protocol, detailed elsewhere</w:t>
        </w:r>
        <w:r>
          <w:rPr>
            <w:webHidden/>
          </w:rPr>
          <w:tab/>
        </w:r>
        <w:r>
          <w:rPr>
            <w:webHidden/>
          </w:rPr>
          <w:fldChar w:fldCharType="begin"/>
        </w:r>
        <w:r>
          <w:rPr>
            <w:webHidden/>
          </w:rPr>
          <w:instrText xml:space="preserve"> PAGEREF _Toc242267719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7EF0363A" w14:textId="77777777" w:rsidR="00B95715" w:rsidRDefault="00B95715">
      <w:pPr>
        <w:pStyle w:val="TOC2"/>
        <w:rPr>
          <w:ins w:id="165" w:author="Inge Christoffer Olsen" w:date="2026-10-07T12:16:00Z" w16du:dateUtc="2026-10-07T10:16:00Z"/>
          <w:rFonts w:asciiTheme="minorHAnsi" w:eastAsiaTheme="minorEastAsia" w:hAnsiTheme="minorHAnsi" w:cstheme="minorBidi"/>
          <w:color w:val="auto"/>
          <w:kern w:val="2"/>
          <w:lang w:val="en-NO" w:eastAsia="en-GB"/>
          <w14:ligatures w14:val="standardContextual"/>
        </w:rPr>
      </w:pPr>
      <w:ins w:id="166"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"_Toc242267720"</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12.2 Data derivations</w:t>
        </w:r>
        <w:r>
          <w:rPr>
            <w:webHidden/>
          </w:rPr>
          <w:tab/>
        </w:r>
        <w:r>
          <w:rPr>
            <w:webHidden/>
          </w:rPr>
          <w:fldChar w:fldCharType="begin"/>
        </w:r>
        <w:r>
          <w:rPr>
            <w:webHidden/>
          </w:rPr>
          <w:instrText xml:space="preserve"> PAGEREF _Toc242267720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605D4861" w14:textId="77777777" w:rsidR="00B95715" w:rsidRDefault="00B95715">
      <w:pPr>
        <w:pStyle w:val="TOC1"/>
        <w:rPr>
          <w:ins w:id="167" w:author="Inge Christoffer Olsen" w:date="2026-10-07T12:16:00Z" w16du:dateUtc="2026-10-07T10:16:00Z"/>
          <w:rFonts w:asciiTheme="minorHAnsi" w:eastAsiaTheme="minorEastAsia" w:hAnsiTheme="minorHAnsi" w:cstheme="minorBidi"/>
          <w:b w:val="0"/>
          <w:color w:val="auto"/>
          <w:kern w:val="2"/>
          <w:lang w:val="en-NO" w:eastAsia="en-GB"/>
          <w14:ligatures w14:val="standardContextual"/>
        </w:rPr>
      </w:pPr>
      <w:ins w:id="168" w:author="Inge Christoffer Olsen" w:date="2026-10-07T12:16:00Z" w16du:dateUtc="2026-10-07T10:16:00Z">
        <w:r w:rsidRPr="00FE6472">
          <w:rPr>
            <w:rStyle w:val="Hyperlink"/>
          </w:rPr>
          <w:fldChar w:fldCharType="begin"/>
        </w:r>
        <w:r w:rsidRPr="00FE6472">
          <w:rPr>
            <w:rStyle w:val="Hyperlink"/>
          </w:rPr>
          <w:instrText xml:space="preserve"> </w:instrText>
        </w:r>
        <w:r>
          <w:instrText>HYPERLINK \l "_Toc242267721"</w:instrText>
        </w:r>
        <w:r w:rsidRPr="00FE6472">
          <w:rPr>
            <w:rStyle w:val="Hyperlink"/>
          </w:rPr>
          <w:instrText xml:space="preserve"> </w:instrText>
        </w:r>
        <w:r w:rsidRPr="00FE6472">
          <w:rPr>
            <w:rStyle w:val="Hyperlink"/>
          </w:rPr>
        </w:r>
        <w:r w:rsidRPr="00FE6472">
          <w:rPr>
            <w:rStyle w:val="Hyperlink"/>
          </w:rPr>
          <w:fldChar w:fldCharType="separate"/>
        </w:r>
        <w:r w:rsidRPr="00FE6472">
          <w:rPr>
            <w:rStyle w:val="Hyperlink"/>
          </w:rPr>
          <w:t>13. References</w:t>
        </w:r>
        <w:r>
          <w:rPr>
            <w:webHidden/>
          </w:rPr>
          <w:tab/>
        </w:r>
        <w:r>
          <w:rPr>
            <w:webHidden/>
          </w:rPr>
          <w:fldChar w:fldCharType="begin"/>
        </w:r>
        <w:r>
          <w:rPr>
            <w:webHidden/>
          </w:rPr>
          <w:instrText xml:space="preserve"> PAGEREF _Toc242267721 \h </w:instrText>
        </w:r>
        <w:r>
          <w:rPr>
            <w:webHidden/>
          </w:rPr>
        </w:r>
        <w:r>
          <w:rPr>
            <w:webHidden/>
          </w:rPr>
          <w:fldChar w:fldCharType="separate"/>
        </w:r>
        <w:r>
          <w:rPr>
            <w:webHidden/>
          </w:rPr>
          <w:t>1</w:t>
        </w:r>
        <w:r>
          <w:rPr>
            <w:webHidden/>
          </w:rPr>
          <w:fldChar w:fldCharType="end"/>
        </w:r>
        <w:r w:rsidRPr="00FE6472">
          <w:rPr>
            <w:rStyle w:val="Hyperlink"/>
          </w:rPr>
          <w:fldChar w:fldCharType="end"/>
        </w:r>
      </w:ins>
    </w:p>
    <w:p w14:paraId="75AE8E12" w14:textId="77777777" w:rsidR="007D09B7" w:rsidRDefault="00000000">
      <w:ins w:id="169" w:author="Inge Christoffer Olsen" w:date="2026-10-07T12:16:00Z" w16du:dateUtc="2026-10-07T10:16:00Z">
        <w:r>
          <w:fldChar w:fldCharType="end"/>
        </w:r>
      </w:ins>
    </w:p>
    <w:p w14:paraId="448D4AC4" w14:textId="77777777" w:rsidR="007D09B7" w:rsidRDefault="00000000">
      <w:r>
        <w:br w:type="page"/>
      </w:r>
    </w:p>
    <w:p w14:paraId="7B7A0F33" w14:textId="77777777" w:rsidR="007D09B7" w:rsidRDefault="00000000">
      <w:pPr>
        <w:pStyle w:val="Heading1"/>
        <w:rPr>
          <w:rFonts w:hint="eastAsia"/>
        </w:rPr>
      </w:pPr>
      <w:bookmarkStart w:id="170" w:name="sec-version-history"/>
      <w:bookmarkStart w:id="171" w:name="_Toc242267683"/>
      <w:bookmarkStart w:id="172" w:name="_Toc240344682"/>
      <w:r>
        <w:lastRenderedPageBreak/>
        <w:t>Version History</w:t>
      </w:r>
      <w:bookmarkEnd w:id="171"/>
      <w:bookmarkEnd w:id="172"/>
    </w:p>
    <w:p w14:paraId="785C816C" w14:textId="77777777" w:rsidR="005F364C" w:rsidRDefault="007D33E9">
      <w:pPr>
        <w:rPr>
          <w:del w:id="173" w:author="Inge Christoffer Olsen" w:date="2026-10-07T12:16:00Z" w16du:dateUtc="2026-10-07T10:16:00Z"/>
        </w:rPr>
      </w:pPr>
      <w:del w:id="174" w:author="Inge Christoffer Olsen" w:date="2026-10-07T12:16:00Z" w16du:dateUtc="2026-10-07T10:16:00Z">
        <w:r>
          <w:delText>&lt;Start of example text&gt;</w:delText>
        </w:r>
      </w:del>
    </w:p>
    <w:p w14:paraId="14A61B1B" w14:textId="77777777" w:rsidR="007D09B7" w:rsidRDefault="00000000">
      <w:pPr>
        <w:pPrChange w:id="175" w:author="Inge Christoffer Olsen" w:date="2026-10-07T12:16:00Z" w16du:dateUtc="2026-10-07T10:16:00Z">
          <w:pPr>
            <w:pStyle w:val="BodyText"/>
          </w:pPr>
        </w:pPrChange>
      </w:pPr>
      <w:r>
        <w:t xml:space="preserve">This statistical analysis plan (SAP) for </w:t>
      </w:r>
      <w:del w:id="176" w:author="Inge Christoffer Olsen" w:date="2026-10-07T12:16:00Z" w16du:dateUtc="2026-10-07T10:16:00Z">
        <w:r w:rsidR="007D33E9">
          <w:delText>Study XXXXXX</w:delText>
        </w:r>
      </w:del>
      <w:ins w:id="177" w:author="Inge Christoffer Olsen" w:date="2026-10-07T12:16:00Z" w16du:dateUtc="2026-10-07T10:16:00Z">
        <w:r>
          <w:t>NORWELCG</w:t>
        </w:r>
      </w:ins>
      <w:r>
        <w:t xml:space="preserve"> is based on </w:t>
      </w:r>
      <w:del w:id="178" w:author="Inge Christoffer Olsen" w:date="2026-10-07T12:16:00Z" w16du:dateUtc="2026-10-07T10:16:00Z">
        <w:r w:rsidR="007D33E9">
          <w:delText xml:space="preserve">the </w:delText>
        </w:r>
      </w:del>
      <w:r>
        <w:t xml:space="preserve">protocol </w:t>
      </w:r>
      <w:ins w:id="179" w:author="Inge Christoffer Olsen" w:date="2026-10-07T12:16:00Z" w16du:dateUtc="2026-10-07T10:16:00Z">
        <w:r>
          <w:t xml:space="preserve">version 1.06, </w:t>
        </w:r>
      </w:ins>
      <w:r>
        <w:t xml:space="preserve">dated </w:t>
      </w:r>
      <w:del w:id="180" w:author="Inge Christoffer Olsen" w:date="2026-10-07T12:16:00Z" w16du:dateUtc="2026-10-07T10:16:00Z">
        <w:r w:rsidR="007D33E9">
          <w:delText>ddMMMyyyy</w:delText>
        </w:r>
      </w:del>
      <w:ins w:id="181" w:author="Inge Christoffer Olsen" w:date="2026-10-07T12:16:00Z" w16du:dateUtc="2026-10-07T10:16:00Z">
        <w:r>
          <w:t>9 May 2024</w:t>
        </w:r>
      </w:ins>
      <w:r>
        <w:t>.</w:t>
      </w:r>
    </w:p>
    <w:tbl>
      <w:tblPr>
        <w:tblW w:w="4900" w:type="pct"/>
        <w:tblLayout w:type="fixed"/>
        <w:tblLook w:val="0020" w:firstRow="1" w:lastRow="0" w:firstColumn="0" w:lastColumn="0" w:noHBand="0" w:noVBand="0"/>
      </w:tblPr>
      <w:tblGrid>
        <w:gridCol w:w="1404"/>
        <w:gridCol w:w="1591"/>
        <w:gridCol w:w="1778"/>
        <w:gridCol w:w="4400"/>
      </w:tblGrid>
      <w:tr w:rsidR="007D09B7" w14:paraId="4AA103EA" w14:textId="77777777">
        <w:trPr>
          <w:tblHeader/>
        </w:trPr>
        <w:tc>
          <w:tcPr>
            <w:tcW w:w="1188" w:type="dxa"/>
          </w:tcPr>
          <w:p w14:paraId="436A8CC9" w14:textId="77777777" w:rsidR="007D09B7" w:rsidRDefault="00000000">
            <w:pPr>
              <w:jc w:val="center"/>
            </w:pPr>
            <w:r>
              <w:rPr>
                <w:b/>
                <w:bCs/>
              </w:rPr>
              <w:t>SAP Version</w:t>
            </w:r>
          </w:p>
        </w:tc>
        <w:tc>
          <w:tcPr>
            <w:tcW w:w="1346" w:type="dxa"/>
          </w:tcPr>
          <w:p w14:paraId="69A7DAC7" w14:textId="77777777" w:rsidR="007D09B7" w:rsidRDefault="00000000">
            <w:r>
              <w:rPr>
                <w:b/>
                <w:bCs/>
              </w:rPr>
              <w:t>Date</w:t>
            </w:r>
          </w:p>
        </w:tc>
        <w:tc>
          <w:tcPr>
            <w:tcW w:w="1504" w:type="dxa"/>
          </w:tcPr>
          <w:p w14:paraId="6780E360" w14:textId="77777777" w:rsidR="007D09B7" w:rsidRDefault="00000000">
            <w:r>
              <w:rPr>
                <w:b/>
                <w:bCs/>
              </w:rPr>
              <w:t>Change</w:t>
            </w:r>
          </w:p>
        </w:tc>
        <w:tc>
          <w:tcPr>
            <w:tcW w:w="3722" w:type="dxa"/>
          </w:tcPr>
          <w:p w14:paraId="569FC6F8" w14:textId="77777777" w:rsidR="007D09B7" w:rsidRDefault="00000000">
            <w:r>
              <w:rPr>
                <w:b/>
                <w:bCs/>
              </w:rPr>
              <w:t>Rationale</w:t>
            </w:r>
          </w:p>
        </w:tc>
      </w:tr>
      <w:tr w:rsidR="007D09B7" w14:paraId="25582CD0" w14:textId="77777777">
        <w:tc>
          <w:tcPr>
            <w:tcW w:w="1188" w:type="dxa"/>
          </w:tcPr>
          <w:p w14:paraId="1E201076" w14:textId="77777777" w:rsidR="007D09B7" w:rsidRDefault="00000000">
            <w:pPr>
              <w:jc w:val="center"/>
            </w:pPr>
            <w:r>
              <w:t>1.0</w:t>
            </w:r>
          </w:p>
        </w:tc>
        <w:tc>
          <w:tcPr>
            <w:tcW w:w="1346" w:type="dxa"/>
          </w:tcPr>
          <w:p w14:paraId="4F243A49" w14:textId="77777777" w:rsidR="007D09B7" w:rsidRDefault="00000000">
            <w:ins w:id="182" w:author="Inge Christoffer Olsen" w:date="2026-10-07T12:16:00Z" w16du:dateUtc="2026-10-07T10:16:00Z">
              <w:r>
                <w:t>[date of signature]</w:t>
              </w:r>
            </w:ins>
          </w:p>
        </w:tc>
        <w:tc>
          <w:tcPr>
            <w:tcW w:w="1504" w:type="dxa"/>
          </w:tcPr>
          <w:p w14:paraId="3BDCDDEF" w14:textId="77777777" w:rsidR="007D09B7" w:rsidRDefault="00000000">
            <w:r>
              <w:t>Not applicable</w:t>
            </w:r>
          </w:p>
        </w:tc>
        <w:tc>
          <w:tcPr>
            <w:tcW w:w="3722" w:type="dxa"/>
          </w:tcPr>
          <w:p w14:paraId="233AE461" w14:textId="77777777" w:rsidR="007D09B7" w:rsidRDefault="00000000">
            <w:r>
              <w:t>Original version</w:t>
            </w:r>
          </w:p>
        </w:tc>
      </w:tr>
      <w:tr w:rsidR="005F364C" w14:paraId="591F6CEB" w14:textId="77777777">
        <w:trPr>
          <w:del w:id="183" w:author="Inge Christoffer Olsen" w:date="2026-10-07T12:16:00Z" w16du:dateUtc="2026-10-07T10:16:00Z"/>
        </w:trPr>
        <w:tc>
          <w:tcPr>
            <w:tcW w:w="1188" w:type="dxa"/>
          </w:tcPr>
          <w:p w14:paraId="0B432FA9" w14:textId="77777777" w:rsidR="005F364C" w:rsidRDefault="007D33E9">
            <w:pPr>
              <w:jc w:val="center"/>
              <w:rPr>
                <w:del w:id="184" w:author="Inge Christoffer Olsen" w:date="2026-10-07T12:16:00Z" w16du:dateUtc="2026-10-07T10:16:00Z"/>
              </w:rPr>
            </w:pPr>
            <w:del w:id="185" w:author="Inge Christoffer Olsen" w:date="2026-10-07T12:16:00Z" w16du:dateUtc="2026-10-07T10:16:00Z">
              <w:r>
                <w:delText>&lt;add rows as necessary&gt;</w:delText>
              </w:r>
            </w:del>
          </w:p>
        </w:tc>
        <w:tc>
          <w:tcPr>
            <w:tcW w:w="1346" w:type="dxa"/>
          </w:tcPr>
          <w:p w14:paraId="2B882E8D" w14:textId="77777777" w:rsidR="005F364C" w:rsidRDefault="005F364C">
            <w:pPr>
              <w:rPr>
                <w:del w:id="186" w:author="Inge Christoffer Olsen" w:date="2026-10-07T12:16:00Z" w16du:dateUtc="2026-10-07T10:16:00Z"/>
              </w:rPr>
            </w:pPr>
          </w:p>
        </w:tc>
        <w:tc>
          <w:tcPr>
            <w:tcW w:w="1504" w:type="dxa"/>
          </w:tcPr>
          <w:p w14:paraId="226EADFE" w14:textId="77777777" w:rsidR="005F364C" w:rsidRDefault="005F364C">
            <w:pPr>
              <w:rPr>
                <w:del w:id="187" w:author="Inge Christoffer Olsen" w:date="2026-10-07T12:16:00Z" w16du:dateUtc="2026-10-07T10:16:00Z"/>
              </w:rPr>
            </w:pPr>
          </w:p>
        </w:tc>
        <w:tc>
          <w:tcPr>
            <w:tcW w:w="3722" w:type="dxa"/>
          </w:tcPr>
          <w:p w14:paraId="0B15A9CA" w14:textId="77777777" w:rsidR="005F364C" w:rsidRDefault="005F364C">
            <w:pPr>
              <w:rPr>
                <w:del w:id="188" w:author="Inge Christoffer Olsen" w:date="2026-10-07T12:16:00Z" w16du:dateUtc="2026-10-07T10:16:00Z"/>
              </w:rPr>
            </w:pPr>
          </w:p>
        </w:tc>
      </w:tr>
    </w:tbl>
    <w:p w14:paraId="45213268" w14:textId="77777777" w:rsidR="005F364C" w:rsidRDefault="007D33E9">
      <w:pPr>
        <w:pStyle w:val="BodyText"/>
        <w:rPr>
          <w:del w:id="189" w:author="Inge Christoffer Olsen" w:date="2026-10-07T12:16:00Z" w16du:dateUtc="2026-10-07T10:16:00Z"/>
        </w:rPr>
      </w:pPr>
      <w:del w:id="190" w:author="Inge Christoffer Olsen" w:date="2026-10-07T12:16:00Z" w16du:dateUtc="2026-10-07T10:16:00Z">
        <w:r>
          <w:delText>&lt;End of example text&gt;</w:delText>
        </w:r>
      </w:del>
    </w:p>
    <w:p w14:paraId="42BBFDA8" w14:textId="77777777" w:rsidR="007D09B7" w:rsidRDefault="00000000">
      <w:pPr>
        <w:pStyle w:val="Heading1"/>
        <w:rPr>
          <w:rFonts w:hint="eastAsia"/>
        </w:rPr>
      </w:pPr>
      <w:bookmarkStart w:id="191" w:name="sec-list-of-abbreviations"/>
      <w:bookmarkStart w:id="192" w:name="_Toc242267684"/>
      <w:bookmarkStart w:id="193" w:name="_Toc240344683"/>
      <w:bookmarkEnd w:id="170"/>
      <w:r>
        <w:lastRenderedPageBreak/>
        <w:t>List of Abbreviations</w:t>
      </w:r>
      <w:bookmarkEnd w:id="192"/>
      <w:del w:id="194" w:author="Inge Christoffer Olsen" w:date="2026-10-07T12:16:00Z" w16du:dateUtc="2026-10-07T10:16:00Z">
        <w:r w:rsidR="007D33E9">
          <w:delText xml:space="preserve"> [and Definitions of Terms]</w:delText>
        </w:r>
      </w:del>
      <w:bookmarkEnd w:id="193"/>
    </w:p>
    <w:p w14:paraId="45490AC9" w14:textId="77777777" w:rsidR="005F364C" w:rsidRDefault="007D33E9">
      <w:pPr>
        <w:rPr>
          <w:del w:id="195" w:author="Inge Christoffer Olsen" w:date="2026-10-07T12:16:00Z" w16du:dateUtc="2026-10-07T10:16:00Z"/>
        </w:rPr>
      </w:pPr>
      <w:del w:id="196" w:author="Inge Christoffer Olsen" w:date="2026-10-07T12:16:00Z" w16du:dateUtc="2026-10-07T10:16:00Z">
        <w:r>
          <w:delText>&lt;Start of example text&gt;</w:delText>
        </w:r>
      </w:del>
    </w:p>
    <w:tbl>
      <w:tblPr>
        <w:tblW w:w="0" w:type="auto"/>
        <w:tblLook w:val="0020" w:firstRow="1" w:lastRow="0" w:firstColumn="0" w:lastColumn="0" w:noHBand="0" w:noVBand="0"/>
        <w:tblPrChange w:id="197" w:author="Inge Christoffer Olsen" w:date="2026-10-07T12:16:00Z" w16du:dateUtc="2026-10-07T10:16:00Z">
          <w:tblPr>
            <w:tblW w:w="4902" w:type="pct"/>
            <w:tblLayout w:type="fixed"/>
            <w:tblLook w:val="0020" w:firstRow="1" w:lastRow="0" w:firstColumn="0" w:lastColumn="0" w:noHBand="0" w:noVBand="0"/>
          </w:tblPr>
        </w:tblPrChange>
      </w:tblPr>
      <w:tblGrid>
        <w:gridCol w:w="3669"/>
        <w:gridCol w:w="5235"/>
        <w:tblGridChange w:id="198">
          <w:tblGrid>
            <w:gridCol w:w="2386"/>
            <w:gridCol w:w="1283"/>
            <w:gridCol w:w="5235"/>
            <w:gridCol w:w="273"/>
          </w:tblGrid>
        </w:tblGridChange>
      </w:tblGrid>
      <w:tr w:rsidR="007D09B7" w14:paraId="5BEF1079" w14:textId="77777777">
        <w:trPr>
          <w:tblHeader/>
          <w:trPrChange w:id="199" w:author="Inge Christoffer Olsen" w:date="2026-10-07T12:16:00Z" w16du:dateUtc="2026-10-07T10:16:00Z">
            <w:trPr>
              <w:tblHeader/>
            </w:trPr>
          </w:trPrChange>
        </w:trPr>
        <w:tc>
          <w:tcPr>
            <w:tcW w:w="0" w:type="auto"/>
            <w:tcPrChange w:id="200" w:author="Inge Christoffer Olsen" w:date="2026-10-07T12:16:00Z" w16du:dateUtc="2026-10-07T10:16:00Z">
              <w:tcPr>
                <w:tcW w:w="2018" w:type="dxa"/>
              </w:tcPr>
            </w:tcPrChange>
          </w:tcPr>
          <w:p w14:paraId="40FEE48E" w14:textId="77777777" w:rsidR="007D09B7" w:rsidRDefault="007D33E9">
            <w:del w:id="201" w:author="Inge Christoffer Olsen" w:date="2026-10-07T12:16:00Z" w16du:dateUtc="2026-10-07T10:16:00Z">
              <w:r>
                <w:rPr>
                  <w:i/>
                  <w:iCs/>
                </w:rPr>
                <w:delText>[abbreviation or term]</w:delText>
              </w:r>
            </w:del>
            <w:ins w:id="202" w:author="Inge Christoffer Olsen" w:date="2026-10-07T12:16:00Z" w16du:dateUtc="2026-10-07T10:16:00Z">
              <w:r w:rsidR="00000000">
                <w:t>Abbreviation</w:t>
              </w:r>
            </w:ins>
          </w:p>
        </w:tc>
        <w:tc>
          <w:tcPr>
            <w:tcW w:w="0" w:type="auto"/>
            <w:tcPrChange w:id="203" w:author="Inge Christoffer Olsen" w:date="2026-10-07T12:16:00Z" w16du:dateUtc="2026-10-07T10:16:00Z">
              <w:tcPr>
                <w:tcW w:w="5745" w:type="dxa"/>
                <w:gridSpan w:val="3"/>
              </w:tcPr>
            </w:tcPrChange>
          </w:tcPr>
          <w:p w14:paraId="0D930337" w14:textId="77777777" w:rsidR="007D09B7" w:rsidRDefault="007D33E9">
            <w:del w:id="204" w:author="Inge Christoffer Olsen" w:date="2026-10-07T12:16:00Z" w16du:dateUtc="2026-10-07T10:16:00Z">
              <w:r>
                <w:rPr>
                  <w:i/>
                  <w:iCs/>
                </w:rPr>
                <w:delText>[definition/explanation]</w:delText>
              </w:r>
            </w:del>
            <w:ins w:id="205" w:author="Inge Christoffer Olsen" w:date="2026-10-07T12:16:00Z" w16du:dateUtc="2026-10-07T10:16:00Z">
              <w:r w:rsidR="00000000">
                <w:t>Definition</w:t>
              </w:r>
            </w:ins>
          </w:p>
        </w:tc>
      </w:tr>
      <w:tr w:rsidR="007D09B7" w14:paraId="35C85395" w14:textId="77777777">
        <w:tc>
          <w:tcPr>
            <w:tcW w:w="0" w:type="auto"/>
            <w:tcPrChange w:id="206" w:author="Inge Christoffer Olsen" w:date="2026-10-07T12:16:00Z" w16du:dateUtc="2026-10-07T10:16:00Z">
              <w:tcPr>
                <w:tcW w:w="2018" w:type="dxa"/>
              </w:tcPr>
            </w:tcPrChange>
          </w:tcPr>
          <w:p w14:paraId="7D57D456" w14:textId="77777777" w:rsidR="007D09B7" w:rsidRDefault="007D33E9">
            <w:del w:id="207" w:author="Inge Christoffer Olsen" w:date="2026-10-07T12:16:00Z" w16du:dateUtc="2026-10-07T10:16:00Z">
              <w:r>
                <w:rPr>
                  <w:i/>
                  <w:iCs/>
                </w:rPr>
                <w:delText>[abbreviation or term]</w:delText>
              </w:r>
            </w:del>
            <w:ins w:id="208" w:author="Inge Christoffer Olsen" w:date="2026-10-07T12:16:00Z" w16du:dateUtc="2026-10-07T10:16:00Z">
              <w:r w:rsidR="00000000">
                <w:t>BD / BE</w:t>
              </w:r>
            </w:ins>
          </w:p>
        </w:tc>
        <w:tc>
          <w:tcPr>
            <w:tcW w:w="0" w:type="auto"/>
            <w:tcPrChange w:id="209" w:author="Inge Christoffer Olsen" w:date="2026-10-07T12:16:00Z" w16du:dateUtc="2026-10-07T10:16:00Z">
              <w:tcPr>
                <w:tcW w:w="5745" w:type="dxa"/>
                <w:gridSpan w:val="3"/>
              </w:tcPr>
            </w:tcPrChange>
          </w:tcPr>
          <w:p w14:paraId="2D79D40A" w14:textId="77777777" w:rsidR="007D09B7" w:rsidRDefault="007D33E9">
            <w:del w:id="210" w:author="Inge Christoffer Olsen" w:date="2026-10-07T12:16:00Z" w16du:dateUtc="2026-10-07T10:16:00Z">
              <w:r>
                <w:rPr>
                  <w:i/>
                  <w:iCs/>
                </w:rPr>
                <w:delText>[definition/explanation]</w:delText>
              </w:r>
            </w:del>
            <w:ins w:id="211" w:author="Inge Christoffer Olsen" w:date="2026-10-07T12:16:00Z" w16du:dateUtc="2026-10-07T10:16:00Z">
              <w:r w:rsidR="00000000">
                <w:t>Base deficit / base excess</w:t>
              </w:r>
            </w:ins>
          </w:p>
        </w:tc>
      </w:tr>
      <w:tr w:rsidR="007D09B7" w14:paraId="6F7F3C32" w14:textId="77777777">
        <w:tc>
          <w:tcPr>
            <w:tcW w:w="0" w:type="auto"/>
            <w:tcPrChange w:id="212" w:author="Inge Christoffer Olsen" w:date="2026-10-07T12:16:00Z" w16du:dateUtc="2026-10-07T10:16:00Z">
              <w:tcPr>
                <w:tcW w:w="2018" w:type="dxa"/>
              </w:tcPr>
            </w:tcPrChange>
          </w:tcPr>
          <w:p w14:paraId="613B4DB3" w14:textId="77777777" w:rsidR="007D09B7" w:rsidRDefault="007D33E9">
            <w:del w:id="213" w:author="Inge Christoffer Olsen" w:date="2026-10-07T12:16:00Z" w16du:dateUtc="2026-10-07T10:16:00Z">
              <w:r>
                <w:rPr>
                  <w:i/>
                  <w:iCs/>
                </w:rPr>
                <w:delText>[abbreviation or term]</w:delText>
              </w:r>
            </w:del>
            <w:ins w:id="214" w:author="Inge Christoffer Olsen" w:date="2026-10-07T12:16:00Z" w16du:dateUtc="2026-10-07T10:16:00Z">
              <w:r w:rsidR="00000000">
                <w:t>BMI</w:t>
              </w:r>
            </w:ins>
          </w:p>
        </w:tc>
        <w:tc>
          <w:tcPr>
            <w:tcW w:w="0" w:type="auto"/>
            <w:tcPrChange w:id="215" w:author="Inge Christoffer Olsen" w:date="2026-10-07T12:16:00Z" w16du:dateUtc="2026-10-07T10:16:00Z">
              <w:tcPr>
                <w:tcW w:w="5745" w:type="dxa"/>
                <w:gridSpan w:val="3"/>
              </w:tcPr>
            </w:tcPrChange>
          </w:tcPr>
          <w:p w14:paraId="3B20AC50" w14:textId="77777777" w:rsidR="007D09B7" w:rsidRDefault="007D33E9">
            <w:del w:id="216" w:author="Inge Christoffer Olsen" w:date="2026-10-07T12:16:00Z" w16du:dateUtc="2026-10-07T10:16:00Z">
              <w:r>
                <w:rPr>
                  <w:i/>
                  <w:iCs/>
                </w:rPr>
                <w:delText>[definition/explanation]</w:delText>
              </w:r>
            </w:del>
            <w:ins w:id="217" w:author="Inge Christoffer Olsen" w:date="2026-10-07T12:16:00Z" w16du:dateUtc="2026-10-07T10:16:00Z">
              <w:r w:rsidR="00000000">
                <w:t>Body mass index</w:t>
              </w:r>
            </w:ins>
          </w:p>
        </w:tc>
      </w:tr>
      <w:tr w:rsidR="007D09B7" w14:paraId="3D83449F" w14:textId="77777777">
        <w:trPr>
          <w:ins w:id="218" w:author="Inge Christoffer Olsen" w:date="2026-10-07T12:16:00Z" w16du:dateUtc="2026-10-07T10:16:00Z"/>
        </w:trPr>
        <w:tc>
          <w:tcPr>
            <w:tcW w:w="0" w:type="auto"/>
          </w:tcPr>
          <w:p w14:paraId="7F3540C6" w14:textId="77777777" w:rsidR="007D09B7" w:rsidRDefault="00000000">
            <w:pPr>
              <w:rPr>
                <w:ins w:id="219" w:author="Inge Christoffer Olsen" w:date="2026-10-07T12:16:00Z" w16du:dateUtc="2026-10-07T10:16:00Z"/>
              </w:rPr>
            </w:pPr>
            <w:ins w:id="220" w:author="Inge Christoffer Olsen" w:date="2026-10-07T12:16:00Z" w16du:dateUtc="2026-10-07T10:16:00Z">
              <w:r>
                <w:t>CC</w:t>
              </w:r>
            </w:ins>
          </w:p>
        </w:tc>
        <w:tc>
          <w:tcPr>
            <w:tcW w:w="0" w:type="auto"/>
          </w:tcPr>
          <w:p w14:paraId="3902DA73" w14:textId="77777777" w:rsidR="007D09B7" w:rsidRDefault="00000000">
            <w:pPr>
              <w:rPr>
                <w:ins w:id="221" w:author="Inge Christoffer Olsen" w:date="2026-10-07T12:16:00Z" w16du:dateUtc="2026-10-07T10:16:00Z"/>
              </w:rPr>
            </w:pPr>
            <w:ins w:id="222" w:author="Inge Christoffer Olsen" w:date="2026-10-07T12:16:00Z" w16du:dateUtc="2026-10-07T10:16:00Z">
              <w:r>
                <w:t>Complete case</w:t>
              </w:r>
            </w:ins>
          </w:p>
        </w:tc>
      </w:tr>
      <w:tr w:rsidR="007D09B7" w14:paraId="04FE89A7" w14:textId="77777777">
        <w:trPr>
          <w:ins w:id="223" w:author="Inge Christoffer Olsen" w:date="2026-10-07T12:16:00Z" w16du:dateUtc="2026-10-07T10:16:00Z"/>
        </w:trPr>
        <w:tc>
          <w:tcPr>
            <w:tcW w:w="0" w:type="auto"/>
          </w:tcPr>
          <w:p w14:paraId="6FEC4F3E" w14:textId="77777777" w:rsidR="007D09B7" w:rsidRDefault="00000000">
            <w:pPr>
              <w:rPr>
                <w:ins w:id="224" w:author="Inge Christoffer Olsen" w:date="2026-10-07T12:16:00Z" w16du:dateUtc="2026-10-07T10:16:00Z"/>
              </w:rPr>
            </w:pPr>
            <w:ins w:id="225" w:author="Inge Christoffer Olsen" w:date="2026-10-07T12:16:00Z" w16du:dateUtc="2026-10-07T10:16:00Z">
              <w:r>
                <w:t>CEQ2</w:t>
              </w:r>
            </w:ins>
          </w:p>
        </w:tc>
        <w:tc>
          <w:tcPr>
            <w:tcW w:w="0" w:type="auto"/>
          </w:tcPr>
          <w:p w14:paraId="57A8E24D" w14:textId="77777777" w:rsidR="007D09B7" w:rsidRDefault="00000000">
            <w:pPr>
              <w:rPr>
                <w:ins w:id="226" w:author="Inge Christoffer Olsen" w:date="2026-10-07T12:16:00Z" w16du:dateUtc="2026-10-07T10:16:00Z"/>
              </w:rPr>
            </w:pPr>
            <w:ins w:id="227" w:author="Inge Christoffer Olsen" w:date="2026-10-07T12:16:00Z" w16du:dateUtc="2026-10-07T10:16:00Z">
              <w:r>
                <w:t>Childbirth Experience Questionnaire, version 2</w:t>
              </w:r>
            </w:ins>
          </w:p>
        </w:tc>
      </w:tr>
      <w:tr w:rsidR="007D09B7" w14:paraId="3CF9B0B3" w14:textId="77777777">
        <w:trPr>
          <w:ins w:id="228" w:author="Inge Christoffer Olsen" w:date="2026-10-07T12:16:00Z" w16du:dateUtc="2026-10-07T10:16:00Z"/>
        </w:trPr>
        <w:tc>
          <w:tcPr>
            <w:tcW w:w="0" w:type="auto"/>
          </w:tcPr>
          <w:p w14:paraId="33F391CD" w14:textId="77777777" w:rsidR="007D09B7" w:rsidRDefault="00000000">
            <w:pPr>
              <w:rPr>
                <w:ins w:id="229" w:author="Inge Christoffer Olsen" w:date="2026-10-07T12:16:00Z" w16du:dateUtc="2026-10-07T10:16:00Z"/>
              </w:rPr>
            </w:pPr>
            <w:ins w:id="230" w:author="Inge Christoffer Olsen" w:date="2026-10-07T12:16:00Z" w16du:dateUtc="2026-10-07T10:16:00Z">
              <w:r>
                <w:t>CTG</w:t>
              </w:r>
            </w:ins>
          </w:p>
        </w:tc>
        <w:tc>
          <w:tcPr>
            <w:tcW w:w="0" w:type="auto"/>
          </w:tcPr>
          <w:p w14:paraId="222D3FEA" w14:textId="77777777" w:rsidR="007D09B7" w:rsidRDefault="00000000">
            <w:pPr>
              <w:rPr>
                <w:ins w:id="231" w:author="Inge Christoffer Olsen" w:date="2026-10-07T12:16:00Z" w16du:dateUtc="2026-10-07T10:16:00Z"/>
              </w:rPr>
            </w:pPr>
            <w:ins w:id="232" w:author="Inge Christoffer Olsen" w:date="2026-10-07T12:16:00Z" w16du:dateUtc="2026-10-07T10:16:00Z">
              <w:r>
                <w:t>Cardiotocography</w:t>
              </w:r>
            </w:ins>
          </w:p>
        </w:tc>
      </w:tr>
      <w:tr w:rsidR="007D09B7" w14:paraId="02C4E9F7" w14:textId="77777777">
        <w:trPr>
          <w:ins w:id="233" w:author="Inge Christoffer Olsen" w:date="2026-10-07T12:16:00Z" w16du:dateUtc="2026-10-07T10:16:00Z"/>
        </w:trPr>
        <w:tc>
          <w:tcPr>
            <w:tcW w:w="0" w:type="auto"/>
          </w:tcPr>
          <w:p w14:paraId="51FCA1D0" w14:textId="77777777" w:rsidR="007D09B7" w:rsidRDefault="00000000">
            <w:pPr>
              <w:rPr>
                <w:ins w:id="234" w:author="Inge Christoffer Olsen" w:date="2026-10-07T12:16:00Z" w16du:dateUtc="2026-10-07T10:16:00Z"/>
              </w:rPr>
            </w:pPr>
            <w:ins w:id="235" w:author="Inge Christoffer Olsen" w:date="2026-10-07T12:16:00Z" w16du:dateUtc="2026-10-07T10:16:00Z">
              <w:r>
                <w:t>eCRF</w:t>
              </w:r>
            </w:ins>
          </w:p>
        </w:tc>
        <w:tc>
          <w:tcPr>
            <w:tcW w:w="0" w:type="auto"/>
          </w:tcPr>
          <w:p w14:paraId="63D879C8" w14:textId="77777777" w:rsidR="007D09B7" w:rsidRDefault="00000000">
            <w:pPr>
              <w:rPr>
                <w:ins w:id="236" w:author="Inge Christoffer Olsen" w:date="2026-10-07T12:16:00Z" w16du:dateUtc="2026-10-07T10:16:00Z"/>
              </w:rPr>
            </w:pPr>
            <w:ins w:id="237" w:author="Inge Christoffer Olsen" w:date="2026-10-07T12:16:00Z" w16du:dateUtc="2026-10-07T10:16:00Z">
              <w:r>
                <w:t>Electronic case report form</w:t>
              </w:r>
            </w:ins>
          </w:p>
        </w:tc>
      </w:tr>
      <w:tr w:rsidR="007D09B7" w14:paraId="6EAD8D5B" w14:textId="77777777">
        <w:trPr>
          <w:ins w:id="238" w:author="Inge Christoffer Olsen" w:date="2026-10-07T12:16:00Z" w16du:dateUtc="2026-10-07T10:16:00Z"/>
        </w:trPr>
        <w:tc>
          <w:tcPr>
            <w:tcW w:w="0" w:type="auto"/>
          </w:tcPr>
          <w:p w14:paraId="57506951" w14:textId="77777777" w:rsidR="007D09B7" w:rsidRDefault="00000000">
            <w:pPr>
              <w:rPr>
                <w:ins w:id="239" w:author="Inge Christoffer Olsen" w:date="2026-10-07T12:16:00Z" w16du:dateUtc="2026-10-07T10:16:00Z"/>
              </w:rPr>
            </w:pPr>
            <w:ins w:id="240" w:author="Inge Christoffer Olsen" w:date="2026-10-07T12:16:00Z" w16du:dateUtc="2026-10-07T10:16:00Z">
              <w:r>
                <w:t>FAS</w:t>
              </w:r>
            </w:ins>
          </w:p>
        </w:tc>
        <w:tc>
          <w:tcPr>
            <w:tcW w:w="0" w:type="auto"/>
          </w:tcPr>
          <w:p w14:paraId="42E5384C" w14:textId="77777777" w:rsidR="007D09B7" w:rsidRDefault="00000000">
            <w:pPr>
              <w:rPr>
                <w:ins w:id="241" w:author="Inge Christoffer Olsen" w:date="2026-10-07T12:16:00Z" w16du:dateUtc="2026-10-07T10:16:00Z"/>
              </w:rPr>
            </w:pPr>
            <w:ins w:id="242" w:author="Inge Christoffer Olsen" w:date="2026-10-07T12:16:00Z" w16du:dateUtc="2026-10-07T10:16:00Z">
              <w:r>
                <w:t>Full analysis set</w:t>
              </w:r>
            </w:ins>
          </w:p>
        </w:tc>
      </w:tr>
      <w:tr w:rsidR="007D09B7" w14:paraId="49EA28F2" w14:textId="77777777">
        <w:trPr>
          <w:ins w:id="243" w:author="Inge Christoffer Olsen" w:date="2026-10-07T12:16:00Z" w16du:dateUtc="2026-10-07T10:16:00Z"/>
        </w:trPr>
        <w:tc>
          <w:tcPr>
            <w:tcW w:w="0" w:type="auto"/>
          </w:tcPr>
          <w:p w14:paraId="1314BC6B" w14:textId="77777777" w:rsidR="007D09B7" w:rsidRDefault="00000000">
            <w:pPr>
              <w:rPr>
                <w:ins w:id="244" w:author="Inge Christoffer Olsen" w:date="2026-10-07T12:16:00Z" w16du:dateUtc="2026-10-07T10:16:00Z"/>
              </w:rPr>
            </w:pPr>
            <w:ins w:id="245" w:author="Inge Christoffer Olsen" w:date="2026-10-07T12:16:00Z" w16du:dateUtc="2026-10-07T10:16:00Z">
              <w:r>
                <w:t>HC3</w:t>
              </w:r>
            </w:ins>
          </w:p>
        </w:tc>
        <w:tc>
          <w:tcPr>
            <w:tcW w:w="0" w:type="auto"/>
          </w:tcPr>
          <w:p w14:paraId="1D8D1EFA" w14:textId="77777777" w:rsidR="007D09B7" w:rsidRDefault="00000000">
            <w:pPr>
              <w:rPr>
                <w:ins w:id="246" w:author="Inge Christoffer Olsen" w:date="2026-10-07T12:16:00Z" w16du:dateUtc="2026-10-07T10:16:00Z"/>
              </w:rPr>
            </w:pPr>
            <w:ins w:id="247" w:author="Inge Christoffer Olsen" w:date="2026-10-07T12:16:00Z" w16du:dateUtc="2026-10-07T10:16:00Z">
              <w:r>
                <w:t>Heteroscedasticity-consistent standard errors, type 3</w:t>
              </w:r>
            </w:ins>
          </w:p>
        </w:tc>
      </w:tr>
      <w:tr w:rsidR="007D09B7" w14:paraId="6031FFCB" w14:textId="77777777">
        <w:trPr>
          <w:ins w:id="248" w:author="Inge Christoffer Olsen" w:date="2026-10-07T12:16:00Z" w16du:dateUtc="2026-10-07T10:16:00Z"/>
        </w:trPr>
        <w:tc>
          <w:tcPr>
            <w:tcW w:w="0" w:type="auto"/>
          </w:tcPr>
          <w:p w14:paraId="3731BABC" w14:textId="77777777" w:rsidR="007D09B7" w:rsidRDefault="00000000">
            <w:pPr>
              <w:rPr>
                <w:ins w:id="249" w:author="Inge Christoffer Olsen" w:date="2026-10-07T12:16:00Z" w16du:dateUtc="2026-10-07T10:16:00Z"/>
              </w:rPr>
            </w:pPr>
            <w:ins w:id="250" w:author="Inge Christoffer Olsen" w:date="2026-10-07T12:16:00Z" w16du:dateUtc="2026-10-07T10:16:00Z">
              <w:r>
                <w:t>ICC</w:t>
              </w:r>
            </w:ins>
          </w:p>
        </w:tc>
        <w:tc>
          <w:tcPr>
            <w:tcW w:w="0" w:type="auto"/>
          </w:tcPr>
          <w:p w14:paraId="09D58A94" w14:textId="77777777" w:rsidR="007D09B7" w:rsidRDefault="00000000">
            <w:pPr>
              <w:rPr>
                <w:ins w:id="251" w:author="Inge Christoffer Olsen" w:date="2026-10-07T12:16:00Z" w16du:dateUtc="2026-10-07T10:16:00Z"/>
              </w:rPr>
            </w:pPr>
            <w:ins w:id="252" w:author="Inge Christoffer Olsen" w:date="2026-10-07T12:16:00Z" w16du:dateUtc="2026-10-07T10:16:00Z">
              <w:r>
                <w:t>Intraclass correlation coefficient</w:t>
              </w:r>
            </w:ins>
          </w:p>
        </w:tc>
      </w:tr>
      <w:tr w:rsidR="007D09B7" w14:paraId="4613528F" w14:textId="77777777">
        <w:trPr>
          <w:ins w:id="253" w:author="Inge Christoffer Olsen" w:date="2026-10-07T12:16:00Z" w16du:dateUtc="2026-10-07T10:16:00Z"/>
        </w:trPr>
        <w:tc>
          <w:tcPr>
            <w:tcW w:w="0" w:type="auto"/>
          </w:tcPr>
          <w:p w14:paraId="792EF924" w14:textId="77777777" w:rsidR="007D09B7" w:rsidRDefault="00000000">
            <w:pPr>
              <w:rPr>
                <w:ins w:id="254" w:author="Inge Christoffer Olsen" w:date="2026-10-07T12:16:00Z" w16du:dateUtc="2026-10-07T10:16:00Z"/>
              </w:rPr>
            </w:pPr>
            <w:ins w:id="255" w:author="Inge Christoffer Olsen" w:date="2026-10-07T12:16:00Z" w16du:dateUtc="2026-10-07T10:16:00Z">
              <w:r>
                <w:t>ICH</w:t>
              </w:r>
            </w:ins>
          </w:p>
        </w:tc>
        <w:tc>
          <w:tcPr>
            <w:tcW w:w="0" w:type="auto"/>
          </w:tcPr>
          <w:p w14:paraId="1A18D796" w14:textId="77777777" w:rsidR="007D09B7" w:rsidRDefault="00000000">
            <w:pPr>
              <w:rPr>
                <w:ins w:id="256" w:author="Inge Christoffer Olsen" w:date="2026-10-07T12:16:00Z" w16du:dateUtc="2026-10-07T10:16:00Z"/>
              </w:rPr>
            </w:pPr>
            <w:ins w:id="257" w:author="Inge Christoffer Olsen" w:date="2026-10-07T12:16:00Z" w16du:dateUtc="2026-10-07T10:16:00Z">
              <w:r>
                <w:t>International Council for Harmonisation</w:t>
              </w:r>
            </w:ins>
          </w:p>
        </w:tc>
      </w:tr>
      <w:tr w:rsidR="007D09B7" w14:paraId="301F8279" w14:textId="77777777">
        <w:trPr>
          <w:ins w:id="258" w:author="Inge Christoffer Olsen" w:date="2026-10-07T12:16:00Z" w16du:dateUtc="2026-10-07T10:16:00Z"/>
        </w:trPr>
        <w:tc>
          <w:tcPr>
            <w:tcW w:w="0" w:type="auto"/>
          </w:tcPr>
          <w:p w14:paraId="6E531336" w14:textId="77777777" w:rsidR="007D09B7" w:rsidRDefault="00000000">
            <w:pPr>
              <w:rPr>
                <w:ins w:id="259" w:author="Inge Christoffer Olsen" w:date="2026-10-07T12:16:00Z" w16du:dateUtc="2026-10-07T10:16:00Z"/>
              </w:rPr>
            </w:pPr>
            <w:ins w:id="260" w:author="Inge Christoffer Olsen" w:date="2026-10-07T12:16:00Z" w16du:dateUtc="2026-10-07T10:16:00Z">
              <w:r>
                <w:t>IM / IV</w:t>
              </w:r>
            </w:ins>
          </w:p>
        </w:tc>
        <w:tc>
          <w:tcPr>
            <w:tcW w:w="0" w:type="auto"/>
          </w:tcPr>
          <w:p w14:paraId="0414E19A" w14:textId="77777777" w:rsidR="007D09B7" w:rsidRDefault="00000000">
            <w:pPr>
              <w:rPr>
                <w:ins w:id="261" w:author="Inge Christoffer Olsen" w:date="2026-10-07T12:16:00Z" w16du:dateUtc="2026-10-07T10:16:00Z"/>
              </w:rPr>
            </w:pPr>
            <w:ins w:id="262" w:author="Inge Christoffer Olsen" w:date="2026-10-07T12:16:00Z" w16du:dateUtc="2026-10-07T10:16:00Z">
              <w:r>
                <w:t>Intramuscular / intravenous</w:t>
              </w:r>
            </w:ins>
          </w:p>
        </w:tc>
      </w:tr>
      <w:tr w:rsidR="007D09B7" w14:paraId="45830C70" w14:textId="77777777">
        <w:trPr>
          <w:ins w:id="263" w:author="Inge Christoffer Olsen" w:date="2026-10-07T12:16:00Z" w16du:dateUtc="2026-10-07T10:16:00Z"/>
        </w:trPr>
        <w:tc>
          <w:tcPr>
            <w:tcW w:w="0" w:type="auto"/>
          </w:tcPr>
          <w:p w14:paraId="43DD3845" w14:textId="77777777" w:rsidR="007D09B7" w:rsidRDefault="00000000">
            <w:pPr>
              <w:rPr>
                <w:ins w:id="264" w:author="Inge Christoffer Olsen" w:date="2026-10-07T12:16:00Z" w16du:dateUtc="2026-10-07T10:16:00Z"/>
              </w:rPr>
            </w:pPr>
            <w:ins w:id="265" w:author="Inge Christoffer Olsen" w:date="2026-10-07T12:16:00Z" w16du:dateUtc="2026-10-07T10:16:00Z">
              <w:r>
                <w:t>LCG</w:t>
              </w:r>
            </w:ins>
          </w:p>
        </w:tc>
        <w:tc>
          <w:tcPr>
            <w:tcW w:w="0" w:type="auto"/>
          </w:tcPr>
          <w:p w14:paraId="18C48084" w14:textId="77777777" w:rsidR="007D09B7" w:rsidRDefault="00000000">
            <w:pPr>
              <w:rPr>
                <w:ins w:id="266" w:author="Inge Christoffer Olsen" w:date="2026-10-07T12:16:00Z" w16du:dateUtc="2026-10-07T10:16:00Z"/>
              </w:rPr>
            </w:pPr>
            <w:ins w:id="267" w:author="Inge Christoffer Olsen" w:date="2026-10-07T12:16:00Z" w16du:dateUtc="2026-10-07T10:16:00Z">
              <w:r>
                <w:t>WHO Labour Care Guide</w:t>
              </w:r>
            </w:ins>
          </w:p>
        </w:tc>
      </w:tr>
      <w:tr w:rsidR="007D09B7" w14:paraId="567F32C7" w14:textId="77777777">
        <w:trPr>
          <w:ins w:id="268" w:author="Inge Christoffer Olsen" w:date="2026-10-07T12:16:00Z" w16du:dateUtc="2026-10-07T10:16:00Z"/>
        </w:trPr>
        <w:tc>
          <w:tcPr>
            <w:tcW w:w="0" w:type="auto"/>
          </w:tcPr>
          <w:p w14:paraId="4F80FF46" w14:textId="77777777" w:rsidR="007D09B7" w:rsidRDefault="00000000">
            <w:pPr>
              <w:rPr>
                <w:ins w:id="269" w:author="Inge Christoffer Olsen" w:date="2026-10-07T12:16:00Z" w16du:dateUtc="2026-10-07T10:16:00Z"/>
              </w:rPr>
            </w:pPr>
            <w:ins w:id="270" w:author="Inge Christoffer Olsen" w:date="2026-10-07T12:16:00Z" w16du:dateUtc="2026-10-07T10:16:00Z">
              <w:r>
                <w:t>MAR</w:t>
              </w:r>
            </w:ins>
          </w:p>
        </w:tc>
        <w:tc>
          <w:tcPr>
            <w:tcW w:w="0" w:type="auto"/>
          </w:tcPr>
          <w:p w14:paraId="22CE116C" w14:textId="77777777" w:rsidR="007D09B7" w:rsidRDefault="00000000">
            <w:pPr>
              <w:rPr>
                <w:ins w:id="271" w:author="Inge Christoffer Olsen" w:date="2026-10-07T12:16:00Z" w16du:dateUtc="2026-10-07T10:16:00Z"/>
              </w:rPr>
            </w:pPr>
            <w:ins w:id="272" w:author="Inge Christoffer Olsen" w:date="2026-10-07T12:16:00Z" w16du:dateUtc="2026-10-07T10:16:00Z">
              <w:r>
                <w:t>Missing at random</w:t>
              </w:r>
            </w:ins>
          </w:p>
        </w:tc>
      </w:tr>
      <w:tr w:rsidR="007D09B7" w14:paraId="4D73590D" w14:textId="77777777">
        <w:trPr>
          <w:ins w:id="273" w:author="Inge Christoffer Olsen" w:date="2026-10-07T12:16:00Z" w16du:dateUtc="2026-10-07T10:16:00Z"/>
        </w:trPr>
        <w:tc>
          <w:tcPr>
            <w:tcW w:w="0" w:type="auto"/>
          </w:tcPr>
          <w:p w14:paraId="68CBCE43" w14:textId="77777777" w:rsidR="007D09B7" w:rsidRDefault="00000000">
            <w:pPr>
              <w:rPr>
                <w:ins w:id="274" w:author="Inge Christoffer Olsen" w:date="2026-10-07T12:16:00Z" w16du:dateUtc="2026-10-07T10:16:00Z"/>
              </w:rPr>
            </w:pPr>
            <w:ins w:id="275" w:author="Inge Christoffer Olsen" w:date="2026-10-07T12:16:00Z" w16du:dateUtc="2026-10-07T10:16:00Z">
              <w:r>
                <w:t>NORBIRTH</w:t>
              </w:r>
            </w:ins>
          </w:p>
        </w:tc>
        <w:tc>
          <w:tcPr>
            <w:tcW w:w="0" w:type="auto"/>
          </w:tcPr>
          <w:p w14:paraId="6DB4D59A" w14:textId="77777777" w:rsidR="007D09B7" w:rsidRDefault="00000000">
            <w:pPr>
              <w:rPr>
                <w:ins w:id="276" w:author="Inge Christoffer Olsen" w:date="2026-10-07T12:16:00Z" w16du:dateUtc="2026-10-07T10:16:00Z"/>
              </w:rPr>
            </w:pPr>
            <w:ins w:id="277" w:author="Inge Christoffer Olsen" w:date="2026-10-07T12:16:00Z" w16du:dateUtc="2026-10-07T10:16:00Z">
              <w:r>
                <w:t>Norwegian Network for Obstetric Research</w:t>
              </w:r>
            </w:ins>
          </w:p>
        </w:tc>
      </w:tr>
      <w:tr w:rsidR="007D09B7" w14:paraId="0E7CB94F" w14:textId="77777777">
        <w:trPr>
          <w:ins w:id="278" w:author="Inge Christoffer Olsen" w:date="2026-10-07T12:16:00Z" w16du:dateUtc="2026-10-07T10:16:00Z"/>
        </w:trPr>
        <w:tc>
          <w:tcPr>
            <w:tcW w:w="0" w:type="auto"/>
          </w:tcPr>
          <w:p w14:paraId="5D2C14F9" w14:textId="77777777" w:rsidR="007D09B7" w:rsidRDefault="00000000">
            <w:pPr>
              <w:rPr>
                <w:ins w:id="279" w:author="Inge Christoffer Olsen" w:date="2026-10-07T12:16:00Z" w16du:dateUtc="2026-10-07T10:16:00Z"/>
              </w:rPr>
            </w:pPr>
            <w:ins w:id="280" w:author="Inge Christoffer Olsen" w:date="2026-10-07T12:16:00Z" w16du:dateUtc="2026-10-07T10:16:00Z">
              <w:r>
                <w:t>PAS</w:t>
              </w:r>
            </w:ins>
          </w:p>
        </w:tc>
        <w:tc>
          <w:tcPr>
            <w:tcW w:w="0" w:type="auto"/>
          </w:tcPr>
          <w:p w14:paraId="7F2D78B5" w14:textId="77777777" w:rsidR="007D09B7" w:rsidRDefault="00000000">
            <w:pPr>
              <w:rPr>
                <w:ins w:id="281" w:author="Inge Christoffer Olsen" w:date="2026-10-07T12:16:00Z" w16du:dateUtc="2026-10-07T10:16:00Z"/>
              </w:rPr>
            </w:pPr>
            <w:ins w:id="282" w:author="Inge Christoffer Olsen" w:date="2026-10-07T12:16:00Z" w16du:dateUtc="2026-10-07T10:16:00Z">
              <w:r>
                <w:t>Primary analysis set</w:t>
              </w:r>
            </w:ins>
          </w:p>
        </w:tc>
      </w:tr>
      <w:tr w:rsidR="007D09B7" w14:paraId="52E748ED" w14:textId="77777777">
        <w:trPr>
          <w:ins w:id="283" w:author="Inge Christoffer Olsen" w:date="2026-10-07T12:16:00Z" w16du:dateUtc="2026-10-07T10:16:00Z"/>
        </w:trPr>
        <w:tc>
          <w:tcPr>
            <w:tcW w:w="0" w:type="auto"/>
          </w:tcPr>
          <w:p w14:paraId="61DDC16C" w14:textId="77777777" w:rsidR="007D09B7" w:rsidRDefault="00000000">
            <w:pPr>
              <w:rPr>
                <w:ins w:id="284" w:author="Inge Christoffer Olsen" w:date="2026-10-07T12:16:00Z" w16du:dateUtc="2026-10-07T10:16:00Z"/>
              </w:rPr>
            </w:pPr>
            <w:ins w:id="285" w:author="Inge Christoffer Olsen" w:date="2026-10-07T12:16:00Z" w16du:dateUtc="2026-10-07T10:16:00Z">
              <w:r>
                <w:t>SAP</w:t>
              </w:r>
            </w:ins>
          </w:p>
        </w:tc>
        <w:tc>
          <w:tcPr>
            <w:tcW w:w="0" w:type="auto"/>
          </w:tcPr>
          <w:p w14:paraId="13522F25" w14:textId="77777777" w:rsidR="007D09B7" w:rsidRDefault="00000000">
            <w:pPr>
              <w:rPr>
                <w:ins w:id="286" w:author="Inge Christoffer Olsen" w:date="2026-10-07T12:16:00Z" w16du:dateUtc="2026-10-07T10:16:00Z"/>
              </w:rPr>
            </w:pPr>
            <w:ins w:id="287" w:author="Inge Christoffer Olsen" w:date="2026-10-07T12:16:00Z" w16du:dateUtc="2026-10-07T10:16:00Z">
              <w:r>
                <w:t>Statistical analysis plan</w:t>
              </w:r>
            </w:ins>
          </w:p>
        </w:tc>
      </w:tr>
      <w:tr w:rsidR="007D09B7" w14:paraId="299CD4DC" w14:textId="77777777">
        <w:trPr>
          <w:ins w:id="288" w:author="Inge Christoffer Olsen" w:date="2026-10-07T12:16:00Z" w16du:dateUtc="2026-10-07T10:16:00Z"/>
        </w:trPr>
        <w:tc>
          <w:tcPr>
            <w:tcW w:w="0" w:type="auto"/>
          </w:tcPr>
          <w:p w14:paraId="0DE58591" w14:textId="77777777" w:rsidR="007D09B7" w:rsidRDefault="00000000">
            <w:pPr>
              <w:rPr>
                <w:ins w:id="289" w:author="Inge Christoffer Olsen" w:date="2026-10-07T12:16:00Z" w16du:dateUtc="2026-10-07T10:16:00Z"/>
              </w:rPr>
            </w:pPr>
            <w:ins w:id="290" w:author="Inge Christoffer Olsen" w:date="2026-10-07T12:16:00Z" w16du:dateUtc="2026-10-07T10:16:00Z">
              <w:r>
                <w:t>STAN</w:t>
              </w:r>
            </w:ins>
          </w:p>
        </w:tc>
        <w:tc>
          <w:tcPr>
            <w:tcW w:w="0" w:type="auto"/>
          </w:tcPr>
          <w:p w14:paraId="3941BA82" w14:textId="77777777" w:rsidR="007D09B7" w:rsidRDefault="00000000">
            <w:pPr>
              <w:rPr>
                <w:ins w:id="291" w:author="Inge Christoffer Olsen" w:date="2026-10-07T12:16:00Z" w16du:dateUtc="2026-10-07T10:16:00Z"/>
              </w:rPr>
            </w:pPr>
            <w:ins w:id="292" w:author="Inge Christoffer Olsen" w:date="2026-10-07T12:16:00Z" w16du:dateUtc="2026-10-07T10:16:00Z">
              <w:r>
                <w:t>ST analysis of the fetal electrocardiogram</w:t>
              </w:r>
            </w:ins>
          </w:p>
        </w:tc>
      </w:tr>
      <w:tr w:rsidR="007D09B7" w14:paraId="5855E5A9" w14:textId="77777777">
        <w:trPr>
          <w:ins w:id="293" w:author="Inge Christoffer Olsen" w:date="2026-10-07T12:16:00Z" w16du:dateUtc="2026-10-07T10:16:00Z"/>
        </w:trPr>
        <w:tc>
          <w:tcPr>
            <w:tcW w:w="0" w:type="auto"/>
          </w:tcPr>
          <w:p w14:paraId="009EC847" w14:textId="77777777" w:rsidR="007D09B7" w:rsidRDefault="00000000">
            <w:pPr>
              <w:rPr>
                <w:ins w:id="294" w:author="Inge Christoffer Olsen" w:date="2026-10-07T12:16:00Z" w16du:dateUtc="2026-10-07T10:16:00Z"/>
              </w:rPr>
            </w:pPr>
            <w:ins w:id="295" w:author="Inge Christoffer Olsen" w:date="2026-10-07T12:16:00Z" w16du:dateUtc="2026-10-07T10:16:00Z">
              <w:r>
                <w:t>TTE</w:t>
              </w:r>
            </w:ins>
          </w:p>
        </w:tc>
        <w:tc>
          <w:tcPr>
            <w:tcW w:w="0" w:type="auto"/>
          </w:tcPr>
          <w:p w14:paraId="667602CA" w14:textId="77777777" w:rsidR="007D09B7" w:rsidRDefault="00000000">
            <w:pPr>
              <w:rPr>
                <w:ins w:id="296" w:author="Inge Christoffer Olsen" w:date="2026-10-07T12:16:00Z" w16du:dateUtc="2026-10-07T10:16:00Z"/>
              </w:rPr>
            </w:pPr>
            <w:ins w:id="297" w:author="Inge Christoffer Olsen" w:date="2026-10-07T12:16:00Z" w16du:dateUtc="2026-10-07T10:16:00Z">
              <w:r>
                <w:t>Time to event</w:t>
              </w:r>
            </w:ins>
          </w:p>
        </w:tc>
      </w:tr>
      <w:tr w:rsidR="007D09B7" w14:paraId="631B4CA4" w14:textId="77777777">
        <w:trPr>
          <w:ins w:id="298" w:author="Inge Christoffer Olsen" w:date="2026-10-07T12:16:00Z" w16du:dateUtc="2026-10-07T10:16:00Z"/>
        </w:trPr>
        <w:tc>
          <w:tcPr>
            <w:tcW w:w="0" w:type="auto"/>
          </w:tcPr>
          <w:p w14:paraId="7258675F" w14:textId="77777777" w:rsidR="007D09B7" w:rsidRDefault="00000000">
            <w:pPr>
              <w:rPr>
                <w:ins w:id="299" w:author="Inge Christoffer Olsen" w:date="2026-10-07T12:16:00Z" w16du:dateUtc="2026-10-07T10:16:00Z"/>
              </w:rPr>
            </w:pPr>
            <w:ins w:id="300" w:author="Inge Christoffer Olsen" w:date="2026-10-07T12:16:00Z" w16du:dateUtc="2026-10-07T10:16:00Z">
              <w:r>
                <w:t>VDS</w:t>
              </w:r>
            </w:ins>
          </w:p>
        </w:tc>
        <w:tc>
          <w:tcPr>
            <w:tcW w:w="0" w:type="auto"/>
          </w:tcPr>
          <w:p w14:paraId="4482A5B1" w14:textId="77777777" w:rsidR="007D09B7" w:rsidRDefault="00000000">
            <w:pPr>
              <w:rPr>
                <w:ins w:id="301" w:author="Inge Christoffer Olsen" w:date="2026-10-07T12:16:00Z" w16du:dateUtc="2026-10-07T10:16:00Z"/>
              </w:rPr>
            </w:pPr>
            <w:ins w:id="302" w:author="Inge Christoffer Olsen" w:date="2026-10-07T12:16:00Z" w16du:dateUtc="2026-10-07T10:16:00Z">
              <w:r>
                <w:t>Vaginal delivery set</w:t>
              </w:r>
            </w:ins>
          </w:p>
        </w:tc>
      </w:tr>
      <w:tr w:rsidR="007D09B7" w14:paraId="67E32523" w14:textId="77777777">
        <w:trPr>
          <w:ins w:id="303" w:author="Inge Christoffer Olsen" w:date="2026-10-07T12:16:00Z" w16du:dateUtc="2026-10-07T10:16:00Z"/>
        </w:trPr>
        <w:tc>
          <w:tcPr>
            <w:tcW w:w="0" w:type="auto"/>
          </w:tcPr>
          <w:p w14:paraId="29582B83" w14:textId="77777777" w:rsidR="007D09B7" w:rsidRDefault="00000000">
            <w:pPr>
              <w:rPr>
                <w:ins w:id="304" w:author="Inge Christoffer Olsen" w:date="2026-10-07T12:16:00Z" w16du:dateUtc="2026-10-07T10:16:00Z"/>
              </w:rPr>
            </w:pPr>
            <w:ins w:id="305" w:author="Inge Christoffer Olsen" w:date="2026-10-07T12:16:00Z" w16du:dateUtc="2026-10-07T10:16:00Z">
              <w:r>
                <w:t>WHO</w:t>
              </w:r>
            </w:ins>
          </w:p>
        </w:tc>
        <w:tc>
          <w:tcPr>
            <w:tcW w:w="0" w:type="auto"/>
          </w:tcPr>
          <w:p w14:paraId="368A04B3" w14:textId="77777777" w:rsidR="007D09B7" w:rsidRDefault="00000000">
            <w:pPr>
              <w:rPr>
                <w:ins w:id="306" w:author="Inge Christoffer Olsen" w:date="2026-10-07T12:16:00Z" w16du:dateUtc="2026-10-07T10:16:00Z"/>
              </w:rPr>
            </w:pPr>
            <w:ins w:id="307" w:author="Inge Christoffer Olsen" w:date="2026-10-07T12:16:00Z" w16du:dateUtc="2026-10-07T10:16:00Z">
              <w:r>
                <w:t>World Health Organization</w:t>
              </w:r>
            </w:ins>
          </w:p>
        </w:tc>
      </w:tr>
    </w:tbl>
    <w:p w14:paraId="35DDDFCB" w14:textId="77777777" w:rsidR="005F364C" w:rsidRDefault="007D33E9">
      <w:pPr>
        <w:pStyle w:val="BodyText"/>
        <w:rPr>
          <w:del w:id="308" w:author="Inge Christoffer Olsen" w:date="2026-10-07T12:16:00Z" w16du:dateUtc="2026-10-07T10:16:00Z"/>
        </w:rPr>
      </w:pPr>
      <w:del w:id="309" w:author="Inge Christoffer Olsen" w:date="2026-10-07T12:16:00Z" w16du:dateUtc="2026-10-07T10:16:00Z">
        <w:r>
          <w:delText>&lt;End of example text&gt;</w:delText>
        </w:r>
      </w:del>
    </w:p>
    <w:p w14:paraId="10148EF4" w14:textId="77777777" w:rsidR="007D09B7" w:rsidRDefault="00000000">
      <w:pPr>
        <w:pStyle w:val="Heading1"/>
        <w:rPr>
          <w:rFonts w:hint="eastAsia"/>
        </w:rPr>
      </w:pPr>
      <w:bookmarkStart w:id="310" w:name="sec-introduction"/>
      <w:bookmarkStart w:id="311" w:name="_Toc242267685"/>
      <w:bookmarkStart w:id="312" w:name="_Toc240344684"/>
      <w:bookmarkEnd w:id="191"/>
      <w:r>
        <w:lastRenderedPageBreak/>
        <w:t>1. Introduction</w:t>
      </w:r>
      <w:bookmarkEnd w:id="311"/>
      <w:bookmarkEnd w:id="312"/>
    </w:p>
    <w:p w14:paraId="7FBCD4F1" w14:textId="77777777" w:rsidR="007D09B7" w:rsidRDefault="00000000">
      <w:r>
        <w:t>The Norwegian WHO Labour Care Trial (NORWELCG) is a pivotal multicenter, stepped wedge cluster randomised trial aimed at evaluating the implementation of the Labour Care Guide (LCG) compared to the traditional WHO partograph in Norwegian hospitals. This study seeks to assess the effects of LCG on intrapartum interventions, maternal and neonatal outcomes, and healthcare provider and patient experiences.</w:t>
      </w:r>
    </w:p>
    <w:p w14:paraId="0A422B7F" w14:textId="77777777" w:rsidR="007D09B7" w:rsidRDefault="00000000">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278B6A0D" w14:textId="77777777" w:rsidR="007D09B7" w:rsidRDefault="00000000">
      <w:pPr>
        <w:pStyle w:val="BodyText"/>
      </w:pPr>
      <w:r>
        <w:t>Protocol Changes: The SAP reflects the original design of the trial as detailed in protocol version 1.06 (dated 2024.05.09). There are currently no changes to protocol-planned analyses; future amendments will be</w:t>
      </w:r>
      <w:del w:id="313" w:author="Inge Christoffer Olsen" w:date="2026-10-07T12:16:00Z" w16du:dateUtc="2026-10-07T10:16:00Z">
        <w:r w:rsidR="007D33E9">
          <w:delText xml:space="preserve"> meticulously</w:delText>
        </w:r>
      </w:del>
      <w:r>
        <w:t xml:space="preserve"> documented in Section 10, underscoring transparent methodological evolutions responsive to trial conduct.</w:t>
      </w:r>
    </w:p>
    <w:p w14:paraId="2A703011" w14:textId="77777777" w:rsidR="007D09B7" w:rsidRDefault="00000000">
      <w:pPr>
        <w:pStyle w:val="BodyText"/>
      </w:pPr>
      <w:r>
        <w:t xml:space="preserve">Exclusions and Supplementary Documentation: While primary and secondary analysis specifications are contained herein, </w:t>
      </w:r>
      <w:del w:id="314" w:author="Inge Christoffer Olsen" w:date="2026-10-07T12:16:00Z" w16du:dateUtc="2026-10-07T10:16:00Z">
        <w:r w:rsidR="007D33E9">
          <w:delText>non-key</w:delText>
        </w:r>
      </w:del>
      <w:ins w:id="315" w:author="Inge Christoffer Olsen" w:date="2026-10-07T12:16:00Z" w16du:dateUtc="2026-10-07T10:16:00Z">
        <w:r>
          <w:t>other</w:t>
        </w:r>
      </w:ins>
      <w:r>
        <w:t xml:space="preserve"> analyses</w:t>
      </w:r>
      <w:ins w:id="316" w:author="Inge Christoffer Olsen" w:date="2026-10-07T12:16:00Z" w16du:dateUtc="2026-10-07T10:16:00Z">
        <w:r>
          <w:t xml:space="preserve"> and descriptive statistics</w:t>
        </w:r>
      </w:ins>
      <w:r>
        <w:t xml:space="preserve"> such as baseline summaries, exploratory endpoints, and detailed demographic analyses are not necessarily included. Some secondary analyses are considered for secondary publications and are further specified in topic-specific statistical analysis plans.</w:t>
      </w:r>
    </w:p>
    <w:p w14:paraId="2CF0D09F" w14:textId="77777777" w:rsidR="007D09B7" w:rsidRDefault="00000000">
      <w:pPr>
        <w:pStyle w:val="Heading2"/>
        <w:rPr>
          <w:rFonts w:hint="eastAsia"/>
        </w:rPr>
      </w:pPr>
      <w:bookmarkStart w:id="317" w:name="sec-objectives-endpoints-and-estimands"/>
      <w:bookmarkStart w:id="318" w:name="_Toc242267686"/>
      <w:bookmarkStart w:id="319" w:name="_Toc240344685"/>
      <w:r>
        <w:t>1.1 Objectives, Endpoints, and Estimands</w:t>
      </w:r>
      <w:bookmarkEnd w:id="318"/>
      <w:bookmarkEnd w:id="319"/>
    </w:p>
    <w:p w14:paraId="2D803270" w14:textId="77777777" w:rsidR="007D09B7" w:rsidRDefault="00000000">
      <w:r>
        <w:rPr>
          <w:b/>
          <w:bCs/>
        </w:rPr>
        <w:t>Objectives and Endpoints</w:t>
      </w:r>
    </w:p>
    <w:p w14:paraId="2A1BC1E3" w14:textId="77777777" w:rsidR="007D09B7" w:rsidRDefault="00000000">
      <w:pPr>
        <w:pStyle w:val="BodyText"/>
      </w:pPr>
      <w:r>
        <w:rPr>
          <w:rPrChange w:id="320" w:author="Inge Christoffer Olsen" w:date="2026-10-07T12:16:00Z" w16du:dateUtc="2026-10-07T10:16:00Z">
            <w:rPr>
              <w:b/>
            </w:rPr>
          </w:rPrChange>
        </w:rPr>
        <w:t>Further objectives and endpoints as described in the protocol but to be specified in other analyses plans are provided in Section 12.1</w:t>
      </w:r>
    </w:p>
    <w:tbl>
      <w:tblPr>
        <w:tblW w:w="5000" w:type="pct"/>
        <w:tblLayout w:type="fixed"/>
        <w:tblLook w:val="0000" w:firstRow="0" w:lastRow="0" w:firstColumn="0" w:lastColumn="0" w:noHBand="0" w:noVBand="0"/>
        <w:tblPrChange w:id="321" w:author="Inge Christoffer Olsen" w:date="2026-10-07T12:16:00Z" w16du:dateUtc="2026-10-07T10:16: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3634"/>
        <w:gridCol w:w="2303"/>
        <w:gridCol w:w="3423"/>
        <w:tblGridChange w:id="322">
          <w:tblGrid>
            <w:gridCol w:w="5"/>
            <w:gridCol w:w="3629"/>
            <w:gridCol w:w="1188"/>
            <w:gridCol w:w="1115"/>
            <w:gridCol w:w="3418"/>
            <w:gridCol w:w="5"/>
          </w:tblGrid>
        </w:tblGridChange>
      </w:tblGrid>
      <w:tr w:rsidR="007D09B7" w14:paraId="54799360" w14:textId="4AB8BDB7">
        <w:trPr>
          <w:trPrChange w:id="323" w:author="Inge Christoffer Olsen" w:date="2026-10-07T12:16:00Z" w16du:dateUtc="2026-10-07T10:16:00Z">
            <w:trPr>
              <w:gridBefore w:val="1"/>
              <w:gridAfter w:val="1"/>
              <w:tblHeader/>
            </w:trPr>
          </w:trPrChange>
        </w:trPr>
        <w:tc>
          <w:tcPr>
            <w:tcW w:w="7920" w:type="dxa"/>
            <w:gridSpan w:val="2"/>
            <w:tcPrChange w:id="324" w:author="Inge Christoffer Olsen" w:date="2026-10-07T12:16:00Z" w16du:dateUtc="2026-10-07T10:16:00Z">
              <w:tcPr>
                <w:tcW w:w="4817" w:type="dxa"/>
                <w:gridSpan w:val="2"/>
              </w:tcPr>
            </w:tcPrChange>
          </w:tcPr>
          <w:p w14:paraId="05E9FB15" w14:textId="77777777" w:rsidR="007D09B7" w:rsidRDefault="00000000">
            <w:pPr>
              <w:spacing w:before="200"/>
              <w:rPr>
                <w:ins w:id="325" w:author="Inge Christoffer Olsen" w:date="2026-10-07T12:16:00Z" w16du:dateUtc="2026-10-07T10:16:00Z"/>
              </w:rPr>
            </w:pPr>
            <w:bookmarkStart w:id="326" w:name="tbl-objectives"/>
            <w:ins w:id="327" w:author="Inge Christoffer Olsen" w:date="2026-10-07T12:16:00Z" w16du:dateUtc="2026-10-07T10:16:00Z">
              <w:r>
                <w:t xml:space="preserve">Table 1: </w:t>
              </w:r>
            </w:ins>
            <w:r>
              <w:t>Objectives</w:t>
            </w:r>
            <w:ins w:id="328" w:author="Inge Christoffer Olsen" w:date="2026-10-07T12:16:00Z" w16du:dateUtc="2026-10-07T10:16:00Z">
              <w:r>
                <w:t xml:space="preserve"> and endpoints</w:t>
              </w:r>
            </w:ins>
          </w:p>
          <w:tbl>
            <w:tblPr>
              <w:tblW w:w="5000" w:type="pct"/>
              <w:tblLayout w:type="fixed"/>
              <w:tblLook w:val="0020" w:firstRow="1" w:lastRow="0" w:firstColumn="0" w:lastColumn="0" w:noHBand="0" w:noVBand="0"/>
            </w:tblPr>
            <w:tblGrid>
              <w:gridCol w:w="2945"/>
              <w:gridCol w:w="2776"/>
            </w:tblGrid>
            <w:tr w:rsidR="007D09B7" w14:paraId="7F792383" w14:textId="77777777">
              <w:trPr>
                <w:tblHeader/>
                <w:ins w:id="329" w:author="Inge Christoffer Olsen" w:date="2026-10-07T12:16:00Z" w16du:dateUtc="2026-10-07T10:16:00Z"/>
              </w:trPr>
              <w:tc>
                <w:tcPr>
                  <w:tcW w:w="4080" w:type="dxa"/>
                </w:tcPr>
                <w:p w14:paraId="7C521164" w14:textId="77777777" w:rsidR="007D09B7" w:rsidRDefault="00000000">
                  <w:pPr>
                    <w:jc w:val="center"/>
                    <w:rPr>
                      <w:ins w:id="330" w:author="Inge Christoffer Olsen" w:date="2026-10-07T12:16:00Z" w16du:dateUtc="2026-10-07T10:16:00Z"/>
                    </w:rPr>
                  </w:pPr>
                  <w:ins w:id="331" w:author="Inge Christoffer Olsen" w:date="2026-10-07T12:16:00Z" w16du:dateUtc="2026-10-07T10:16:00Z">
                    <w:r>
                      <w:t>Objectives</w:t>
                    </w:r>
                  </w:ins>
                </w:p>
              </w:tc>
              <w:tc>
                <w:tcPr>
                  <w:tcW w:w="3840" w:type="dxa"/>
                </w:tcPr>
                <w:p w14:paraId="73723571" w14:textId="77777777" w:rsidR="007D09B7" w:rsidRDefault="00000000">
                  <w:pPr>
                    <w:jc w:val="center"/>
                    <w:rPr>
                      <w:ins w:id="332" w:author="Inge Christoffer Olsen" w:date="2026-10-07T12:16:00Z" w16du:dateUtc="2026-10-07T10:16:00Z"/>
                    </w:rPr>
                  </w:pPr>
                  <w:ins w:id="333" w:author="Inge Christoffer Olsen" w:date="2026-10-07T12:16:00Z" w16du:dateUtc="2026-10-07T10:16:00Z">
                    <w:r>
                      <w:t>Endpoints</w:t>
                    </w:r>
                  </w:ins>
                </w:p>
              </w:tc>
            </w:tr>
            <w:tr w:rsidR="007D09B7" w14:paraId="106CFC2A" w14:textId="77777777">
              <w:trPr>
                <w:ins w:id="334" w:author="Inge Christoffer Olsen" w:date="2026-10-07T12:16:00Z" w16du:dateUtc="2026-10-07T10:16:00Z"/>
              </w:trPr>
              <w:tc>
                <w:tcPr>
                  <w:tcW w:w="4080" w:type="dxa"/>
                </w:tcPr>
                <w:p w14:paraId="65545558" w14:textId="77777777" w:rsidR="007D09B7" w:rsidRDefault="00000000">
                  <w:pPr>
                    <w:jc w:val="center"/>
                    <w:rPr>
                      <w:ins w:id="335" w:author="Inge Christoffer Olsen" w:date="2026-10-07T12:16:00Z" w16du:dateUtc="2026-10-07T10:16:00Z"/>
                    </w:rPr>
                  </w:pPr>
                  <w:ins w:id="336" w:author="Inge Christoffer Olsen" w:date="2026-10-07T12:16:00Z" w16du:dateUtc="2026-10-07T10:16:00Z">
                    <w:r>
                      <w:t>Primary</w:t>
                    </w:r>
                  </w:ins>
                </w:p>
              </w:tc>
              <w:tc>
                <w:tcPr>
                  <w:tcW w:w="3840" w:type="dxa"/>
                </w:tcPr>
                <w:p w14:paraId="6F5AFB70" w14:textId="77777777" w:rsidR="007D09B7" w:rsidRDefault="007D09B7">
                  <w:pPr>
                    <w:rPr>
                      <w:ins w:id="337" w:author="Inge Christoffer Olsen" w:date="2026-10-07T12:16:00Z" w16du:dateUtc="2026-10-07T10:16:00Z"/>
                    </w:rPr>
                  </w:pPr>
                </w:p>
              </w:tc>
            </w:tr>
            <w:tr w:rsidR="007D09B7" w14:paraId="06E20E9D" w14:textId="77777777">
              <w:trPr>
                <w:ins w:id="338" w:author="Inge Christoffer Olsen" w:date="2026-10-07T12:16:00Z" w16du:dateUtc="2026-10-07T10:16:00Z"/>
              </w:trPr>
              <w:tc>
                <w:tcPr>
                  <w:tcW w:w="4080" w:type="dxa"/>
                </w:tcPr>
                <w:p w14:paraId="40129021" w14:textId="77777777" w:rsidR="007D09B7" w:rsidRDefault="00000000">
                  <w:pPr>
                    <w:numPr>
                      <w:ilvl w:val="0"/>
                      <w:numId w:val="30"/>
                    </w:numPr>
                    <w:jc w:val="center"/>
                    <w:rPr>
                      <w:ins w:id="339" w:author="Inge Christoffer Olsen" w:date="2026-10-07T12:16:00Z" w16du:dateUtc="2026-10-07T10:16:00Z"/>
                    </w:rPr>
                  </w:pPr>
                  <w:ins w:id="340" w:author="Inge Christoffer Olsen" w:date="2026-10-07T12:16:00Z" w16du:dateUtc="2026-10-07T10:16:00Z">
                    <w:r>
                      <w:t>To investigate the effect of LCG in women with a planned vaginal delivery on intrapartum caesarean sections</w:t>
                    </w:r>
                  </w:ins>
                </w:p>
              </w:tc>
              <w:tc>
                <w:tcPr>
                  <w:tcW w:w="3840" w:type="dxa"/>
                </w:tcPr>
                <w:p w14:paraId="233016A9" w14:textId="77777777" w:rsidR="007D09B7" w:rsidRDefault="00000000">
                  <w:pPr>
                    <w:numPr>
                      <w:ilvl w:val="0"/>
                      <w:numId w:val="31"/>
                    </w:numPr>
                    <w:jc w:val="center"/>
                    <w:rPr>
                      <w:ins w:id="341" w:author="Inge Christoffer Olsen" w:date="2026-10-07T12:16:00Z" w16du:dateUtc="2026-10-07T10:16:00Z"/>
                    </w:rPr>
                  </w:pPr>
                  <w:ins w:id="342" w:author="Inge Christoffer Olsen" w:date="2026-10-07T12:16:00Z" w16du:dateUtc="2026-10-07T10:16:00Z">
                    <w:r>
                      <w:t>Occurrence of intrapartum caesarean sections</w:t>
                    </w:r>
                  </w:ins>
                </w:p>
              </w:tc>
            </w:tr>
            <w:tr w:rsidR="007D09B7" w14:paraId="30F34651" w14:textId="77777777">
              <w:trPr>
                <w:ins w:id="343" w:author="Inge Christoffer Olsen" w:date="2026-10-07T12:16:00Z" w16du:dateUtc="2026-10-07T10:16:00Z"/>
              </w:trPr>
              <w:tc>
                <w:tcPr>
                  <w:tcW w:w="4080" w:type="dxa"/>
                </w:tcPr>
                <w:p w14:paraId="29575FDF" w14:textId="77777777" w:rsidR="007D09B7" w:rsidRDefault="00000000">
                  <w:pPr>
                    <w:jc w:val="center"/>
                    <w:rPr>
                      <w:ins w:id="344" w:author="Inge Christoffer Olsen" w:date="2026-10-07T12:16:00Z" w16du:dateUtc="2026-10-07T10:16:00Z"/>
                    </w:rPr>
                  </w:pPr>
                  <w:ins w:id="345" w:author="Inge Christoffer Olsen" w:date="2026-10-07T12:16:00Z" w16du:dateUtc="2026-10-07T10:16:00Z">
                    <w:r>
                      <w:t>Secondary</w:t>
                    </w:r>
                  </w:ins>
                </w:p>
              </w:tc>
              <w:tc>
                <w:tcPr>
                  <w:tcW w:w="3840" w:type="dxa"/>
                </w:tcPr>
                <w:p w14:paraId="1805C8C1" w14:textId="77777777" w:rsidR="007D09B7" w:rsidRDefault="007D09B7">
                  <w:pPr>
                    <w:rPr>
                      <w:ins w:id="346" w:author="Inge Christoffer Olsen" w:date="2026-10-07T12:16:00Z" w16du:dateUtc="2026-10-07T10:16:00Z"/>
                    </w:rPr>
                  </w:pPr>
                </w:p>
              </w:tc>
            </w:tr>
            <w:tr w:rsidR="007D09B7" w14:paraId="383F461A" w14:textId="77777777">
              <w:trPr>
                <w:ins w:id="347" w:author="Inge Christoffer Olsen" w:date="2026-10-07T12:16:00Z" w16du:dateUtc="2026-10-07T10:16:00Z"/>
              </w:trPr>
              <w:tc>
                <w:tcPr>
                  <w:tcW w:w="4080" w:type="dxa"/>
                </w:tcPr>
                <w:p w14:paraId="7FDD5FB9" w14:textId="77777777" w:rsidR="007D09B7" w:rsidRDefault="00000000">
                  <w:pPr>
                    <w:numPr>
                      <w:ilvl w:val="0"/>
                      <w:numId w:val="32"/>
                    </w:numPr>
                    <w:jc w:val="center"/>
                    <w:rPr>
                      <w:ins w:id="348" w:author="Inge Christoffer Olsen" w:date="2026-10-07T12:16:00Z" w16du:dateUtc="2026-10-07T10:16:00Z"/>
                    </w:rPr>
                  </w:pPr>
                  <w:ins w:id="349" w:author="Inge Christoffer Olsen" w:date="2026-10-07T12:16:00Z" w16du:dateUtc="2026-10-07T10:16:00Z">
                    <w:r>
                      <w:lastRenderedPageBreak/>
                      <w:t>To investigate the effect of LCG in women with a planned vaginal delivery</w:t>
                    </w:r>
                  </w:ins>
                </w:p>
              </w:tc>
              <w:tc>
                <w:tcPr>
                  <w:tcW w:w="3840" w:type="dxa"/>
                </w:tcPr>
                <w:p w14:paraId="6AAE354A" w14:textId="77777777" w:rsidR="007D09B7" w:rsidRDefault="00000000">
                  <w:pPr>
                    <w:numPr>
                      <w:ilvl w:val="0"/>
                      <w:numId w:val="33"/>
                    </w:numPr>
                    <w:jc w:val="center"/>
                    <w:rPr>
                      <w:ins w:id="350" w:author="Inge Christoffer Olsen" w:date="2026-10-07T12:16:00Z" w16du:dateUtc="2026-10-07T10:16:00Z"/>
                    </w:rPr>
                  </w:pPr>
                  <w:ins w:id="351" w:author="Inge Christoffer Olsen" w:date="2026-10-07T12:16:00Z" w16du:dateUtc="2026-10-07T10:16:00Z">
                    <w:r>
                      <w:t>Occurrence of Spontaneous vaginal delivery</w:t>
                    </w:r>
                  </w:ins>
                </w:p>
              </w:tc>
            </w:tr>
            <w:tr w:rsidR="007D09B7" w14:paraId="76D1F370" w14:textId="77777777">
              <w:trPr>
                <w:ins w:id="352" w:author="Inge Christoffer Olsen" w:date="2026-10-07T12:16:00Z" w16du:dateUtc="2026-10-07T10:16:00Z"/>
              </w:trPr>
              <w:tc>
                <w:tcPr>
                  <w:tcW w:w="4080" w:type="dxa"/>
                </w:tcPr>
                <w:p w14:paraId="6E7134B3" w14:textId="77777777" w:rsidR="007D09B7" w:rsidRDefault="007D09B7">
                  <w:pPr>
                    <w:rPr>
                      <w:ins w:id="353" w:author="Inge Christoffer Olsen" w:date="2026-10-07T12:16:00Z" w16du:dateUtc="2026-10-07T10:16:00Z"/>
                    </w:rPr>
                  </w:pPr>
                </w:p>
              </w:tc>
              <w:tc>
                <w:tcPr>
                  <w:tcW w:w="3840" w:type="dxa"/>
                </w:tcPr>
                <w:p w14:paraId="07FFAE64" w14:textId="77777777" w:rsidR="007D09B7" w:rsidRDefault="00000000">
                  <w:pPr>
                    <w:numPr>
                      <w:ilvl w:val="0"/>
                      <w:numId w:val="34"/>
                    </w:numPr>
                    <w:jc w:val="center"/>
                    <w:rPr>
                      <w:ins w:id="354" w:author="Inge Christoffer Olsen" w:date="2026-10-07T12:16:00Z" w16du:dateUtc="2026-10-07T10:16:00Z"/>
                    </w:rPr>
                  </w:pPr>
                  <w:ins w:id="355" w:author="Inge Christoffer Olsen" w:date="2026-10-07T12:16:00Z" w16du:dateUtc="2026-10-07T10:16:00Z">
                    <w:r>
                      <w:t>Occurrence of Instrumental vaginal delivery</w:t>
                    </w:r>
                  </w:ins>
                </w:p>
              </w:tc>
            </w:tr>
            <w:tr w:rsidR="007D09B7" w14:paraId="0CDAAD9B" w14:textId="77777777">
              <w:trPr>
                <w:ins w:id="356" w:author="Inge Christoffer Olsen" w:date="2026-10-07T12:16:00Z" w16du:dateUtc="2026-10-07T10:16:00Z"/>
              </w:trPr>
              <w:tc>
                <w:tcPr>
                  <w:tcW w:w="4080" w:type="dxa"/>
                </w:tcPr>
                <w:p w14:paraId="6F7509F8" w14:textId="77777777" w:rsidR="007D09B7" w:rsidRDefault="007D09B7">
                  <w:pPr>
                    <w:rPr>
                      <w:ins w:id="357" w:author="Inge Christoffer Olsen" w:date="2026-10-07T12:16:00Z" w16du:dateUtc="2026-10-07T10:16:00Z"/>
                    </w:rPr>
                  </w:pPr>
                </w:p>
              </w:tc>
              <w:tc>
                <w:tcPr>
                  <w:tcW w:w="3840" w:type="dxa"/>
                </w:tcPr>
                <w:p w14:paraId="780C59B7" w14:textId="77777777" w:rsidR="007D09B7" w:rsidRDefault="00000000">
                  <w:pPr>
                    <w:numPr>
                      <w:ilvl w:val="0"/>
                      <w:numId w:val="35"/>
                    </w:numPr>
                    <w:jc w:val="center"/>
                    <w:rPr>
                      <w:ins w:id="358" w:author="Inge Christoffer Olsen" w:date="2026-10-07T12:16:00Z" w16du:dateUtc="2026-10-07T10:16:00Z"/>
                    </w:rPr>
                  </w:pPr>
                  <w:ins w:id="359" w:author="Inge Christoffer Olsen" w:date="2026-10-07T12:16:00Z" w16du:dateUtc="2026-10-07T10:16:00Z">
                    <w:r>
                      <w:t>Occurrence of amniotomy during labour</w:t>
                    </w:r>
                  </w:ins>
                </w:p>
              </w:tc>
            </w:tr>
            <w:tr w:rsidR="007D09B7" w14:paraId="4F632F91" w14:textId="77777777">
              <w:trPr>
                <w:ins w:id="360" w:author="Inge Christoffer Olsen" w:date="2026-10-07T12:16:00Z" w16du:dateUtc="2026-10-07T10:16:00Z"/>
              </w:trPr>
              <w:tc>
                <w:tcPr>
                  <w:tcW w:w="4080" w:type="dxa"/>
                </w:tcPr>
                <w:p w14:paraId="3C42CAFB" w14:textId="77777777" w:rsidR="007D09B7" w:rsidRDefault="007D09B7">
                  <w:pPr>
                    <w:rPr>
                      <w:ins w:id="361" w:author="Inge Christoffer Olsen" w:date="2026-10-07T12:16:00Z" w16du:dateUtc="2026-10-07T10:16:00Z"/>
                    </w:rPr>
                  </w:pPr>
                </w:p>
              </w:tc>
              <w:tc>
                <w:tcPr>
                  <w:tcW w:w="3840" w:type="dxa"/>
                </w:tcPr>
                <w:p w14:paraId="6971D772" w14:textId="77777777" w:rsidR="007D09B7" w:rsidRDefault="00000000">
                  <w:pPr>
                    <w:numPr>
                      <w:ilvl w:val="0"/>
                      <w:numId w:val="36"/>
                    </w:numPr>
                    <w:jc w:val="center"/>
                    <w:rPr>
                      <w:ins w:id="362" w:author="Inge Christoffer Olsen" w:date="2026-10-07T12:16:00Z" w16du:dateUtc="2026-10-07T10:16:00Z"/>
                    </w:rPr>
                  </w:pPr>
                  <w:ins w:id="363" w:author="Inge Christoffer Olsen" w:date="2026-10-07T12:16:00Z" w16du:dateUtc="2026-10-07T10:16:00Z">
                    <w:r>
                      <w:t>Use of oxytocin during labour</w:t>
                    </w:r>
                  </w:ins>
                </w:p>
              </w:tc>
            </w:tr>
            <w:tr w:rsidR="007D09B7" w14:paraId="2D263BD9" w14:textId="77777777">
              <w:trPr>
                <w:ins w:id="364" w:author="Inge Christoffer Olsen" w:date="2026-10-07T12:16:00Z" w16du:dateUtc="2026-10-07T10:16:00Z"/>
              </w:trPr>
              <w:tc>
                <w:tcPr>
                  <w:tcW w:w="4080" w:type="dxa"/>
                </w:tcPr>
                <w:p w14:paraId="2B24B0E2" w14:textId="77777777" w:rsidR="007D09B7" w:rsidRDefault="007D09B7">
                  <w:pPr>
                    <w:rPr>
                      <w:ins w:id="365" w:author="Inge Christoffer Olsen" w:date="2026-10-07T12:16:00Z" w16du:dateUtc="2026-10-07T10:16:00Z"/>
                    </w:rPr>
                  </w:pPr>
                </w:p>
              </w:tc>
              <w:tc>
                <w:tcPr>
                  <w:tcW w:w="3840" w:type="dxa"/>
                </w:tcPr>
                <w:p w14:paraId="39A29476" w14:textId="77777777" w:rsidR="007D09B7" w:rsidRDefault="00000000">
                  <w:pPr>
                    <w:numPr>
                      <w:ilvl w:val="0"/>
                      <w:numId w:val="37"/>
                    </w:numPr>
                    <w:jc w:val="center"/>
                    <w:rPr>
                      <w:ins w:id="366" w:author="Inge Christoffer Olsen" w:date="2026-10-07T12:16:00Z" w16du:dateUtc="2026-10-07T10:16:00Z"/>
                    </w:rPr>
                  </w:pPr>
                  <w:ins w:id="367" w:author="Inge Christoffer Olsen" w:date="2026-10-07T12:16:00Z" w16du:dateUtc="2026-10-07T10:16:00Z">
                    <w:r>
                      <w:t>Use of epidural analgesia during labour</w:t>
                    </w:r>
                  </w:ins>
                </w:p>
              </w:tc>
            </w:tr>
            <w:tr w:rsidR="007D09B7" w14:paraId="72F6A583" w14:textId="77777777">
              <w:trPr>
                <w:ins w:id="368" w:author="Inge Christoffer Olsen" w:date="2026-10-07T12:16:00Z" w16du:dateUtc="2026-10-07T10:16:00Z"/>
              </w:trPr>
              <w:tc>
                <w:tcPr>
                  <w:tcW w:w="4080" w:type="dxa"/>
                </w:tcPr>
                <w:p w14:paraId="2ED2CA87" w14:textId="77777777" w:rsidR="007D09B7" w:rsidRDefault="007D09B7">
                  <w:pPr>
                    <w:rPr>
                      <w:ins w:id="369" w:author="Inge Christoffer Olsen" w:date="2026-10-07T12:16:00Z" w16du:dateUtc="2026-10-07T10:16:00Z"/>
                    </w:rPr>
                  </w:pPr>
                </w:p>
              </w:tc>
              <w:tc>
                <w:tcPr>
                  <w:tcW w:w="3840" w:type="dxa"/>
                </w:tcPr>
                <w:p w14:paraId="67B05696" w14:textId="77777777" w:rsidR="007D09B7" w:rsidRDefault="00000000">
                  <w:pPr>
                    <w:numPr>
                      <w:ilvl w:val="0"/>
                      <w:numId w:val="38"/>
                    </w:numPr>
                    <w:jc w:val="center"/>
                    <w:rPr>
                      <w:ins w:id="370" w:author="Inge Christoffer Olsen" w:date="2026-10-07T12:16:00Z" w16du:dateUtc="2026-10-07T10:16:00Z"/>
                    </w:rPr>
                  </w:pPr>
                  <w:ins w:id="371" w:author="Inge Christoffer Olsen" w:date="2026-10-07T12:16:00Z" w16du:dateUtc="2026-10-07T10:16:00Z">
                    <w:r>
                      <w:t>Use of medical pain relief in labour*</w:t>
                    </w:r>
                  </w:ins>
                </w:p>
              </w:tc>
            </w:tr>
            <w:tr w:rsidR="007D09B7" w14:paraId="1BAFB33F" w14:textId="77777777">
              <w:trPr>
                <w:ins w:id="372" w:author="Inge Christoffer Olsen" w:date="2026-10-07T12:16:00Z" w16du:dateUtc="2026-10-07T10:16:00Z"/>
              </w:trPr>
              <w:tc>
                <w:tcPr>
                  <w:tcW w:w="4080" w:type="dxa"/>
                </w:tcPr>
                <w:p w14:paraId="7B387771" w14:textId="77777777" w:rsidR="007D09B7" w:rsidRDefault="007D09B7">
                  <w:pPr>
                    <w:rPr>
                      <w:ins w:id="373" w:author="Inge Christoffer Olsen" w:date="2026-10-07T12:16:00Z" w16du:dateUtc="2026-10-07T10:16:00Z"/>
                    </w:rPr>
                  </w:pPr>
                </w:p>
              </w:tc>
              <w:tc>
                <w:tcPr>
                  <w:tcW w:w="3840" w:type="dxa"/>
                </w:tcPr>
                <w:p w14:paraId="404B169F" w14:textId="77777777" w:rsidR="007D09B7" w:rsidRDefault="00000000">
                  <w:pPr>
                    <w:numPr>
                      <w:ilvl w:val="0"/>
                      <w:numId w:val="39"/>
                    </w:numPr>
                    <w:jc w:val="center"/>
                    <w:rPr>
                      <w:ins w:id="374" w:author="Inge Christoffer Olsen" w:date="2026-10-07T12:16:00Z" w16du:dateUtc="2026-10-07T10:16:00Z"/>
                    </w:rPr>
                  </w:pPr>
                  <w:ins w:id="375" w:author="Inge Christoffer Olsen" w:date="2026-10-07T12:16:00Z" w16du:dateUtc="2026-10-07T10:16:00Z">
                    <w:r>
                      <w:t>Occurrence of intermittent fetal monitoring*</w:t>
                    </w:r>
                  </w:ins>
                </w:p>
              </w:tc>
            </w:tr>
            <w:tr w:rsidR="007D09B7" w14:paraId="1701DA4B" w14:textId="77777777">
              <w:trPr>
                <w:ins w:id="376" w:author="Inge Christoffer Olsen" w:date="2026-10-07T12:16:00Z" w16du:dateUtc="2026-10-07T10:16:00Z"/>
              </w:trPr>
              <w:tc>
                <w:tcPr>
                  <w:tcW w:w="4080" w:type="dxa"/>
                </w:tcPr>
                <w:p w14:paraId="3E7C376D" w14:textId="77777777" w:rsidR="007D09B7" w:rsidRDefault="007D09B7">
                  <w:pPr>
                    <w:rPr>
                      <w:ins w:id="377" w:author="Inge Christoffer Olsen" w:date="2026-10-07T12:16:00Z" w16du:dateUtc="2026-10-07T10:16:00Z"/>
                    </w:rPr>
                  </w:pPr>
                </w:p>
              </w:tc>
              <w:tc>
                <w:tcPr>
                  <w:tcW w:w="3840" w:type="dxa"/>
                </w:tcPr>
                <w:p w14:paraId="3E672BA3" w14:textId="77777777" w:rsidR="007D09B7" w:rsidRDefault="00000000">
                  <w:pPr>
                    <w:numPr>
                      <w:ilvl w:val="0"/>
                      <w:numId w:val="40"/>
                    </w:numPr>
                    <w:jc w:val="center"/>
                    <w:rPr>
                      <w:ins w:id="378" w:author="Inge Christoffer Olsen" w:date="2026-10-07T12:16:00Z" w16du:dateUtc="2026-10-07T10:16:00Z"/>
                    </w:rPr>
                  </w:pPr>
                  <w:ins w:id="379" w:author="Inge Christoffer Olsen" w:date="2026-10-07T12:16:00Z" w16du:dateUtc="2026-10-07T10:16:00Z">
                    <w:r>
                      <w:t>Occurrence of continuous fetal monitoring*</w:t>
                    </w:r>
                  </w:ins>
                </w:p>
              </w:tc>
            </w:tr>
            <w:tr w:rsidR="007D09B7" w14:paraId="04AE7A0B" w14:textId="77777777">
              <w:trPr>
                <w:ins w:id="380" w:author="Inge Christoffer Olsen" w:date="2026-10-07T12:16:00Z" w16du:dateUtc="2026-10-07T10:16:00Z"/>
              </w:trPr>
              <w:tc>
                <w:tcPr>
                  <w:tcW w:w="4080" w:type="dxa"/>
                </w:tcPr>
                <w:p w14:paraId="3D202D10" w14:textId="77777777" w:rsidR="007D09B7" w:rsidRDefault="007D09B7">
                  <w:pPr>
                    <w:rPr>
                      <w:ins w:id="381" w:author="Inge Christoffer Olsen" w:date="2026-10-07T12:16:00Z" w16du:dateUtc="2026-10-07T10:16:00Z"/>
                    </w:rPr>
                  </w:pPr>
                </w:p>
              </w:tc>
              <w:tc>
                <w:tcPr>
                  <w:tcW w:w="3840" w:type="dxa"/>
                </w:tcPr>
                <w:p w14:paraId="166D9309" w14:textId="77777777" w:rsidR="007D09B7" w:rsidRDefault="00000000">
                  <w:pPr>
                    <w:numPr>
                      <w:ilvl w:val="0"/>
                      <w:numId w:val="41"/>
                    </w:numPr>
                    <w:jc w:val="center"/>
                    <w:rPr>
                      <w:ins w:id="382" w:author="Inge Christoffer Olsen" w:date="2026-10-07T12:16:00Z" w16du:dateUtc="2026-10-07T10:16:00Z"/>
                    </w:rPr>
                  </w:pPr>
                  <w:ins w:id="383" w:author="Inge Christoffer Olsen" w:date="2026-10-07T12:16:00Z" w16du:dateUtc="2026-10-07T10:16:00Z">
                    <w:r>
                      <w:t>Degree of perineal tears*</w:t>
                    </w:r>
                  </w:ins>
                </w:p>
              </w:tc>
            </w:tr>
            <w:tr w:rsidR="007D09B7" w14:paraId="277A075D" w14:textId="77777777">
              <w:trPr>
                <w:ins w:id="384" w:author="Inge Christoffer Olsen" w:date="2026-10-07T12:16:00Z" w16du:dateUtc="2026-10-07T10:16:00Z"/>
              </w:trPr>
              <w:tc>
                <w:tcPr>
                  <w:tcW w:w="4080" w:type="dxa"/>
                </w:tcPr>
                <w:p w14:paraId="348CAD32" w14:textId="77777777" w:rsidR="007D09B7" w:rsidRDefault="007D09B7">
                  <w:pPr>
                    <w:rPr>
                      <w:ins w:id="385" w:author="Inge Christoffer Olsen" w:date="2026-10-07T12:16:00Z" w16du:dateUtc="2026-10-07T10:16:00Z"/>
                    </w:rPr>
                  </w:pPr>
                </w:p>
              </w:tc>
              <w:tc>
                <w:tcPr>
                  <w:tcW w:w="3840" w:type="dxa"/>
                </w:tcPr>
                <w:p w14:paraId="13DD2FA8" w14:textId="77777777" w:rsidR="007D09B7" w:rsidRDefault="00000000">
                  <w:pPr>
                    <w:numPr>
                      <w:ilvl w:val="0"/>
                      <w:numId w:val="42"/>
                    </w:numPr>
                    <w:jc w:val="center"/>
                    <w:rPr>
                      <w:ins w:id="386" w:author="Inge Christoffer Olsen" w:date="2026-10-07T12:16:00Z" w16du:dateUtc="2026-10-07T10:16:00Z"/>
                    </w:rPr>
                  </w:pPr>
                  <w:ins w:id="387" w:author="Inge Christoffer Olsen" w:date="2026-10-07T12:16:00Z" w16du:dateUtc="2026-10-07T10:16:00Z">
                    <w:r>
                      <w:t>Occurrence of perineal support*</w:t>
                    </w:r>
                  </w:ins>
                </w:p>
              </w:tc>
            </w:tr>
            <w:tr w:rsidR="007D09B7" w14:paraId="17F192E0" w14:textId="77777777">
              <w:trPr>
                <w:ins w:id="388" w:author="Inge Christoffer Olsen" w:date="2026-10-07T12:16:00Z" w16du:dateUtc="2026-10-07T10:16:00Z"/>
              </w:trPr>
              <w:tc>
                <w:tcPr>
                  <w:tcW w:w="4080" w:type="dxa"/>
                </w:tcPr>
                <w:p w14:paraId="0F7951A1" w14:textId="77777777" w:rsidR="007D09B7" w:rsidRDefault="007D09B7">
                  <w:pPr>
                    <w:rPr>
                      <w:ins w:id="389" w:author="Inge Christoffer Olsen" w:date="2026-10-07T12:16:00Z" w16du:dateUtc="2026-10-07T10:16:00Z"/>
                    </w:rPr>
                  </w:pPr>
                </w:p>
              </w:tc>
              <w:tc>
                <w:tcPr>
                  <w:tcW w:w="3840" w:type="dxa"/>
                </w:tcPr>
                <w:p w14:paraId="3C3D54F8" w14:textId="77777777" w:rsidR="007D09B7" w:rsidRDefault="00000000">
                  <w:pPr>
                    <w:numPr>
                      <w:ilvl w:val="0"/>
                      <w:numId w:val="43"/>
                    </w:numPr>
                    <w:jc w:val="center"/>
                    <w:rPr>
                      <w:ins w:id="390" w:author="Inge Christoffer Olsen" w:date="2026-10-07T12:16:00Z" w16du:dateUtc="2026-10-07T10:16:00Z"/>
                    </w:rPr>
                  </w:pPr>
                  <w:ins w:id="391" w:author="Inge Christoffer Olsen" w:date="2026-10-07T12:16:00Z" w16du:dateUtc="2026-10-07T10:16:00Z">
                    <w:r>
                      <w:t>Occurrence of episiotomy</w:t>
                    </w:r>
                  </w:ins>
                </w:p>
              </w:tc>
            </w:tr>
            <w:tr w:rsidR="007D09B7" w14:paraId="1F9A58E0" w14:textId="77777777">
              <w:trPr>
                <w:ins w:id="392" w:author="Inge Christoffer Olsen" w:date="2026-10-07T12:16:00Z" w16du:dateUtc="2026-10-07T10:16:00Z"/>
              </w:trPr>
              <w:tc>
                <w:tcPr>
                  <w:tcW w:w="4080" w:type="dxa"/>
                </w:tcPr>
                <w:p w14:paraId="299C5A9E" w14:textId="77777777" w:rsidR="007D09B7" w:rsidRDefault="007D09B7">
                  <w:pPr>
                    <w:rPr>
                      <w:ins w:id="393" w:author="Inge Christoffer Olsen" w:date="2026-10-07T12:16:00Z" w16du:dateUtc="2026-10-07T10:16:00Z"/>
                    </w:rPr>
                  </w:pPr>
                </w:p>
              </w:tc>
              <w:tc>
                <w:tcPr>
                  <w:tcW w:w="3840" w:type="dxa"/>
                </w:tcPr>
                <w:p w14:paraId="6E4D1E8F" w14:textId="77777777" w:rsidR="007D09B7" w:rsidRDefault="00000000">
                  <w:pPr>
                    <w:numPr>
                      <w:ilvl w:val="0"/>
                      <w:numId w:val="44"/>
                    </w:numPr>
                    <w:jc w:val="center"/>
                    <w:rPr>
                      <w:ins w:id="394" w:author="Inge Christoffer Olsen" w:date="2026-10-07T12:16:00Z" w16du:dateUtc="2026-10-07T10:16:00Z"/>
                    </w:rPr>
                  </w:pPr>
                  <w:ins w:id="395" w:author="Inge Christoffer Olsen" w:date="2026-10-07T12:16:00Z" w16du:dateUtc="2026-10-07T10:16:00Z">
                    <w:r>
                      <w:t>Occurrence of postpartum haemorrhage &gt; 1000 ml</w:t>
                    </w:r>
                  </w:ins>
                </w:p>
              </w:tc>
            </w:tr>
            <w:tr w:rsidR="007D09B7" w14:paraId="05DC1524" w14:textId="77777777">
              <w:trPr>
                <w:ins w:id="396" w:author="Inge Christoffer Olsen" w:date="2026-10-07T12:16:00Z" w16du:dateUtc="2026-10-07T10:16:00Z"/>
              </w:trPr>
              <w:tc>
                <w:tcPr>
                  <w:tcW w:w="4080" w:type="dxa"/>
                </w:tcPr>
                <w:p w14:paraId="7F5045B0" w14:textId="77777777" w:rsidR="007D09B7" w:rsidRDefault="007D09B7">
                  <w:pPr>
                    <w:rPr>
                      <w:ins w:id="397" w:author="Inge Christoffer Olsen" w:date="2026-10-07T12:16:00Z" w16du:dateUtc="2026-10-07T10:16:00Z"/>
                    </w:rPr>
                  </w:pPr>
                </w:p>
              </w:tc>
              <w:tc>
                <w:tcPr>
                  <w:tcW w:w="3840" w:type="dxa"/>
                </w:tcPr>
                <w:p w14:paraId="458E799B" w14:textId="77777777" w:rsidR="007D09B7" w:rsidRDefault="00000000">
                  <w:pPr>
                    <w:numPr>
                      <w:ilvl w:val="0"/>
                      <w:numId w:val="45"/>
                    </w:numPr>
                    <w:jc w:val="center"/>
                    <w:rPr>
                      <w:ins w:id="398" w:author="Inge Christoffer Olsen" w:date="2026-10-07T12:16:00Z" w16du:dateUtc="2026-10-07T10:16:00Z"/>
                    </w:rPr>
                  </w:pPr>
                  <w:ins w:id="399" w:author="Inge Christoffer Olsen" w:date="2026-10-07T12:16:00Z" w16du:dateUtc="2026-10-07T10:16:00Z">
                    <w:r>
                      <w:t>Time from 4 cm cervical dilation to vaginal delivery</w:t>
                    </w:r>
                  </w:ins>
                </w:p>
              </w:tc>
            </w:tr>
            <w:tr w:rsidR="007D09B7" w14:paraId="3CA339C9" w14:textId="77777777">
              <w:trPr>
                <w:ins w:id="400" w:author="Inge Christoffer Olsen" w:date="2026-10-07T12:16:00Z" w16du:dateUtc="2026-10-07T10:16:00Z"/>
              </w:trPr>
              <w:tc>
                <w:tcPr>
                  <w:tcW w:w="4080" w:type="dxa"/>
                </w:tcPr>
                <w:p w14:paraId="6723B3C8" w14:textId="77777777" w:rsidR="007D09B7" w:rsidRDefault="00000000">
                  <w:pPr>
                    <w:numPr>
                      <w:ilvl w:val="0"/>
                      <w:numId w:val="46"/>
                    </w:numPr>
                    <w:jc w:val="center"/>
                    <w:rPr>
                      <w:ins w:id="401" w:author="Inge Christoffer Olsen" w:date="2026-10-07T12:16:00Z" w16du:dateUtc="2026-10-07T10:16:00Z"/>
                    </w:rPr>
                  </w:pPr>
                  <w:ins w:id="402" w:author="Inge Christoffer Olsen" w:date="2026-10-07T12:16:00Z" w16du:dateUtc="2026-10-07T10:16:00Z">
                    <w:r>
                      <w:t>To investigate the effect of LCG on the neonate</w:t>
                    </w:r>
                  </w:ins>
                </w:p>
              </w:tc>
              <w:tc>
                <w:tcPr>
                  <w:tcW w:w="3840" w:type="dxa"/>
                </w:tcPr>
                <w:p w14:paraId="5FB4F837" w14:textId="77777777" w:rsidR="007D09B7" w:rsidRDefault="00000000">
                  <w:pPr>
                    <w:numPr>
                      <w:ilvl w:val="0"/>
                      <w:numId w:val="47"/>
                    </w:numPr>
                    <w:jc w:val="center"/>
                    <w:rPr>
                      <w:ins w:id="403" w:author="Inge Christoffer Olsen" w:date="2026-10-07T12:16:00Z" w16du:dateUtc="2026-10-07T10:16:00Z"/>
                    </w:rPr>
                  </w:pPr>
                  <w:ins w:id="404" w:author="Inge Christoffer Olsen" w:date="2026-10-07T12:16:00Z" w16du:dateUtc="2026-10-07T10:16:00Z">
                    <w:r>
                      <w:t>Arterial umbilical cord pH &lt; 7.00*</w:t>
                    </w:r>
                  </w:ins>
                </w:p>
              </w:tc>
            </w:tr>
            <w:tr w:rsidR="007D09B7" w14:paraId="7B74E5AB" w14:textId="77777777">
              <w:trPr>
                <w:ins w:id="405" w:author="Inge Christoffer Olsen" w:date="2026-10-07T12:16:00Z" w16du:dateUtc="2026-10-07T10:16:00Z"/>
              </w:trPr>
              <w:tc>
                <w:tcPr>
                  <w:tcW w:w="4080" w:type="dxa"/>
                </w:tcPr>
                <w:p w14:paraId="5CECABC2" w14:textId="77777777" w:rsidR="007D09B7" w:rsidRDefault="007D09B7">
                  <w:pPr>
                    <w:rPr>
                      <w:ins w:id="406" w:author="Inge Christoffer Olsen" w:date="2026-10-07T12:16:00Z" w16du:dateUtc="2026-10-07T10:16:00Z"/>
                    </w:rPr>
                  </w:pPr>
                </w:p>
              </w:tc>
              <w:tc>
                <w:tcPr>
                  <w:tcW w:w="3840" w:type="dxa"/>
                </w:tcPr>
                <w:p w14:paraId="7E862636" w14:textId="77777777" w:rsidR="007D09B7" w:rsidRDefault="00000000">
                  <w:pPr>
                    <w:numPr>
                      <w:ilvl w:val="0"/>
                      <w:numId w:val="48"/>
                    </w:numPr>
                    <w:jc w:val="center"/>
                    <w:rPr>
                      <w:ins w:id="407" w:author="Inge Christoffer Olsen" w:date="2026-10-07T12:16:00Z" w16du:dateUtc="2026-10-07T10:16:00Z"/>
                    </w:rPr>
                  </w:pPr>
                  <w:ins w:id="408" w:author="Inge Christoffer Olsen" w:date="2026-10-07T12:16:00Z" w16du:dateUtc="2026-10-07T10:16:00Z">
                    <w:r>
                      <w:t>Apgar score &lt; 7 at 5 minutes*</w:t>
                    </w:r>
                  </w:ins>
                </w:p>
              </w:tc>
            </w:tr>
            <w:tr w:rsidR="007D09B7" w14:paraId="3EC8720F" w14:textId="77777777">
              <w:trPr>
                <w:ins w:id="409" w:author="Inge Christoffer Olsen" w:date="2026-10-07T12:16:00Z" w16du:dateUtc="2026-10-07T10:16:00Z"/>
              </w:trPr>
              <w:tc>
                <w:tcPr>
                  <w:tcW w:w="4080" w:type="dxa"/>
                </w:tcPr>
                <w:p w14:paraId="4E9BBB4B" w14:textId="77777777" w:rsidR="007D09B7" w:rsidRDefault="007D09B7">
                  <w:pPr>
                    <w:rPr>
                      <w:ins w:id="410" w:author="Inge Christoffer Olsen" w:date="2026-10-07T12:16:00Z" w16du:dateUtc="2026-10-07T10:16:00Z"/>
                    </w:rPr>
                  </w:pPr>
                </w:p>
              </w:tc>
              <w:tc>
                <w:tcPr>
                  <w:tcW w:w="3840" w:type="dxa"/>
                </w:tcPr>
                <w:p w14:paraId="476D14EC" w14:textId="77777777" w:rsidR="007D09B7" w:rsidRDefault="00000000">
                  <w:pPr>
                    <w:numPr>
                      <w:ilvl w:val="0"/>
                      <w:numId w:val="49"/>
                    </w:numPr>
                    <w:jc w:val="center"/>
                    <w:rPr>
                      <w:ins w:id="411" w:author="Inge Christoffer Olsen" w:date="2026-10-07T12:16:00Z" w16du:dateUtc="2026-10-07T10:16:00Z"/>
                    </w:rPr>
                  </w:pPr>
                  <w:ins w:id="412" w:author="Inge Christoffer Olsen" w:date="2026-10-07T12:16:00Z" w16du:dateUtc="2026-10-07T10:16:00Z">
                    <w:r>
                      <w:t>Admittance to neonatal intensive care unit within 2 hours after birth*</w:t>
                    </w:r>
                  </w:ins>
                </w:p>
              </w:tc>
            </w:tr>
            <w:tr w:rsidR="007D09B7" w14:paraId="4BEFB3B8" w14:textId="77777777">
              <w:trPr>
                <w:ins w:id="413" w:author="Inge Christoffer Olsen" w:date="2026-10-07T12:16:00Z" w16du:dateUtc="2026-10-07T10:16:00Z"/>
              </w:trPr>
              <w:tc>
                <w:tcPr>
                  <w:tcW w:w="4080" w:type="dxa"/>
                </w:tcPr>
                <w:p w14:paraId="2ACC7880" w14:textId="77777777" w:rsidR="007D09B7" w:rsidRDefault="00000000">
                  <w:pPr>
                    <w:jc w:val="center"/>
                    <w:rPr>
                      <w:ins w:id="414" w:author="Inge Christoffer Olsen" w:date="2026-10-07T12:16:00Z" w16du:dateUtc="2026-10-07T10:16:00Z"/>
                    </w:rPr>
                  </w:pPr>
                  <w:ins w:id="415" w:author="Inge Christoffer Olsen" w:date="2026-10-07T12:16:00Z" w16du:dateUtc="2026-10-07T10:16:00Z">
                    <w:r>
                      <w:t>Exploratory</w:t>
                    </w:r>
                  </w:ins>
                </w:p>
              </w:tc>
              <w:tc>
                <w:tcPr>
                  <w:tcW w:w="3840" w:type="dxa"/>
                </w:tcPr>
                <w:p w14:paraId="0137922F" w14:textId="77777777" w:rsidR="007D09B7" w:rsidRDefault="007D09B7">
                  <w:pPr>
                    <w:rPr>
                      <w:ins w:id="416" w:author="Inge Christoffer Olsen" w:date="2026-10-07T12:16:00Z" w16du:dateUtc="2026-10-07T10:16:00Z"/>
                    </w:rPr>
                  </w:pPr>
                </w:p>
              </w:tc>
            </w:tr>
            <w:tr w:rsidR="007D09B7" w14:paraId="7B9A0232" w14:textId="77777777">
              <w:trPr>
                <w:ins w:id="417" w:author="Inge Christoffer Olsen" w:date="2026-10-07T12:16:00Z" w16du:dateUtc="2026-10-07T10:16:00Z"/>
              </w:trPr>
              <w:tc>
                <w:tcPr>
                  <w:tcW w:w="4080" w:type="dxa"/>
                </w:tcPr>
                <w:p w14:paraId="45CE7ED9" w14:textId="77777777" w:rsidR="007D09B7" w:rsidRDefault="00000000">
                  <w:pPr>
                    <w:numPr>
                      <w:ilvl w:val="0"/>
                      <w:numId w:val="50"/>
                    </w:numPr>
                    <w:jc w:val="center"/>
                    <w:rPr>
                      <w:ins w:id="418" w:author="Inge Christoffer Olsen" w:date="2026-10-07T12:16:00Z" w16du:dateUtc="2026-10-07T10:16:00Z"/>
                    </w:rPr>
                  </w:pPr>
                  <w:ins w:id="419" w:author="Inge Christoffer Olsen" w:date="2026-10-07T12:16:00Z" w16du:dateUtc="2026-10-07T10:16:00Z">
                    <w:r>
                      <w:t>To describe and explore the effect of LCG in women with a planned vaginal delivery on other clinical aspects of intrapartum caesarean sections</w:t>
                    </w:r>
                  </w:ins>
                </w:p>
              </w:tc>
              <w:tc>
                <w:tcPr>
                  <w:tcW w:w="3840" w:type="dxa"/>
                </w:tcPr>
                <w:p w14:paraId="1DE52A71" w14:textId="77777777" w:rsidR="007D09B7" w:rsidRDefault="00000000">
                  <w:pPr>
                    <w:numPr>
                      <w:ilvl w:val="0"/>
                      <w:numId w:val="51"/>
                    </w:numPr>
                    <w:jc w:val="center"/>
                    <w:rPr>
                      <w:ins w:id="420" w:author="Inge Christoffer Olsen" w:date="2026-10-07T12:16:00Z" w16du:dateUtc="2026-10-07T10:16:00Z"/>
                    </w:rPr>
                  </w:pPr>
                  <w:ins w:id="421" w:author="Inge Christoffer Olsen" w:date="2026-10-07T12:16:00Z" w16du:dateUtc="2026-10-07T10:16:00Z">
                    <w:r>
                      <w:t>Cervix dilation at time of caesarean section#</w:t>
                    </w:r>
                  </w:ins>
                </w:p>
              </w:tc>
            </w:tr>
            <w:tr w:rsidR="007D09B7" w14:paraId="44093A88" w14:textId="77777777">
              <w:trPr>
                <w:ins w:id="422" w:author="Inge Christoffer Olsen" w:date="2026-10-07T12:16:00Z" w16du:dateUtc="2026-10-07T10:16:00Z"/>
              </w:trPr>
              <w:tc>
                <w:tcPr>
                  <w:tcW w:w="4080" w:type="dxa"/>
                </w:tcPr>
                <w:p w14:paraId="5E532D80" w14:textId="77777777" w:rsidR="007D09B7" w:rsidRDefault="007D09B7">
                  <w:pPr>
                    <w:rPr>
                      <w:ins w:id="423" w:author="Inge Christoffer Olsen" w:date="2026-10-07T12:16:00Z" w16du:dateUtc="2026-10-07T10:16:00Z"/>
                    </w:rPr>
                  </w:pPr>
                </w:p>
              </w:tc>
              <w:tc>
                <w:tcPr>
                  <w:tcW w:w="3840" w:type="dxa"/>
                </w:tcPr>
                <w:p w14:paraId="38057293" w14:textId="77777777" w:rsidR="007D09B7" w:rsidRDefault="00000000">
                  <w:pPr>
                    <w:numPr>
                      <w:ilvl w:val="0"/>
                      <w:numId w:val="52"/>
                    </w:numPr>
                    <w:jc w:val="center"/>
                    <w:rPr>
                      <w:ins w:id="424" w:author="Inge Christoffer Olsen" w:date="2026-10-07T12:16:00Z" w16du:dateUtc="2026-10-07T10:16:00Z"/>
                    </w:rPr>
                  </w:pPr>
                  <w:ins w:id="425" w:author="Inge Christoffer Olsen" w:date="2026-10-07T12:16:00Z" w16du:dateUtc="2026-10-07T10:16:00Z">
                    <w:r>
                      <w:t>Level of the presenting part at caesarean section#</w:t>
                    </w:r>
                  </w:ins>
                </w:p>
              </w:tc>
            </w:tr>
            <w:tr w:rsidR="007D09B7" w14:paraId="79C44697" w14:textId="77777777">
              <w:trPr>
                <w:ins w:id="426" w:author="Inge Christoffer Olsen" w:date="2026-10-07T12:16:00Z" w16du:dateUtc="2026-10-07T10:16:00Z"/>
              </w:trPr>
              <w:tc>
                <w:tcPr>
                  <w:tcW w:w="4080" w:type="dxa"/>
                </w:tcPr>
                <w:p w14:paraId="31175809" w14:textId="77777777" w:rsidR="007D09B7" w:rsidRDefault="007D09B7">
                  <w:pPr>
                    <w:rPr>
                      <w:ins w:id="427" w:author="Inge Christoffer Olsen" w:date="2026-10-07T12:16:00Z" w16du:dateUtc="2026-10-07T10:16:00Z"/>
                    </w:rPr>
                  </w:pPr>
                </w:p>
              </w:tc>
              <w:tc>
                <w:tcPr>
                  <w:tcW w:w="3840" w:type="dxa"/>
                </w:tcPr>
                <w:p w14:paraId="679928EF" w14:textId="77777777" w:rsidR="007D09B7" w:rsidRDefault="00000000">
                  <w:pPr>
                    <w:numPr>
                      <w:ilvl w:val="0"/>
                      <w:numId w:val="53"/>
                    </w:numPr>
                    <w:jc w:val="center"/>
                    <w:rPr>
                      <w:ins w:id="428" w:author="Inge Christoffer Olsen" w:date="2026-10-07T12:16:00Z" w16du:dateUtc="2026-10-07T10:16:00Z"/>
                    </w:rPr>
                  </w:pPr>
                  <w:ins w:id="429" w:author="Inge Christoffer Olsen" w:date="2026-10-07T12:16:00Z" w16du:dateUtc="2026-10-07T10:16:00Z">
                    <w:r>
                      <w:t>Fetal presentation at caesarean section#</w:t>
                    </w:r>
                  </w:ins>
                </w:p>
              </w:tc>
            </w:tr>
            <w:tr w:rsidR="007D09B7" w14:paraId="26005EEF" w14:textId="77777777">
              <w:trPr>
                <w:ins w:id="430" w:author="Inge Christoffer Olsen" w:date="2026-10-07T12:16:00Z" w16du:dateUtc="2026-10-07T10:16:00Z"/>
              </w:trPr>
              <w:tc>
                <w:tcPr>
                  <w:tcW w:w="4080" w:type="dxa"/>
                </w:tcPr>
                <w:p w14:paraId="79D51307" w14:textId="77777777" w:rsidR="007D09B7" w:rsidRDefault="007D09B7">
                  <w:pPr>
                    <w:rPr>
                      <w:ins w:id="431" w:author="Inge Christoffer Olsen" w:date="2026-10-07T12:16:00Z" w16du:dateUtc="2026-10-07T10:16:00Z"/>
                    </w:rPr>
                  </w:pPr>
                </w:p>
              </w:tc>
              <w:tc>
                <w:tcPr>
                  <w:tcW w:w="3840" w:type="dxa"/>
                </w:tcPr>
                <w:p w14:paraId="7E47DD43" w14:textId="77777777" w:rsidR="007D09B7" w:rsidRDefault="00000000">
                  <w:pPr>
                    <w:numPr>
                      <w:ilvl w:val="0"/>
                      <w:numId w:val="54"/>
                    </w:numPr>
                    <w:jc w:val="center"/>
                    <w:rPr>
                      <w:ins w:id="432" w:author="Inge Christoffer Olsen" w:date="2026-10-07T12:16:00Z" w16du:dateUtc="2026-10-07T10:16:00Z"/>
                    </w:rPr>
                  </w:pPr>
                  <w:ins w:id="433" w:author="Inge Christoffer Olsen" w:date="2026-10-07T12:16:00Z" w16du:dateUtc="2026-10-07T10:16:00Z">
                    <w:r>
                      <w:t>Fetal position at caesarean section#</w:t>
                    </w:r>
                  </w:ins>
                </w:p>
              </w:tc>
            </w:tr>
            <w:tr w:rsidR="007D09B7" w14:paraId="189A7E07" w14:textId="77777777">
              <w:trPr>
                <w:ins w:id="434" w:author="Inge Christoffer Olsen" w:date="2026-10-07T12:16:00Z" w16du:dateUtc="2026-10-07T10:16:00Z"/>
              </w:trPr>
              <w:tc>
                <w:tcPr>
                  <w:tcW w:w="4080" w:type="dxa"/>
                </w:tcPr>
                <w:p w14:paraId="7746B995" w14:textId="77777777" w:rsidR="007D09B7" w:rsidRDefault="007D09B7">
                  <w:pPr>
                    <w:rPr>
                      <w:ins w:id="435" w:author="Inge Christoffer Olsen" w:date="2026-10-07T12:16:00Z" w16du:dateUtc="2026-10-07T10:16:00Z"/>
                    </w:rPr>
                  </w:pPr>
                </w:p>
              </w:tc>
              <w:tc>
                <w:tcPr>
                  <w:tcW w:w="3840" w:type="dxa"/>
                </w:tcPr>
                <w:p w14:paraId="6F4A8342" w14:textId="77777777" w:rsidR="007D09B7" w:rsidRDefault="00000000">
                  <w:pPr>
                    <w:numPr>
                      <w:ilvl w:val="0"/>
                      <w:numId w:val="55"/>
                    </w:numPr>
                    <w:jc w:val="center"/>
                    <w:rPr>
                      <w:ins w:id="436" w:author="Inge Christoffer Olsen" w:date="2026-10-07T12:16:00Z" w16du:dateUtc="2026-10-07T10:16:00Z"/>
                    </w:rPr>
                  </w:pPr>
                  <w:ins w:id="437" w:author="Inge Christoffer Olsen" w:date="2026-10-07T12:16:00Z" w16du:dateUtc="2026-10-07T10:16:00Z">
                    <w:r>
                      <w:t>Main reason for caesarean section#</w:t>
                    </w:r>
                  </w:ins>
                </w:p>
              </w:tc>
            </w:tr>
            <w:tr w:rsidR="007D09B7" w14:paraId="1BF1E519" w14:textId="77777777">
              <w:trPr>
                <w:ins w:id="438" w:author="Inge Christoffer Olsen" w:date="2026-10-07T12:16:00Z" w16du:dateUtc="2026-10-07T10:16:00Z"/>
              </w:trPr>
              <w:tc>
                <w:tcPr>
                  <w:tcW w:w="4080" w:type="dxa"/>
                </w:tcPr>
                <w:p w14:paraId="79E1A08A" w14:textId="77777777" w:rsidR="007D09B7" w:rsidRDefault="007D09B7">
                  <w:pPr>
                    <w:rPr>
                      <w:ins w:id="439" w:author="Inge Christoffer Olsen" w:date="2026-10-07T12:16:00Z" w16du:dateUtc="2026-10-07T10:16:00Z"/>
                    </w:rPr>
                  </w:pPr>
                </w:p>
              </w:tc>
              <w:tc>
                <w:tcPr>
                  <w:tcW w:w="3840" w:type="dxa"/>
                </w:tcPr>
                <w:p w14:paraId="5FD8D1B5" w14:textId="77777777" w:rsidR="007D09B7" w:rsidRDefault="00000000">
                  <w:pPr>
                    <w:numPr>
                      <w:ilvl w:val="0"/>
                      <w:numId w:val="56"/>
                    </w:numPr>
                    <w:jc w:val="center"/>
                    <w:rPr>
                      <w:ins w:id="440" w:author="Inge Christoffer Olsen" w:date="2026-10-07T12:16:00Z" w16du:dateUtc="2026-10-07T10:16:00Z"/>
                    </w:rPr>
                  </w:pPr>
                  <w:ins w:id="441" w:author="Inge Christoffer Olsen" w:date="2026-10-07T12:16:00Z" w16du:dateUtc="2026-10-07T10:16:00Z">
                    <w:r>
                      <w:t>Reason for admission#</w:t>
                    </w:r>
                  </w:ins>
                </w:p>
              </w:tc>
            </w:tr>
            <w:tr w:rsidR="007D09B7" w14:paraId="4B5F3883" w14:textId="77777777">
              <w:trPr>
                <w:ins w:id="442" w:author="Inge Christoffer Olsen" w:date="2026-10-07T12:16:00Z" w16du:dateUtc="2026-10-07T10:16:00Z"/>
              </w:trPr>
              <w:tc>
                <w:tcPr>
                  <w:tcW w:w="4080" w:type="dxa"/>
                </w:tcPr>
                <w:p w14:paraId="29EEA97B" w14:textId="77777777" w:rsidR="007D09B7" w:rsidRDefault="007D09B7">
                  <w:pPr>
                    <w:rPr>
                      <w:ins w:id="443" w:author="Inge Christoffer Olsen" w:date="2026-10-07T12:16:00Z" w16du:dateUtc="2026-10-07T10:16:00Z"/>
                    </w:rPr>
                  </w:pPr>
                </w:p>
              </w:tc>
              <w:tc>
                <w:tcPr>
                  <w:tcW w:w="3840" w:type="dxa"/>
                </w:tcPr>
                <w:p w14:paraId="43E88C68" w14:textId="77777777" w:rsidR="007D09B7" w:rsidRDefault="00000000">
                  <w:pPr>
                    <w:numPr>
                      <w:ilvl w:val="0"/>
                      <w:numId w:val="57"/>
                    </w:numPr>
                    <w:jc w:val="center"/>
                    <w:rPr>
                      <w:ins w:id="444" w:author="Inge Christoffer Olsen" w:date="2026-10-07T12:16:00Z" w16du:dateUtc="2026-10-07T10:16:00Z"/>
                    </w:rPr>
                  </w:pPr>
                  <w:ins w:id="445" w:author="Inge Christoffer Olsen" w:date="2026-10-07T12:16:00Z" w16du:dateUtc="2026-10-07T10:16:00Z">
                    <w:r>
                      <w:t>Cervix dilatation at amniotomy#</w:t>
                    </w:r>
                  </w:ins>
                </w:p>
              </w:tc>
            </w:tr>
            <w:tr w:rsidR="007D09B7" w14:paraId="41270A00" w14:textId="77777777">
              <w:trPr>
                <w:ins w:id="446" w:author="Inge Christoffer Olsen" w:date="2026-10-07T12:16:00Z" w16du:dateUtc="2026-10-07T10:16:00Z"/>
              </w:trPr>
              <w:tc>
                <w:tcPr>
                  <w:tcW w:w="4080" w:type="dxa"/>
                </w:tcPr>
                <w:p w14:paraId="1F07E56A" w14:textId="77777777" w:rsidR="007D09B7" w:rsidRDefault="007D09B7">
                  <w:pPr>
                    <w:rPr>
                      <w:ins w:id="447" w:author="Inge Christoffer Olsen" w:date="2026-10-07T12:16:00Z" w16du:dateUtc="2026-10-07T10:16:00Z"/>
                    </w:rPr>
                  </w:pPr>
                </w:p>
              </w:tc>
              <w:tc>
                <w:tcPr>
                  <w:tcW w:w="3840" w:type="dxa"/>
                </w:tcPr>
                <w:p w14:paraId="0CF8D599" w14:textId="77777777" w:rsidR="007D09B7" w:rsidRDefault="00000000">
                  <w:pPr>
                    <w:numPr>
                      <w:ilvl w:val="0"/>
                      <w:numId w:val="58"/>
                    </w:numPr>
                    <w:jc w:val="center"/>
                    <w:rPr>
                      <w:ins w:id="448" w:author="Inge Christoffer Olsen" w:date="2026-10-07T12:16:00Z" w16du:dateUtc="2026-10-07T10:16:00Z"/>
                    </w:rPr>
                  </w:pPr>
                  <w:ins w:id="449" w:author="Inge Christoffer Olsen" w:date="2026-10-07T12:16:00Z" w16du:dateUtc="2026-10-07T10:16:00Z">
                    <w:r>
                      <w:t>Cervix dilatation at start of oxytocin infusion#</w:t>
                    </w:r>
                  </w:ins>
                </w:p>
              </w:tc>
            </w:tr>
            <w:tr w:rsidR="007D09B7" w14:paraId="59823363" w14:textId="77777777">
              <w:trPr>
                <w:ins w:id="450" w:author="Inge Christoffer Olsen" w:date="2026-10-07T12:16:00Z" w16du:dateUtc="2026-10-07T10:16:00Z"/>
              </w:trPr>
              <w:tc>
                <w:tcPr>
                  <w:tcW w:w="4080" w:type="dxa"/>
                </w:tcPr>
                <w:p w14:paraId="11B77D6A" w14:textId="77777777" w:rsidR="007D09B7" w:rsidRDefault="007D09B7">
                  <w:pPr>
                    <w:rPr>
                      <w:ins w:id="451" w:author="Inge Christoffer Olsen" w:date="2026-10-07T12:16:00Z" w16du:dateUtc="2026-10-07T10:16:00Z"/>
                    </w:rPr>
                  </w:pPr>
                </w:p>
              </w:tc>
              <w:tc>
                <w:tcPr>
                  <w:tcW w:w="3840" w:type="dxa"/>
                </w:tcPr>
                <w:p w14:paraId="47531610" w14:textId="77777777" w:rsidR="007D09B7" w:rsidRDefault="00000000">
                  <w:pPr>
                    <w:numPr>
                      <w:ilvl w:val="0"/>
                      <w:numId w:val="59"/>
                    </w:numPr>
                    <w:jc w:val="center"/>
                    <w:rPr>
                      <w:ins w:id="452" w:author="Inge Christoffer Olsen" w:date="2026-10-07T12:16:00Z" w16du:dateUtc="2026-10-07T10:16:00Z"/>
                    </w:rPr>
                  </w:pPr>
                  <w:ins w:id="453" w:author="Inge Christoffer Olsen" w:date="2026-10-07T12:16:00Z" w16du:dateUtc="2026-10-07T10:16:00Z">
                    <w:r>
                      <w:t>Cervix dilatation at start of epidural analgesia#</w:t>
                    </w:r>
                  </w:ins>
                </w:p>
              </w:tc>
            </w:tr>
            <w:tr w:rsidR="007D09B7" w14:paraId="36B0FC15" w14:textId="77777777">
              <w:trPr>
                <w:ins w:id="454" w:author="Inge Christoffer Olsen" w:date="2026-10-07T12:16:00Z" w16du:dateUtc="2026-10-07T10:16:00Z"/>
              </w:trPr>
              <w:tc>
                <w:tcPr>
                  <w:tcW w:w="4080" w:type="dxa"/>
                </w:tcPr>
                <w:p w14:paraId="72FA330E" w14:textId="77777777" w:rsidR="007D09B7" w:rsidRDefault="007D09B7">
                  <w:pPr>
                    <w:rPr>
                      <w:ins w:id="455" w:author="Inge Christoffer Olsen" w:date="2026-10-07T12:16:00Z" w16du:dateUtc="2026-10-07T10:16:00Z"/>
                    </w:rPr>
                  </w:pPr>
                </w:p>
              </w:tc>
              <w:tc>
                <w:tcPr>
                  <w:tcW w:w="3840" w:type="dxa"/>
                </w:tcPr>
                <w:p w14:paraId="038594FA" w14:textId="77777777" w:rsidR="007D09B7" w:rsidRDefault="00000000">
                  <w:pPr>
                    <w:numPr>
                      <w:ilvl w:val="0"/>
                      <w:numId w:val="60"/>
                    </w:numPr>
                    <w:jc w:val="center"/>
                    <w:rPr>
                      <w:ins w:id="456" w:author="Inge Christoffer Olsen" w:date="2026-10-07T12:16:00Z" w16du:dateUtc="2026-10-07T10:16:00Z"/>
                    </w:rPr>
                  </w:pPr>
                  <w:ins w:id="457" w:author="Inge Christoffer Olsen" w:date="2026-10-07T12:16:00Z" w16du:dateUtc="2026-10-07T10:16:00Z">
                    <w:r>
                      <w:t>Cervix dilatation at induction of labour#</w:t>
                    </w:r>
                  </w:ins>
                </w:p>
              </w:tc>
            </w:tr>
            <w:tr w:rsidR="007D09B7" w14:paraId="794AE864" w14:textId="77777777">
              <w:trPr>
                <w:ins w:id="458" w:author="Inge Christoffer Olsen" w:date="2026-10-07T12:16:00Z" w16du:dateUtc="2026-10-07T10:16:00Z"/>
              </w:trPr>
              <w:tc>
                <w:tcPr>
                  <w:tcW w:w="4080" w:type="dxa"/>
                </w:tcPr>
                <w:p w14:paraId="3EC3937C" w14:textId="77777777" w:rsidR="007D09B7" w:rsidRDefault="007D09B7">
                  <w:pPr>
                    <w:rPr>
                      <w:ins w:id="459" w:author="Inge Christoffer Olsen" w:date="2026-10-07T12:16:00Z" w16du:dateUtc="2026-10-07T10:16:00Z"/>
                    </w:rPr>
                  </w:pPr>
                </w:p>
              </w:tc>
              <w:tc>
                <w:tcPr>
                  <w:tcW w:w="3840" w:type="dxa"/>
                </w:tcPr>
                <w:p w14:paraId="6FFDDE6D" w14:textId="77777777" w:rsidR="007D09B7" w:rsidRDefault="00000000">
                  <w:pPr>
                    <w:numPr>
                      <w:ilvl w:val="0"/>
                      <w:numId w:val="61"/>
                    </w:numPr>
                    <w:jc w:val="center"/>
                    <w:rPr>
                      <w:ins w:id="460" w:author="Inge Christoffer Olsen" w:date="2026-10-07T12:16:00Z" w16du:dateUtc="2026-10-07T10:16:00Z"/>
                    </w:rPr>
                  </w:pPr>
                  <w:ins w:id="461" w:author="Inge Christoffer Olsen" w:date="2026-10-07T12:16:00Z" w16du:dateUtc="2026-10-07T10:16:00Z">
                    <w:r>
                      <w:t>Type of continuous fetal monitoring*</w:t>
                    </w:r>
                  </w:ins>
                </w:p>
              </w:tc>
            </w:tr>
            <w:tr w:rsidR="007D09B7" w14:paraId="192109F6" w14:textId="77777777">
              <w:trPr>
                <w:ins w:id="462" w:author="Inge Christoffer Olsen" w:date="2026-10-07T12:16:00Z" w16du:dateUtc="2026-10-07T10:16:00Z"/>
              </w:trPr>
              <w:tc>
                <w:tcPr>
                  <w:tcW w:w="4080" w:type="dxa"/>
                </w:tcPr>
                <w:p w14:paraId="49C23AA4" w14:textId="77777777" w:rsidR="007D09B7" w:rsidRDefault="007D09B7">
                  <w:pPr>
                    <w:rPr>
                      <w:ins w:id="463" w:author="Inge Christoffer Olsen" w:date="2026-10-07T12:16:00Z" w16du:dateUtc="2026-10-07T10:16:00Z"/>
                    </w:rPr>
                  </w:pPr>
                </w:p>
              </w:tc>
              <w:tc>
                <w:tcPr>
                  <w:tcW w:w="3840" w:type="dxa"/>
                </w:tcPr>
                <w:p w14:paraId="3B50783A" w14:textId="77777777" w:rsidR="007D09B7" w:rsidRDefault="00000000">
                  <w:pPr>
                    <w:numPr>
                      <w:ilvl w:val="0"/>
                      <w:numId w:val="62"/>
                    </w:numPr>
                    <w:jc w:val="center"/>
                    <w:rPr>
                      <w:ins w:id="464" w:author="Inge Christoffer Olsen" w:date="2026-10-07T12:16:00Z" w16du:dateUtc="2026-10-07T10:16:00Z"/>
                    </w:rPr>
                  </w:pPr>
                  <w:ins w:id="465" w:author="Inge Christoffer Olsen" w:date="2026-10-07T12:16:00Z" w16du:dateUtc="2026-10-07T10:16:00Z">
                    <w:r>
                      <w:t>Occurrence of prolonged first or second stage of labour according to the different definitions#</w:t>
                    </w:r>
                  </w:ins>
                </w:p>
              </w:tc>
            </w:tr>
            <w:tr w:rsidR="007D09B7" w14:paraId="1EDF9EA2" w14:textId="77777777">
              <w:trPr>
                <w:ins w:id="466" w:author="Inge Christoffer Olsen" w:date="2026-10-07T12:16:00Z" w16du:dateUtc="2026-10-07T10:16:00Z"/>
              </w:trPr>
              <w:tc>
                <w:tcPr>
                  <w:tcW w:w="4080" w:type="dxa"/>
                </w:tcPr>
                <w:p w14:paraId="2387E162" w14:textId="77777777" w:rsidR="007D09B7" w:rsidRDefault="007D09B7">
                  <w:pPr>
                    <w:rPr>
                      <w:ins w:id="467" w:author="Inge Christoffer Olsen" w:date="2026-10-07T12:16:00Z" w16du:dateUtc="2026-10-07T10:16:00Z"/>
                    </w:rPr>
                  </w:pPr>
                </w:p>
              </w:tc>
              <w:tc>
                <w:tcPr>
                  <w:tcW w:w="3840" w:type="dxa"/>
                </w:tcPr>
                <w:p w14:paraId="2EDE3D3A" w14:textId="77777777" w:rsidR="007D09B7" w:rsidRDefault="00000000">
                  <w:pPr>
                    <w:numPr>
                      <w:ilvl w:val="0"/>
                      <w:numId w:val="63"/>
                    </w:numPr>
                    <w:jc w:val="center"/>
                    <w:rPr>
                      <w:ins w:id="468" w:author="Inge Christoffer Olsen" w:date="2026-10-07T12:16:00Z" w16du:dateUtc="2026-10-07T10:16:00Z"/>
                    </w:rPr>
                  </w:pPr>
                  <w:ins w:id="469" w:author="Inge Christoffer Olsen" w:date="2026-10-07T12:16:00Z" w16du:dateUtc="2026-10-07T10:16:00Z">
                    <w:r>
                      <w:t>Occurrence of shared decision making assessed in selected situations and interventions and documented by the midwife#</w:t>
                    </w:r>
                  </w:ins>
                </w:p>
              </w:tc>
            </w:tr>
            <w:tr w:rsidR="007D09B7" w14:paraId="417BCD91" w14:textId="77777777">
              <w:trPr>
                <w:ins w:id="470" w:author="Inge Christoffer Olsen" w:date="2026-10-07T12:16:00Z" w16du:dateUtc="2026-10-07T10:16:00Z"/>
              </w:trPr>
              <w:tc>
                <w:tcPr>
                  <w:tcW w:w="4080" w:type="dxa"/>
                </w:tcPr>
                <w:p w14:paraId="03D5680D" w14:textId="77777777" w:rsidR="007D09B7" w:rsidRDefault="007D09B7">
                  <w:pPr>
                    <w:rPr>
                      <w:ins w:id="471" w:author="Inge Christoffer Olsen" w:date="2026-10-07T12:16:00Z" w16du:dateUtc="2026-10-07T10:16:00Z"/>
                    </w:rPr>
                  </w:pPr>
                </w:p>
              </w:tc>
              <w:tc>
                <w:tcPr>
                  <w:tcW w:w="3840" w:type="dxa"/>
                </w:tcPr>
                <w:p w14:paraId="2D055ADE" w14:textId="77777777" w:rsidR="007D09B7" w:rsidRDefault="00000000">
                  <w:pPr>
                    <w:numPr>
                      <w:ilvl w:val="0"/>
                      <w:numId w:val="64"/>
                    </w:numPr>
                    <w:jc w:val="center"/>
                    <w:rPr>
                      <w:ins w:id="472" w:author="Inge Christoffer Olsen" w:date="2026-10-07T12:16:00Z" w16du:dateUtc="2026-10-07T10:16:00Z"/>
                    </w:rPr>
                  </w:pPr>
                  <w:ins w:id="473" w:author="Inge Christoffer Olsen" w:date="2026-10-07T12:16:00Z" w16du:dateUtc="2026-10-07T10:16:00Z">
                    <w:r>
                      <w:t>Supportive care, labour companionship*</w:t>
                    </w:r>
                  </w:ins>
                </w:p>
              </w:tc>
            </w:tr>
            <w:tr w:rsidR="007D09B7" w14:paraId="0AE0BE23" w14:textId="77777777">
              <w:trPr>
                <w:ins w:id="474" w:author="Inge Christoffer Olsen" w:date="2026-10-07T12:16:00Z" w16du:dateUtc="2026-10-07T10:16:00Z"/>
              </w:trPr>
              <w:tc>
                <w:tcPr>
                  <w:tcW w:w="4080" w:type="dxa"/>
                </w:tcPr>
                <w:p w14:paraId="458A0220" w14:textId="77777777" w:rsidR="007D09B7" w:rsidRDefault="007D09B7">
                  <w:pPr>
                    <w:rPr>
                      <w:ins w:id="475" w:author="Inge Christoffer Olsen" w:date="2026-10-07T12:16:00Z" w16du:dateUtc="2026-10-07T10:16:00Z"/>
                    </w:rPr>
                  </w:pPr>
                </w:p>
              </w:tc>
              <w:tc>
                <w:tcPr>
                  <w:tcW w:w="3840" w:type="dxa"/>
                </w:tcPr>
                <w:p w14:paraId="5A806648" w14:textId="77777777" w:rsidR="007D09B7" w:rsidRDefault="00000000">
                  <w:pPr>
                    <w:numPr>
                      <w:ilvl w:val="0"/>
                      <w:numId w:val="65"/>
                    </w:numPr>
                    <w:jc w:val="center"/>
                    <w:rPr>
                      <w:ins w:id="476" w:author="Inge Christoffer Olsen" w:date="2026-10-07T12:16:00Z" w16du:dateUtc="2026-10-07T10:16:00Z"/>
                    </w:rPr>
                  </w:pPr>
                  <w:ins w:id="477" w:author="Inge Christoffer Olsen" w:date="2026-10-07T12:16:00Z" w16du:dateUtc="2026-10-07T10:16:00Z">
                    <w:r>
                      <w:t>Type of perineal support#</w:t>
                    </w:r>
                  </w:ins>
                </w:p>
              </w:tc>
            </w:tr>
            <w:bookmarkEnd w:id="326"/>
          </w:tbl>
          <w:p w14:paraId="6AEB005B" w14:textId="77777777" w:rsidR="007D09B7" w:rsidRDefault="007D09B7"/>
        </w:tc>
        <w:tc>
          <w:tcPr>
            <w:tcW w:w="4533" w:type="dxa"/>
            <w:cellDel w:id="478" w:author="Inge Christoffer Olsen" w:date="2026-10-07T12:16:00Z"/>
            <w:tcPrChange w:id="479" w:author="Inge Christoffer Olsen" w:date="2026-10-07T12:16:00Z" w16du:dateUtc="2026-10-07T10:16:00Z">
              <w:tcPr>
                <w:tcW w:w="4533" w:type="dxa"/>
                <w:gridSpan w:val="2"/>
                <w:cellDel w:id="480" w:author="Inge Christoffer Olsen" w:date="2026-10-07T12:16:00Z"/>
              </w:tcPr>
            </w:tcPrChange>
          </w:tcPr>
          <w:p w14:paraId="422A6E11" w14:textId="77777777" w:rsidR="007D33E9" w:rsidRDefault="007D33E9">
            <w:del w:id="481" w:author="Inge Christoffer Olsen" w:date="2026-10-07T12:16:00Z" w16du:dateUtc="2026-10-07T10:16:00Z">
              <w:r>
                <w:lastRenderedPageBreak/>
                <w:delText>Endpoints</w:delText>
              </w:r>
            </w:del>
          </w:p>
        </w:tc>
      </w:tr>
      <w:tr w:rsidR="005F364C" w14:paraId="61294C7A"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482" w:author="Inge Christoffer Olsen" w:date="2026-10-07T12:16:00Z" w16du:dateUtc="2026-10-07T10:16:00Z"/>
        </w:trPr>
        <w:tc>
          <w:tcPr>
            <w:tcW w:w="4817" w:type="dxa"/>
          </w:tcPr>
          <w:p w14:paraId="05D36188" w14:textId="77777777" w:rsidR="005F364C" w:rsidRDefault="007D33E9">
            <w:pPr>
              <w:rPr>
                <w:del w:id="483" w:author="Inge Christoffer Olsen" w:date="2026-10-07T12:16:00Z" w16du:dateUtc="2026-10-07T10:16:00Z"/>
              </w:rPr>
            </w:pPr>
            <w:del w:id="484" w:author="Inge Christoffer Olsen" w:date="2026-10-07T12:16:00Z" w16du:dateUtc="2026-10-07T10:16:00Z">
              <w:r>
                <w:lastRenderedPageBreak/>
                <w:delText>Primary</w:delText>
              </w:r>
            </w:del>
          </w:p>
        </w:tc>
        <w:tc>
          <w:tcPr>
            <w:tcW w:w="4533" w:type="dxa"/>
            <w:gridSpan w:val="2"/>
          </w:tcPr>
          <w:p w14:paraId="19515B53" w14:textId="77777777" w:rsidR="005F364C" w:rsidRDefault="005F364C">
            <w:pPr>
              <w:rPr>
                <w:del w:id="485" w:author="Inge Christoffer Olsen" w:date="2026-10-07T12:16:00Z" w16du:dateUtc="2026-10-07T10:16:00Z"/>
              </w:rPr>
            </w:pPr>
          </w:p>
        </w:tc>
      </w:tr>
      <w:tr w:rsidR="005F364C" w14:paraId="241416B3"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486" w:author="Inge Christoffer Olsen" w:date="2026-10-07T12:16:00Z" w16du:dateUtc="2026-10-07T10:16:00Z"/>
        </w:trPr>
        <w:tc>
          <w:tcPr>
            <w:tcW w:w="4817" w:type="dxa"/>
          </w:tcPr>
          <w:p w14:paraId="0867CF8C" w14:textId="77777777" w:rsidR="005F364C" w:rsidRDefault="007D33E9">
            <w:pPr>
              <w:numPr>
                <w:ilvl w:val="0"/>
                <w:numId w:val="30"/>
              </w:numPr>
              <w:rPr>
                <w:del w:id="487" w:author="Inge Christoffer Olsen" w:date="2026-10-07T12:16:00Z" w16du:dateUtc="2026-10-07T10:16:00Z"/>
              </w:rPr>
            </w:pPr>
            <w:del w:id="488" w:author="Inge Christoffer Olsen" w:date="2026-10-07T12:16:00Z" w16du:dateUtc="2026-10-07T10:16:00Z">
              <w:r>
                <w:delText>To investigate the effect of LCG in women with a planned vaginal delivery on intrapartum caesarean sections</w:delText>
              </w:r>
            </w:del>
          </w:p>
        </w:tc>
        <w:tc>
          <w:tcPr>
            <w:tcW w:w="4533" w:type="dxa"/>
            <w:gridSpan w:val="2"/>
          </w:tcPr>
          <w:p w14:paraId="1191DE91" w14:textId="77777777" w:rsidR="005F364C" w:rsidRDefault="007D33E9">
            <w:pPr>
              <w:numPr>
                <w:ilvl w:val="0"/>
                <w:numId w:val="30"/>
              </w:numPr>
              <w:rPr>
                <w:del w:id="489" w:author="Inge Christoffer Olsen" w:date="2026-10-07T12:16:00Z" w16du:dateUtc="2026-10-07T10:16:00Z"/>
              </w:rPr>
            </w:pPr>
            <w:del w:id="490" w:author="Inge Christoffer Olsen" w:date="2026-10-07T12:16:00Z" w16du:dateUtc="2026-10-07T10:16:00Z">
              <w:r>
                <w:delText>Occurrence of intrapartum caesarean sections</w:delText>
              </w:r>
            </w:del>
          </w:p>
        </w:tc>
      </w:tr>
      <w:tr w:rsidR="005F364C" w14:paraId="05289133"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491" w:author="Inge Christoffer Olsen" w:date="2026-10-07T12:16:00Z" w16du:dateUtc="2026-10-07T10:16:00Z"/>
        </w:trPr>
        <w:tc>
          <w:tcPr>
            <w:tcW w:w="4817" w:type="dxa"/>
          </w:tcPr>
          <w:p w14:paraId="75BF6F2F" w14:textId="77777777" w:rsidR="005F364C" w:rsidRDefault="007D33E9">
            <w:pPr>
              <w:rPr>
                <w:del w:id="492" w:author="Inge Christoffer Olsen" w:date="2026-10-07T12:16:00Z" w16du:dateUtc="2026-10-07T10:16:00Z"/>
              </w:rPr>
            </w:pPr>
            <w:del w:id="493" w:author="Inge Christoffer Olsen" w:date="2026-10-07T12:16:00Z" w16du:dateUtc="2026-10-07T10:16:00Z">
              <w:r>
                <w:delText>Secondary</w:delText>
              </w:r>
            </w:del>
          </w:p>
        </w:tc>
        <w:tc>
          <w:tcPr>
            <w:tcW w:w="4533" w:type="dxa"/>
            <w:gridSpan w:val="2"/>
          </w:tcPr>
          <w:p w14:paraId="4C196445" w14:textId="77777777" w:rsidR="005F364C" w:rsidRDefault="005F364C">
            <w:pPr>
              <w:rPr>
                <w:del w:id="494" w:author="Inge Christoffer Olsen" w:date="2026-10-07T12:16:00Z" w16du:dateUtc="2026-10-07T10:16:00Z"/>
              </w:rPr>
            </w:pPr>
          </w:p>
        </w:tc>
      </w:tr>
      <w:tr w:rsidR="005F364C" w14:paraId="1FE87564"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495" w:author="Inge Christoffer Olsen" w:date="2026-10-07T12:16:00Z" w16du:dateUtc="2026-10-07T10:16:00Z"/>
        </w:trPr>
        <w:tc>
          <w:tcPr>
            <w:tcW w:w="4817" w:type="dxa"/>
          </w:tcPr>
          <w:p w14:paraId="0056F4BF" w14:textId="77777777" w:rsidR="005F364C" w:rsidRDefault="007D33E9">
            <w:pPr>
              <w:numPr>
                <w:ilvl w:val="0"/>
                <w:numId w:val="30"/>
              </w:numPr>
              <w:rPr>
                <w:del w:id="496" w:author="Inge Christoffer Olsen" w:date="2026-10-07T12:16:00Z" w16du:dateUtc="2026-10-07T10:16:00Z"/>
              </w:rPr>
            </w:pPr>
            <w:del w:id="497" w:author="Inge Christoffer Olsen" w:date="2026-10-07T12:16:00Z" w16du:dateUtc="2026-10-07T10:16:00Z">
              <w:r>
                <w:delText>To investigate the effect of LCG in women with a planned vaginal delivery</w:delText>
              </w:r>
            </w:del>
          </w:p>
        </w:tc>
        <w:tc>
          <w:tcPr>
            <w:tcW w:w="4533" w:type="dxa"/>
            <w:gridSpan w:val="2"/>
          </w:tcPr>
          <w:p w14:paraId="22F8051A" w14:textId="77777777" w:rsidR="005F364C" w:rsidRDefault="007D33E9">
            <w:pPr>
              <w:numPr>
                <w:ilvl w:val="0"/>
                <w:numId w:val="30"/>
              </w:numPr>
              <w:rPr>
                <w:del w:id="498" w:author="Inge Christoffer Olsen" w:date="2026-10-07T12:16:00Z" w16du:dateUtc="2026-10-07T10:16:00Z"/>
              </w:rPr>
            </w:pPr>
            <w:del w:id="499" w:author="Inge Christoffer Olsen" w:date="2026-10-07T12:16:00Z" w16du:dateUtc="2026-10-07T10:16:00Z">
              <w:r>
                <w:delText>Occurrence of Spontaneous vaginal delivery</w:delText>
              </w:r>
            </w:del>
          </w:p>
        </w:tc>
      </w:tr>
      <w:tr w:rsidR="005F364C" w14:paraId="76868256"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00" w:author="Inge Christoffer Olsen" w:date="2026-10-07T12:16:00Z" w16du:dateUtc="2026-10-07T10:16:00Z"/>
        </w:trPr>
        <w:tc>
          <w:tcPr>
            <w:tcW w:w="4817" w:type="dxa"/>
          </w:tcPr>
          <w:p w14:paraId="4160091E" w14:textId="77777777" w:rsidR="005F364C" w:rsidRDefault="005F364C">
            <w:pPr>
              <w:rPr>
                <w:del w:id="501" w:author="Inge Christoffer Olsen" w:date="2026-10-07T12:16:00Z" w16du:dateUtc="2026-10-07T10:16:00Z"/>
              </w:rPr>
            </w:pPr>
          </w:p>
        </w:tc>
        <w:tc>
          <w:tcPr>
            <w:tcW w:w="4533" w:type="dxa"/>
            <w:gridSpan w:val="2"/>
          </w:tcPr>
          <w:p w14:paraId="1C4AA41C" w14:textId="77777777" w:rsidR="005F364C" w:rsidRDefault="007D33E9">
            <w:pPr>
              <w:numPr>
                <w:ilvl w:val="0"/>
                <w:numId w:val="30"/>
              </w:numPr>
              <w:rPr>
                <w:del w:id="502" w:author="Inge Christoffer Olsen" w:date="2026-10-07T12:16:00Z" w16du:dateUtc="2026-10-07T10:16:00Z"/>
              </w:rPr>
            </w:pPr>
            <w:del w:id="503" w:author="Inge Christoffer Olsen" w:date="2026-10-07T12:16:00Z" w16du:dateUtc="2026-10-07T10:16:00Z">
              <w:r>
                <w:delText>Occurrence of Instrumental vaginal delivery</w:delText>
              </w:r>
            </w:del>
          </w:p>
        </w:tc>
      </w:tr>
      <w:tr w:rsidR="005F364C" w14:paraId="5B5F72BD"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04" w:author="Inge Christoffer Olsen" w:date="2026-10-07T12:16:00Z" w16du:dateUtc="2026-10-07T10:16:00Z"/>
        </w:trPr>
        <w:tc>
          <w:tcPr>
            <w:tcW w:w="4817" w:type="dxa"/>
          </w:tcPr>
          <w:p w14:paraId="635492CF" w14:textId="77777777" w:rsidR="005F364C" w:rsidRDefault="005F364C">
            <w:pPr>
              <w:rPr>
                <w:del w:id="505" w:author="Inge Christoffer Olsen" w:date="2026-10-07T12:16:00Z" w16du:dateUtc="2026-10-07T10:16:00Z"/>
              </w:rPr>
            </w:pPr>
          </w:p>
        </w:tc>
        <w:tc>
          <w:tcPr>
            <w:tcW w:w="4533" w:type="dxa"/>
            <w:gridSpan w:val="2"/>
          </w:tcPr>
          <w:p w14:paraId="3E90FDA5" w14:textId="77777777" w:rsidR="005F364C" w:rsidRDefault="007D33E9">
            <w:pPr>
              <w:numPr>
                <w:ilvl w:val="0"/>
                <w:numId w:val="30"/>
              </w:numPr>
              <w:rPr>
                <w:del w:id="506" w:author="Inge Christoffer Olsen" w:date="2026-10-07T12:16:00Z" w16du:dateUtc="2026-10-07T10:16:00Z"/>
              </w:rPr>
            </w:pPr>
            <w:del w:id="507" w:author="Inge Christoffer Olsen" w:date="2026-10-07T12:16:00Z" w16du:dateUtc="2026-10-07T10:16:00Z">
              <w:r>
                <w:delText>Occurrence of amniotomy during labour</w:delText>
              </w:r>
            </w:del>
          </w:p>
        </w:tc>
      </w:tr>
      <w:tr w:rsidR="005F364C" w14:paraId="53962C7F"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08" w:author="Inge Christoffer Olsen" w:date="2026-10-07T12:16:00Z" w16du:dateUtc="2026-10-07T10:16:00Z"/>
        </w:trPr>
        <w:tc>
          <w:tcPr>
            <w:tcW w:w="4817" w:type="dxa"/>
          </w:tcPr>
          <w:p w14:paraId="4185A817" w14:textId="77777777" w:rsidR="005F364C" w:rsidRDefault="005F364C">
            <w:pPr>
              <w:rPr>
                <w:del w:id="509" w:author="Inge Christoffer Olsen" w:date="2026-10-07T12:16:00Z" w16du:dateUtc="2026-10-07T10:16:00Z"/>
              </w:rPr>
            </w:pPr>
          </w:p>
        </w:tc>
        <w:tc>
          <w:tcPr>
            <w:tcW w:w="4533" w:type="dxa"/>
            <w:gridSpan w:val="2"/>
          </w:tcPr>
          <w:p w14:paraId="3F8E5D18" w14:textId="77777777" w:rsidR="005F364C" w:rsidRDefault="007D33E9">
            <w:pPr>
              <w:numPr>
                <w:ilvl w:val="0"/>
                <w:numId w:val="30"/>
              </w:numPr>
              <w:rPr>
                <w:del w:id="510" w:author="Inge Christoffer Olsen" w:date="2026-10-07T12:16:00Z" w16du:dateUtc="2026-10-07T10:16:00Z"/>
              </w:rPr>
            </w:pPr>
            <w:del w:id="511" w:author="Inge Christoffer Olsen" w:date="2026-10-07T12:16:00Z" w16du:dateUtc="2026-10-07T10:16:00Z">
              <w:r>
                <w:delText>Use of oxytocin during labour</w:delText>
              </w:r>
            </w:del>
          </w:p>
        </w:tc>
      </w:tr>
      <w:tr w:rsidR="005F364C" w14:paraId="2F7857A4"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12" w:author="Inge Christoffer Olsen" w:date="2026-10-07T12:16:00Z" w16du:dateUtc="2026-10-07T10:16:00Z"/>
        </w:trPr>
        <w:tc>
          <w:tcPr>
            <w:tcW w:w="4817" w:type="dxa"/>
          </w:tcPr>
          <w:p w14:paraId="753FBD62" w14:textId="77777777" w:rsidR="005F364C" w:rsidRDefault="005F364C">
            <w:pPr>
              <w:rPr>
                <w:del w:id="513" w:author="Inge Christoffer Olsen" w:date="2026-10-07T12:16:00Z" w16du:dateUtc="2026-10-07T10:16:00Z"/>
              </w:rPr>
            </w:pPr>
          </w:p>
        </w:tc>
        <w:tc>
          <w:tcPr>
            <w:tcW w:w="4533" w:type="dxa"/>
            <w:gridSpan w:val="2"/>
          </w:tcPr>
          <w:p w14:paraId="2951500A" w14:textId="77777777" w:rsidR="005F364C" w:rsidRDefault="007D33E9">
            <w:pPr>
              <w:numPr>
                <w:ilvl w:val="0"/>
                <w:numId w:val="30"/>
              </w:numPr>
              <w:rPr>
                <w:del w:id="514" w:author="Inge Christoffer Olsen" w:date="2026-10-07T12:16:00Z" w16du:dateUtc="2026-10-07T10:16:00Z"/>
              </w:rPr>
            </w:pPr>
            <w:del w:id="515" w:author="Inge Christoffer Olsen" w:date="2026-10-07T12:16:00Z" w16du:dateUtc="2026-10-07T10:16:00Z">
              <w:r>
                <w:delText>Use of epidural analgesia during labour</w:delText>
              </w:r>
            </w:del>
          </w:p>
        </w:tc>
      </w:tr>
      <w:tr w:rsidR="005F364C" w14:paraId="12429B44"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16" w:author="Inge Christoffer Olsen" w:date="2026-10-07T12:16:00Z" w16du:dateUtc="2026-10-07T10:16:00Z"/>
        </w:trPr>
        <w:tc>
          <w:tcPr>
            <w:tcW w:w="4817" w:type="dxa"/>
          </w:tcPr>
          <w:p w14:paraId="78E35DF7" w14:textId="77777777" w:rsidR="005F364C" w:rsidRDefault="005F364C">
            <w:pPr>
              <w:rPr>
                <w:del w:id="517" w:author="Inge Christoffer Olsen" w:date="2026-10-07T12:16:00Z" w16du:dateUtc="2026-10-07T10:16:00Z"/>
              </w:rPr>
            </w:pPr>
          </w:p>
        </w:tc>
        <w:tc>
          <w:tcPr>
            <w:tcW w:w="4533" w:type="dxa"/>
            <w:gridSpan w:val="2"/>
          </w:tcPr>
          <w:p w14:paraId="4598CECE" w14:textId="77777777" w:rsidR="005F364C" w:rsidRDefault="007D33E9">
            <w:pPr>
              <w:numPr>
                <w:ilvl w:val="0"/>
                <w:numId w:val="30"/>
              </w:numPr>
              <w:rPr>
                <w:del w:id="518" w:author="Inge Christoffer Olsen" w:date="2026-10-07T12:16:00Z" w16du:dateUtc="2026-10-07T10:16:00Z"/>
              </w:rPr>
            </w:pPr>
            <w:del w:id="519" w:author="Inge Christoffer Olsen" w:date="2026-10-07T12:16:00Z" w16du:dateUtc="2026-10-07T10:16:00Z">
              <w:r>
                <w:delText>Use of medical pain relief in labour*</w:delText>
              </w:r>
            </w:del>
          </w:p>
        </w:tc>
      </w:tr>
      <w:tr w:rsidR="005F364C" w14:paraId="2F8C3619"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20" w:author="Inge Christoffer Olsen" w:date="2026-10-07T12:16:00Z" w16du:dateUtc="2026-10-07T10:16:00Z"/>
        </w:trPr>
        <w:tc>
          <w:tcPr>
            <w:tcW w:w="4817" w:type="dxa"/>
          </w:tcPr>
          <w:p w14:paraId="027E570A" w14:textId="77777777" w:rsidR="005F364C" w:rsidRDefault="005F364C">
            <w:pPr>
              <w:rPr>
                <w:del w:id="521" w:author="Inge Christoffer Olsen" w:date="2026-10-07T12:16:00Z" w16du:dateUtc="2026-10-07T10:16:00Z"/>
              </w:rPr>
            </w:pPr>
          </w:p>
        </w:tc>
        <w:tc>
          <w:tcPr>
            <w:tcW w:w="4533" w:type="dxa"/>
            <w:gridSpan w:val="2"/>
          </w:tcPr>
          <w:p w14:paraId="43DDD048" w14:textId="77777777" w:rsidR="005F364C" w:rsidRDefault="007D33E9">
            <w:pPr>
              <w:numPr>
                <w:ilvl w:val="0"/>
                <w:numId w:val="30"/>
              </w:numPr>
              <w:rPr>
                <w:del w:id="522" w:author="Inge Christoffer Olsen" w:date="2026-10-07T12:16:00Z" w16du:dateUtc="2026-10-07T10:16:00Z"/>
              </w:rPr>
            </w:pPr>
            <w:del w:id="523" w:author="Inge Christoffer Olsen" w:date="2026-10-07T12:16:00Z" w16du:dateUtc="2026-10-07T10:16:00Z">
              <w:r>
                <w:delText>Occurrence of intermittent fetal monitoring*</w:delText>
              </w:r>
            </w:del>
          </w:p>
        </w:tc>
      </w:tr>
      <w:tr w:rsidR="005F364C" w14:paraId="4346D288"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24" w:author="Inge Christoffer Olsen" w:date="2026-10-07T12:16:00Z" w16du:dateUtc="2026-10-07T10:16:00Z"/>
        </w:trPr>
        <w:tc>
          <w:tcPr>
            <w:tcW w:w="4817" w:type="dxa"/>
          </w:tcPr>
          <w:p w14:paraId="7D587C1D" w14:textId="77777777" w:rsidR="005F364C" w:rsidRDefault="005F364C">
            <w:pPr>
              <w:rPr>
                <w:del w:id="525" w:author="Inge Christoffer Olsen" w:date="2026-10-07T12:16:00Z" w16du:dateUtc="2026-10-07T10:16:00Z"/>
              </w:rPr>
            </w:pPr>
          </w:p>
        </w:tc>
        <w:tc>
          <w:tcPr>
            <w:tcW w:w="4533" w:type="dxa"/>
            <w:gridSpan w:val="2"/>
          </w:tcPr>
          <w:p w14:paraId="469E559A" w14:textId="77777777" w:rsidR="005F364C" w:rsidRDefault="007D33E9">
            <w:pPr>
              <w:numPr>
                <w:ilvl w:val="0"/>
                <w:numId w:val="30"/>
              </w:numPr>
              <w:rPr>
                <w:del w:id="526" w:author="Inge Christoffer Olsen" w:date="2026-10-07T12:16:00Z" w16du:dateUtc="2026-10-07T10:16:00Z"/>
              </w:rPr>
            </w:pPr>
            <w:del w:id="527" w:author="Inge Christoffer Olsen" w:date="2026-10-07T12:16:00Z" w16du:dateUtc="2026-10-07T10:16:00Z">
              <w:r>
                <w:delText>Occurrence of continuous fetal monitoring*</w:delText>
              </w:r>
            </w:del>
          </w:p>
        </w:tc>
      </w:tr>
      <w:tr w:rsidR="005F364C" w14:paraId="43EFA250"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28" w:author="Inge Christoffer Olsen" w:date="2026-10-07T12:16:00Z" w16du:dateUtc="2026-10-07T10:16:00Z"/>
        </w:trPr>
        <w:tc>
          <w:tcPr>
            <w:tcW w:w="4817" w:type="dxa"/>
          </w:tcPr>
          <w:p w14:paraId="2EEFE6C2" w14:textId="77777777" w:rsidR="005F364C" w:rsidRDefault="005F364C">
            <w:pPr>
              <w:rPr>
                <w:del w:id="529" w:author="Inge Christoffer Olsen" w:date="2026-10-07T12:16:00Z" w16du:dateUtc="2026-10-07T10:16:00Z"/>
              </w:rPr>
            </w:pPr>
          </w:p>
        </w:tc>
        <w:tc>
          <w:tcPr>
            <w:tcW w:w="4533" w:type="dxa"/>
            <w:gridSpan w:val="2"/>
          </w:tcPr>
          <w:p w14:paraId="44747D17" w14:textId="77777777" w:rsidR="005F364C" w:rsidRDefault="007D33E9">
            <w:pPr>
              <w:numPr>
                <w:ilvl w:val="0"/>
                <w:numId w:val="30"/>
              </w:numPr>
              <w:rPr>
                <w:del w:id="530" w:author="Inge Christoffer Olsen" w:date="2026-10-07T12:16:00Z" w16du:dateUtc="2026-10-07T10:16:00Z"/>
              </w:rPr>
            </w:pPr>
            <w:del w:id="531" w:author="Inge Christoffer Olsen" w:date="2026-10-07T12:16:00Z" w16du:dateUtc="2026-10-07T10:16:00Z">
              <w:r>
                <w:delText>Degree of perineal tears*</w:delText>
              </w:r>
            </w:del>
          </w:p>
        </w:tc>
      </w:tr>
      <w:tr w:rsidR="005F364C" w14:paraId="57AF5734" w14:textId="77777777" w:rsidTr="009D7E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32" w:author="Inge Christoffer Olsen" w:date="2026-10-07T12:16:00Z" w16du:dateUtc="2026-10-07T10:16:00Z"/>
        </w:trPr>
        <w:tc>
          <w:tcPr>
            <w:tcW w:w="4817" w:type="dxa"/>
          </w:tcPr>
          <w:p w14:paraId="49905D92" w14:textId="77777777" w:rsidR="005F364C" w:rsidRDefault="005F364C">
            <w:pPr>
              <w:rPr>
                <w:del w:id="533" w:author="Inge Christoffer Olsen" w:date="2026-10-07T12:16:00Z" w16du:dateUtc="2026-10-07T10:16:00Z"/>
              </w:rPr>
            </w:pPr>
          </w:p>
        </w:tc>
        <w:tc>
          <w:tcPr>
            <w:tcW w:w="4533" w:type="dxa"/>
            <w:gridSpan w:val="2"/>
          </w:tcPr>
          <w:p w14:paraId="42627F02" w14:textId="77777777" w:rsidR="005F364C" w:rsidRDefault="007D33E9">
            <w:pPr>
              <w:numPr>
                <w:ilvl w:val="0"/>
                <w:numId w:val="30"/>
              </w:numPr>
              <w:rPr>
                <w:del w:id="534" w:author="Inge Christoffer Olsen" w:date="2026-10-07T12:16:00Z" w16du:dateUtc="2026-10-07T10:16:00Z"/>
              </w:rPr>
            </w:pPr>
            <w:del w:id="535" w:author="Inge Christoffer Olsen" w:date="2026-10-07T12:16:00Z" w16du:dateUtc="2026-10-07T10:16:00Z">
              <w:r>
                <w:delText>Occurrence of perineal support</w:delText>
              </w:r>
              <w:r w:rsidR="058F6E88">
                <w:delText>*</w:delText>
              </w:r>
            </w:del>
          </w:p>
        </w:tc>
      </w:tr>
      <w:tr w:rsidR="005F364C" w14:paraId="3AB4F0F6"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36" w:author="Inge Christoffer Olsen" w:date="2026-10-07T12:16:00Z" w16du:dateUtc="2026-10-07T10:16:00Z"/>
        </w:trPr>
        <w:tc>
          <w:tcPr>
            <w:tcW w:w="4817" w:type="dxa"/>
          </w:tcPr>
          <w:p w14:paraId="1EF2B65F" w14:textId="77777777" w:rsidR="005F364C" w:rsidRDefault="005F364C">
            <w:pPr>
              <w:rPr>
                <w:del w:id="537" w:author="Inge Christoffer Olsen" w:date="2026-10-07T12:16:00Z" w16du:dateUtc="2026-10-07T10:16:00Z"/>
              </w:rPr>
            </w:pPr>
          </w:p>
        </w:tc>
        <w:tc>
          <w:tcPr>
            <w:tcW w:w="4533" w:type="dxa"/>
            <w:gridSpan w:val="2"/>
          </w:tcPr>
          <w:p w14:paraId="604B1015" w14:textId="77777777" w:rsidR="005F364C" w:rsidRDefault="007D33E9">
            <w:pPr>
              <w:numPr>
                <w:ilvl w:val="0"/>
                <w:numId w:val="30"/>
              </w:numPr>
              <w:rPr>
                <w:del w:id="538" w:author="Inge Christoffer Olsen" w:date="2026-10-07T12:16:00Z" w16du:dateUtc="2026-10-07T10:16:00Z"/>
              </w:rPr>
            </w:pPr>
            <w:del w:id="539" w:author="Inge Christoffer Olsen" w:date="2026-10-07T12:16:00Z" w16du:dateUtc="2026-10-07T10:16:00Z">
              <w:r>
                <w:delText>Occurrence of episiotomy</w:delText>
              </w:r>
            </w:del>
          </w:p>
        </w:tc>
      </w:tr>
      <w:tr w:rsidR="005F364C" w14:paraId="2DA37368"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40" w:author="Inge Christoffer Olsen" w:date="2026-10-07T12:16:00Z" w16du:dateUtc="2026-10-07T10:16:00Z"/>
        </w:trPr>
        <w:tc>
          <w:tcPr>
            <w:tcW w:w="4817" w:type="dxa"/>
          </w:tcPr>
          <w:p w14:paraId="21BCF1E1" w14:textId="77777777" w:rsidR="005F364C" w:rsidRDefault="005F364C">
            <w:pPr>
              <w:rPr>
                <w:del w:id="541" w:author="Inge Christoffer Olsen" w:date="2026-10-07T12:16:00Z" w16du:dateUtc="2026-10-07T10:16:00Z"/>
              </w:rPr>
            </w:pPr>
          </w:p>
        </w:tc>
        <w:tc>
          <w:tcPr>
            <w:tcW w:w="4533" w:type="dxa"/>
            <w:gridSpan w:val="2"/>
          </w:tcPr>
          <w:p w14:paraId="6898167C" w14:textId="77777777" w:rsidR="005F364C" w:rsidRDefault="007D33E9">
            <w:pPr>
              <w:numPr>
                <w:ilvl w:val="0"/>
                <w:numId w:val="30"/>
              </w:numPr>
              <w:rPr>
                <w:del w:id="542" w:author="Inge Christoffer Olsen" w:date="2026-10-07T12:16:00Z" w16du:dateUtc="2026-10-07T10:16:00Z"/>
              </w:rPr>
            </w:pPr>
            <w:del w:id="543" w:author="Inge Christoffer Olsen" w:date="2026-10-07T12:16:00Z" w16du:dateUtc="2026-10-07T10:16:00Z">
              <w:r>
                <w:delText>Occurrence of postpartum haemorrhage &gt; 1000 ml</w:delText>
              </w:r>
            </w:del>
          </w:p>
        </w:tc>
      </w:tr>
      <w:tr w:rsidR="005F364C" w14:paraId="4298585B"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44" w:author="Inge Christoffer Olsen" w:date="2026-10-07T12:16:00Z" w16du:dateUtc="2026-10-07T10:16:00Z"/>
        </w:trPr>
        <w:tc>
          <w:tcPr>
            <w:tcW w:w="4817" w:type="dxa"/>
          </w:tcPr>
          <w:p w14:paraId="198F7977" w14:textId="77777777" w:rsidR="005F364C" w:rsidRDefault="005F364C">
            <w:pPr>
              <w:rPr>
                <w:del w:id="545" w:author="Inge Christoffer Olsen" w:date="2026-10-07T12:16:00Z" w16du:dateUtc="2026-10-07T10:16:00Z"/>
              </w:rPr>
            </w:pPr>
          </w:p>
        </w:tc>
        <w:tc>
          <w:tcPr>
            <w:tcW w:w="4533" w:type="dxa"/>
            <w:gridSpan w:val="2"/>
          </w:tcPr>
          <w:p w14:paraId="30337EE8" w14:textId="77777777" w:rsidR="005F364C" w:rsidRDefault="007D33E9">
            <w:pPr>
              <w:numPr>
                <w:ilvl w:val="0"/>
                <w:numId w:val="30"/>
              </w:numPr>
              <w:rPr>
                <w:del w:id="546" w:author="Inge Christoffer Olsen" w:date="2026-10-07T12:16:00Z" w16du:dateUtc="2026-10-07T10:16:00Z"/>
              </w:rPr>
            </w:pPr>
            <w:del w:id="547" w:author="Inge Christoffer Olsen" w:date="2026-10-07T12:16:00Z" w16du:dateUtc="2026-10-07T10:16:00Z">
              <w:r>
                <w:delText>Time from 5 cm cervical dilation to vaginal delivery</w:delText>
              </w:r>
            </w:del>
          </w:p>
        </w:tc>
      </w:tr>
      <w:tr w:rsidR="005F364C" w14:paraId="7D8DDAA2" w14:textId="77777777" w:rsidTr="00496D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48" w:author="Inge Christoffer Olsen" w:date="2026-10-07T12:16:00Z" w16du:dateUtc="2026-10-07T10:16:00Z"/>
        </w:trPr>
        <w:tc>
          <w:tcPr>
            <w:tcW w:w="4817" w:type="dxa"/>
          </w:tcPr>
          <w:p w14:paraId="2693D072" w14:textId="77777777" w:rsidR="005F364C" w:rsidRDefault="007D33E9">
            <w:pPr>
              <w:numPr>
                <w:ilvl w:val="0"/>
                <w:numId w:val="30"/>
              </w:numPr>
              <w:rPr>
                <w:del w:id="549" w:author="Inge Christoffer Olsen" w:date="2026-10-07T12:16:00Z" w16du:dateUtc="2026-10-07T10:16:00Z"/>
              </w:rPr>
            </w:pPr>
            <w:del w:id="550" w:author="Inge Christoffer Olsen" w:date="2026-10-07T12:16:00Z" w16du:dateUtc="2026-10-07T10:16:00Z">
              <w:r>
                <w:delText>To investigate the effect of LCG on the neonate</w:delText>
              </w:r>
            </w:del>
          </w:p>
        </w:tc>
        <w:tc>
          <w:tcPr>
            <w:tcW w:w="4533" w:type="dxa"/>
            <w:gridSpan w:val="2"/>
          </w:tcPr>
          <w:p w14:paraId="0FB067E1" w14:textId="77777777" w:rsidR="005F364C" w:rsidRDefault="007D33E9">
            <w:pPr>
              <w:numPr>
                <w:ilvl w:val="0"/>
                <w:numId w:val="30"/>
              </w:numPr>
              <w:rPr>
                <w:del w:id="551" w:author="Inge Christoffer Olsen" w:date="2026-10-07T12:16:00Z" w16du:dateUtc="2026-10-07T10:16:00Z"/>
              </w:rPr>
            </w:pPr>
            <w:del w:id="552" w:author="Inge Christoffer Olsen" w:date="2026-10-07T12:16:00Z" w16du:dateUtc="2026-10-07T10:16:00Z">
              <w:r>
                <w:delText>Arterial umbilical cord pH &lt; 7.00</w:delText>
              </w:r>
              <w:r w:rsidR="5ED0E771">
                <w:delText>#</w:delText>
              </w:r>
            </w:del>
          </w:p>
        </w:tc>
      </w:tr>
      <w:tr w:rsidR="005F364C" w14:paraId="4C1608BB" w14:textId="77777777" w:rsidTr="00496D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53" w:author="Inge Christoffer Olsen" w:date="2026-10-07T12:16:00Z" w16du:dateUtc="2026-10-07T10:16:00Z"/>
        </w:trPr>
        <w:tc>
          <w:tcPr>
            <w:tcW w:w="4817" w:type="dxa"/>
          </w:tcPr>
          <w:p w14:paraId="32FBD35D" w14:textId="77777777" w:rsidR="005F364C" w:rsidRDefault="005F364C">
            <w:pPr>
              <w:rPr>
                <w:del w:id="554" w:author="Inge Christoffer Olsen" w:date="2026-10-07T12:16:00Z" w16du:dateUtc="2026-10-07T10:16:00Z"/>
              </w:rPr>
            </w:pPr>
          </w:p>
        </w:tc>
        <w:tc>
          <w:tcPr>
            <w:tcW w:w="4533" w:type="dxa"/>
            <w:gridSpan w:val="2"/>
          </w:tcPr>
          <w:p w14:paraId="01E86923" w14:textId="77777777" w:rsidR="005F364C" w:rsidRDefault="007D33E9">
            <w:pPr>
              <w:numPr>
                <w:ilvl w:val="0"/>
                <w:numId w:val="30"/>
              </w:numPr>
              <w:rPr>
                <w:del w:id="555" w:author="Inge Christoffer Olsen" w:date="2026-10-07T12:16:00Z" w16du:dateUtc="2026-10-07T10:16:00Z"/>
              </w:rPr>
            </w:pPr>
            <w:del w:id="556" w:author="Inge Christoffer Olsen" w:date="2026-10-07T12:16:00Z" w16du:dateUtc="2026-10-07T10:16:00Z">
              <w:r>
                <w:delText>Apgar score &lt; 7 at 5 minutes</w:delText>
              </w:r>
              <w:r w:rsidR="4E321B80">
                <w:delText>#</w:delText>
              </w:r>
            </w:del>
          </w:p>
        </w:tc>
      </w:tr>
      <w:tr w:rsidR="005F364C" w14:paraId="1A1F88D6"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57" w:author="Inge Christoffer Olsen" w:date="2026-10-07T12:16:00Z" w16du:dateUtc="2026-10-07T10:16:00Z"/>
        </w:trPr>
        <w:tc>
          <w:tcPr>
            <w:tcW w:w="4817" w:type="dxa"/>
          </w:tcPr>
          <w:p w14:paraId="3150CCFE" w14:textId="77777777" w:rsidR="005F364C" w:rsidRDefault="005F364C">
            <w:pPr>
              <w:rPr>
                <w:del w:id="558" w:author="Inge Christoffer Olsen" w:date="2026-10-07T12:16:00Z" w16du:dateUtc="2026-10-07T10:16:00Z"/>
              </w:rPr>
            </w:pPr>
          </w:p>
        </w:tc>
        <w:tc>
          <w:tcPr>
            <w:tcW w:w="4533" w:type="dxa"/>
            <w:gridSpan w:val="2"/>
          </w:tcPr>
          <w:p w14:paraId="03D4E9F2" w14:textId="77777777" w:rsidR="005F364C" w:rsidRDefault="007D33E9">
            <w:pPr>
              <w:numPr>
                <w:ilvl w:val="0"/>
                <w:numId w:val="30"/>
              </w:numPr>
              <w:rPr>
                <w:del w:id="559" w:author="Inge Christoffer Olsen" w:date="2026-10-07T12:16:00Z" w16du:dateUtc="2026-10-07T10:16:00Z"/>
              </w:rPr>
            </w:pPr>
            <w:del w:id="560" w:author="Inge Christoffer Olsen" w:date="2026-10-07T12:16:00Z" w16du:dateUtc="2026-10-07T10:16:00Z">
              <w:r>
                <w:delText>Admittance to neonatal intensive care unit within 2 hours after birth*</w:delText>
              </w:r>
            </w:del>
          </w:p>
        </w:tc>
      </w:tr>
      <w:tr w:rsidR="005F364C" w14:paraId="6D950509"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61" w:author="Inge Christoffer Olsen" w:date="2026-10-07T12:16:00Z" w16du:dateUtc="2026-10-07T10:16:00Z"/>
        </w:trPr>
        <w:tc>
          <w:tcPr>
            <w:tcW w:w="4817" w:type="dxa"/>
          </w:tcPr>
          <w:p w14:paraId="221FB8CD" w14:textId="77777777" w:rsidR="005F364C" w:rsidRDefault="007D33E9">
            <w:pPr>
              <w:rPr>
                <w:del w:id="562" w:author="Inge Christoffer Olsen" w:date="2026-10-07T12:16:00Z" w16du:dateUtc="2026-10-07T10:16:00Z"/>
              </w:rPr>
            </w:pPr>
            <w:del w:id="563" w:author="Inge Christoffer Olsen" w:date="2026-10-07T12:16:00Z" w16du:dateUtc="2026-10-07T10:16:00Z">
              <w:r>
                <w:delText>Exploratory</w:delText>
              </w:r>
            </w:del>
          </w:p>
        </w:tc>
        <w:tc>
          <w:tcPr>
            <w:tcW w:w="4533" w:type="dxa"/>
            <w:gridSpan w:val="2"/>
          </w:tcPr>
          <w:p w14:paraId="36015E8D" w14:textId="77777777" w:rsidR="005F364C" w:rsidRDefault="005F364C">
            <w:pPr>
              <w:rPr>
                <w:del w:id="564" w:author="Inge Christoffer Olsen" w:date="2026-10-07T12:16:00Z" w16du:dateUtc="2026-10-07T10:16:00Z"/>
              </w:rPr>
            </w:pPr>
          </w:p>
        </w:tc>
      </w:tr>
      <w:tr w:rsidR="005F364C" w14:paraId="2A9E3514"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65" w:author="Inge Christoffer Olsen" w:date="2026-10-07T12:16:00Z" w16du:dateUtc="2026-10-07T10:16:00Z"/>
        </w:trPr>
        <w:tc>
          <w:tcPr>
            <w:tcW w:w="4817" w:type="dxa"/>
          </w:tcPr>
          <w:p w14:paraId="08EF24DB" w14:textId="77777777" w:rsidR="005F364C" w:rsidRDefault="007D33E9">
            <w:pPr>
              <w:numPr>
                <w:ilvl w:val="0"/>
                <w:numId w:val="30"/>
              </w:numPr>
              <w:rPr>
                <w:del w:id="566" w:author="Inge Christoffer Olsen" w:date="2026-10-07T12:16:00Z" w16du:dateUtc="2026-10-07T10:16:00Z"/>
              </w:rPr>
            </w:pPr>
            <w:del w:id="567" w:author="Inge Christoffer Olsen" w:date="2026-10-07T12:16:00Z" w16du:dateUtc="2026-10-07T10:16:00Z">
              <w:r>
                <w:delText>To describe and explore the effect of LCG in women with a planned vaginal delivery on other clinical aspects of intrapartum caesarean sections</w:delText>
              </w:r>
            </w:del>
          </w:p>
        </w:tc>
        <w:tc>
          <w:tcPr>
            <w:tcW w:w="4533" w:type="dxa"/>
            <w:gridSpan w:val="2"/>
          </w:tcPr>
          <w:p w14:paraId="59659F54" w14:textId="77777777" w:rsidR="005F364C" w:rsidRDefault="007D33E9">
            <w:pPr>
              <w:numPr>
                <w:ilvl w:val="0"/>
                <w:numId w:val="30"/>
              </w:numPr>
              <w:rPr>
                <w:del w:id="568" w:author="Inge Christoffer Olsen" w:date="2026-10-07T12:16:00Z" w16du:dateUtc="2026-10-07T10:16:00Z"/>
              </w:rPr>
            </w:pPr>
            <w:del w:id="569" w:author="Inge Christoffer Olsen" w:date="2026-10-07T12:16:00Z" w16du:dateUtc="2026-10-07T10:16:00Z">
              <w:r>
                <w:delText>Cervix dilation at time of caesarean section#</w:delText>
              </w:r>
            </w:del>
          </w:p>
        </w:tc>
      </w:tr>
      <w:tr w:rsidR="005F364C" w14:paraId="75D6C7B1"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70" w:author="Inge Christoffer Olsen" w:date="2026-10-07T12:16:00Z" w16du:dateUtc="2026-10-07T10:16:00Z"/>
        </w:trPr>
        <w:tc>
          <w:tcPr>
            <w:tcW w:w="4817" w:type="dxa"/>
          </w:tcPr>
          <w:p w14:paraId="25A8D4A7" w14:textId="77777777" w:rsidR="005F364C" w:rsidRDefault="005F364C">
            <w:pPr>
              <w:rPr>
                <w:del w:id="571" w:author="Inge Christoffer Olsen" w:date="2026-10-07T12:16:00Z" w16du:dateUtc="2026-10-07T10:16:00Z"/>
              </w:rPr>
            </w:pPr>
          </w:p>
        </w:tc>
        <w:tc>
          <w:tcPr>
            <w:tcW w:w="4533" w:type="dxa"/>
            <w:gridSpan w:val="2"/>
          </w:tcPr>
          <w:p w14:paraId="58F2CE07" w14:textId="77777777" w:rsidR="005F364C" w:rsidRDefault="007D33E9">
            <w:pPr>
              <w:numPr>
                <w:ilvl w:val="0"/>
                <w:numId w:val="30"/>
              </w:numPr>
              <w:rPr>
                <w:del w:id="572" w:author="Inge Christoffer Olsen" w:date="2026-10-07T12:16:00Z" w16du:dateUtc="2026-10-07T10:16:00Z"/>
              </w:rPr>
            </w:pPr>
            <w:del w:id="573" w:author="Inge Christoffer Olsen" w:date="2026-10-07T12:16:00Z" w16du:dateUtc="2026-10-07T10:16:00Z">
              <w:r>
                <w:delText>Level of the presenting part at caesarean section#</w:delText>
              </w:r>
            </w:del>
          </w:p>
        </w:tc>
      </w:tr>
      <w:tr w:rsidR="005F364C" w14:paraId="71546CD5" w14:textId="77777777" w:rsidTr="003327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74" w:author="Inge Christoffer Olsen" w:date="2026-10-07T12:16:00Z" w16du:dateUtc="2026-10-07T10:16:00Z"/>
        </w:trPr>
        <w:tc>
          <w:tcPr>
            <w:tcW w:w="4817" w:type="dxa"/>
          </w:tcPr>
          <w:p w14:paraId="7A80E8A2" w14:textId="77777777" w:rsidR="005F364C" w:rsidRDefault="005F364C">
            <w:pPr>
              <w:rPr>
                <w:del w:id="575" w:author="Inge Christoffer Olsen" w:date="2026-10-07T12:16:00Z" w16du:dateUtc="2026-10-07T10:16:00Z"/>
              </w:rPr>
            </w:pPr>
          </w:p>
        </w:tc>
        <w:tc>
          <w:tcPr>
            <w:tcW w:w="4533" w:type="dxa"/>
            <w:gridSpan w:val="2"/>
          </w:tcPr>
          <w:p w14:paraId="3E69865D" w14:textId="77777777" w:rsidR="005F364C" w:rsidRDefault="398F8348">
            <w:pPr>
              <w:numPr>
                <w:ilvl w:val="0"/>
                <w:numId w:val="30"/>
              </w:numPr>
              <w:rPr>
                <w:del w:id="576" w:author="Inge Christoffer Olsen" w:date="2026-10-07T12:16:00Z" w16du:dateUtc="2026-10-07T10:16:00Z"/>
              </w:rPr>
            </w:pPr>
            <w:del w:id="577" w:author="Inge Christoffer Olsen" w:date="2026-10-07T12:16:00Z" w16du:dateUtc="2026-10-07T10:16:00Z">
              <w:r>
                <w:delText>Fetal</w:delText>
              </w:r>
              <w:r w:rsidR="00332746">
                <w:delText xml:space="preserve"> p</w:delText>
              </w:r>
              <w:r>
                <w:delText>resentation at Caesarean section#</w:delText>
              </w:r>
            </w:del>
          </w:p>
        </w:tc>
      </w:tr>
      <w:tr w:rsidR="005F364C" w14:paraId="0AB6AF41" w14:textId="77777777" w:rsidTr="003327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78" w:author="Inge Christoffer Olsen" w:date="2026-10-07T12:16:00Z" w16du:dateUtc="2026-10-07T10:16:00Z"/>
        </w:trPr>
        <w:tc>
          <w:tcPr>
            <w:tcW w:w="4817" w:type="dxa"/>
          </w:tcPr>
          <w:p w14:paraId="1C603C75" w14:textId="77777777" w:rsidR="005F364C" w:rsidRDefault="005F364C">
            <w:pPr>
              <w:rPr>
                <w:del w:id="579" w:author="Inge Christoffer Olsen" w:date="2026-10-07T12:16:00Z" w16du:dateUtc="2026-10-07T10:16:00Z"/>
              </w:rPr>
            </w:pPr>
          </w:p>
        </w:tc>
        <w:tc>
          <w:tcPr>
            <w:tcW w:w="4533" w:type="dxa"/>
            <w:gridSpan w:val="2"/>
          </w:tcPr>
          <w:p w14:paraId="32FC0E20" w14:textId="77777777" w:rsidR="005F364C" w:rsidRDefault="0133655B">
            <w:pPr>
              <w:numPr>
                <w:ilvl w:val="0"/>
                <w:numId w:val="30"/>
              </w:numPr>
              <w:rPr>
                <w:del w:id="580" w:author="Inge Christoffer Olsen" w:date="2026-10-07T12:16:00Z" w16du:dateUtc="2026-10-07T10:16:00Z"/>
              </w:rPr>
            </w:pPr>
            <w:del w:id="581" w:author="Inge Christoffer Olsen" w:date="2026-10-07T12:16:00Z" w16du:dateUtc="2026-10-07T10:16:00Z">
              <w:r>
                <w:delText xml:space="preserve">Fetal </w:delText>
              </w:r>
              <w:r w:rsidR="00332746">
                <w:delText>p</w:delText>
              </w:r>
              <w:r>
                <w:delText>osition at caesarean section#</w:delText>
              </w:r>
            </w:del>
          </w:p>
        </w:tc>
      </w:tr>
      <w:tr w:rsidR="005F364C" w14:paraId="0DD7F99C"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82" w:author="Inge Christoffer Olsen" w:date="2026-10-07T12:16:00Z" w16du:dateUtc="2026-10-07T10:16:00Z"/>
        </w:trPr>
        <w:tc>
          <w:tcPr>
            <w:tcW w:w="4817" w:type="dxa"/>
          </w:tcPr>
          <w:p w14:paraId="383AF200" w14:textId="77777777" w:rsidR="005F364C" w:rsidRDefault="005F364C">
            <w:pPr>
              <w:rPr>
                <w:del w:id="583" w:author="Inge Christoffer Olsen" w:date="2026-10-07T12:16:00Z" w16du:dateUtc="2026-10-07T10:16:00Z"/>
              </w:rPr>
            </w:pPr>
          </w:p>
        </w:tc>
        <w:tc>
          <w:tcPr>
            <w:tcW w:w="4533" w:type="dxa"/>
            <w:gridSpan w:val="2"/>
          </w:tcPr>
          <w:p w14:paraId="4862B574" w14:textId="77777777" w:rsidR="005F364C" w:rsidRDefault="007D33E9">
            <w:pPr>
              <w:numPr>
                <w:ilvl w:val="0"/>
                <w:numId w:val="30"/>
              </w:numPr>
              <w:rPr>
                <w:del w:id="584" w:author="Inge Christoffer Olsen" w:date="2026-10-07T12:16:00Z" w16du:dateUtc="2026-10-07T10:16:00Z"/>
              </w:rPr>
            </w:pPr>
            <w:del w:id="585" w:author="Inge Christoffer Olsen" w:date="2026-10-07T12:16:00Z" w16du:dateUtc="2026-10-07T10:16:00Z">
              <w:r>
                <w:delText>Main reason for caesarean section#</w:delText>
              </w:r>
            </w:del>
          </w:p>
        </w:tc>
      </w:tr>
      <w:tr w:rsidR="00FC4270" w14:paraId="5F182D58" w14:textId="77777777" w:rsidTr="003327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86" w:author="Inge Christoffer Olsen" w:date="2026-10-07T12:16:00Z" w16du:dateUtc="2026-10-07T10:16:00Z"/>
        </w:trPr>
        <w:tc>
          <w:tcPr>
            <w:tcW w:w="4817" w:type="dxa"/>
          </w:tcPr>
          <w:p w14:paraId="2A3F7CDE" w14:textId="77777777" w:rsidR="00FC4270" w:rsidRDefault="00FC4270">
            <w:pPr>
              <w:rPr>
                <w:del w:id="587" w:author="Inge Christoffer Olsen" w:date="2026-10-07T12:16:00Z" w16du:dateUtc="2026-10-07T10:16:00Z"/>
              </w:rPr>
            </w:pPr>
          </w:p>
        </w:tc>
        <w:tc>
          <w:tcPr>
            <w:tcW w:w="4533" w:type="dxa"/>
            <w:gridSpan w:val="2"/>
          </w:tcPr>
          <w:p w14:paraId="60A618F4" w14:textId="77777777" w:rsidR="00FC4270" w:rsidRDefault="006B5B0C">
            <w:pPr>
              <w:numPr>
                <w:ilvl w:val="0"/>
                <w:numId w:val="30"/>
              </w:numPr>
              <w:rPr>
                <w:del w:id="588" w:author="Inge Christoffer Olsen" w:date="2026-10-07T12:16:00Z" w16du:dateUtc="2026-10-07T10:16:00Z"/>
              </w:rPr>
            </w:pPr>
            <w:del w:id="589" w:author="Inge Christoffer Olsen" w:date="2026-10-07T12:16:00Z" w16du:dateUtc="2026-10-07T10:16:00Z">
              <w:r>
                <w:delText>Reason for admission#</w:delText>
              </w:r>
            </w:del>
          </w:p>
        </w:tc>
      </w:tr>
      <w:tr w:rsidR="00496D4B" w14:paraId="43783B21" w14:textId="77777777" w:rsidTr="003327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90" w:author="Inge Christoffer Olsen" w:date="2026-10-07T12:16:00Z" w16du:dateUtc="2026-10-07T10:16:00Z"/>
        </w:trPr>
        <w:tc>
          <w:tcPr>
            <w:tcW w:w="4817" w:type="dxa"/>
          </w:tcPr>
          <w:p w14:paraId="2A60643E" w14:textId="77777777" w:rsidR="00496D4B" w:rsidRDefault="00496D4B">
            <w:pPr>
              <w:rPr>
                <w:del w:id="591" w:author="Inge Christoffer Olsen" w:date="2026-10-07T12:16:00Z" w16du:dateUtc="2026-10-07T10:16:00Z"/>
              </w:rPr>
            </w:pPr>
          </w:p>
        </w:tc>
        <w:tc>
          <w:tcPr>
            <w:tcW w:w="4533" w:type="dxa"/>
            <w:gridSpan w:val="2"/>
          </w:tcPr>
          <w:p w14:paraId="4EF260CB" w14:textId="77777777" w:rsidR="00496D4B" w:rsidRDefault="00496D4B">
            <w:pPr>
              <w:numPr>
                <w:ilvl w:val="0"/>
                <w:numId w:val="30"/>
              </w:numPr>
              <w:rPr>
                <w:del w:id="592" w:author="Inge Christoffer Olsen" w:date="2026-10-07T12:16:00Z" w16du:dateUtc="2026-10-07T10:16:00Z"/>
              </w:rPr>
            </w:pPr>
            <w:del w:id="593" w:author="Inge Christoffer Olsen" w:date="2026-10-07T12:16:00Z" w16du:dateUtc="2026-10-07T10:16:00Z">
              <w:r>
                <w:delText>C</w:delText>
              </w:r>
              <w:r w:rsidR="006B5B0C">
                <w:delText>ervix</w:delText>
              </w:r>
              <w:r>
                <w:delText xml:space="preserve"> dilatation at amniotomy</w:delText>
              </w:r>
              <w:r w:rsidR="001A56FC">
                <w:delText>#</w:delText>
              </w:r>
            </w:del>
          </w:p>
        </w:tc>
      </w:tr>
      <w:tr w:rsidR="00CD2761" w14:paraId="4624E064" w14:textId="77777777" w:rsidTr="003327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94" w:author="Inge Christoffer Olsen" w:date="2026-10-07T12:16:00Z" w16du:dateUtc="2026-10-07T10:16:00Z"/>
        </w:trPr>
        <w:tc>
          <w:tcPr>
            <w:tcW w:w="4817" w:type="dxa"/>
          </w:tcPr>
          <w:p w14:paraId="4D07AF8F" w14:textId="77777777" w:rsidR="00CD2761" w:rsidRDefault="00CD2761">
            <w:pPr>
              <w:rPr>
                <w:del w:id="595" w:author="Inge Christoffer Olsen" w:date="2026-10-07T12:16:00Z" w16du:dateUtc="2026-10-07T10:16:00Z"/>
              </w:rPr>
            </w:pPr>
          </w:p>
        </w:tc>
        <w:tc>
          <w:tcPr>
            <w:tcW w:w="4533" w:type="dxa"/>
            <w:gridSpan w:val="2"/>
          </w:tcPr>
          <w:p w14:paraId="3AE6DFCF" w14:textId="77777777" w:rsidR="00CD2761" w:rsidRDefault="00CD2761" w:rsidP="00CD2761">
            <w:pPr>
              <w:numPr>
                <w:ilvl w:val="0"/>
                <w:numId w:val="30"/>
              </w:numPr>
              <w:rPr>
                <w:del w:id="596" w:author="Inge Christoffer Olsen" w:date="2026-10-07T12:16:00Z" w16du:dateUtc="2026-10-07T10:16:00Z"/>
              </w:rPr>
            </w:pPr>
            <w:del w:id="597" w:author="Inge Christoffer Olsen" w:date="2026-10-07T12:16:00Z" w16du:dateUtc="2026-10-07T10:16:00Z">
              <w:r>
                <w:delText>C</w:delText>
              </w:r>
              <w:r w:rsidR="006B5B0C">
                <w:delText>ervix</w:delText>
              </w:r>
              <w:r>
                <w:delText xml:space="preserve"> dilatation at oxytocin</w:delText>
              </w:r>
              <w:r w:rsidR="001A56FC">
                <w:delText>#</w:delText>
              </w:r>
            </w:del>
          </w:p>
        </w:tc>
      </w:tr>
      <w:tr w:rsidR="00CD2761" w14:paraId="4CA586DA" w14:textId="77777777" w:rsidTr="003327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598" w:author="Inge Christoffer Olsen" w:date="2026-10-07T12:16:00Z" w16du:dateUtc="2026-10-07T10:16:00Z"/>
        </w:trPr>
        <w:tc>
          <w:tcPr>
            <w:tcW w:w="4817" w:type="dxa"/>
          </w:tcPr>
          <w:p w14:paraId="1C1C2AD5" w14:textId="77777777" w:rsidR="00CD2761" w:rsidRDefault="00CD2761">
            <w:pPr>
              <w:rPr>
                <w:del w:id="599" w:author="Inge Christoffer Olsen" w:date="2026-10-07T12:16:00Z" w16du:dateUtc="2026-10-07T10:16:00Z"/>
              </w:rPr>
            </w:pPr>
          </w:p>
        </w:tc>
        <w:tc>
          <w:tcPr>
            <w:tcW w:w="4533" w:type="dxa"/>
            <w:gridSpan w:val="2"/>
          </w:tcPr>
          <w:p w14:paraId="7FA3DEC1" w14:textId="77777777" w:rsidR="00CD2761" w:rsidRDefault="00CD2761">
            <w:pPr>
              <w:numPr>
                <w:ilvl w:val="0"/>
                <w:numId w:val="30"/>
              </w:numPr>
              <w:rPr>
                <w:del w:id="600" w:author="Inge Christoffer Olsen" w:date="2026-10-07T12:16:00Z" w16du:dateUtc="2026-10-07T10:16:00Z"/>
              </w:rPr>
            </w:pPr>
            <w:del w:id="601" w:author="Inge Christoffer Olsen" w:date="2026-10-07T12:16:00Z" w16du:dateUtc="2026-10-07T10:16:00Z">
              <w:r>
                <w:delText>C</w:delText>
              </w:r>
              <w:r w:rsidR="006B5B0C">
                <w:delText>ervix</w:delText>
              </w:r>
              <w:r>
                <w:delText xml:space="preserve"> </w:delText>
              </w:r>
              <w:r w:rsidR="001A56FC">
                <w:delText>dilatation at epidural#</w:delText>
              </w:r>
            </w:del>
          </w:p>
        </w:tc>
      </w:tr>
      <w:tr w:rsidR="00B65F59" w14:paraId="10D49827" w14:textId="77777777" w:rsidTr="003327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602" w:author="Inge Christoffer Olsen" w:date="2026-10-07T12:16:00Z" w16du:dateUtc="2026-10-07T10:16:00Z"/>
        </w:trPr>
        <w:tc>
          <w:tcPr>
            <w:tcW w:w="4817" w:type="dxa"/>
          </w:tcPr>
          <w:p w14:paraId="0B769B5B" w14:textId="77777777" w:rsidR="00B65F59" w:rsidRDefault="00B65F59">
            <w:pPr>
              <w:rPr>
                <w:del w:id="603" w:author="Inge Christoffer Olsen" w:date="2026-10-07T12:16:00Z" w16du:dateUtc="2026-10-07T10:16:00Z"/>
              </w:rPr>
            </w:pPr>
          </w:p>
        </w:tc>
        <w:tc>
          <w:tcPr>
            <w:tcW w:w="4533" w:type="dxa"/>
            <w:gridSpan w:val="2"/>
          </w:tcPr>
          <w:p w14:paraId="60329D97" w14:textId="77777777" w:rsidR="00B65F59" w:rsidRDefault="002B6F3A">
            <w:pPr>
              <w:numPr>
                <w:ilvl w:val="0"/>
                <w:numId w:val="30"/>
              </w:numPr>
              <w:rPr>
                <w:del w:id="604" w:author="Inge Christoffer Olsen" w:date="2026-10-07T12:16:00Z" w16du:dateUtc="2026-10-07T10:16:00Z"/>
              </w:rPr>
            </w:pPr>
            <w:del w:id="605" w:author="Inge Christoffer Olsen" w:date="2026-10-07T12:16:00Z" w16du:dateUtc="2026-10-07T10:16:00Z">
              <w:r>
                <w:delText>Cervix dilatation at induction of labour#</w:delText>
              </w:r>
            </w:del>
          </w:p>
        </w:tc>
      </w:tr>
      <w:tr w:rsidR="005F364C" w14:paraId="6AD1B657"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606" w:author="Inge Christoffer Olsen" w:date="2026-10-07T12:16:00Z" w16du:dateUtc="2026-10-07T10:16:00Z"/>
        </w:trPr>
        <w:tc>
          <w:tcPr>
            <w:tcW w:w="4817" w:type="dxa"/>
          </w:tcPr>
          <w:p w14:paraId="7068A5DC" w14:textId="77777777" w:rsidR="005F364C" w:rsidRDefault="005F364C">
            <w:pPr>
              <w:rPr>
                <w:del w:id="607" w:author="Inge Christoffer Olsen" w:date="2026-10-07T12:16:00Z" w16du:dateUtc="2026-10-07T10:16:00Z"/>
              </w:rPr>
            </w:pPr>
          </w:p>
        </w:tc>
        <w:tc>
          <w:tcPr>
            <w:tcW w:w="4533" w:type="dxa"/>
            <w:gridSpan w:val="2"/>
          </w:tcPr>
          <w:p w14:paraId="79AFDD82" w14:textId="77777777" w:rsidR="005F364C" w:rsidRDefault="007D33E9">
            <w:pPr>
              <w:numPr>
                <w:ilvl w:val="0"/>
                <w:numId w:val="30"/>
              </w:numPr>
              <w:rPr>
                <w:del w:id="608" w:author="Inge Christoffer Olsen" w:date="2026-10-07T12:16:00Z" w16du:dateUtc="2026-10-07T10:16:00Z"/>
              </w:rPr>
            </w:pPr>
            <w:del w:id="609" w:author="Inge Christoffer Olsen" w:date="2026-10-07T12:16:00Z" w16du:dateUtc="2026-10-07T10:16:00Z">
              <w:r>
                <w:delText xml:space="preserve">Type of continuous fetal monitoring </w:delText>
              </w:r>
              <w:r w:rsidR="00D75BFB">
                <w:delText>*</w:delText>
              </w:r>
            </w:del>
          </w:p>
        </w:tc>
      </w:tr>
      <w:tr w:rsidR="005F364C" w14:paraId="79F4DB59" w14:textId="77777777" w:rsidTr="00D460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610" w:author="Inge Christoffer Olsen" w:date="2026-10-07T12:16:00Z" w16du:dateUtc="2026-10-07T10:16:00Z"/>
        </w:trPr>
        <w:tc>
          <w:tcPr>
            <w:tcW w:w="4817" w:type="dxa"/>
          </w:tcPr>
          <w:p w14:paraId="3BD71056" w14:textId="77777777" w:rsidR="005F364C" w:rsidRDefault="005F364C">
            <w:pPr>
              <w:rPr>
                <w:del w:id="611" w:author="Inge Christoffer Olsen" w:date="2026-10-07T12:16:00Z" w16du:dateUtc="2026-10-07T10:16:00Z"/>
              </w:rPr>
            </w:pPr>
          </w:p>
        </w:tc>
        <w:tc>
          <w:tcPr>
            <w:tcW w:w="4533" w:type="dxa"/>
            <w:gridSpan w:val="2"/>
          </w:tcPr>
          <w:p w14:paraId="449A9938" w14:textId="77777777" w:rsidR="005F364C" w:rsidRDefault="007D33E9">
            <w:pPr>
              <w:numPr>
                <w:ilvl w:val="0"/>
                <w:numId w:val="30"/>
              </w:numPr>
              <w:rPr>
                <w:del w:id="612" w:author="Inge Christoffer Olsen" w:date="2026-10-07T12:16:00Z" w16du:dateUtc="2026-10-07T10:16:00Z"/>
              </w:rPr>
            </w:pPr>
            <w:del w:id="613" w:author="Inge Christoffer Olsen" w:date="2026-10-07T12:16:00Z" w16du:dateUtc="2026-10-07T10:16:00Z">
              <w:r>
                <w:delText xml:space="preserve">Occurrence of </w:delText>
              </w:r>
              <w:r w:rsidR="029E0DD1">
                <w:delText xml:space="preserve">prolonged first or second stage of labour </w:delText>
              </w:r>
              <w:commentRangeStart w:id="614"/>
              <w:commentRangeStart w:id="615"/>
              <w:commentRangeStart w:id="616"/>
              <w:commentRangeStart w:id="617"/>
              <w:r>
                <w:delText>according to the different definitions</w:delText>
              </w:r>
              <w:r w:rsidR="1314FCE2">
                <w:delText>#</w:delText>
              </w:r>
            </w:del>
            <w:commentRangeEnd w:id="616"/>
            <w:r>
              <w:rPr>
                <w:rStyle w:val="CommentReference"/>
                <w:sz w:val="24"/>
                <w:szCs w:val="22"/>
              </w:rPr>
              <w:commentReference w:id="616"/>
            </w:r>
            <w:commentRangeEnd w:id="617"/>
            <w:r>
              <w:rPr>
                <w:rStyle w:val="CommentReference"/>
                <w:sz w:val="24"/>
                <w:szCs w:val="22"/>
              </w:rPr>
              <w:commentReference w:id="617"/>
            </w:r>
            <w:commentRangeEnd w:id="614"/>
            <w:del w:id="618" w:author="Inge Christoffer Olsen" w:date="2026-10-07T12:16:00Z" w16du:dateUtc="2026-10-07T10:16:00Z">
              <w:r>
                <w:rPr>
                  <w:rStyle w:val="CommentReference"/>
                  <w:sz w:val="24"/>
                  <w:szCs w:val="22"/>
                </w:rPr>
                <w:commentReference w:id="614"/>
              </w:r>
              <w:commentRangeEnd w:id="615"/>
              <w:r>
                <w:rPr>
                  <w:rStyle w:val="CommentReference"/>
                  <w:sz w:val="24"/>
                  <w:szCs w:val="22"/>
                </w:rPr>
                <w:commentReference w:id="615"/>
              </w:r>
            </w:del>
          </w:p>
        </w:tc>
      </w:tr>
      <w:tr w:rsidR="005F364C" w14:paraId="1A6A85A4"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619" w:author="Inge Christoffer Olsen" w:date="2026-10-07T12:16:00Z" w16du:dateUtc="2026-10-07T10:16:00Z"/>
        </w:trPr>
        <w:tc>
          <w:tcPr>
            <w:tcW w:w="4817" w:type="dxa"/>
          </w:tcPr>
          <w:p w14:paraId="553CDD70" w14:textId="77777777" w:rsidR="005F364C" w:rsidRDefault="005F364C">
            <w:pPr>
              <w:rPr>
                <w:del w:id="620" w:author="Inge Christoffer Olsen" w:date="2026-10-07T12:16:00Z" w16du:dateUtc="2026-10-07T10:16:00Z"/>
              </w:rPr>
            </w:pPr>
          </w:p>
        </w:tc>
        <w:tc>
          <w:tcPr>
            <w:tcW w:w="4533" w:type="dxa"/>
            <w:gridSpan w:val="2"/>
          </w:tcPr>
          <w:p w14:paraId="1B07EF0D" w14:textId="77777777" w:rsidR="005F364C" w:rsidRDefault="007D33E9">
            <w:pPr>
              <w:numPr>
                <w:ilvl w:val="0"/>
                <w:numId w:val="30"/>
              </w:numPr>
              <w:rPr>
                <w:del w:id="621" w:author="Inge Christoffer Olsen" w:date="2026-10-07T12:16:00Z" w16du:dateUtc="2026-10-07T10:16:00Z"/>
              </w:rPr>
            </w:pPr>
            <w:del w:id="622" w:author="Inge Christoffer Olsen" w:date="2026-10-07T12:16:00Z" w16du:dateUtc="2026-10-07T10:16:00Z">
              <w:r>
                <w:delText>Occurrence of shared decision making assessed in selected situations and interventions and documented by the midwife#</w:delText>
              </w:r>
            </w:del>
          </w:p>
        </w:tc>
      </w:tr>
      <w:tr w:rsidR="005F364C" w14:paraId="3AB421F9" w14:textId="77777777" w:rsidTr="008E36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623" w:author="Inge Christoffer Olsen" w:date="2026-10-07T12:16:00Z" w16du:dateUtc="2026-10-07T10:16:00Z"/>
        </w:trPr>
        <w:tc>
          <w:tcPr>
            <w:tcW w:w="4817" w:type="dxa"/>
          </w:tcPr>
          <w:p w14:paraId="35F0E6F9" w14:textId="77777777" w:rsidR="005F364C" w:rsidRDefault="005F364C">
            <w:pPr>
              <w:rPr>
                <w:del w:id="624" w:author="Inge Christoffer Olsen" w:date="2026-10-07T12:16:00Z" w16du:dateUtc="2026-10-07T10:16:00Z"/>
              </w:rPr>
            </w:pPr>
          </w:p>
        </w:tc>
        <w:tc>
          <w:tcPr>
            <w:tcW w:w="4533" w:type="dxa"/>
            <w:gridSpan w:val="2"/>
          </w:tcPr>
          <w:p w14:paraId="75D9AC4E" w14:textId="77777777" w:rsidR="005F364C" w:rsidRDefault="007D33E9">
            <w:pPr>
              <w:numPr>
                <w:ilvl w:val="0"/>
                <w:numId w:val="30"/>
              </w:numPr>
              <w:rPr>
                <w:del w:id="625" w:author="Inge Christoffer Olsen" w:date="2026-10-07T12:16:00Z" w16du:dateUtc="2026-10-07T10:16:00Z"/>
              </w:rPr>
            </w:pPr>
            <w:del w:id="626" w:author="Inge Christoffer Olsen" w:date="2026-10-07T12:16:00Z" w16du:dateUtc="2026-10-07T10:16:00Z">
              <w:r>
                <w:delText>Supportive care, labour companionship</w:delText>
              </w:r>
              <w:r w:rsidR="002A44CC">
                <w:delText>*</w:delText>
              </w:r>
            </w:del>
          </w:p>
        </w:tc>
      </w:tr>
      <w:tr w:rsidR="005F364C" w14:paraId="2E63EC08" w14:textId="77777777" w:rsidTr="00D4606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627" w:author="Inge Christoffer Olsen" w:date="2026-10-07T12:16:00Z" w16du:dateUtc="2026-10-07T10:16:00Z"/>
        </w:trPr>
        <w:tc>
          <w:tcPr>
            <w:tcW w:w="4817" w:type="dxa"/>
          </w:tcPr>
          <w:p w14:paraId="38372954" w14:textId="77777777" w:rsidR="005F364C" w:rsidRDefault="005F364C">
            <w:pPr>
              <w:rPr>
                <w:del w:id="628" w:author="Inge Christoffer Olsen" w:date="2026-10-07T12:16:00Z" w16du:dateUtc="2026-10-07T10:16:00Z"/>
              </w:rPr>
            </w:pPr>
          </w:p>
        </w:tc>
        <w:tc>
          <w:tcPr>
            <w:tcW w:w="4533" w:type="dxa"/>
            <w:gridSpan w:val="2"/>
          </w:tcPr>
          <w:p w14:paraId="37395AFA" w14:textId="77777777" w:rsidR="005F364C" w:rsidRDefault="007D33E9">
            <w:pPr>
              <w:numPr>
                <w:ilvl w:val="0"/>
                <w:numId w:val="30"/>
              </w:numPr>
              <w:rPr>
                <w:del w:id="629" w:author="Inge Christoffer Olsen" w:date="2026-10-07T12:16:00Z" w16du:dateUtc="2026-10-07T10:16:00Z"/>
              </w:rPr>
            </w:pPr>
            <w:del w:id="630" w:author="Inge Christoffer Olsen" w:date="2026-10-07T12:16:00Z" w16du:dateUtc="2026-10-07T10:16:00Z">
              <w:r>
                <w:delText>Type of perineal support#</w:delText>
              </w:r>
            </w:del>
          </w:p>
        </w:tc>
      </w:tr>
    </w:tbl>
    <w:p w14:paraId="5717AE81" w14:textId="77777777" w:rsidR="007D09B7" w:rsidRDefault="00000000">
      <w:r>
        <w:t>* Detailed in other statistical analysis plans</w:t>
      </w:r>
    </w:p>
    <w:p w14:paraId="428E6288" w14:textId="77777777" w:rsidR="007D09B7" w:rsidRDefault="00000000">
      <w:pPr>
        <w:pStyle w:val="BodyText"/>
      </w:pPr>
      <w:r>
        <w:t># Only descriptive, detailed in other statistical analysis plans</w:t>
      </w:r>
    </w:p>
    <w:p w14:paraId="6B66C2D0" w14:textId="77777777" w:rsidR="007D09B7" w:rsidRDefault="00000000">
      <w:pPr>
        <w:pStyle w:val="Heading2"/>
        <w:rPr>
          <w:rFonts w:hint="eastAsia"/>
        </w:rPr>
      </w:pPr>
      <w:bookmarkStart w:id="631" w:name="sec-estimand-for-primary-objective"/>
      <w:bookmarkStart w:id="632" w:name="_Toc242267687"/>
      <w:bookmarkStart w:id="633" w:name="_Toc240344686"/>
      <w:bookmarkEnd w:id="317"/>
      <w:r>
        <w:t>1.2 Estimand for Primary Objective</w:t>
      </w:r>
      <w:bookmarkEnd w:id="632"/>
      <w:bookmarkEnd w:id="633"/>
    </w:p>
    <w:p w14:paraId="604C835F" w14:textId="77777777" w:rsidR="007D09B7" w:rsidRDefault="00000000">
      <w:r>
        <w:t>Primary Objective: To investigate the effect of LCG in women with a planned vaginal delivery on intrapartum caesarean sections</w:t>
      </w:r>
    </w:p>
    <w:p w14:paraId="7258BD3C" w14:textId="77777777" w:rsidR="007D09B7" w:rsidRDefault="00000000">
      <w:pPr>
        <w:pStyle w:val="BodyText"/>
      </w:pPr>
      <w:r>
        <w:lastRenderedPageBreak/>
        <w:t>Estimand: The</w:t>
      </w:r>
      <w:ins w:id="634" w:author="Inge Christoffer Olsen" w:date="2026-10-07T12:16:00Z" w16du:dateUtc="2026-10-07T10:16:00Z">
        <w:r>
          <w:t xml:space="preserve"> primary estimand in this trial is the</w:t>
        </w:r>
      </w:ins>
      <w:r>
        <w:t xml:space="preserve"> absolute difference in proportion of intrapartum caesarean sections between women with a planned vaginal delivery in need of a partograph following the LCG</w:t>
      </w:r>
      <w:del w:id="635" w:author="Inge Christoffer Olsen" w:date="2026-10-07T12:16:00Z" w16du:dateUtc="2026-10-07T10:16:00Z">
        <w:r w:rsidR="007D33E9">
          <w:delText>, once implemented, and</w:delText>
        </w:r>
      </w:del>
      <w:ins w:id="636" w:author="Inge Christoffer Olsen" w:date="2026-10-07T12:16:00Z" w16du:dateUtc="2026-10-07T10:16:00Z">
        <w:r>
          <w:t xml:space="preserve"> compared to</w:t>
        </w:r>
      </w:ins>
      <w:r>
        <w:t xml:space="preserve"> the WHO partograph</w:t>
      </w:r>
    </w:p>
    <w:tbl>
      <w:tblPr>
        <w:tblW w:w="5000" w:type="pct"/>
        <w:tblLayout w:type="fixed"/>
        <w:tblLook w:val="0000" w:firstRow="0" w:lastRow="0" w:firstColumn="0" w:lastColumn="0" w:noHBand="0" w:noVBand="0"/>
        <w:tblPrChange w:id="637" w:author="Inge Christoffer Olsen" w:date="2026-10-07T12:16:00Z" w16du:dateUtc="2026-10-07T10:16: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3116"/>
        <w:gridCol w:w="6244"/>
        <w:tblGridChange w:id="638">
          <w:tblGrid>
            <w:gridCol w:w="5"/>
            <w:gridCol w:w="3111"/>
            <w:gridCol w:w="1517"/>
            <w:gridCol w:w="4722"/>
            <w:gridCol w:w="5"/>
          </w:tblGrid>
        </w:tblGridChange>
      </w:tblGrid>
      <w:tr w:rsidR="007D09B7" w14:paraId="0BF9C31D" w14:textId="77777777">
        <w:trPr>
          <w:trPrChange w:id="639" w:author="Inge Christoffer Olsen" w:date="2026-10-07T12:16:00Z" w16du:dateUtc="2026-10-07T10:16:00Z">
            <w:trPr>
              <w:gridBefore w:val="1"/>
              <w:gridAfter w:val="1"/>
              <w:tblHeader/>
            </w:trPr>
          </w:trPrChange>
        </w:trPr>
        <w:tc>
          <w:tcPr>
            <w:tcW w:w="3920" w:type="dxa"/>
            <w:cellDel w:id="640" w:author="Inge Christoffer Olsen" w:date="2026-10-07T12:16:00Z"/>
            <w:tcPrChange w:id="641" w:author="Inge Christoffer Olsen" w:date="2026-10-07T12:16:00Z" w16du:dateUtc="2026-10-07T10:16:00Z">
              <w:tcPr>
                <w:tcW w:w="3920" w:type="dxa"/>
                <w:gridSpan w:val="2"/>
                <w:cellDel w:id="642" w:author="Inge Christoffer Olsen" w:date="2026-10-07T12:16:00Z"/>
              </w:tcPr>
            </w:tcPrChange>
          </w:tcPr>
          <w:p w14:paraId="1D57C941" w14:textId="77777777" w:rsidR="007D33E9" w:rsidRDefault="007D33E9">
            <w:del w:id="643" w:author="Inge Christoffer Olsen" w:date="2026-10-07T12:16:00Z" w16du:dateUtc="2026-10-07T10:16:00Z">
              <w:r>
                <w:delText>Estimand to analysis table</w:delText>
              </w:r>
            </w:del>
          </w:p>
        </w:tc>
        <w:tc>
          <w:tcPr>
            <w:tcW w:w="7920" w:type="dxa"/>
            <w:tcPrChange w:id="644" w:author="Inge Christoffer Olsen" w:date="2026-10-07T12:16:00Z" w16du:dateUtc="2026-10-07T10:16:00Z">
              <w:tcPr>
                <w:tcW w:w="4000" w:type="dxa"/>
              </w:tcPr>
            </w:tcPrChange>
          </w:tcPr>
          <w:p w14:paraId="51608BF3" w14:textId="206FD0CB" w:rsidR="007D09B7" w:rsidRDefault="00000000">
            <w:pPr>
              <w:spacing w:before="200"/>
              <w:rPr>
                <w:ins w:id="645" w:author="Inge Christoffer Olsen" w:date="2026-10-07T12:16:00Z" w16du:dateUtc="2026-10-07T10:16:00Z"/>
              </w:rPr>
            </w:pPr>
            <w:bookmarkStart w:id="646" w:name="tbl-estimand"/>
            <w:ins w:id="647" w:author="Inge Christoffer Olsen" w:date="2026-10-07T12:16:00Z" w16du:dateUtc="2026-10-07T10:16:00Z">
              <w:r>
                <w:t>Table 2: Estimand to analysis table</w:t>
              </w:r>
            </w:ins>
          </w:p>
          <w:tbl>
            <w:tblPr>
              <w:tblW w:w="5000" w:type="pct"/>
              <w:tblLayout w:type="fixed"/>
              <w:tblLook w:val="0020" w:firstRow="1" w:lastRow="0" w:firstColumn="0" w:lastColumn="0" w:noHBand="0" w:noVBand="0"/>
            </w:tblPr>
            <w:tblGrid>
              <w:gridCol w:w="2984"/>
              <w:gridCol w:w="3044"/>
            </w:tblGrid>
            <w:tr w:rsidR="007D09B7" w14:paraId="6DEB6566" w14:textId="77777777">
              <w:trPr>
                <w:tblHeader/>
                <w:ins w:id="648" w:author="Inge Christoffer Olsen" w:date="2026-10-07T12:16:00Z" w16du:dateUtc="2026-10-07T10:16:00Z"/>
              </w:trPr>
              <w:tc>
                <w:tcPr>
                  <w:tcW w:w="3920" w:type="dxa"/>
                </w:tcPr>
                <w:p w14:paraId="7FE5CB5B" w14:textId="77777777" w:rsidR="007D09B7" w:rsidRDefault="00000000">
                  <w:pPr>
                    <w:jc w:val="center"/>
                    <w:rPr>
                      <w:ins w:id="649" w:author="Inge Christoffer Olsen" w:date="2026-10-07T12:16:00Z" w16du:dateUtc="2026-10-07T10:16:00Z"/>
                    </w:rPr>
                  </w:pPr>
                  <w:ins w:id="650" w:author="Inge Christoffer Olsen" w:date="2026-10-07T12:16:00Z" w16du:dateUtc="2026-10-07T10:16:00Z">
                    <w:r>
                      <w:t>Estimand</w:t>
                    </w:r>
                  </w:ins>
                </w:p>
              </w:tc>
              <w:tc>
                <w:tcPr>
                  <w:tcW w:w="4000" w:type="dxa"/>
                </w:tcPr>
                <w:p w14:paraId="2DB75959" w14:textId="77777777" w:rsidR="007D09B7" w:rsidRDefault="00000000">
                  <w:pPr>
                    <w:jc w:val="center"/>
                    <w:rPr>
                      <w:ins w:id="651" w:author="Inge Christoffer Olsen" w:date="2026-10-07T12:16:00Z" w16du:dateUtc="2026-10-07T10:16:00Z"/>
                    </w:rPr>
                  </w:pPr>
                  <w:ins w:id="652" w:author="Inge Christoffer Olsen" w:date="2026-10-07T12:16:00Z" w16du:dateUtc="2026-10-07T10:16:00Z">
                    <w:r>
                      <w:t>Analysis</w:t>
                    </w:r>
                  </w:ins>
                </w:p>
              </w:tc>
            </w:tr>
            <w:tr w:rsidR="007D09B7" w14:paraId="58B05F8F" w14:textId="77777777">
              <w:trPr>
                <w:ins w:id="653" w:author="Inge Christoffer Olsen" w:date="2026-10-07T12:16:00Z" w16du:dateUtc="2026-10-07T10:16:00Z"/>
              </w:trPr>
              <w:tc>
                <w:tcPr>
                  <w:tcW w:w="3920" w:type="dxa"/>
                </w:tcPr>
                <w:p w14:paraId="7A9DF17D" w14:textId="77777777" w:rsidR="007D09B7" w:rsidRDefault="00000000">
                  <w:pPr>
                    <w:jc w:val="center"/>
                    <w:rPr>
                      <w:ins w:id="654" w:author="Inge Christoffer Olsen" w:date="2026-10-07T12:16:00Z" w16du:dateUtc="2026-10-07T10:16:00Z"/>
                    </w:rPr>
                  </w:pPr>
                  <w:ins w:id="655" w:author="Inge Christoffer Olsen" w:date="2026-10-07T12:16:00Z" w16du:dateUtc="2026-10-07T10:16:00Z">
                    <w:r>
                      <w:t>Target population</w:t>
                    </w:r>
                  </w:ins>
                </w:p>
              </w:tc>
              <w:tc>
                <w:tcPr>
                  <w:tcW w:w="4000" w:type="dxa"/>
                </w:tcPr>
                <w:p w14:paraId="184636C8" w14:textId="77777777" w:rsidR="007D09B7" w:rsidRDefault="00000000">
                  <w:pPr>
                    <w:jc w:val="center"/>
                    <w:rPr>
                      <w:ins w:id="656" w:author="Inge Christoffer Olsen" w:date="2026-10-07T12:16:00Z" w16du:dateUtc="2026-10-07T10:16:00Z"/>
                    </w:rPr>
                  </w:pPr>
                  <w:ins w:id="657" w:author="Inge Christoffer Olsen" w:date="2026-10-07T12:16:00Z" w16du:dateUtc="2026-10-07T10:16:00Z">
                    <w:r>
                      <w:t>Analysis set</w:t>
                    </w:r>
                  </w:ins>
                </w:p>
              </w:tc>
            </w:tr>
            <w:tr w:rsidR="007D09B7" w14:paraId="63052973" w14:textId="77777777">
              <w:trPr>
                <w:ins w:id="658" w:author="Inge Christoffer Olsen" w:date="2026-10-07T12:16:00Z" w16du:dateUtc="2026-10-07T10:16:00Z"/>
              </w:trPr>
              <w:tc>
                <w:tcPr>
                  <w:tcW w:w="3920" w:type="dxa"/>
                </w:tcPr>
                <w:p w14:paraId="014EE70A" w14:textId="77777777" w:rsidR="007D09B7" w:rsidRDefault="00000000">
                  <w:pPr>
                    <w:jc w:val="center"/>
                    <w:rPr>
                      <w:ins w:id="659" w:author="Inge Christoffer Olsen" w:date="2026-10-07T12:16:00Z" w16du:dateUtc="2026-10-07T10:16:00Z"/>
                    </w:rPr>
                  </w:pPr>
                  <w:ins w:id="660" w:author="Inge Christoffer Olsen" w:date="2026-10-07T12:16:00Z" w16du:dateUtc="2026-10-07T10:16:00Z">
                    <w:r>
                      <w:t>Adult pregnant women with a planned vaginal delivery</w:t>
                    </w:r>
                  </w:ins>
                </w:p>
              </w:tc>
              <w:tc>
                <w:tcPr>
                  <w:tcW w:w="4000" w:type="dxa"/>
                </w:tcPr>
                <w:p w14:paraId="4B02284C" w14:textId="77777777" w:rsidR="007D09B7" w:rsidRDefault="00000000">
                  <w:pPr>
                    <w:jc w:val="center"/>
                    <w:rPr>
                      <w:ins w:id="661" w:author="Inge Christoffer Olsen" w:date="2026-10-07T12:16:00Z" w16du:dateUtc="2026-10-07T10:16:00Z"/>
                    </w:rPr>
                  </w:pPr>
                  <w:ins w:id="662" w:author="Inge Christoffer Olsen" w:date="2026-10-07T12:16:00Z" w16du:dateUtc="2026-10-07T10:16:00Z">
                    <w:r>
                      <w:t>All women ≥ 18 years admitted for a planned vaginal delivery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ins>
                </w:p>
                <w:p w14:paraId="2CD0D842" w14:textId="77777777" w:rsidR="007D09B7" w:rsidRDefault="00000000">
                  <w:pPr>
                    <w:jc w:val="center"/>
                    <w:rPr>
                      <w:ins w:id="663" w:author="Inge Christoffer Olsen" w:date="2026-10-07T12:16:00Z" w16du:dateUtc="2026-10-07T10:16:00Z"/>
                    </w:rPr>
                  </w:pPr>
                  <w:ins w:id="664" w:author="Inge Christoffer Olsen" w:date="2026-10-07T12:16:00Z" w16du:dateUtc="2026-10-07T10:16:00Z">
                    <w:r>
                      <w:t>The primary analysis set (PAS, Section 3) excludes women delivering during their hospital’s transition period (Figure 1).</w:t>
                    </w:r>
                  </w:ins>
                </w:p>
              </w:tc>
            </w:tr>
            <w:tr w:rsidR="007D09B7" w14:paraId="5E65DF39" w14:textId="77777777">
              <w:trPr>
                <w:ins w:id="665" w:author="Inge Christoffer Olsen" w:date="2026-10-07T12:16:00Z" w16du:dateUtc="2026-10-07T10:16:00Z"/>
              </w:trPr>
              <w:tc>
                <w:tcPr>
                  <w:tcW w:w="3920" w:type="dxa"/>
                </w:tcPr>
                <w:p w14:paraId="581419EF" w14:textId="77777777" w:rsidR="007D09B7" w:rsidRDefault="00000000">
                  <w:pPr>
                    <w:jc w:val="center"/>
                    <w:rPr>
                      <w:ins w:id="666" w:author="Inge Christoffer Olsen" w:date="2026-10-07T12:16:00Z" w16du:dateUtc="2026-10-07T10:16:00Z"/>
                    </w:rPr>
                  </w:pPr>
                  <w:ins w:id="667" w:author="Inge Christoffer Olsen" w:date="2026-10-07T12:16:00Z" w16du:dateUtc="2026-10-07T10:16:00Z">
                    <w:r>
                      <w:t>Treatment</w:t>
                    </w:r>
                  </w:ins>
                </w:p>
              </w:tc>
              <w:tc>
                <w:tcPr>
                  <w:tcW w:w="4000" w:type="dxa"/>
                </w:tcPr>
                <w:p w14:paraId="1633DB04" w14:textId="77777777" w:rsidR="007D09B7" w:rsidRDefault="007D09B7">
                  <w:pPr>
                    <w:rPr>
                      <w:ins w:id="668" w:author="Inge Christoffer Olsen" w:date="2026-10-07T12:16:00Z" w16du:dateUtc="2026-10-07T10:16:00Z"/>
                    </w:rPr>
                  </w:pPr>
                </w:p>
              </w:tc>
            </w:tr>
            <w:tr w:rsidR="007D09B7" w14:paraId="155EA23E" w14:textId="77777777">
              <w:trPr>
                <w:ins w:id="669" w:author="Inge Christoffer Olsen" w:date="2026-10-07T12:16:00Z" w16du:dateUtc="2026-10-07T10:16:00Z"/>
              </w:trPr>
              <w:tc>
                <w:tcPr>
                  <w:tcW w:w="3920" w:type="dxa"/>
                </w:tcPr>
                <w:p w14:paraId="05318572" w14:textId="77777777" w:rsidR="007D09B7" w:rsidRDefault="00000000">
                  <w:pPr>
                    <w:jc w:val="center"/>
                    <w:rPr>
                      <w:ins w:id="670" w:author="Inge Christoffer Olsen" w:date="2026-10-07T12:16:00Z" w16du:dateUtc="2026-10-07T10:16:00Z"/>
                    </w:rPr>
                  </w:pPr>
                  <w:ins w:id="671" w:author="Inge Christoffer Olsen" w:date="2026-10-07T12:16:00Z" w16du:dateUtc="2026-10-07T10:16:00Z">
                    <w:r>
                      <w:t xml:space="preserve">The LCG compared with the WHO partograph. The 5-week transition (teaching) </w:t>
                    </w:r>
                    <w:r>
                      <w:lastRenderedPageBreak/>
                      <w:t>period in each hospital belongs to neither condition.</w:t>
                    </w:r>
                  </w:ins>
                </w:p>
              </w:tc>
              <w:tc>
                <w:tcPr>
                  <w:tcW w:w="4000" w:type="dxa"/>
                </w:tcPr>
                <w:p w14:paraId="57D923EE" w14:textId="77777777" w:rsidR="007D09B7" w:rsidRDefault="00000000">
                  <w:pPr>
                    <w:jc w:val="center"/>
                    <w:rPr>
                      <w:ins w:id="672" w:author="Inge Christoffer Olsen" w:date="2026-10-07T12:16:00Z" w16du:dateUtc="2026-10-07T10:16:00Z"/>
                    </w:rPr>
                  </w:pPr>
                  <w:ins w:id="673" w:author="Inge Christoffer Olsen" w:date="2026-10-07T12:16:00Z" w16du:dateUtc="2026-10-07T10:16:00Z">
                    <w:r>
                      <w:lastRenderedPageBreak/>
                      <w:t xml:space="preserve">Treatment assignment is determined by the eCRF, which changed at each </w:t>
                    </w:r>
                    <w:r>
                      <w:lastRenderedPageBreak/>
                      <w:t>participating hospital’s crossover date to the LCG (Section 3). The crossover date was randomised as detailed in Section 1.4.</w:t>
                    </w:r>
                  </w:ins>
                </w:p>
                <w:p w14:paraId="4044402C" w14:textId="77777777" w:rsidR="007D09B7" w:rsidRDefault="00000000">
                  <w:pPr>
                    <w:jc w:val="center"/>
                    <w:rPr>
                      <w:ins w:id="674" w:author="Inge Christoffer Olsen" w:date="2026-10-07T12:16:00Z" w16du:dateUtc="2026-10-07T10:16:00Z"/>
                    </w:rPr>
                  </w:pPr>
                  <w:ins w:id="675" w:author="Inge Christoffer Olsen" w:date="2026-10-07T12:16:00Z" w16du:dateUtc="2026-10-07T10:16:00Z">
                    <w:r>
                      <w:t>Women delivering during their hospital’s transition period are excluded from the primary analysis set. Including them would bias the effect towards no difference, which is anti-conservative for the non-inferiority assessment. An analysis including the transition periods as control is described in Section 4.1.5.</w:t>
                    </w:r>
                  </w:ins>
                </w:p>
              </w:tc>
            </w:tr>
            <w:tr w:rsidR="007D09B7" w14:paraId="02DB628D" w14:textId="77777777">
              <w:trPr>
                <w:ins w:id="676" w:author="Inge Christoffer Olsen" w:date="2026-10-07T12:16:00Z" w16du:dateUtc="2026-10-07T10:16:00Z"/>
              </w:trPr>
              <w:tc>
                <w:tcPr>
                  <w:tcW w:w="3920" w:type="dxa"/>
                </w:tcPr>
                <w:p w14:paraId="6A82D839" w14:textId="77777777" w:rsidR="007D09B7" w:rsidRDefault="00000000">
                  <w:pPr>
                    <w:jc w:val="center"/>
                    <w:rPr>
                      <w:ins w:id="677" w:author="Inge Christoffer Olsen" w:date="2026-10-07T12:16:00Z" w16du:dateUtc="2026-10-07T10:16:00Z"/>
                    </w:rPr>
                  </w:pPr>
                  <w:ins w:id="678" w:author="Inge Christoffer Olsen" w:date="2026-10-07T12:16:00Z" w16du:dateUtc="2026-10-07T10:16:00Z">
                    <w:r>
                      <w:lastRenderedPageBreak/>
                      <w:t>Variable</w:t>
                    </w:r>
                  </w:ins>
                </w:p>
              </w:tc>
              <w:tc>
                <w:tcPr>
                  <w:tcW w:w="4000" w:type="dxa"/>
                </w:tcPr>
                <w:p w14:paraId="38ADE949" w14:textId="77777777" w:rsidR="007D09B7" w:rsidRDefault="00000000">
                  <w:pPr>
                    <w:jc w:val="center"/>
                    <w:rPr>
                      <w:ins w:id="679" w:author="Inge Christoffer Olsen" w:date="2026-10-07T12:16:00Z" w16du:dateUtc="2026-10-07T10:16:00Z"/>
                    </w:rPr>
                  </w:pPr>
                  <w:ins w:id="680" w:author="Inge Christoffer Olsen" w:date="2026-10-07T12:16:00Z" w16du:dateUtc="2026-10-07T10:16:00Z">
                    <w:r>
                      <w:t>Outcome measure</w:t>
                    </w:r>
                  </w:ins>
                </w:p>
              </w:tc>
            </w:tr>
            <w:tr w:rsidR="007D09B7" w14:paraId="0ECAD902" w14:textId="77777777">
              <w:trPr>
                <w:ins w:id="681" w:author="Inge Christoffer Olsen" w:date="2026-10-07T12:16:00Z" w16du:dateUtc="2026-10-07T10:16:00Z"/>
              </w:trPr>
              <w:tc>
                <w:tcPr>
                  <w:tcW w:w="3920" w:type="dxa"/>
                </w:tcPr>
                <w:p w14:paraId="35606436" w14:textId="77777777" w:rsidR="007D09B7" w:rsidRDefault="00000000">
                  <w:pPr>
                    <w:jc w:val="center"/>
                    <w:rPr>
                      <w:ins w:id="682" w:author="Inge Christoffer Olsen" w:date="2026-10-07T12:16:00Z" w16du:dateUtc="2026-10-07T10:16:00Z"/>
                    </w:rPr>
                  </w:pPr>
                  <w:ins w:id="683" w:author="Inge Christoffer Olsen" w:date="2026-10-07T12:16:00Z" w16du:dateUtc="2026-10-07T10:16:00Z">
                    <w:r>
                      <w:t>Delivery by caesarean section</w:t>
                    </w:r>
                  </w:ins>
                </w:p>
                <w:p w14:paraId="4DF12CCE" w14:textId="77777777" w:rsidR="007D09B7" w:rsidRDefault="00000000">
                  <w:pPr>
                    <w:jc w:val="center"/>
                    <w:rPr>
                      <w:ins w:id="684" w:author="Inge Christoffer Olsen" w:date="2026-10-07T12:16:00Z" w16du:dateUtc="2026-10-07T10:16:00Z"/>
                    </w:rPr>
                  </w:pPr>
                  <w:ins w:id="685" w:author="Inge Christoffer Olsen" w:date="2026-10-07T12:16:00Z" w16du:dateUtc="2026-10-07T10:16:00Z">
                    <w:r>
                      <w:t>Dichotomous (yes/no)</w:t>
                    </w:r>
                  </w:ins>
                </w:p>
              </w:tc>
              <w:tc>
                <w:tcPr>
                  <w:tcW w:w="4000" w:type="dxa"/>
                </w:tcPr>
                <w:p w14:paraId="3850CCBA" w14:textId="77777777" w:rsidR="007D09B7" w:rsidRDefault="00000000">
                  <w:pPr>
                    <w:jc w:val="center"/>
                    <w:rPr>
                      <w:ins w:id="686" w:author="Inge Christoffer Olsen" w:date="2026-10-07T12:16:00Z" w16du:dateUtc="2026-10-07T10:16:00Z"/>
                    </w:rPr>
                  </w:pPr>
                  <w:ins w:id="687" w:author="Inge Christoffer Olsen" w:date="2026-10-07T12:16:00Z" w16du:dateUtc="2026-10-07T10:16:00Z">
                    <w:r>
                      <w:t>Intrapartum caesarean sections as recorded in the hospital's medical records</w:t>
                    </w:r>
                  </w:ins>
                </w:p>
              </w:tc>
            </w:tr>
            <w:tr w:rsidR="007D09B7" w14:paraId="06B77863" w14:textId="77777777">
              <w:trPr>
                <w:ins w:id="688" w:author="Inge Christoffer Olsen" w:date="2026-10-07T12:16:00Z" w16du:dateUtc="2026-10-07T10:16:00Z"/>
              </w:trPr>
              <w:tc>
                <w:tcPr>
                  <w:tcW w:w="3920" w:type="dxa"/>
                </w:tcPr>
                <w:p w14:paraId="16F3E89D" w14:textId="77777777" w:rsidR="007D09B7" w:rsidRDefault="00000000">
                  <w:pPr>
                    <w:jc w:val="center"/>
                    <w:rPr>
                      <w:ins w:id="689" w:author="Inge Christoffer Olsen" w:date="2026-10-07T12:16:00Z" w16du:dateUtc="2026-10-07T10:16:00Z"/>
                    </w:rPr>
                  </w:pPr>
                  <w:ins w:id="690" w:author="Inge Christoffer Olsen" w:date="2026-10-07T12:16:00Z" w16du:dateUtc="2026-10-07T10:16:00Z">
                    <w:r>
                      <w:t>Handling of intercurrent events</w:t>
                    </w:r>
                  </w:ins>
                </w:p>
              </w:tc>
              <w:tc>
                <w:tcPr>
                  <w:tcW w:w="4000" w:type="dxa"/>
                </w:tcPr>
                <w:p w14:paraId="262F7C12" w14:textId="77777777" w:rsidR="007D09B7" w:rsidRDefault="00000000">
                  <w:pPr>
                    <w:jc w:val="center"/>
                    <w:rPr>
                      <w:ins w:id="691" w:author="Inge Christoffer Olsen" w:date="2026-10-07T12:16:00Z" w16du:dateUtc="2026-10-07T10:16:00Z"/>
                    </w:rPr>
                  </w:pPr>
                  <w:ins w:id="692" w:author="Inge Christoffer Olsen" w:date="2026-10-07T12:16:00Z" w16du:dateUtc="2026-10-07T10:16:00Z">
                    <w:r>
                      <w:t>Handling of missing data</w:t>
                    </w:r>
                  </w:ins>
                </w:p>
              </w:tc>
            </w:tr>
            <w:tr w:rsidR="007D09B7" w14:paraId="0A7836EB" w14:textId="77777777">
              <w:trPr>
                <w:ins w:id="693" w:author="Inge Christoffer Olsen" w:date="2026-10-07T12:16:00Z" w16du:dateUtc="2026-10-07T10:16:00Z"/>
              </w:trPr>
              <w:tc>
                <w:tcPr>
                  <w:tcW w:w="3920" w:type="dxa"/>
                </w:tcPr>
                <w:p w14:paraId="47922A22" w14:textId="77777777" w:rsidR="007D09B7" w:rsidRDefault="00000000">
                  <w:pPr>
                    <w:jc w:val="center"/>
                    <w:rPr>
                      <w:ins w:id="694" w:author="Inge Christoffer Olsen" w:date="2026-10-07T12:16:00Z" w16du:dateUtc="2026-10-07T10:16:00Z"/>
                    </w:rPr>
                  </w:pPr>
                  <w:ins w:id="695" w:author="Inge Christoffer Olsen" w:date="2026-10-07T12:16:00Z" w16du:dateUtc="2026-10-07T10:16:00Z">
                    <w:r>
                      <w:t>Some hospitals may be influenced to use whole of parts of LCG even before transition from WHO Partograph to LCG. Strategy: Treatment policy approach—treat according to assigned strategy regardless of crossover timing</w:t>
                    </w:r>
                  </w:ins>
                </w:p>
              </w:tc>
              <w:tc>
                <w:tcPr>
                  <w:tcW w:w="4000" w:type="dxa"/>
                </w:tcPr>
                <w:p w14:paraId="4D672EB8" w14:textId="77777777" w:rsidR="007D09B7" w:rsidRDefault="00000000">
                  <w:pPr>
                    <w:jc w:val="center"/>
                    <w:rPr>
                      <w:ins w:id="696" w:author="Inge Christoffer Olsen" w:date="2026-10-07T12:16:00Z" w16du:dateUtc="2026-10-07T10:16:00Z"/>
                    </w:rPr>
                  </w:pPr>
                  <w:ins w:id="697" w:author="Inge Christoffer Olsen" w:date="2026-10-07T12:16:00Z" w16du:dateUtc="2026-10-07T10:16:00Z">
                    <w:r>
                      <w:t>None found. At the blinded data review of the final data export (1 October 2026; 36,322 women), mode of delivery was recorded for all women, and cervical dilatation (needed for the principal stratum) for every intrapartum caesarean section. Should the locked database contain missing values, they will be ignored (complete-case analysis).</w:t>
                    </w:r>
                  </w:ins>
                </w:p>
              </w:tc>
            </w:tr>
            <w:tr w:rsidR="007D09B7" w14:paraId="15602E33" w14:textId="77777777">
              <w:trPr>
                <w:ins w:id="698" w:author="Inge Christoffer Olsen" w:date="2026-10-07T12:16:00Z" w16du:dateUtc="2026-10-07T10:16:00Z"/>
              </w:trPr>
              <w:tc>
                <w:tcPr>
                  <w:tcW w:w="3920" w:type="dxa"/>
                </w:tcPr>
                <w:p w14:paraId="40DF8254" w14:textId="77777777" w:rsidR="007D09B7" w:rsidRDefault="00000000">
                  <w:pPr>
                    <w:jc w:val="center"/>
                    <w:rPr>
                      <w:ins w:id="699" w:author="Inge Christoffer Olsen" w:date="2026-10-07T12:16:00Z" w16du:dateUtc="2026-10-07T10:16:00Z"/>
                    </w:rPr>
                  </w:pPr>
                  <w:ins w:id="700" w:author="Inge Christoffer Olsen" w:date="2026-10-07T12:16:00Z" w16du:dateUtc="2026-10-07T10:16:00Z">
                    <w:r>
                      <w:t xml:space="preserve">The WHO partograph defines active labour from 4 cm cervical dilatation and the LCG from 5 cm, so which women are “in need </w:t>
                    </w:r>
                    <w:r>
                      <w:lastRenderedPageBreak/>
                      <w:t>of a partograph”, and which caesarean sections are intrapartum, depends on the tool. To ensure that a potential difference is only due to a difference in definition of active labour, a caesarean section before 5 cm (at ≤ 4 cm) is handled by a principal stratum strategy, such that the estimand targets women who reach 5 cm cervical dilatation without a caesarean section. From this point both tools are in use and we can assess the difference due to the tool used. Women with a caesarean section at ≤ 4 cm are excluded in both periods. Caesarean sections at 4 cm in the LCG period were registered retrospectively with the possibility that this has been less completely registered than in the WHO period. It was decided to use 5 cm as cut-off to avoid a potential data capture bias. A caesarean section recorded at 3 cm, after the cervix had retracted (5 women), is counted with those at 4 cm.</w:t>
                    </w:r>
                  </w:ins>
                </w:p>
                <w:p w14:paraId="5997A9C1" w14:textId="77777777" w:rsidR="007D09B7" w:rsidRDefault="00000000">
                  <w:pPr>
                    <w:jc w:val="center"/>
                    <w:rPr>
                      <w:ins w:id="701" w:author="Inge Christoffer Olsen" w:date="2026-10-07T12:16:00Z" w16du:dateUtc="2026-10-07T10:16:00Z"/>
                    </w:rPr>
                  </w:pPr>
                  <w:ins w:id="702" w:author="Inge Christoffer Olsen" w:date="2026-10-07T12:16:00Z" w16du:dateUtc="2026-10-07T10:16:00Z">
                    <w:r>
                      <w:t>A supplementary analysis (Section 4.1.5) includes all observed caesarean sections regardless of cervical dilatation.</w:t>
                    </w:r>
                  </w:ins>
                </w:p>
              </w:tc>
              <w:tc>
                <w:tcPr>
                  <w:tcW w:w="4000" w:type="dxa"/>
                </w:tcPr>
                <w:p w14:paraId="2A5837C4" w14:textId="77777777" w:rsidR="007D09B7" w:rsidRDefault="007D09B7">
                  <w:pPr>
                    <w:rPr>
                      <w:ins w:id="703" w:author="Inge Christoffer Olsen" w:date="2026-10-07T12:16:00Z" w16du:dateUtc="2026-10-07T10:16:00Z"/>
                    </w:rPr>
                  </w:pPr>
                </w:p>
              </w:tc>
            </w:tr>
            <w:tr w:rsidR="007D09B7" w14:paraId="51876800" w14:textId="77777777">
              <w:trPr>
                <w:ins w:id="704" w:author="Inge Christoffer Olsen" w:date="2026-10-07T12:16:00Z" w16du:dateUtc="2026-10-07T10:16:00Z"/>
              </w:trPr>
              <w:tc>
                <w:tcPr>
                  <w:tcW w:w="3920" w:type="dxa"/>
                </w:tcPr>
                <w:p w14:paraId="25D925C2" w14:textId="77777777" w:rsidR="007D09B7" w:rsidRDefault="00000000">
                  <w:pPr>
                    <w:jc w:val="center"/>
                    <w:rPr>
                      <w:ins w:id="705" w:author="Inge Christoffer Olsen" w:date="2026-10-07T12:16:00Z" w16du:dateUtc="2026-10-07T10:16:00Z"/>
                    </w:rPr>
                  </w:pPr>
                  <w:ins w:id="706" w:author="Inge Christoffer Olsen" w:date="2026-10-07T12:16:00Z" w16du:dateUtc="2026-10-07T10:16:00Z">
                    <w:r>
                      <w:t>Population-level summary measure</w:t>
                    </w:r>
                  </w:ins>
                </w:p>
              </w:tc>
              <w:tc>
                <w:tcPr>
                  <w:tcW w:w="4000" w:type="dxa"/>
                </w:tcPr>
                <w:p w14:paraId="168A450B" w14:textId="77777777" w:rsidR="007D09B7" w:rsidRDefault="00000000">
                  <w:pPr>
                    <w:jc w:val="center"/>
                    <w:rPr>
                      <w:ins w:id="707" w:author="Inge Christoffer Olsen" w:date="2026-10-07T12:16:00Z" w16du:dateUtc="2026-10-07T10:16:00Z"/>
                    </w:rPr>
                  </w:pPr>
                  <w:ins w:id="708" w:author="Inge Christoffer Olsen" w:date="2026-10-07T12:16:00Z" w16du:dateUtc="2026-10-07T10:16:00Z">
                    <w:r>
                      <w:t>Analysis approach</w:t>
                    </w:r>
                  </w:ins>
                </w:p>
              </w:tc>
            </w:tr>
            <w:tr w:rsidR="007D09B7" w14:paraId="39E58146" w14:textId="77777777">
              <w:trPr>
                <w:ins w:id="709" w:author="Inge Christoffer Olsen" w:date="2026-10-07T12:16:00Z" w16du:dateUtc="2026-10-07T10:16:00Z"/>
              </w:trPr>
              <w:tc>
                <w:tcPr>
                  <w:tcW w:w="3920" w:type="dxa"/>
                </w:tcPr>
                <w:p w14:paraId="52AD99E5" w14:textId="77777777" w:rsidR="007D09B7" w:rsidRDefault="00000000">
                  <w:pPr>
                    <w:jc w:val="center"/>
                    <w:rPr>
                      <w:ins w:id="710" w:author="Inge Christoffer Olsen" w:date="2026-10-07T12:16:00Z" w16du:dateUtc="2026-10-07T10:16:00Z"/>
                    </w:rPr>
                  </w:pPr>
                  <w:ins w:id="711" w:author="Inge Christoffer Olsen" w:date="2026-10-07T12:16:00Z" w16du:dateUtc="2026-10-07T10:16:00Z">
                    <w:r>
                      <w:t xml:space="preserve">The primary summary measure for treatment effect will be the absolute </w:t>
                    </w:r>
                    <w:r>
                      <w:lastRenderedPageBreak/>
                      <w:t>difference in proportion of the target population with an intrapartum caesarean section. A supplementary summary measure will be the relative difference.</w:t>
                    </w:r>
                  </w:ins>
                </w:p>
              </w:tc>
              <w:tc>
                <w:tcPr>
                  <w:tcW w:w="4000" w:type="dxa"/>
                </w:tcPr>
                <w:p w14:paraId="68F5D47C" w14:textId="77777777" w:rsidR="007D09B7" w:rsidRDefault="00000000">
                  <w:pPr>
                    <w:jc w:val="center"/>
                    <w:rPr>
                      <w:ins w:id="712" w:author="Inge Christoffer Olsen" w:date="2026-10-07T12:16:00Z" w16du:dateUtc="2026-10-07T10:16:00Z"/>
                    </w:rPr>
                  </w:pPr>
                  <w:ins w:id="713" w:author="Inge Christoffer Olsen" w:date="2026-10-07T12:16:00Z" w16du:dateUtc="2026-10-07T10:16:00Z">
                    <w:r>
                      <w:lastRenderedPageBreak/>
                      <w:t xml:space="preserve">The risk difference is computed based on a generalised linear mixed </w:t>
                    </w:r>
                    <w:r>
                      <w:lastRenderedPageBreak/>
                      <w:t>logistic model with a random term for cluster and fixed effect for treatment and time interval. The absolute risk difference (primary) and the relative difference (supplementary) are calculated by G-computation as population-averaged (marginal) adjusted estimates, with standard errors estimated by the delta method.</w:t>
                    </w:r>
                  </w:ins>
                </w:p>
              </w:tc>
            </w:tr>
            <w:bookmarkEnd w:id="646"/>
          </w:tbl>
          <w:p w14:paraId="349D274F" w14:textId="77777777" w:rsidR="007D09B7" w:rsidRDefault="007D09B7"/>
        </w:tc>
      </w:tr>
      <w:tr w:rsidR="005F364C" w14:paraId="5263CCF3"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14" w:author="Inge Christoffer Olsen" w:date="2026-10-07T12:16:00Z" w16du:dateUtc="2026-10-07T10:16:00Z"/>
        </w:trPr>
        <w:tc>
          <w:tcPr>
            <w:tcW w:w="3920" w:type="dxa"/>
          </w:tcPr>
          <w:p w14:paraId="18180853" w14:textId="77777777" w:rsidR="005F364C" w:rsidRDefault="007D33E9">
            <w:pPr>
              <w:rPr>
                <w:del w:id="715" w:author="Inge Christoffer Olsen" w:date="2026-10-07T12:16:00Z" w16du:dateUtc="2026-10-07T10:16:00Z"/>
              </w:rPr>
            </w:pPr>
            <w:del w:id="716" w:author="Inge Christoffer Olsen" w:date="2026-10-07T12:16:00Z" w16du:dateUtc="2026-10-07T10:16:00Z">
              <w:r>
                <w:lastRenderedPageBreak/>
                <w:delText>Estimand</w:delText>
              </w:r>
            </w:del>
          </w:p>
        </w:tc>
        <w:tc>
          <w:tcPr>
            <w:tcW w:w="4000" w:type="dxa"/>
          </w:tcPr>
          <w:p w14:paraId="6D04209B" w14:textId="77777777" w:rsidR="005F364C" w:rsidRDefault="007D33E9">
            <w:pPr>
              <w:rPr>
                <w:del w:id="717" w:author="Inge Christoffer Olsen" w:date="2026-10-07T12:16:00Z" w16du:dateUtc="2026-10-07T10:16:00Z"/>
              </w:rPr>
            </w:pPr>
            <w:del w:id="718" w:author="Inge Christoffer Olsen" w:date="2026-10-07T12:16:00Z" w16du:dateUtc="2026-10-07T10:16:00Z">
              <w:r>
                <w:delText>Analysis</w:delText>
              </w:r>
            </w:del>
          </w:p>
        </w:tc>
      </w:tr>
      <w:tr w:rsidR="005F364C" w14:paraId="5DDB2375"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19" w:author="Inge Christoffer Olsen" w:date="2026-10-07T12:16:00Z" w16du:dateUtc="2026-10-07T10:16:00Z"/>
        </w:trPr>
        <w:tc>
          <w:tcPr>
            <w:tcW w:w="3920" w:type="dxa"/>
          </w:tcPr>
          <w:p w14:paraId="59BA5CAB" w14:textId="77777777" w:rsidR="005F364C" w:rsidRDefault="007D33E9">
            <w:pPr>
              <w:rPr>
                <w:del w:id="720" w:author="Inge Christoffer Olsen" w:date="2026-10-07T12:16:00Z" w16du:dateUtc="2026-10-07T10:16:00Z"/>
              </w:rPr>
            </w:pPr>
            <w:del w:id="721" w:author="Inge Christoffer Olsen" w:date="2026-10-07T12:16:00Z" w16du:dateUtc="2026-10-07T10:16:00Z">
              <w:r>
                <w:delText>Target population</w:delText>
              </w:r>
            </w:del>
          </w:p>
        </w:tc>
        <w:tc>
          <w:tcPr>
            <w:tcW w:w="4000" w:type="dxa"/>
          </w:tcPr>
          <w:p w14:paraId="5D81F685" w14:textId="77777777" w:rsidR="005F364C" w:rsidRDefault="007D33E9">
            <w:pPr>
              <w:rPr>
                <w:del w:id="722" w:author="Inge Christoffer Olsen" w:date="2026-10-07T12:16:00Z" w16du:dateUtc="2026-10-07T10:16:00Z"/>
              </w:rPr>
            </w:pPr>
            <w:del w:id="723" w:author="Inge Christoffer Olsen" w:date="2026-10-07T12:16:00Z" w16du:dateUtc="2026-10-07T10:16:00Z">
              <w:r>
                <w:delText>Analysis set</w:delText>
              </w:r>
            </w:del>
          </w:p>
        </w:tc>
      </w:tr>
      <w:tr w:rsidR="005F364C" w14:paraId="16FA4413"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24" w:author="Inge Christoffer Olsen" w:date="2026-10-07T12:16:00Z" w16du:dateUtc="2026-10-07T10:16:00Z"/>
        </w:trPr>
        <w:tc>
          <w:tcPr>
            <w:tcW w:w="3920" w:type="dxa"/>
          </w:tcPr>
          <w:p w14:paraId="3AEC22DC" w14:textId="77777777" w:rsidR="005F364C" w:rsidRDefault="007D33E9">
            <w:pPr>
              <w:rPr>
                <w:del w:id="725" w:author="Inge Christoffer Olsen" w:date="2026-10-07T12:16:00Z" w16du:dateUtc="2026-10-07T10:16:00Z"/>
              </w:rPr>
            </w:pPr>
            <w:del w:id="726" w:author="Inge Christoffer Olsen" w:date="2026-10-07T12:16:00Z" w16du:dateUtc="2026-10-07T10:16:00Z">
              <w:r>
                <w:delText>Adult pregnant women with a planned vaginal delivery</w:delText>
              </w:r>
            </w:del>
          </w:p>
        </w:tc>
        <w:tc>
          <w:tcPr>
            <w:tcW w:w="4000" w:type="dxa"/>
          </w:tcPr>
          <w:p w14:paraId="10022638" w14:textId="77777777" w:rsidR="005F364C" w:rsidRDefault="007D33E9">
            <w:pPr>
              <w:pStyle w:val="BodyText"/>
              <w:rPr>
                <w:del w:id="727" w:author="Inge Christoffer Olsen" w:date="2026-10-07T12:16:00Z" w16du:dateUtc="2026-10-07T10:16:00Z"/>
              </w:rPr>
            </w:pPr>
            <w:del w:id="728" w:author="Inge Christoffer Olsen" w:date="2026-10-07T12:16:00Z" w16du:dateUtc="2026-10-07T10:16:00Z">
              <w:r>
                <w:delText>All women ≥ 18 years admitted for a planned vaginal delivery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delText>
              </w:r>
            </w:del>
          </w:p>
          <w:p w14:paraId="3D80F315" w14:textId="77777777" w:rsidR="005F364C" w:rsidRDefault="007D33E9">
            <w:pPr>
              <w:pStyle w:val="BodyText"/>
              <w:rPr>
                <w:del w:id="729" w:author="Inge Christoffer Olsen" w:date="2026-10-07T12:16:00Z" w16du:dateUtc="2026-10-07T10:16:00Z"/>
              </w:rPr>
            </w:pPr>
            <w:del w:id="730" w:author="Inge Christoffer Olsen" w:date="2026-10-07T12:16:00Z" w16du:dateUtc="2026-10-07T10:16:00Z">
              <w:r>
                <w:delText>The primary analysis set (PAS, Section 3) excludes women delivering during their hospital’s transition period (Figure 1).</w:delText>
              </w:r>
            </w:del>
          </w:p>
        </w:tc>
      </w:tr>
      <w:tr w:rsidR="005F364C" w14:paraId="1B7C5575"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31" w:author="Inge Christoffer Olsen" w:date="2026-10-07T12:16:00Z" w16du:dateUtc="2026-10-07T10:16:00Z"/>
        </w:trPr>
        <w:tc>
          <w:tcPr>
            <w:tcW w:w="3920" w:type="dxa"/>
          </w:tcPr>
          <w:p w14:paraId="1A123F68" w14:textId="77777777" w:rsidR="005F364C" w:rsidRDefault="007D33E9">
            <w:pPr>
              <w:rPr>
                <w:del w:id="732" w:author="Inge Christoffer Olsen" w:date="2026-10-07T12:16:00Z" w16du:dateUtc="2026-10-07T10:16:00Z"/>
              </w:rPr>
            </w:pPr>
            <w:del w:id="733" w:author="Inge Christoffer Olsen" w:date="2026-10-07T12:16:00Z" w16du:dateUtc="2026-10-07T10:16:00Z">
              <w:r>
                <w:delText>Treatment</w:delText>
              </w:r>
            </w:del>
          </w:p>
        </w:tc>
        <w:tc>
          <w:tcPr>
            <w:tcW w:w="4000" w:type="dxa"/>
          </w:tcPr>
          <w:p w14:paraId="49173C97" w14:textId="77777777" w:rsidR="005F364C" w:rsidRDefault="007D33E9">
            <w:pPr>
              <w:rPr>
                <w:del w:id="734" w:author="Inge Christoffer Olsen" w:date="2026-10-07T12:16:00Z" w16du:dateUtc="2026-10-07T10:16:00Z"/>
              </w:rPr>
            </w:pPr>
            <w:del w:id="735" w:author="Inge Christoffer Olsen" w:date="2026-10-07T12:16:00Z" w16du:dateUtc="2026-10-07T10:16:00Z">
              <w:r>
                <w:delText>Treatment assignment</w:delText>
              </w:r>
            </w:del>
          </w:p>
        </w:tc>
      </w:tr>
      <w:tr w:rsidR="005F364C" w14:paraId="1D456506"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36" w:author="Inge Christoffer Olsen" w:date="2026-10-07T12:16:00Z" w16du:dateUtc="2026-10-07T10:16:00Z"/>
        </w:trPr>
        <w:tc>
          <w:tcPr>
            <w:tcW w:w="3920" w:type="dxa"/>
          </w:tcPr>
          <w:p w14:paraId="0BE732DD" w14:textId="77777777" w:rsidR="005F364C" w:rsidRDefault="007D33E9">
            <w:pPr>
              <w:rPr>
                <w:del w:id="737" w:author="Inge Christoffer Olsen" w:date="2026-10-07T12:16:00Z" w16du:dateUtc="2026-10-07T10:16:00Z"/>
              </w:rPr>
            </w:pPr>
            <w:del w:id="738" w:author="Inge Christoffer Olsen" w:date="2026-10-07T12:16:00Z" w16du:dateUtc="2026-10-07T10:16:00Z">
              <w:r>
                <w:delText>The LCG, once implemented, compared with the WHO partograph. The 5-week transition (teaching) period in each hospital belongs to neither condition.</w:delText>
              </w:r>
            </w:del>
          </w:p>
        </w:tc>
        <w:tc>
          <w:tcPr>
            <w:tcW w:w="4000" w:type="dxa"/>
          </w:tcPr>
          <w:p w14:paraId="3F96F518" w14:textId="77777777" w:rsidR="005F364C" w:rsidRDefault="007D33E9">
            <w:pPr>
              <w:rPr>
                <w:del w:id="739" w:author="Inge Christoffer Olsen" w:date="2026-10-07T12:16:00Z" w16du:dateUtc="2026-10-07T10:16:00Z"/>
              </w:rPr>
            </w:pPr>
            <w:commentRangeStart w:id="740"/>
            <w:commentRangeStart w:id="741"/>
            <w:commentRangeStart w:id="742"/>
            <w:commentRangeStart w:id="743"/>
            <w:del w:id="744" w:author="Inge Christoffer Olsen" w:date="2026-10-07T12:16:00Z" w16du:dateUtc="2026-10-07T10:16:00Z">
              <w:r>
                <w:delText xml:space="preserve">As assigned by the randomised crossover schedule (hospital and time of birth), not by the documentation form used. </w:delText>
              </w:r>
            </w:del>
            <w:commentRangeEnd w:id="742"/>
            <w:r w:rsidR="002915EB">
              <w:rPr>
                <w:rStyle w:val="CommentReference"/>
                <w:sz w:val="24"/>
                <w:szCs w:val="22"/>
              </w:rPr>
              <w:commentReference w:id="742"/>
            </w:r>
            <w:commentRangeEnd w:id="743"/>
            <w:r>
              <w:rPr>
                <w:rStyle w:val="CommentReference"/>
                <w:sz w:val="24"/>
                <w:szCs w:val="22"/>
              </w:rPr>
              <w:commentReference w:id="743"/>
            </w:r>
            <w:commentRangeEnd w:id="740"/>
            <w:del w:id="745" w:author="Inge Christoffer Olsen" w:date="2026-10-07T12:16:00Z" w16du:dateUtc="2026-10-07T10:16:00Z">
              <w:r w:rsidR="002915EB">
                <w:rPr>
                  <w:rStyle w:val="CommentReference"/>
                  <w:sz w:val="24"/>
                  <w:szCs w:val="22"/>
                </w:rPr>
                <w:commentReference w:id="740"/>
              </w:r>
              <w:commentRangeEnd w:id="741"/>
              <w:r>
                <w:rPr>
                  <w:rStyle w:val="CommentReference"/>
                  <w:sz w:val="24"/>
                  <w:szCs w:val="22"/>
                </w:rPr>
                <w:commentReference w:id="741"/>
              </w:r>
              <w:r>
                <w:delText>Women delivering during their hospital’s transition period are excluded (primary analysis set): including them would bias the effect towards no difference, which is anti-conservative for the non-inferiority assessment. An analysis including the transition periods as control is described in Section 4.1.4.</w:delText>
              </w:r>
            </w:del>
          </w:p>
        </w:tc>
      </w:tr>
      <w:tr w:rsidR="005F364C" w14:paraId="7BEABE20"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46" w:author="Inge Christoffer Olsen" w:date="2026-10-07T12:16:00Z" w16du:dateUtc="2026-10-07T10:16:00Z"/>
        </w:trPr>
        <w:tc>
          <w:tcPr>
            <w:tcW w:w="3920" w:type="dxa"/>
          </w:tcPr>
          <w:p w14:paraId="7438408A" w14:textId="77777777" w:rsidR="005F364C" w:rsidRDefault="007D33E9">
            <w:pPr>
              <w:rPr>
                <w:del w:id="747" w:author="Inge Christoffer Olsen" w:date="2026-10-07T12:16:00Z" w16du:dateUtc="2026-10-07T10:16:00Z"/>
              </w:rPr>
            </w:pPr>
            <w:del w:id="748" w:author="Inge Christoffer Olsen" w:date="2026-10-07T12:16:00Z" w16du:dateUtc="2026-10-07T10:16:00Z">
              <w:r>
                <w:delText>Variable</w:delText>
              </w:r>
            </w:del>
          </w:p>
        </w:tc>
        <w:tc>
          <w:tcPr>
            <w:tcW w:w="4000" w:type="dxa"/>
          </w:tcPr>
          <w:p w14:paraId="2D10E33F" w14:textId="77777777" w:rsidR="005F364C" w:rsidRDefault="007D33E9">
            <w:pPr>
              <w:rPr>
                <w:del w:id="749" w:author="Inge Christoffer Olsen" w:date="2026-10-07T12:16:00Z" w16du:dateUtc="2026-10-07T10:16:00Z"/>
              </w:rPr>
            </w:pPr>
            <w:del w:id="750" w:author="Inge Christoffer Olsen" w:date="2026-10-07T12:16:00Z" w16du:dateUtc="2026-10-07T10:16:00Z">
              <w:r>
                <w:delText>Outcome measure</w:delText>
              </w:r>
            </w:del>
          </w:p>
        </w:tc>
      </w:tr>
      <w:tr w:rsidR="005F364C" w14:paraId="0508CBCA"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51" w:author="Inge Christoffer Olsen" w:date="2026-10-07T12:16:00Z" w16du:dateUtc="2026-10-07T10:16:00Z"/>
        </w:trPr>
        <w:tc>
          <w:tcPr>
            <w:tcW w:w="3920" w:type="dxa"/>
          </w:tcPr>
          <w:p w14:paraId="778CD472" w14:textId="77777777" w:rsidR="005F364C" w:rsidRDefault="007D33E9">
            <w:pPr>
              <w:pStyle w:val="BodyText"/>
              <w:rPr>
                <w:del w:id="752" w:author="Inge Christoffer Olsen" w:date="2026-10-07T12:16:00Z" w16du:dateUtc="2026-10-07T10:16:00Z"/>
              </w:rPr>
            </w:pPr>
            <w:del w:id="753" w:author="Inge Christoffer Olsen" w:date="2026-10-07T12:16:00Z" w16du:dateUtc="2026-10-07T10:16:00Z">
              <w:r>
                <w:delText>Delivery by caesarean section</w:delText>
              </w:r>
            </w:del>
          </w:p>
          <w:p w14:paraId="70BF1F29" w14:textId="77777777" w:rsidR="005F364C" w:rsidRDefault="007D33E9">
            <w:pPr>
              <w:pStyle w:val="BodyText"/>
              <w:rPr>
                <w:del w:id="754" w:author="Inge Christoffer Olsen" w:date="2026-10-07T12:16:00Z" w16du:dateUtc="2026-10-07T10:16:00Z"/>
              </w:rPr>
            </w:pPr>
            <w:del w:id="755" w:author="Inge Christoffer Olsen" w:date="2026-10-07T12:16:00Z" w16du:dateUtc="2026-10-07T10:16:00Z">
              <w:r>
                <w:delText>Dichotomous (yes/no)</w:delText>
              </w:r>
            </w:del>
          </w:p>
        </w:tc>
        <w:tc>
          <w:tcPr>
            <w:tcW w:w="4000" w:type="dxa"/>
          </w:tcPr>
          <w:p w14:paraId="6F1B4A93" w14:textId="77777777" w:rsidR="005F364C" w:rsidRDefault="007D33E9">
            <w:pPr>
              <w:rPr>
                <w:del w:id="756" w:author="Inge Christoffer Olsen" w:date="2026-10-07T12:16:00Z" w16du:dateUtc="2026-10-07T10:16:00Z"/>
              </w:rPr>
            </w:pPr>
            <w:del w:id="757" w:author="Inge Christoffer Olsen" w:date="2026-10-07T12:16:00Z" w16du:dateUtc="2026-10-07T10:16:00Z">
              <w:r>
                <w:delText>Intrapartum caesarean sections as recorded in the hospital's medical records</w:delText>
              </w:r>
            </w:del>
          </w:p>
        </w:tc>
      </w:tr>
      <w:tr w:rsidR="005F364C" w14:paraId="023D9CD2"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58" w:author="Inge Christoffer Olsen" w:date="2026-10-07T12:16:00Z" w16du:dateUtc="2026-10-07T10:16:00Z"/>
        </w:trPr>
        <w:tc>
          <w:tcPr>
            <w:tcW w:w="3920" w:type="dxa"/>
          </w:tcPr>
          <w:p w14:paraId="3D7EA487" w14:textId="77777777" w:rsidR="005F364C" w:rsidRDefault="007D33E9">
            <w:pPr>
              <w:rPr>
                <w:del w:id="759" w:author="Inge Christoffer Olsen" w:date="2026-10-07T12:16:00Z" w16du:dateUtc="2026-10-07T10:16:00Z"/>
              </w:rPr>
            </w:pPr>
            <w:del w:id="760" w:author="Inge Christoffer Olsen" w:date="2026-10-07T12:16:00Z" w16du:dateUtc="2026-10-07T10:16:00Z">
              <w:r>
                <w:delText>Handling of intercurrent events</w:delText>
              </w:r>
            </w:del>
          </w:p>
        </w:tc>
        <w:tc>
          <w:tcPr>
            <w:tcW w:w="4000" w:type="dxa"/>
          </w:tcPr>
          <w:p w14:paraId="3E7AA5F6" w14:textId="77777777" w:rsidR="005F364C" w:rsidRDefault="007D33E9">
            <w:pPr>
              <w:rPr>
                <w:del w:id="761" w:author="Inge Christoffer Olsen" w:date="2026-10-07T12:16:00Z" w16du:dateUtc="2026-10-07T10:16:00Z"/>
              </w:rPr>
            </w:pPr>
            <w:del w:id="762" w:author="Inge Christoffer Olsen" w:date="2026-10-07T12:16:00Z" w16du:dateUtc="2026-10-07T10:16:00Z">
              <w:r>
                <w:delText>Handling of missing data</w:delText>
              </w:r>
            </w:del>
          </w:p>
        </w:tc>
      </w:tr>
      <w:tr w:rsidR="005F364C" w14:paraId="372A64D2"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63" w:author="Inge Christoffer Olsen" w:date="2026-10-07T12:16:00Z" w16du:dateUtc="2026-10-07T10:16:00Z"/>
        </w:trPr>
        <w:tc>
          <w:tcPr>
            <w:tcW w:w="3920" w:type="dxa"/>
          </w:tcPr>
          <w:p w14:paraId="10B5DE96" w14:textId="77777777" w:rsidR="005F364C" w:rsidRDefault="007D33E9">
            <w:pPr>
              <w:rPr>
                <w:del w:id="764" w:author="Inge Christoffer Olsen" w:date="2026-10-07T12:16:00Z" w16du:dateUtc="2026-10-07T10:16:00Z"/>
              </w:rPr>
            </w:pPr>
            <w:del w:id="765" w:author="Inge Christoffer Olsen" w:date="2026-10-07T12:16:00Z" w16du:dateUtc="2026-10-07T10:16:00Z">
              <w:r>
                <w:delText>Some hospitals may be influenced to use whole of parts of LCG even before transition from WHO Partograph to LCG. Strategy: Treatment policy approach—treat according to assigned strategy regardless of crossover timing</w:delText>
              </w:r>
            </w:del>
          </w:p>
        </w:tc>
        <w:tc>
          <w:tcPr>
            <w:tcW w:w="4000" w:type="dxa"/>
          </w:tcPr>
          <w:p w14:paraId="2C28E01C" w14:textId="77777777" w:rsidR="005F364C" w:rsidRDefault="007D33E9">
            <w:pPr>
              <w:rPr>
                <w:del w:id="766" w:author="Inge Christoffer Olsen" w:date="2026-10-07T12:16:00Z" w16du:dateUtc="2026-10-07T10:16:00Z"/>
              </w:rPr>
            </w:pPr>
            <w:del w:id="767" w:author="Inge Christoffer Olsen" w:date="2026-10-07T12:16:00Z" w16du:dateUtc="2026-10-07T10:16:00Z">
              <w:r>
                <w:delText>None found. At the blinded data review of the final data export (9 September 2026; 36,324 women), mode of delivery was recorded for all women, and cervical dilatation (needed for the principal stratum) for every intrapartum caesarean section. Should the locked database nevertheless contain missing values, they will be ignored (complete-case analysis).</w:delText>
              </w:r>
            </w:del>
          </w:p>
        </w:tc>
      </w:tr>
      <w:tr w:rsidR="005F364C" w14:paraId="08FDCE99"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68" w:author="Inge Christoffer Olsen" w:date="2026-10-07T12:16:00Z" w16du:dateUtc="2026-10-07T10:16:00Z"/>
        </w:trPr>
        <w:tc>
          <w:tcPr>
            <w:tcW w:w="3920" w:type="dxa"/>
          </w:tcPr>
          <w:p w14:paraId="706A8D2D" w14:textId="77777777" w:rsidR="005F364C" w:rsidRDefault="007D33E9">
            <w:pPr>
              <w:pStyle w:val="BodyText"/>
              <w:rPr>
                <w:del w:id="769" w:author="Inge Christoffer Olsen" w:date="2026-10-07T12:16:00Z" w16du:dateUtc="2026-10-07T10:16:00Z"/>
              </w:rPr>
            </w:pPr>
            <w:del w:id="770" w:author="Inge Christoffer Olsen" w:date="2026-10-07T12:16:00Z" w16du:dateUtc="2026-10-07T10:16:00Z">
              <w:r>
                <w:delText>The WHO partograph defines active labour from 4 cm cervical dilatation and the LCG from 5 cm, so which women are “in need of a partograph”, and which caesarean sections are intrapartum, depends on the tool. To compare like with like, a caesarean section before 5 cm (at ≤ 4 cm) is handled by a principal stratum strategy: the estimand targets women who reach 5 cm cervical dilatation without a caesarean section, the point from which both tools are in use, and women with a caesarean section at ≤ 4 cm are excluded in both periods.</w:delText>
              </w:r>
            </w:del>
          </w:p>
          <w:p w14:paraId="42B6DCBA" w14:textId="77777777" w:rsidR="005F364C" w:rsidRDefault="007D33E9">
            <w:pPr>
              <w:pStyle w:val="BodyText"/>
              <w:rPr>
                <w:del w:id="771" w:author="Inge Christoffer Olsen" w:date="2026-10-07T12:16:00Z" w16du:dateUtc="2026-10-07T10:16:00Z"/>
              </w:rPr>
            </w:pPr>
            <w:del w:id="772" w:author="Inge Christoffer Olsen" w:date="2026-10-07T12:16:00Z" w16du:dateUtc="2026-10-07T10:16:00Z">
              <w:r>
                <w:delText>Stratum membership is determined during labour, not at baseline. The causal interpretation assumes that the tool does not affect whether a woman has a caesarean section before 5 cm. Neither tool is used before 4 cm; between 4 and 5 cm only the WHO partograph is, and a caesarean section it prompts at 4 cm is excluded from the WHO period. This biases the comparison against the LCG, i.e. conservatively for the non-inferiority claim. Sensitivity analyses (Section 4.1.4) include all women and apply a 4 cm threshold.</w:delText>
              </w:r>
            </w:del>
          </w:p>
        </w:tc>
        <w:tc>
          <w:tcPr>
            <w:tcW w:w="4000" w:type="dxa"/>
          </w:tcPr>
          <w:p w14:paraId="7C3E9C44" w14:textId="77777777" w:rsidR="005F364C" w:rsidRDefault="005F364C">
            <w:pPr>
              <w:rPr>
                <w:del w:id="773" w:author="Inge Christoffer Olsen" w:date="2026-10-07T12:16:00Z" w16du:dateUtc="2026-10-07T10:16:00Z"/>
              </w:rPr>
            </w:pPr>
          </w:p>
        </w:tc>
      </w:tr>
      <w:tr w:rsidR="005F364C" w14:paraId="54FFF567"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74" w:author="Inge Christoffer Olsen" w:date="2026-10-07T12:16:00Z" w16du:dateUtc="2026-10-07T10:16:00Z"/>
        </w:trPr>
        <w:tc>
          <w:tcPr>
            <w:tcW w:w="3920" w:type="dxa"/>
          </w:tcPr>
          <w:p w14:paraId="0BEB7AA8" w14:textId="77777777" w:rsidR="005F364C" w:rsidRDefault="007D33E9">
            <w:pPr>
              <w:rPr>
                <w:del w:id="775" w:author="Inge Christoffer Olsen" w:date="2026-10-07T12:16:00Z" w16du:dateUtc="2026-10-07T10:16:00Z"/>
              </w:rPr>
            </w:pPr>
            <w:del w:id="776" w:author="Inge Christoffer Olsen" w:date="2026-10-07T12:16:00Z" w16du:dateUtc="2026-10-07T10:16:00Z">
              <w:r>
                <w:delText>Population-level summary measure</w:delText>
              </w:r>
            </w:del>
          </w:p>
        </w:tc>
        <w:tc>
          <w:tcPr>
            <w:tcW w:w="4000" w:type="dxa"/>
          </w:tcPr>
          <w:p w14:paraId="63CD45E9" w14:textId="77777777" w:rsidR="005F364C" w:rsidRDefault="007D33E9">
            <w:pPr>
              <w:rPr>
                <w:del w:id="777" w:author="Inge Christoffer Olsen" w:date="2026-10-07T12:16:00Z" w16du:dateUtc="2026-10-07T10:16:00Z"/>
              </w:rPr>
            </w:pPr>
            <w:del w:id="778" w:author="Inge Christoffer Olsen" w:date="2026-10-07T12:16:00Z" w16du:dateUtc="2026-10-07T10:16:00Z">
              <w:r>
                <w:delText>Analysis approach</w:delText>
              </w:r>
            </w:del>
          </w:p>
        </w:tc>
      </w:tr>
      <w:tr w:rsidR="005F364C" w14:paraId="2026BD7A" w14:textId="77777777" w:rsidTr="00325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Ex>
        <w:trPr>
          <w:del w:id="779" w:author="Inge Christoffer Olsen" w:date="2026-10-07T12:16:00Z" w16du:dateUtc="2026-10-07T10:16:00Z"/>
        </w:trPr>
        <w:tc>
          <w:tcPr>
            <w:tcW w:w="3920" w:type="dxa"/>
          </w:tcPr>
          <w:p w14:paraId="7A76509F" w14:textId="77777777" w:rsidR="005F364C" w:rsidRDefault="007D33E9">
            <w:pPr>
              <w:rPr>
                <w:del w:id="780" w:author="Inge Christoffer Olsen" w:date="2026-10-07T12:16:00Z" w16du:dateUtc="2026-10-07T10:16:00Z"/>
              </w:rPr>
            </w:pPr>
            <w:del w:id="781" w:author="Inge Christoffer Olsen" w:date="2026-10-07T12:16:00Z" w16du:dateUtc="2026-10-07T10:16:00Z">
              <w:r>
                <w:delText>The primary summary measure for treatment effect will be the absolute difference in proportion of the target population with an intrapartum caesarean section. A supplementary summary measure will be the relative difference.</w:delText>
              </w:r>
            </w:del>
          </w:p>
        </w:tc>
        <w:tc>
          <w:tcPr>
            <w:tcW w:w="4000" w:type="dxa"/>
          </w:tcPr>
          <w:p w14:paraId="27FFECA8" w14:textId="77777777" w:rsidR="005F364C" w:rsidRDefault="007D33E9">
            <w:pPr>
              <w:rPr>
                <w:del w:id="782" w:author="Inge Christoffer Olsen" w:date="2026-10-07T12:16:00Z" w16du:dateUtc="2026-10-07T10:16:00Z"/>
              </w:rPr>
            </w:pPr>
            <w:del w:id="783" w:author="Inge Christoffer Olsen" w:date="2026-10-07T12:16:00Z" w16du:dateUtc="2026-10-07T10:16:00Z">
              <w:r>
                <w:delText>The risk difference will be computed based on a generalised linear mixed model with a random term for cluster and fixed effect for treatment and time interval. The link function will be the logit, and the model family will be binomial. The absolute risk difference (primary) and the relative difference (supplementary) will be calculated by G-computation as population-averaged (marginal) adjusted estimates, with standard errors estimated by the delta method.</w:delText>
              </w:r>
            </w:del>
          </w:p>
        </w:tc>
      </w:tr>
    </w:tbl>
    <w:p w14:paraId="07BEF8F8" w14:textId="77777777" w:rsidR="007D09B7" w:rsidRDefault="00000000">
      <w:pPr>
        <w:pStyle w:val="Heading2"/>
        <w:rPr>
          <w:rFonts w:hint="eastAsia"/>
        </w:rPr>
      </w:pPr>
      <w:bookmarkStart w:id="784" w:name="sec-estimands-for-secondary-objectives"/>
      <w:bookmarkStart w:id="785" w:name="_Toc242267688"/>
      <w:bookmarkStart w:id="786" w:name="_Toc240344687"/>
      <w:bookmarkEnd w:id="631"/>
      <w:r>
        <w:t>1.3 Estimands for Secondary Objectives</w:t>
      </w:r>
      <w:bookmarkEnd w:id="785"/>
      <w:bookmarkEnd w:id="786"/>
    </w:p>
    <w:p w14:paraId="4461F5DF" w14:textId="77777777" w:rsidR="007D09B7" w:rsidRDefault="00000000">
      <w:r>
        <w:t>All estimands for secondary objectives have the following attributes:</w:t>
      </w:r>
    </w:p>
    <w:p w14:paraId="7D223331" w14:textId="77777777" w:rsidR="007D09B7" w:rsidRDefault="00000000">
      <w:pPr>
        <w:numPr>
          <w:ilvl w:val="0"/>
          <w:numId w:val="66"/>
        </w:numPr>
      </w:pPr>
      <w:r>
        <w:t>The target population is adult pregnant women with a planned vaginal delivery in need of a partograph</w:t>
      </w:r>
    </w:p>
    <w:p w14:paraId="2412CE12" w14:textId="77777777" w:rsidR="007D09B7" w:rsidRDefault="00000000">
      <w:pPr>
        <w:numPr>
          <w:ilvl w:val="0"/>
          <w:numId w:val="66"/>
        </w:numPr>
      </w:pPr>
      <w:r>
        <w:t xml:space="preserve">The investigational intervention is using the </w:t>
      </w:r>
      <w:del w:id="787" w:author="Inge Christoffer Olsen" w:date="2026-10-07T12:16:00Z" w16du:dateUtc="2026-10-07T10:16:00Z">
        <w:r w:rsidR="007D33E9">
          <w:delText>Labour Care Guide, once implemented</w:delText>
        </w:r>
      </w:del>
      <w:ins w:id="788" w:author="Inge Christoffer Olsen" w:date="2026-10-07T12:16:00Z" w16du:dateUtc="2026-10-07T10:16:00Z">
        <w:r>
          <w:t>LCG</w:t>
        </w:r>
      </w:ins>
      <w:r>
        <w:t xml:space="preserve">, as compared to the WHO partograph during labour. </w:t>
      </w:r>
      <w:commentRangeStart w:id="789"/>
      <w:r>
        <w:t xml:space="preserve">Treatment is </w:t>
      </w:r>
      <w:del w:id="790" w:author="Inge Christoffer Olsen" w:date="2026-10-07T12:16:00Z" w16du:dateUtc="2026-10-07T10:16:00Z">
        <w:r w:rsidR="007D33E9">
          <w:delText>assigned</w:delText>
        </w:r>
      </w:del>
      <w:ins w:id="791" w:author="Inge Christoffer Olsen" w:date="2026-10-07T12:16:00Z" w16du:dateUtc="2026-10-07T10:16:00Z">
        <w:r>
          <w:t>defined</w:t>
        </w:r>
      </w:ins>
      <w:r>
        <w:t xml:space="preserve"> by the </w:t>
      </w:r>
      <w:ins w:id="792" w:author="Inge Christoffer Olsen" w:date="2026-10-07T12:16:00Z" w16du:dateUtc="2026-10-07T10:16:00Z">
        <w:r>
          <w:t xml:space="preserve">eCRF, which each hospital changed at its crossover date in the </w:t>
        </w:r>
      </w:ins>
      <w:r>
        <w:t xml:space="preserve">randomised </w:t>
      </w:r>
      <w:del w:id="793" w:author="Inge Christoffer Olsen" w:date="2026-10-07T12:16:00Z" w16du:dateUtc="2026-10-07T10:16:00Z">
        <w:r w:rsidR="007D33E9">
          <w:delText xml:space="preserve">crossover </w:delText>
        </w:r>
      </w:del>
      <w:r>
        <w:t xml:space="preserve">schedule </w:t>
      </w:r>
      <w:del w:id="794" w:author="Inge Christoffer Olsen" w:date="2026-10-07T12:16:00Z" w16du:dateUtc="2026-10-07T10:16:00Z">
        <w:r w:rsidR="007D33E9">
          <w:delText>(hospital and time of birth,</w:delText>
        </w:r>
      </w:del>
      <w:commentRangeEnd w:id="789"/>
      <w:r w:rsidR="002915EB">
        <w:rPr>
          <w:rStyle w:val="CommentReference"/>
          <w:sz w:val="24"/>
          <w:szCs w:val="22"/>
        </w:rPr>
        <w:commentReference w:id="789"/>
      </w:r>
      <w:del w:id="795" w:author="Inge Christoffer Olsen" w:date="2026-10-07T12:16:00Z" w16du:dateUtc="2026-10-07T10:16:00Z">
        <w:r w:rsidR="007D33E9">
          <w:delText xml:space="preserve"> </w:delText>
        </w:r>
        <w:r w:rsidR="005F364C">
          <w:fldChar w:fldCharType="begin"/>
        </w:r>
        <w:r w:rsidR="005F364C">
          <w:delInstrText>HYPERLINK \l "fig-design"</w:delInstrText>
        </w:r>
        <w:r w:rsidR="005F364C">
          <w:fldChar w:fldCharType="separate"/>
        </w:r>
        <w:r w:rsidR="005F364C" w:rsidRPr="3E134C3A">
          <w:rPr>
            <w:rStyle w:val="Hyperlink"/>
          </w:rPr>
          <w:delText>Figure 1</w:delText>
        </w:r>
        <w:r w:rsidR="005F364C">
          <w:fldChar w:fldCharType="end"/>
        </w:r>
        <w:r w:rsidR="002915EB">
          <w:delText>).</w:delText>
        </w:r>
        <w:r w:rsidR="007D33E9">
          <w:delText xml:space="preserve"> The</w:delText>
        </w:r>
      </w:del>
      <w:ins w:id="796" w:author="Inge Christoffer Olsen" w:date="2026-10-07T12:16:00Z" w16du:dateUtc="2026-10-07T10:16:00Z">
        <w:r>
          <w:t>(</w:t>
        </w:r>
        <w:r>
          <w:fldChar w:fldCharType="begin"/>
        </w:r>
        <w:r>
          <w:instrText>HYPERLINK \l "fig-design" \h</w:instrText>
        </w:r>
        <w:r>
          <w:fldChar w:fldCharType="separate"/>
        </w:r>
        <w:r>
          <w:rPr>
            <w:rStyle w:val="Hyperlink"/>
          </w:rPr>
          <w:t>Figure 1</w:t>
        </w:r>
        <w:r>
          <w:fldChar w:fldCharType="end"/>
        </w:r>
        <w:r>
          <w:t xml:space="preserve">, </w:t>
        </w:r>
        <w:r>
          <w:fldChar w:fldCharType="begin"/>
        </w:r>
        <w:r>
          <w:instrText>HYPERLINK \l "sec-analysis-sets" \h</w:instrText>
        </w:r>
        <w:r>
          <w:fldChar w:fldCharType="separate"/>
        </w:r>
        <w:r>
          <w:rPr>
            <w:rStyle w:val="Hyperlink"/>
          </w:rPr>
          <w:t>Section 3</w:t>
        </w:r>
        <w:r>
          <w:fldChar w:fldCharType="end"/>
        </w:r>
        <w:r>
          <w:t>). Women included during the</w:t>
        </w:r>
      </w:ins>
      <w:r>
        <w:t xml:space="preserve"> 5-week transition (teaching) period in each hospital </w:t>
      </w:r>
      <w:del w:id="797" w:author="Inge Christoffer Olsen" w:date="2026-10-07T12:16:00Z" w16du:dateUtc="2026-10-07T10:16:00Z">
        <w:r w:rsidR="007D33E9">
          <w:delText>belongs to neither condition; women delivering during it are not part of</w:delText>
        </w:r>
      </w:del>
      <w:ins w:id="798" w:author="Inge Christoffer Olsen" w:date="2026-10-07T12:16:00Z" w16du:dateUtc="2026-10-07T10:16:00Z">
        <w:r>
          <w:t>will be excluded from</w:t>
        </w:r>
      </w:ins>
      <w:r>
        <w:t xml:space="preserve"> the primary analysis set</w:t>
      </w:r>
      <w:del w:id="799" w:author="Inge Christoffer Olsen" w:date="2026-10-07T12:16:00Z" w16du:dateUtc="2026-10-07T10:16:00Z">
        <w:r w:rsidR="007D33E9">
          <w:delText xml:space="preserve"> (</w:delText>
        </w:r>
        <w:r w:rsidR="005F364C">
          <w:fldChar w:fldCharType="begin"/>
        </w:r>
        <w:r w:rsidR="005F364C">
          <w:delInstrText>HYPERLINK \l "sec-analysis-sets"</w:delInstrText>
        </w:r>
        <w:r w:rsidR="005F364C">
          <w:fldChar w:fldCharType="separate"/>
        </w:r>
        <w:r w:rsidR="005F364C" w:rsidRPr="3E134C3A">
          <w:rPr>
            <w:rStyle w:val="Hyperlink"/>
          </w:rPr>
          <w:delText>Section 3</w:delText>
        </w:r>
        <w:r w:rsidR="005F364C">
          <w:fldChar w:fldCharType="end"/>
        </w:r>
        <w:r w:rsidR="002915EB">
          <w:delText>).</w:delText>
        </w:r>
      </w:del>
      <w:ins w:id="800" w:author="Inge Christoffer Olsen" w:date="2026-10-07T12:16:00Z" w16du:dateUtc="2026-10-07T10:16:00Z">
        <w:r>
          <w:t>.</w:t>
        </w:r>
      </w:ins>
    </w:p>
    <w:p w14:paraId="00785858" w14:textId="77777777" w:rsidR="007D09B7" w:rsidRDefault="00000000">
      <w:pPr>
        <w:numPr>
          <w:ilvl w:val="0"/>
          <w:numId w:val="66"/>
        </w:numPr>
      </w:pPr>
      <w:r>
        <w:t>Any intercurrent events, such as not complying to assigned labour guideline will be handled by the treatment policy strategy, i.e. treat according to assigned strategy regardless of compliance</w:t>
      </w:r>
    </w:p>
    <w:p w14:paraId="23E1C63E" w14:textId="77777777" w:rsidR="007D09B7" w:rsidRDefault="00000000">
      <w:pPr>
        <w:numPr>
          <w:ilvl w:val="0"/>
          <w:numId w:val="66"/>
        </w:numPr>
        <w:rPr>
          <w:ins w:id="801" w:author="Inge Christoffer Olsen" w:date="2026-10-07T12:16:00Z" w16du:dateUtc="2026-10-07T10:16:00Z"/>
        </w:rPr>
      </w:pPr>
      <w:r>
        <w:t xml:space="preserve">The principal stratum of the primary estimand </w:t>
      </w:r>
      <w:del w:id="802" w:author="Inge Christoffer Olsen" w:date="2026-10-07T12:16:00Z" w16du:dateUtc="2026-10-07T10:16:00Z">
        <w:r w:rsidR="007D33E9">
          <w:delText xml:space="preserve">applies: women with a </w:delText>
        </w:r>
      </w:del>
      <w:ins w:id="803" w:author="Inge Christoffer Olsen" w:date="2026-10-07T12:16:00Z" w16du:dateUtc="2026-10-07T10:16:00Z">
        <w:r>
          <w:t>(</w:t>
        </w:r>
      </w:ins>
      <w:r>
        <w:t xml:space="preserve">caesarean </w:t>
      </w:r>
      <w:del w:id="804" w:author="Inge Christoffer Olsen" w:date="2026-10-07T12:16:00Z" w16du:dateUtc="2026-10-07T10:16:00Z">
        <w:r w:rsidR="007D33E9">
          <w:delText>section</w:delText>
        </w:r>
      </w:del>
      <w:ins w:id="805" w:author="Inge Christoffer Olsen" w:date="2026-10-07T12:16:00Z" w16du:dateUtc="2026-10-07T10:16:00Z">
        <w:r>
          <w:t>sections</w:t>
        </w:r>
      </w:ins>
      <w:r>
        <w:t xml:space="preserve"> at ≤ 4 cm </w:t>
      </w:r>
      <w:del w:id="806" w:author="Inge Christoffer Olsen" w:date="2026-10-07T12:16:00Z" w16du:dateUtc="2026-10-07T10:16:00Z">
        <w:r w:rsidR="007D33E9">
          <w:delText>cervical dilatation</w:delText>
        </w:r>
      </w:del>
      <w:ins w:id="807" w:author="Inge Christoffer Olsen" w:date="2026-10-07T12:16:00Z" w16du:dateUtc="2026-10-07T10:16:00Z">
        <w:r>
          <w:t xml:space="preserve">excluded, see </w:t>
        </w:r>
        <w:r>
          <w:fldChar w:fldCharType="begin"/>
        </w:r>
        <w:r>
          <w:instrText>HYPERLINK \l "sec-estimand-for-primary-objective" \h</w:instrText>
        </w:r>
        <w:r>
          <w:fldChar w:fldCharType="separate"/>
        </w:r>
        <w:r>
          <w:rPr>
            <w:rStyle w:val="Hyperlink"/>
          </w:rPr>
          <w:t>Section 1.2</w:t>
        </w:r>
        <w:r>
          <w:fldChar w:fldCharType="end"/>
        </w:r>
        <w:r>
          <w:t>) does not apply to the secondary endpoints: all women admitted for a planned vaginal delivery</w:t>
        </w:r>
      </w:ins>
      <w:r>
        <w:t xml:space="preserve"> are </w:t>
      </w:r>
      <w:del w:id="808" w:author="Inge Christoffer Olsen" w:date="2026-10-07T12:16:00Z" w16du:dateUtc="2026-10-07T10:16:00Z">
        <w:r w:rsidR="007D33E9">
          <w:delText>excluded (</w:delText>
        </w:r>
        <w:r w:rsidR="74364DDD">
          <w:fldChar w:fldCharType="begin"/>
        </w:r>
        <w:r w:rsidR="74364DDD">
          <w:delInstrText>HYPERLINK \l "sec-estimand-for-primary-objective"</w:delInstrText>
        </w:r>
        <w:r w:rsidR="74364DDD">
          <w:fldChar w:fldCharType="separate"/>
        </w:r>
        <w:r w:rsidR="74364DDD" w:rsidRPr="5AEA1D53">
          <w:rPr>
            <w:rStyle w:val="Hyperlink"/>
          </w:rPr>
          <w:delText>Section 1.2</w:delText>
        </w:r>
        <w:r w:rsidR="74364DDD">
          <w:fldChar w:fldCharType="end"/>
        </w:r>
        <w:r w:rsidR="007D33E9">
          <w:delText xml:space="preserve">). </w:delText>
        </w:r>
      </w:del>
      <w:ins w:id="809" w:author="Inge Christoffer Olsen" w:date="2026-10-07T12:16:00Z" w16du:dateUtc="2026-10-07T10:16:00Z">
        <w:r>
          <w:t>generally included unless specified otherwise for each endpoint.</w:t>
        </w:r>
      </w:ins>
    </w:p>
    <w:p w14:paraId="277EFAB0" w14:textId="77777777" w:rsidR="007D09B7" w:rsidRDefault="00000000">
      <w:pPr>
        <w:numPr>
          <w:ilvl w:val="0"/>
          <w:numId w:val="66"/>
        </w:numPr>
      </w:pPr>
      <w:r>
        <w:t>For amniotomy, oxytocin and epidural analgesia</w:t>
      </w:r>
      <w:ins w:id="810" w:author="Inge Christoffer Olsen" w:date="2026-10-07T12:16:00Z" w16du:dateUtc="2026-10-07T10:16:00Z">
        <w:r>
          <w:t xml:space="preserve"> events</w:t>
        </w:r>
      </w:ins>
      <w:r>
        <w:t xml:space="preserve">, only </w:t>
      </w:r>
      <w:del w:id="811" w:author="Inge Christoffer Olsen" w:date="2026-10-07T12:16:00Z" w16du:dateUtc="2026-10-07T10:16:00Z">
        <w:r w:rsidR="007D33E9">
          <w:delText>interventions</w:delText>
        </w:r>
      </w:del>
      <w:ins w:id="812" w:author="Inge Christoffer Olsen" w:date="2026-10-07T12:16:00Z" w16du:dateUtc="2026-10-07T10:16:00Z">
        <w:r>
          <w:t>those</w:t>
        </w:r>
      </w:ins>
      <w:r>
        <w:t xml:space="preserve"> performed or started at 4 cm cervical dilatation or more are </w:t>
      </w:r>
      <w:del w:id="813" w:author="Inge Christoffer Olsen" w:date="2026-10-07T12:16:00Z" w16du:dateUtc="2026-10-07T10:16:00Z">
        <w:r w:rsidR="007D33E9">
          <w:delText>events, and women whose intervention was performed</w:delText>
        </w:r>
      </w:del>
      <w:ins w:id="814" w:author="Inge Christoffer Olsen" w:date="2026-10-07T12:16:00Z" w16du:dateUtc="2026-10-07T10:16:00Z">
        <w:r>
          <w:t>considered. Women where the event (amniotomy, oxytocin</w:t>
        </w:r>
      </w:ins>
      <w:r>
        <w:t xml:space="preserve"> or</w:t>
      </w:r>
      <w:ins w:id="815" w:author="Inge Christoffer Olsen" w:date="2026-10-07T12:16:00Z" w16du:dateUtc="2026-10-07T10:16:00Z">
        <w:r>
          <w:t xml:space="preserve"> epidural analgesia) is registered as having</w:t>
        </w:r>
      </w:ins>
      <w:r>
        <w:t xml:space="preserve"> started at ≤ 3 cm are removed from the analysis of that endpoint (</w:t>
      </w:r>
      <w:del w:id="816" w:author="Inge Christoffer Olsen" w:date="2026-10-07T12:16:00Z" w16du:dateUtc="2026-10-07T10:16:00Z">
        <w:r w:rsidR="74364DDD">
          <w:fldChar w:fldCharType="begin"/>
        </w:r>
        <w:r w:rsidR="74364DDD">
          <w:delInstrText>HYPERLINK \l "sec-definition-of-efficacy-endpoints-for"</w:delInstrText>
        </w:r>
        <w:r w:rsidR="74364DDD">
          <w:fldChar w:fldCharType="separate"/>
        </w:r>
        <w:r w:rsidR="74364DDD" w:rsidRPr="5AEA1D53">
          <w:rPr>
            <w:rStyle w:val="Hyperlink"/>
          </w:rPr>
          <w:delText>Section 5.1.1.1</w:delText>
        </w:r>
        <w:r w:rsidR="74364DDD">
          <w:fldChar w:fldCharType="end"/>
        </w:r>
        <w:r w:rsidR="007D33E9">
          <w:delText>): the</w:delText>
        </w:r>
      </w:del>
      <w:ins w:id="817" w:author="Inge Christoffer Olsen" w:date="2026-10-07T12:16:00Z" w16du:dateUtc="2026-10-07T10:16:00Z">
        <w:r>
          <w:fldChar w:fldCharType="begin"/>
        </w:r>
        <w:r>
          <w:instrText>HYPERLINK \l "sec-definition-of-efficacy-endpoints-for" \h</w:instrText>
        </w:r>
        <w:r>
          <w:fldChar w:fldCharType="separate"/>
        </w:r>
        <w:r>
          <w:rPr>
            <w:rStyle w:val="Hyperlink"/>
          </w:rPr>
          <w:t>Section 5.1.1.1</w:t>
        </w:r>
        <w:r>
          <w:fldChar w:fldCharType="end"/>
        </w:r>
        <w:r>
          <w:t>). The</w:t>
        </w:r>
      </w:ins>
      <w:r>
        <w:t xml:space="preserve"> estimand targets women </w:t>
      </w:r>
      <w:del w:id="818" w:author="Inge Christoffer Olsen" w:date="2026-10-07T12:16:00Z" w16du:dateUtc="2026-10-07T10:16:00Z">
        <w:r w:rsidR="007D33E9">
          <w:delText xml:space="preserve">who reach </w:delText>
        </w:r>
        <w:r w:rsidR="66CB167D">
          <w:delText>4</w:delText>
        </w:r>
        <w:r w:rsidR="007D33E9">
          <w:delText xml:space="preserve"> cm without</w:delText>
        </w:r>
      </w:del>
      <w:ins w:id="819" w:author="Inge Christoffer Olsen" w:date="2026-10-07T12:16:00Z" w16du:dateUtc="2026-10-07T10:16:00Z">
        <w:r>
          <w:t>where</w:t>
        </w:r>
      </w:ins>
      <w:r>
        <w:t xml:space="preserve"> the intervention</w:t>
      </w:r>
      <w:del w:id="820" w:author="Inge Christoffer Olsen" w:date="2026-10-07T12:16:00Z" w16du:dateUtc="2026-10-07T10:16:00Z">
        <w:r w:rsidR="007D33E9">
          <w:delText>, a principal stratum analogous to that of the primary estimand. No outcome window is applied to the other endpoints</w:delText>
        </w:r>
      </w:del>
      <w:ins w:id="821" w:author="Inge Christoffer Olsen" w:date="2026-10-07T12:16:00Z" w16du:dateUtc="2026-10-07T10:16:00Z">
        <w:r>
          <w:t xml:space="preserve"> (LCG or WHO partograph) could potentially have an effect</w:t>
        </w:r>
      </w:ins>
      <w:r>
        <w:t>.</w:t>
      </w:r>
    </w:p>
    <w:p w14:paraId="4D63FFD3" w14:textId="77777777" w:rsidR="007D09B7" w:rsidRDefault="00000000">
      <w:pPr>
        <w:numPr>
          <w:ilvl w:val="0"/>
          <w:numId w:val="66"/>
        </w:numPr>
      </w:pPr>
      <w:r>
        <w:t>For endpoints that exist only after a vaginal birth (perineal support, episiotomy, perineal tears), a caesarean section is an intercurrent event that precludes the outcome. It is handled by a principal stratum strategy</w:t>
      </w:r>
      <w:del w:id="822" w:author="Inge Christoffer Olsen" w:date="2026-10-07T12:16:00Z" w16du:dateUtc="2026-10-07T10:16:00Z">
        <w:r w:rsidR="007D33E9">
          <w:delText xml:space="preserve"> — </w:delText>
        </w:r>
      </w:del>
      <w:ins w:id="823" w:author="Inge Christoffer Olsen" w:date="2026-10-07T12:16:00Z" w16du:dateUtc="2026-10-07T10:16:00Z">
        <w:r>
          <w:t>, i.e. </w:t>
        </w:r>
      </w:ins>
      <w:r>
        <w:t>the stratum of women who would deliver vaginally with either labour-monitoring tool</w:t>
      </w:r>
      <w:del w:id="824" w:author="Inge Christoffer Olsen" w:date="2026-10-07T12:16:00Z" w16du:dateUtc="2026-10-07T10:16:00Z">
        <w:r w:rsidR="007D33E9">
          <w:delText xml:space="preserve"> —</w:delText>
        </w:r>
      </w:del>
      <w:ins w:id="825" w:author="Inge Christoffer Olsen" w:date="2026-10-07T12:16:00Z" w16du:dateUtc="2026-10-07T10:16:00Z">
        <w:r>
          <w:t>,</w:t>
        </w:r>
      </w:ins>
      <w:r>
        <w:t xml:space="preserve"> estimated in the vaginal delivery set (</w:t>
      </w:r>
      <w:hyperlink w:anchor="sec-analysis-sets">
        <w:r>
          <w:rPr>
            <w:rStyle w:val="Hyperlink"/>
          </w:rPr>
          <w:t>Section 3</w:t>
        </w:r>
      </w:hyperlink>
      <w:r>
        <w:t>). This relies on the LCG not changing which women deliver vaginally. A supplementary analysis</w:t>
      </w:r>
      <w:del w:id="826" w:author="Inge Christoffer Olsen" w:date="2026-10-07T12:16:00Z" w16du:dateUtc="2026-10-07T10:16:00Z">
        <w:r w:rsidR="007D33E9">
          <w:delText>, which does not need this assumption,</w:delText>
        </w:r>
      </w:del>
      <w:r>
        <w:t xml:space="preserve"> uses a composite strategy, counting a caesarean section as no event</w:t>
      </w:r>
      <w:del w:id="827" w:author="Inge Christoffer Olsen" w:date="2026-10-07T12:16:00Z" w16du:dateUtc="2026-10-07T10:16:00Z">
        <w:r w:rsidR="007D33E9">
          <w:delText xml:space="preserve">, in the primary analysis set. </w:delText>
        </w:r>
        <w:commentRangeStart w:id="828"/>
        <w:r w:rsidR="007D33E9">
          <w:delText>Labour progression is also analysed in the vaginal delivery set</w:delText>
        </w:r>
        <w:commentRangeEnd w:id="828"/>
        <w:r w:rsidR="001F78CF">
          <w:rPr>
            <w:rStyle w:val="CommentReference"/>
            <w:sz w:val="24"/>
            <w:szCs w:val="22"/>
          </w:rPr>
          <w:commentReference w:id="828"/>
        </w:r>
        <w:r w:rsidR="007D33E9">
          <w:delText>, because its model measures time backwards from delivery; time from 5 cm cervical dilatation to vaginal delivery, which counts a caesarean section as never reaching a vaginal delivery, is the corresponding analysis that does not need this assumption</w:delText>
        </w:r>
      </w:del>
      <w:r>
        <w:t>.</w:t>
      </w:r>
    </w:p>
    <w:p w14:paraId="105A2798" w14:textId="77777777" w:rsidR="007D09B7" w:rsidRDefault="00000000">
      <w:pPr>
        <w:numPr>
          <w:ilvl w:val="0"/>
          <w:numId w:val="66"/>
        </w:numPr>
        <w:rPr>
          <w:ins w:id="829" w:author="Inge Christoffer Olsen" w:date="2026-10-07T12:16:00Z" w16du:dateUtc="2026-10-07T10:16:00Z"/>
        </w:rPr>
      </w:pPr>
      <w:ins w:id="830" w:author="Inge Christoffer Olsen" w:date="2026-10-07T12:16:00Z" w16du:dateUtc="2026-10-07T10:16:00Z">
        <w:r>
          <w:lastRenderedPageBreak/>
          <w:t>In time from 4 cm cervical dilatation to vaginal delivery, a caesarean section is handled by a composite strategy where it is included as no vaginal delivery during the first 36 hours after 4 cm regardless of when the caesarean section happened.</w:t>
        </w:r>
      </w:ins>
    </w:p>
    <w:p w14:paraId="6DADBD98" w14:textId="77777777" w:rsidR="007D09B7" w:rsidRDefault="00000000">
      <w:pPr>
        <w:numPr>
          <w:ilvl w:val="0"/>
          <w:numId w:val="66"/>
        </w:numPr>
      </w:pPr>
      <w:r>
        <w:t>Population-level summary measures will be</w:t>
      </w:r>
    </w:p>
    <w:p w14:paraId="3D4F6615" w14:textId="77777777" w:rsidR="007D09B7" w:rsidRDefault="00000000">
      <w:pPr>
        <w:numPr>
          <w:ilvl w:val="1"/>
          <w:numId w:val="67"/>
        </w:numPr>
      </w:pPr>
      <w:r>
        <w:t>Absolute and relative difference in proportion for dichotomous endpoints</w:t>
      </w:r>
    </w:p>
    <w:p w14:paraId="2A0C02D4" w14:textId="77777777" w:rsidR="007D09B7" w:rsidRDefault="00000000">
      <w:pPr>
        <w:numPr>
          <w:ilvl w:val="1"/>
          <w:numId w:val="67"/>
        </w:numPr>
      </w:pPr>
      <w:r>
        <w:t>Common odds ratio and difference in the probability of a third- or fourth-degree tear for degree of perineal tears</w:t>
      </w:r>
    </w:p>
    <w:p w14:paraId="29D558A2" w14:textId="77777777" w:rsidR="007D09B7" w:rsidRDefault="00000000">
      <w:pPr>
        <w:numPr>
          <w:ilvl w:val="1"/>
          <w:numId w:val="67"/>
        </w:numPr>
      </w:pPr>
      <w:r>
        <w:t xml:space="preserve">Difference in restricted mean time without vaginal delivery during the first </w:t>
      </w:r>
      <w:commentRangeStart w:id="831"/>
      <w:del w:id="832" w:author="Inge Christoffer Olsen" w:date="2026-10-07T12:16:00Z" w16du:dateUtc="2026-10-07T10:16:00Z">
        <w:r w:rsidR="007D33E9">
          <w:delText>24</w:delText>
        </w:r>
      </w:del>
      <w:ins w:id="833" w:author="Inge Christoffer Olsen" w:date="2026-10-07T12:16:00Z" w16du:dateUtc="2026-10-07T10:16:00Z">
        <w:r>
          <w:t>36</w:t>
        </w:r>
      </w:ins>
      <w:r>
        <w:t xml:space="preserve"> hours</w:t>
      </w:r>
      <w:commentRangeEnd w:id="831"/>
      <w:r w:rsidR="005D018B">
        <w:rPr>
          <w:rStyle w:val="CommentReference"/>
          <w:sz w:val="24"/>
          <w:szCs w:val="22"/>
        </w:rPr>
        <w:commentReference w:id="831"/>
      </w:r>
      <w:r>
        <w:t xml:space="preserve"> after </w:t>
      </w:r>
      <w:del w:id="834" w:author="Inge Christoffer Olsen" w:date="2026-10-07T12:16:00Z" w16du:dateUtc="2026-10-07T10:16:00Z">
        <w:r w:rsidR="007D33E9">
          <w:delText>5</w:delText>
        </w:r>
      </w:del>
      <w:ins w:id="835" w:author="Inge Christoffer Olsen" w:date="2026-10-07T12:16:00Z" w16du:dateUtc="2026-10-07T10:16:00Z">
        <w:r>
          <w:t>4</w:t>
        </w:r>
      </w:ins>
      <w:r>
        <w:t xml:space="preserve"> cm for time from </w:t>
      </w:r>
      <w:del w:id="836" w:author="Inge Christoffer Olsen" w:date="2026-10-07T12:16:00Z" w16du:dateUtc="2026-10-07T10:16:00Z">
        <w:r w:rsidR="007D33E9">
          <w:delText>5</w:delText>
        </w:r>
      </w:del>
      <w:ins w:id="837" w:author="Inge Christoffer Olsen" w:date="2026-10-07T12:16:00Z" w16du:dateUtc="2026-10-07T10:16:00Z">
        <w:r>
          <w:t>4</w:t>
        </w:r>
      </w:ins>
      <w:r>
        <w:t xml:space="preserve"> cm cervical dilatation to vaginal delivery</w:t>
      </w:r>
    </w:p>
    <w:p w14:paraId="1092F41D" w14:textId="77777777" w:rsidR="005F364C" w:rsidRDefault="007D33E9">
      <w:pPr>
        <w:numPr>
          <w:ilvl w:val="1"/>
          <w:numId w:val="30"/>
        </w:numPr>
        <w:rPr>
          <w:del w:id="838" w:author="Inge Christoffer Olsen" w:date="2026-10-07T12:16:00Z" w16du:dateUtc="2026-10-07T10:16:00Z"/>
        </w:rPr>
      </w:pPr>
      <w:del w:id="839" w:author="Inge Christoffer Olsen" w:date="2026-10-07T12:16:00Z" w16du:dateUtc="2026-10-07T10:16:00Z">
        <w:r>
          <w:delText xml:space="preserve">Difference in </w:delText>
        </w:r>
        <w:commentRangeStart w:id="840"/>
        <w:r>
          <w:delText>mean time</w:delText>
        </w:r>
        <w:commentRangeEnd w:id="840"/>
        <w:r w:rsidR="005D018B">
          <w:rPr>
            <w:rStyle w:val="CommentReference"/>
            <w:sz w:val="24"/>
            <w:szCs w:val="22"/>
          </w:rPr>
          <w:commentReference w:id="840"/>
        </w:r>
        <w:r>
          <w:delText xml:space="preserve"> from 5 cm to 10 cm cervical dilatation for labour progression</w:delText>
        </w:r>
      </w:del>
    </w:p>
    <w:p w14:paraId="78B5FB9E" w14:textId="77777777" w:rsidR="007D09B7" w:rsidRDefault="00000000">
      <w:pPr>
        <w:rPr>
          <w:ins w:id="841" w:author="Inge Christoffer Olsen" w:date="2026-10-07T12:16:00Z" w16du:dateUtc="2026-10-07T10:16:00Z"/>
        </w:rPr>
      </w:pPr>
      <w:ins w:id="842" w:author="Inge Christoffer Olsen" w:date="2026-10-07T12:16:00Z" w16du:dateUtc="2026-10-07T10:16:00Z">
        <w:r>
          <w:t xml:space="preserve">Further details are given in </w:t>
        </w:r>
        <w:r>
          <w:fldChar w:fldCharType="begin"/>
        </w:r>
        <w:r>
          <w:instrText>HYPERLINK \l "Xb1537d193c2320d7b217590801ec3517ed3ef16" \h</w:instrText>
        </w:r>
        <w:r>
          <w:fldChar w:fldCharType="separate"/>
        </w:r>
        <w:r>
          <w:rPr>
            <w:rStyle w:val="Hyperlink"/>
          </w:rPr>
          <w:t>Section 5</w:t>
        </w:r>
        <w:r>
          <w:fldChar w:fldCharType="end"/>
        </w:r>
        <w:r>
          <w:t>.</w:t>
        </w:r>
      </w:ins>
    </w:p>
    <w:p w14:paraId="7882C226" w14:textId="77777777" w:rsidR="007D09B7" w:rsidRDefault="00000000">
      <w:pPr>
        <w:pStyle w:val="Heading2"/>
        <w:rPr>
          <w:rFonts w:hint="eastAsia"/>
        </w:rPr>
      </w:pPr>
      <w:bookmarkStart w:id="843" w:name="sec-study-design"/>
      <w:bookmarkStart w:id="844" w:name="_Toc242267689"/>
      <w:bookmarkStart w:id="845" w:name="_Toc240344688"/>
      <w:bookmarkEnd w:id="784"/>
      <w:r>
        <w:t>1.4 Study Design</w:t>
      </w:r>
      <w:bookmarkEnd w:id="844"/>
      <w:bookmarkEnd w:id="845"/>
    </w:p>
    <w:p w14:paraId="4B5F1F45" w14:textId="77777777" w:rsidR="007D09B7" w:rsidRDefault="00000000">
      <w:r>
        <w:t xml:space="preserve">From the protocol section 4: The NORWELCG </w:t>
      </w:r>
      <w:del w:id="846" w:author="Inge Christoffer Olsen" w:date="2026-10-07T12:16:00Z" w16du:dateUtc="2026-10-07T10:16:00Z">
        <w:r w:rsidR="007D33E9">
          <w:delText>will be</w:delText>
        </w:r>
      </w:del>
      <w:ins w:id="847" w:author="Inge Christoffer Olsen" w:date="2026-10-07T12:16:00Z" w16du:dateUtc="2026-10-07T10:16:00Z">
        <w:r>
          <w:t>study is</w:t>
        </w:r>
      </w:ins>
      <w:r>
        <w:t xml:space="preserve"> conducted as a stepped wedge cluster randomised trial. The choice of cluster randomisation </w:t>
      </w:r>
      <w:del w:id="848" w:author="Inge Christoffer Olsen" w:date="2026-10-07T12:16:00Z" w16du:dateUtc="2026-10-07T10:16:00Z">
        <w:r w:rsidR="007D33E9">
          <w:delText>will secure</w:delText>
        </w:r>
      </w:del>
      <w:ins w:id="849" w:author="Inge Christoffer Olsen" w:date="2026-10-07T12:16:00Z" w16du:dateUtc="2026-10-07T10:16:00Z">
        <w:r>
          <w:t>secures</w:t>
        </w:r>
      </w:ins>
      <w:r>
        <w:t xml:space="preserve">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w:t>
      </w:r>
      <w:del w:id="850" w:author="Inge Christoffer Olsen" w:date="2026-10-07T12:16:00Z" w16du:dateUtc="2026-10-07T10:16:00Z">
        <w:r w:rsidR="007D33E9">
          <w:delText>(</w:delText>
        </w:r>
      </w:del>
      <w:r>
        <w:t xml:space="preserve">or </w:t>
      </w:r>
      <w:del w:id="851" w:author="Inge Christoffer Olsen" w:date="2026-10-07T12:16:00Z" w16du:dateUtc="2026-10-07T10:16:00Z">
        <w:r w:rsidR="007D33E9">
          <w:delText xml:space="preserve">in case </w:delText>
        </w:r>
      </w:del>
      <w:r>
        <w:t>better</w:t>
      </w:r>
      <w:del w:id="852" w:author="Inge Christoffer Olsen" w:date="2026-10-07T12:16:00Z" w16du:dateUtc="2026-10-07T10:16:00Z">
        <w:r w:rsidR="007D33E9">
          <w:delText>)</w:delText>
        </w:r>
      </w:del>
      <w:r>
        <w:t xml:space="preserve"> than we already have. The choice of intrapartum caesarean section rate as main outcome is due to its </w:t>
      </w:r>
      <w:ins w:id="853" w:author="Inge Christoffer Olsen" w:date="2026-10-07T12:16:00Z" w16du:dateUtc="2026-10-07T10:16:00Z">
        <w:r>
          <w:t xml:space="preserve">clinical </w:t>
        </w:r>
      </w:ins>
      <w:r>
        <w:t>significance and the potential to merge results with other ongoing LCG studies on research priority questions stated by the WHO.</w:t>
      </w:r>
    </w:p>
    <w:p w14:paraId="1B3F7076" w14:textId="77777777" w:rsidR="007D09B7" w:rsidRDefault="00000000">
      <w:pPr>
        <w:pStyle w:val="BodyText"/>
      </w:pPr>
      <w:r>
        <w:rPr>
          <w:i/>
          <w:iCs/>
        </w:rPr>
        <w:t>Randomisation</w:t>
      </w:r>
    </w:p>
    <w:p w14:paraId="6BCA22E6" w14:textId="77777777" w:rsidR="007D09B7" w:rsidRDefault="00000000">
      <w:pPr>
        <w:pStyle w:val="BodyText"/>
      </w:pPr>
      <w:r>
        <w:t xml:space="preserve">Prior to trial commencement, the clusters </w:t>
      </w:r>
      <w:del w:id="854" w:author="Inge Christoffer Olsen" w:date="2026-10-07T12:16:00Z" w16du:dateUtc="2026-10-07T10:16:00Z">
        <w:r w:rsidR="007D33E9">
          <w:delText>will be</w:delText>
        </w:r>
      </w:del>
      <w:ins w:id="855" w:author="Inge Christoffer Olsen" w:date="2026-10-07T12:16:00Z" w16du:dateUtc="2026-10-07T10:16:00Z">
        <w:r>
          <w:t>were</w:t>
        </w:r>
      </w:ins>
      <w:r>
        <w:t xml:space="preserve"> randomly assigned to one of the sequences (S1-S10) for time of transition from WHO partograph to the LCG (</w:t>
      </w:r>
      <w:hyperlink w:anchor="fig-design">
        <w:r>
          <w:rPr>
            <w:rStyle w:val="Hyperlink"/>
          </w:rPr>
          <w:t>Figure 1</w:t>
        </w:r>
      </w:hyperlink>
      <w:r>
        <w:t xml:space="preserve">), using a computer-generated randomisation system. To obtain an equal distribution of small and larger hospitals during the study period, randomisation </w:t>
      </w:r>
      <w:del w:id="856" w:author="Inge Christoffer Olsen" w:date="2026-10-07T12:16:00Z" w16du:dateUtc="2026-10-07T10:16:00Z">
        <w:r w:rsidR="007D33E9">
          <w:delText>will be</w:delText>
        </w:r>
      </w:del>
      <w:ins w:id="857" w:author="Inge Christoffer Olsen" w:date="2026-10-07T12:16:00Z" w16du:dateUtc="2026-10-07T10:16:00Z">
        <w:r>
          <w:t>was</w:t>
        </w:r>
      </w:ins>
      <w:r>
        <w:t xml:space="preserve"> stratified by hospital size. To obtain an equal distribution of intrapartum caesarean section rates between units, randomisation </w:t>
      </w:r>
      <w:del w:id="858" w:author="Inge Christoffer Olsen" w:date="2026-10-07T12:16:00Z" w16du:dateUtc="2026-10-07T10:16:00Z">
        <w:r w:rsidR="007D33E9">
          <w:delText>will</w:delText>
        </w:r>
      </w:del>
      <w:ins w:id="859" w:author="Inge Christoffer Olsen" w:date="2026-10-07T12:16:00Z" w16du:dateUtc="2026-10-07T10:16:00Z">
        <w:r>
          <w:t>was</w:t>
        </w:r>
      </w:ins>
      <w:r>
        <w:t xml:space="preserve"> also</w:t>
      </w:r>
      <w:del w:id="860" w:author="Inge Christoffer Olsen" w:date="2026-10-07T12:16:00Z" w16du:dateUtc="2026-10-07T10:16:00Z">
        <w:r w:rsidR="007D33E9">
          <w:delText xml:space="preserve"> be</w:delText>
        </w:r>
      </w:del>
      <w:r>
        <w:t xml:space="preserve"> stratified by the rate of intrapartum caesarean sections prior to onset of the trial. The allocation sequence </w:t>
      </w:r>
      <w:del w:id="861" w:author="Inge Christoffer Olsen" w:date="2026-10-07T12:16:00Z" w16du:dateUtc="2026-10-07T10:16:00Z">
        <w:r w:rsidR="007D33E9">
          <w:delText>will be</w:delText>
        </w:r>
      </w:del>
      <w:ins w:id="862" w:author="Inge Christoffer Olsen" w:date="2026-10-07T12:16:00Z" w16du:dateUtc="2026-10-07T10:16:00Z">
        <w:r>
          <w:t>was</w:t>
        </w:r>
      </w:ins>
      <w:r>
        <w:t xml:space="preserve">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7D09B7" w14:paraId="66E07400" w14:textId="77777777">
        <w:tc>
          <w:tcPr>
            <w:tcW w:w="7920" w:type="dxa"/>
          </w:tcPr>
          <w:p w14:paraId="409204D4" w14:textId="77777777" w:rsidR="005F364C" w:rsidRDefault="007D33E9">
            <w:pPr>
              <w:jc w:val="center"/>
              <w:rPr>
                <w:del w:id="863" w:author="Inge Christoffer Olsen" w:date="2026-10-07T12:16:00Z" w16du:dateUtc="2026-10-07T10:16:00Z"/>
              </w:rPr>
            </w:pPr>
            <w:bookmarkStart w:id="864" w:name="fig-design"/>
            <w:del w:id="865" w:author="Inge Christoffer Olsen" w:date="2026-10-07T12:16:00Z" w16du:dateUtc="2026-10-07T10:16:00Z">
              <w:r>
                <w:rPr>
                  <w:noProof/>
                </w:rPr>
                <w:lastRenderedPageBreak/>
                <w:drawing>
                  <wp:inline distT="0" distB="0" distL="0" distR="0" wp14:anchorId="36E4253A" wp14:editId="697504AC">
                    <wp:extent cx="5943600" cy="269443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sap_norwelcg_files/figure-docx/fig-design-1.png"/>
                            <pic:cNvPicPr>
                              <a:picLocks noChangeAspect="1" noChangeArrowheads="1"/>
                            </pic:cNvPicPr>
                          </pic:nvPicPr>
                          <pic:blipFill>
                            <a:blip r:embed="rId15"/>
                            <a:stretch>
                              <a:fillRect/>
                            </a:stretch>
                          </pic:blipFill>
                          <pic:spPr bwMode="auto">
                            <a:xfrm>
                              <a:off x="0" y="0"/>
                              <a:ext cx="5943600" cy="2694432"/>
                            </a:xfrm>
                            <a:prstGeom prst="rect">
                              <a:avLst/>
                            </a:prstGeom>
                            <a:noFill/>
                            <a:ln w="9525">
                              <a:noFill/>
                              <a:headEnd/>
                              <a:tailEnd/>
                            </a:ln>
                          </pic:spPr>
                        </pic:pic>
                      </a:graphicData>
                    </a:graphic>
                  </wp:inline>
                </w:drawing>
              </w:r>
            </w:del>
          </w:p>
          <w:p w14:paraId="44A9CF0F" w14:textId="77777777" w:rsidR="007D09B7" w:rsidRDefault="00000000">
            <w:pPr>
              <w:jc w:val="center"/>
              <w:rPr>
                <w:ins w:id="866" w:author="Inge Christoffer Olsen" w:date="2026-10-07T12:16:00Z" w16du:dateUtc="2026-10-07T10:16:00Z"/>
              </w:rPr>
            </w:pPr>
            <w:ins w:id="867" w:author="Inge Christoffer Olsen" w:date="2026-10-07T12:16:00Z" w16du:dateUtc="2026-10-07T10:16:00Z">
              <w:r>
                <w:rPr>
                  <w:noProof/>
                </w:rPr>
                <w:drawing>
                  <wp:inline distT="0" distB="0" distL="0" distR="0" wp14:anchorId="24197FC8" wp14:editId="0147E610">
                    <wp:extent cx="5943600" cy="269443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ap_norwelcg_files/figure-docx/fig-design-1.png"/>
                            <pic:cNvPicPr>
                              <a:picLocks noChangeAspect="1" noChangeArrowheads="1"/>
                            </pic:cNvPicPr>
                          </pic:nvPicPr>
                          <pic:blipFill>
                            <a:blip r:embed="rId15"/>
                            <a:stretch>
                              <a:fillRect/>
                            </a:stretch>
                          </pic:blipFill>
                          <pic:spPr bwMode="auto">
                            <a:xfrm>
                              <a:off x="0" y="0"/>
                              <a:ext cx="5943600" cy="2694432"/>
                            </a:xfrm>
                            <a:prstGeom prst="rect">
                              <a:avLst/>
                            </a:prstGeom>
                            <a:noFill/>
                            <a:ln w="9525">
                              <a:noFill/>
                              <a:headEnd/>
                              <a:tailEnd/>
                            </a:ln>
                          </pic:spPr>
                        </pic:pic>
                      </a:graphicData>
                    </a:graphic>
                  </wp:inline>
                </w:drawing>
              </w:r>
            </w:ins>
          </w:p>
          <w:p w14:paraId="417955E1" w14:textId="77777777" w:rsidR="007D09B7" w:rsidRDefault="00000000">
            <w:pPr>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864"/>
      </w:tr>
    </w:tbl>
    <w:p w14:paraId="4BCF06FB" w14:textId="77777777" w:rsidR="007D09B7" w:rsidRDefault="00000000">
      <w:pPr>
        <w:pStyle w:val="Heading1"/>
        <w:rPr>
          <w:rFonts w:hint="eastAsia"/>
        </w:rPr>
      </w:pPr>
      <w:bookmarkStart w:id="868" w:name="sec-general-considerations"/>
      <w:bookmarkStart w:id="869" w:name="_Toc242267690"/>
      <w:bookmarkStart w:id="870" w:name="_Toc240344689"/>
      <w:bookmarkEnd w:id="310"/>
      <w:bookmarkEnd w:id="843"/>
      <w:r>
        <w:lastRenderedPageBreak/>
        <w:t>2. General Considerations</w:t>
      </w:r>
      <w:bookmarkEnd w:id="869"/>
      <w:bookmarkEnd w:id="870"/>
    </w:p>
    <w:p w14:paraId="604BA2FF" w14:textId="77777777" w:rsidR="007D09B7" w:rsidRDefault="00000000">
      <w:r>
        <w:t xml:space="preserve">As stated in the protocol, this SAP has been written and approved prior to commencement of the analysis and without knowledge of allocation. Amendments to plan can be done until day of data base lock. </w:t>
      </w:r>
      <w:del w:id="871" w:author="Inge Christoffer Olsen" w:date="2026-10-07T12:16:00Z" w16du:dateUtc="2026-10-07T10:16:00Z">
        <w:r w:rsidR="007D33E9">
          <w:delText xml:space="preserve">The statistician will perform </w:delText>
        </w:r>
      </w:del>
      <w:ins w:id="872" w:author="Inge Christoffer Olsen" w:date="2026-10-07T12:16:00Z" w16du:dateUtc="2026-10-07T10:16:00Z">
        <w:r>
          <w:t xml:space="preserve">All statistical </w:t>
        </w:r>
      </w:ins>
      <w:r>
        <w:t xml:space="preserve">analysis </w:t>
      </w:r>
      <w:ins w:id="873" w:author="Inge Christoffer Olsen" w:date="2026-10-07T12:16:00Z" w16du:dateUtc="2026-10-07T10:16:00Z">
        <w:r>
          <w:t xml:space="preserve">code has been written </w:t>
        </w:r>
      </w:ins>
      <w:r>
        <w:t xml:space="preserve">blinded to the participant’s </w:t>
      </w:r>
      <w:del w:id="874" w:author="Inge Christoffer Olsen" w:date="2026-10-07T12:16:00Z" w16du:dateUtc="2026-10-07T10:16:00Z">
        <w:r w:rsidR="007D33E9">
          <w:delText>guideline</w:delText>
        </w:r>
      </w:del>
      <w:ins w:id="875" w:author="Inge Christoffer Olsen" w:date="2026-10-07T12:16:00Z" w16du:dateUtc="2026-10-07T10:16:00Z">
        <w:r>
          <w:t>treatment</w:t>
        </w:r>
      </w:ins>
      <w:r>
        <w:t xml:space="preserve"> allocation to assess the appropriateness and validity of the prespecified statistical analyses. </w:t>
      </w:r>
      <w:del w:id="876" w:author="Inge Christoffer Olsen" w:date="2026-10-07T12:16:00Z" w16du:dateUtc="2026-10-07T10:16:00Z">
        <w:r w:rsidR="007D33E9">
          <w:delText>This revision</w:delText>
        </w:r>
      </w:del>
      <w:ins w:id="877" w:author="Inge Christoffer Olsen" w:date="2026-10-07T12:16:00Z" w16du:dateUtc="2026-10-07T10:16:00Z">
        <w:r>
          <w:t>Any revisions until the final version 1.0</w:t>
        </w:r>
      </w:ins>
      <w:r>
        <w:t xml:space="preserve"> will be based on </w:t>
      </w:r>
      <w:del w:id="878" w:author="Inge Christoffer Olsen" w:date="2026-10-07T12:16:00Z" w16du:dateUtc="2026-10-07T10:16:00Z">
        <w:r w:rsidR="007D33E9">
          <w:delText xml:space="preserve">a </w:delText>
        </w:r>
      </w:del>
      <w:r>
        <w:t xml:space="preserve">blinded </w:t>
      </w:r>
      <w:del w:id="879" w:author="Inge Christoffer Olsen" w:date="2026-10-07T12:16:00Z" w16du:dateUtc="2026-10-07T10:16:00Z">
        <w:r w:rsidR="007D33E9">
          <w:delText>look at</w:delText>
        </w:r>
      </w:del>
      <w:ins w:id="880" w:author="Inge Christoffer Olsen" w:date="2026-10-07T12:16:00Z" w16du:dateUtc="2026-10-07T10:16:00Z">
        <w:r>
          <w:t>review of</w:t>
        </w:r>
      </w:ins>
      <w:r>
        <w:t xml:space="preserve"> the data</w:t>
      </w:r>
      <w:ins w:id="881" w:author="Inge Christoffer Olsen" w:date="2026-10-07T12:16:00Z" w16du:dateUtc="2026-10-07T10:16:00Z">
        <w:r>
          <w:t>. Revisions after unblinding will be clearly marked</w:t>
        </w:r>
      </w:ins>
      <w:r>
        <w:t xml:space="preserve">, and </w:t>
      </w:r>
      <w:del w:id="882" w:author="Inge Christoffer Olsen" w:date="2026-10-07T12:16:00Z" w16du:dateUtc="2026-10-07T10:16:00Z">
        <w:r w:rsidR="007D33E9">
          <w:delText>any changes to the</w:delText>
        </w:r>
      </w:del>
      <w:ins w:id="883" w:author="Inge Christoffer Olsen" w:date="2026-10-07T12:16:00Z" w16du:dateUtc="2026-10-07T10:16:00Z">
        <w:r>
          <w:t>versioning control both on the code and</w:t>
        </w:r>
      </w:ins>
      <w:r>
        <w:t xml:space="preserve"> SAP will </w:t>
      </w:r>
      <w:del w:id="884" w:author="Inge Christoffer Olsen" w:date="2026-10-07T12:16:00Z" w16du:dateUtc="2026-10-07T10:16:00Z">
        <w:r w:rsidR="007D33E9">
          <w:delText>not be based on any unblinded inference</w:delText>
        </w:r>
      </w:del>
      <w:ins w:id="885" w:author="Inge Christoffer Olsen" w:date="2026-10-07T12:16:00Z" w16du:dateUtc="2026-10-07T10:16:00Z">
        <w:r>
          <w:t>show all analysis decisions in a transparent way</w:t>
        </w:r>
      </w:ins>
      <w:r>
        <w:t>.</w:t>
      </w:r>
    </w:p>
    <w:p w14:paraId="50B90C58" w14:textId="77777777" w:rsidR="007D09B7" w:rsidRDefault="00000000">
      <w:pPr>
        <w:pStyle w:val="Heading2"/>
        <w:rPr>
          <w:rFonts w:hint="eastAsia"/>
        </w:rPr>
      </w:pPr>
      <w:bookmarkStart w:id="886" w:name="Xfbdf877e17bbaaf76fc553bfd91d7adc87eabe8"/>
      <w:bookmarkStart w:id="887" w:name="_Toc242267691"/>
      <w:bookmarkStart w:id="888" w:name="_Toc240344690"/>
      <w:r>
        <w:t>2.1 Statistical Hypotheses and Conclusion Criteria</w:t>
      </w:r>
      <w:bookmarkEnd w:id="887"/>
      <w:bookmarkEnd w:id="888"/>
    </w:p>
    <w:p w14:paraId="661B6189" w14:textId="77777777" w:rsidR="007D09B7" w:rsidRDefault="00000000">
      <w:r>
        <w:t>The primary hypothesis is one of non-inferiority: the WHO partograph is the standard of care and the LCG the new approach, and a lower caesarean section rate with the LCG would be a favourable outcome</w:t>
      </w:r>
      <w:del w:id="889" w:author="Inge Christoffer Olsen" w:date="2026-10-07T12:16:00Z" w16du:dateUtc="2026-10-07T10:16:00Z">
        <w:r w:rsidR="007D33E9">
          <w:delText>, not a failure to show equivalence.</w:delText>
        </w:r>
      </w:del>
      <w:ins w:id="890" w:author="Inge Christoffer Olsen" w:date="2026-10-07T12:16:00Z" w16du:dateUtc="2026-10-07T10:16:00Z">
        <w:r>
          <w:t>.</w:t>
        </w:r>
      </w:ins>
      <w:r>
        <w:t xml:space="preserve"> With the difference defined as the proportion of intrapartum caesarean sections with the LCG minus that with the WHO partograph, among women with a planned vaginal delivery (primary estimand, </w:t>
      </w:r>
      <w:hyperlink w:anchor="sec-estimand-for-primary-objective">
        <w:r>
          <w:rPr>
            <w:rStyle w:val="Hyperlink"/>
          </w:rPr>
          <w:t>Section 1.2</w:t>
        </w:r>
      </w:hyperlink>
      <w:r>
        <w:t>), the null hypothesis is</w:t>
      </w:r>
    </w:p>
    <w:p w14:paraId="4379AF3E" w14:textId="77777777" w:rsidR="007D09B7" w:rsidRDefault="00000000">
      <w:pPr>
        <w:numPr>
          <w:ilvl w:val="0"/>
          <w:numId w:val="68"/>
        </w:numPr>
      </w:pPr>
      <w:r>
        <w:t>H</w:t>
      </w:r>
      <w:r>
        <w:rPr>
          <w:vertAlign w:val="subscript"/>
        </w:rPr>
        <w:t>0</w:t>
      </w:r>
      <w:r>
        <w:t>: the difference is greater than or equal to 1.5 percentage points (the LCG is inferior),</w:t>
      </w:r>
    </w:p>
    <w:p w14:paraId="2E44BBA3" w14:textId="77777777" w:rsidR="007D09B7" w:rsidRDefault="00000000">
      <w:r>
        <w:t>and the alternative hypothesis is</w:t>
      </w:r>
    </w:p>
    <w:p w14:paraId="1DDF1516" w14:textId="77777777" w:rsidR="007D09B7" w:rsidRDefault="00000000">
      <w:pPr>
        <w:numPr>
          <w:ilvl w:val="0"/>
          <w:numId w:val="69"/>
        </w:numPr>
      </w:pPr>
      <w:r>
        <w:t>H</w:t>
      </w:r>
      <w:r>
        <w:rPr>
          <w:vertAlign w:val="subscript"/>
        </w:rPr>
        <w:t>1</w:t>
      </w:r>
      <w:r>
        <w:t>: the difference is less than 1.5 percentage points (the LCG is non-inferior).</w:t>
      </w:r>
    </w:p>
    <w:p w14:paraId="1238C1AA" w14:textId="77777777" w:rsidR="007D09B7" w:rsidRDefault="00000000">
      <w:r>
        <w:t xml:space="preserve">The non-inferiority margin is </w:t>
      </w:r>
      <w:ins w:id="891" w:author="Inge Christoffer Olsen" w:date="2026-10-07T12:16:00Z" w16du:dateUtc="2026-10-07T10:16:00Z">
        <w:r>
          <w:t xml:space="preserve">set at </w:t>
        </w:r>
      </w:ins>
      <w:r>
        <w:t>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266A53FA" w14:textId="77777777" w:rsidR="007D09B7" w:rsidRDefault="00000000">
      <w:pPr>
        <w:pStyle w:val="BodyText"/>
        <w:rPr>
          <w:ins w:id="892" w:author="Inge Christoffer Olsen" w:date="2026-10-07T12:16:00Z" w16du:dateUtc="2026-10-07T10:16:00Z"/>
        </w:rPr>
      </w:pPr>
      <w:ins w:id="893" w:author="Inge Christoffer Olsen" w:date="2026-10-07T12:16:00Z" w16du:dateUtc="2026-10-07T10:16:00Z">
        <w:r>
          <w:t>The rationale for choosing 1.5 percentage points as non-inferiority margin was based on a discussion within the trial steering committee consisting of experienced clinicians, midwives and a statistician.</w:t>
        </w:r>
      </w:ins>
    </w:p>
    <w:p w14:paraId="582460A8" w14:textId="77777777" w:rsidR="007D09B7" w:rsidRDefault="00000000">
      <w:pPr>
        <w:pStyle w:val="BodyText"/>
      </w:pPr>
      <w:r>
        <w:t>If non-inferiority is shown, superiority of the LCG is tested next, in a fixed sequence and without adjustment of the significance level</w:t>
      </w:r>
      <w:del w:id="894" w:author="Inge Christoffer Olsen" w:date="2026-10-07T12:16:00Z" w16du:dateUtc="2026-10-07T10:16:00Z">
        <w:r w:rsidR="007D33E9">
          <w:delText>: the</w:delText>
        </w:r>
      </w:del>
      <w:ins w:id="895" w:author="Inge Christoffer Olsen" w:date="2026-10-07T12:16:00Z" w16du:dateUtc="2026-10-07T10:16:00Z">
        <w:r>
          <w:t>. The</w:t>
        </w:r>
      </w:ins>
      <w:r>
        <w:t xml:space="preserve"> LCG is concluded superior </w:t>
      </w:r>
      <w:del w:id="896" w:author="Inge Christoffer Olsen" w:date="2026-10-07T12:16:00Z" w16du:dateUtc="2026-10-07T10:16:00Z">
        <w:r w:rsidR="007D33E9">
          <w:delText>(fewer</w:delText>
        </w:r>
      </w:del>
      <w:ins w:id="897" w:author="Inge Christoffer Olsen" w:date="2026-10-07T12:16:00Z" w16du:dateUtc="2026-10-07T10:16:00Z">
        <w:r>
          <w:t>with respect to</w:t>
        </w:r>
      </w:ins>
      <w:r>
        <w:t xml:space="preserve"> intrapartum caesarean sections</w:t>
      </w:r>
      <w:del w:id="898" w:author="Inge Christoffer Olsen" w:date="2026-10-07T12:16:00Z" w16du:dateUtc="2026-10-07T10:16:00Z">
        <w:r w:rsidR="007D33E9">
          <w:delText>)</w:delText>
        </w:r>
      </w:del>
      <w:r>
        <w:t xml:space="preserve"> if the upper limit of the same confidence interval also lies below 0.</w:t>
      </w:r>
    </w:p>
    <w:p w14:paraId="069CE7C6" w14:textId="77777777" w:rsidR="007D09B7" w:rsidRDefault="00000000">
      <w:pPr>
        <w:pStyle w:val="Heading2"/>
        <w:rPr>
          <w:rFonts w:hint="eastAsia"/>
        </w:rPr>
      </w:pPr>
      <w:bookmarkStart w:id="899" w:name="sec-multiplicity-adjustment"/>
      <w:bookmarkStart w:id="900" w:name="_Toc242267692"/>
      <w:bookmarkStart w:id="901" w:name="_Toc240344691"/>
      <w:bookmarkEnd w:id="886"/>
      <w:r>
        <w:t>2.2 Multiplicity Adjustment</w:t>
      </w:r>
      <w:bookmarkEnd w:id="900"/>
      <w:bookmarkEnd w:id="901"/>
    </w:p>
    <w:p w14:paraId="4C744922" w14:textId="77777777" w:rsidR="007D09B7" w:rsidRDefault="00000000">
      <w:r>
        <w:t>The non-inferiority and superiority tests of the primary estimand form a fixed sequence</w:t>
      </w:r>
      <w:del w:id="902" w:author="Inge Christoffer Olsen" w:date="2026-10-07T12:16:00Z" w16du:dateUtc="2026-10-07T10:16:00Z">
        <w:r w:rsidR="007D33E9">
          <w:delText xml:space="preserve"> (</w:delText>
        </w:r>
        <w:r w:rsidR="005F364C">
          <w:fldChar w:fldCharType="begin"/>
        </w:r>
        <w:r w:rsidR="005F364C">
          <w:delInstrText>HYPERLINK \l "Xfbdf877e17bbaaf76fc553bfd91d7adc87eabe8" \h</w:delInstrText>
        </w:r>
        <w:r w:rsidR="005F364C">
          <w:fldChar w:fldCharType="separate"/>
        </w:r>
        <w:r w:rsidR="005F364C">
          <w:rPr>
            <w:rStyle w:val="Hyperlink"/>
          </w:rPr>
          <w:delText>Section 2.1</w:delText>
        </w:r>
        <w:r w:rsidR="005F364C">
          <w:fldChar w:fldCharType="end"/>
        </w:r>
        <w:r w:rsidR="007D33E9">
          <w:delText>): superiority</w:delText>
        </w:r>
      </w:del>
      <w:ins w:id="903" w:author="Inge Christoffer Olsen" w:date="2026-10-07T12:16:00Z" w16du:dateUtc="2026-10-07T10:16:00Z">
        <w:r>
          <w:t>. Superiority</w:t>
        </w:r>
      </w:ins>
      <w:r>
        <w:t xml:space="preserve"> is tested only if non-inferiority has been shown, which keeps the overall one-sided type I error at 2.5% without adjustment. There will be no adjustments for multiplicity for the secondary endpoints.</w:t>
      </w:r>
    </w:p>
    <w:p w14:paraId="24266BA7" w14:textId="77777777" w:rsidR="007D09B7" w:rsidRDefault="00000000">
      <w:pPr>
        <w:pStyle w:val="Heading2"/>
        <w:rPr>
          <w:rFonts w:hint="eastAsia"/>
        </w:rPr>
      </w:pPr>
      <w:bookmarkStart w:id="904" w:name="X5120d4ed3ab3e6c0bd838242af3d226a91e8ce6"/>
      <w:bookmarkStart w:id="905" w:name="_Toc242267693"/>
      <w:bookmarkStart w:id="906" w:name="_Toc240344692"/>
      <w:bookmarkEnd w:id="899"/>
      <w:r>
        <w:t>2.3 Impact of Intercurrent Events Strategies</w:t>
      </w:r>
      <w:bookmarkEnd w:id="905"/>
      <w:bookmarkEnd w:id="906"/>
    </w:p>
    <w:p w14:paraId="70FCB863" w14:textId="77777777" w:rsidR="007D09B7" w:rsidRDefault="00000000">
      <w:r>
        <w:t xml:space="preserve">The treatment policy strategy implies that we are looking at the effect of intending to use the interventional treatment (using the LCG guideline) regardless of actual implementation or compliance to the protocol. </w:t>
      </w:r>
      <w:del w:id="907" w:author="Inge Christoffer Olsen" w:date="2026-10-07T12:16:00Z" w16du:dateUtc="2026-10-07T10:16:00Z">
        <w:r w:rsidR="007D33E9">
          <w:delText>The</w:delText>
        </w:r>
      </w:del>
      <w:ins w:id="908" w:author="Inge Christoffer Olsen" w:date="2026-10-07T12:16:00Z" w16du:dateUtc="2026-10-07T10:16:00Z">
        <w:r>
          <w:t>For the primary endpoint, the</w:t>
        </w:r>
      </w:ins>
      <w:r>
        <w:t xml:space="preserve"> principal stratum strategy restricts the comparison to women who reach 5 cm cervical dilatation without a caesarean section (</w:t>
      </w:r>
      <w:hyperlink w:anchor="sec-estimand-for-primary-objective">
        <w:r>
          <w:rPr>
            <w:rStyle w:val="Hyperlink"/>
          </w:rPr>
          <w:t>Section 1.2</w:t>
        </w:r>
      </w:hyperlink>
      <w:r>
        <w:t>). Stratum membership is determined during labour</w:t>
      </w:r>
      <w:ins w:id="909" w:author="Inge Christoffer Olsen" w:date="2026-10-07T12:16:00Z" w16du:dateUtc="2026-10-07T10:16:00Z">
        <w:r>
          <w:t xml:space="preserve"> as defined by the WHO </w:t>
        </w:r>
        <w:r>
          <w:lastRenderedPageBreak/>
          <w:t>partograph</w:t>
        </w:r>
      </w:ins>
      <w:r>
        <w:t xml:space="preserve">, not at baseline, so the causal interpretation of the difference rests on the assumption that </w:t>
      </w:r>
      <w:del w:id="910" w:author="Inge Christoffer Olsen" w:date="2026-10-07T12:16:00Z" w16du:dateUtc="2026-10-07T10:16:00Z">
        <w:r w:rsidR="007D33E9">
          <w:delText xml:space="preserve">the allocated tool does not affect whether </w:delText>
        </w:r>
      </w:del>
      <w:r>
        <w:t xml:space="preserve">a woman </w:t>
      </w:r>
      <w:del w:id="911" w:author="Inge Christoffer Olsen" w:date="2026-10-07T12:16:00Z" w16du:dateUtc="2026-10-07T10:16:00Z">
        <w:r w:rsidR="007D33E9">
          <w:delText>has</w:delText>
        </w:r>
      </w:del>
      <w:ins w:id="912" w:author="Inge Christoffer Olsen" w:date="2026-10-07T12:16:00Z" w16du:dateUtc="2026-10-07T10:16:00Z">
        <w:r>
          <w:t>who had</w:t>
        </w:r>
      </w:ins>
      <w:r>
        <w:t xml:space="preserve"> a caesarean section </w:t>
      </w:r>
      <w:del w:id="913" w:author="Inge Christoffer Olsen" w:date="2026-10-07T12:16:00Z" w16du:dateUtc="2026-10-07T10:16:00Z">
        <w:r w:rsidR="007D33E9">
          <w:delText>before 5 cm.</w:delText>
        </w:r>
      </w:del>
      <w:ins w:id="914" w:author="Inge Christoffer Olsen" w:date="2026-10-07T12:16:00Z" w16du:dateUtc="2026-10-07T10:16:00Z">
        <w:r>
          <w:t>at 4 cm in the WHO partograph period would also have had one at 4 cm under the LCG.</w:t>
        </w:r>
      </w:ins>
      <w:r>
        <w:t xml:space="preserve"> This is plausible because </w:t>
      </w:r>
      <w:del w:id="915" w:author="Inge Christoffer Olsen" w:date="2026-10-07T12:16:00Z" w16du:dateUtc="2026-10-07T10:16:00Z">
        <w:r w:rsidR="007D33E9">
          <w:delText>neither tool is used before 4 cm; any departure between 4 and</w:delText>
        </w:r>
      </w:del>
      <w:ins w:id="916" w:author="Inge Christoffer Olsen" w:date="2026-10-07T12:16:00Z" w16du:dateUtc="2026-10-07T10:16:00Z">
        <w:r>
          <w:t>the LCG defines active labour from</w:t>
        </w:r>
      </w:ins>
      <w:r>
        <w:t xml:space="preserve"> 5 cm, </w:t>
      </w:r>
      <w:del w:id="917" w:author="Inge Christoffer Olsen" w:date="2026-10-07T12:16:00Z" w16du:dateUtc="2026-10-07T10:16:00Z">
        <w:r w:rsidR="007D33E9">
          <w:delText>where only the WHO partograph is in use, would bias the comparison against the LCG, i.e. conservatively for the non-inferiority claim. The sensitivity analyses</w:delText>
        </w:r>
      </w:del>
      <w:ins w:id="918" w:author="Inge Christoffer Olsen" w:date="2026-10-07T12:16:00Z" w16du:dateUtc="2026-10-07T10:16:00Z">
        <w:r>
          <w:t>so it plays no part in a caesarean section at 4 cm. Supplementary analysis 1</w:t>
        </w:r>
      </w:ins>
      <w:r>
        <w:t xml:space="preserve"> in </w:t>
      </w:r>
      <w:del w:id="919" w:author="Inge Christoffer Olsen" w:date="2026-10-07T12:16:00Z" w16du:dateUtc="2026-10-07T10:16:00Z">
        <w:r w:rsidR="005F364C">
          <w:fldChar w:fldCharType="begin"/>
        </w:r>
        <w:r w:rsidR="005F364C">
          <w:delInstrText>HYPERLINK \l "sec-sensitivity-analyses" \h</w:delInstrText>
        </w:r>
        <w:r w:rsidR="005F364C">
          <w:fldChar w:fldCharType="separate"/>
        </w:r>
        <w:r w:rsidR="005F364C">
          <w:rPr>
            <w:rStyle w:val="Hyperlink"/>
          </w:rPr>
          <w:delText>Section 4.1.4</w:delText>
        </w:r>
        <w:r w:rsidR="005F364C">
          <w:fldChar w:fldCharType="end"/>
        </w:r>
        <w:r w:rsidR="007D33E9">
          <w:delText xml:space="preserve"> examine</w:delText>
        </w:r>
      </w:del>
      <w:ins w:id="920" w:author="Inge Christoffer Olsen" w:date="2026-10-07T12:16:00Z" w16du:dateUtc="2026-10-07T10:16:00Z">
        <w:r>
          <w:fldChar w:fldCharType="begin"/>
        </w:r>
        <w:r>
          <w:instrText>HYPERLINK \l "sec-supplementary-analysis" \h</w:instrText>
        </w:r>
        <w:r>
          <w:fldChar w:fldCharType="separate"/>
        </w:r>
        <w:r>
          <w:rPr>
            <w:rStyle w:val="Hyperlink"/>
          </w:rPr>
          <w:t>Section 4.1.5</w:t>
        </w:r>
        <w:r>
          <w:fldChar w:fldCharType="end"/>
        </w:r>
        <w:r>
          <w:t xml:space="preserve"> examines</w:t>
        </w:r>
      </w:ins>
      <w:r>
        <w:t xml:space="preserve"> the choice of threshold.</w:t>
      </w:r>
      <w:del w:id="921" w:author="Inge Christoffer Olsen" w:date="2026-10-07T12:16:00Z" w16du:dateUtc="2026-10-07T10:16:00Z">
        <w:r w:rsidR="007D33E9">
          <w:delText xml:space="preserve"> For endpoints that exist only after a vaginal birth, a second principal stratum (vaginal delivery) is used (</w:delText>
        </w:r>
        <w:r w:rsidR="005F364C">
          <w:fldChar w:fldCharType="begin"/>
        </w:r>
        <w:r w:rsidR="005F364C">
          <w:delInstrText>HYPERLINK \l "sec-estimands-for-secondary-objectives" \h</w:delInstrText>
        </w:r>
        <w:r w:rsidR="005F364C">
          <w:fldChar w:fldCharType="separate"/>
        </w:r>
        <w:r w:rsidR="005F364C">
          <w:rPr>
            <w:rStyle w:val="Hyperlink"/>
          </w:rPr>
          <w:delText>Section 1.3</w:delText>
        </w:r>
        <w:r w:rsidR="005F364C">
          <w:fldChar w:fldCharType="end"/>
        </w:r>
        <w:r w:rsidR="007D33E9">
          <w:delText>).</w:delText>
        </w:r>
      </w:del>
    </w:p>
    <w:p w14:paraId="2A3A9C30" w14:textId="77777777" w:rsidR="007D09B7" w:rsidRDefault="00000000">
      <w:pPr>
        <w:pStyle w:val="Heading2"/>
        <w:rPr>
          <w:rFonts w:hint="eastAsia"/>
        </w:rPr>
      </w:pPr>
      <w:bookmarkStart w:id="922" w:name="sec-handling-of-missing-data"/>
      <w:bookmarkStart w:id="923" w:name="_Toc242267694"/>
      <w:bookmarkStart w:id="924" w:name="_Toc240344693"/>
      <w:bookmarkEnd w:id="904"/>
      <w:r>
        <w:t>2.4 Handling of Missing Data</w:t>
      </w:r>
      <w:bookmarkEnd w:id="923"/>
      <w:bookmarkEnd w:id="924"/>
    </w:p>
    <w:p w14:paraId="25869868" w14:textId="77777777" w:rsidR="007D09B7" w:rsidRDefault="00000000">
      <w:r>
        <w:t>Generally, there will be three methods to deal with missing data:</w:t>
      </w:r>
    </w:p>
    <w:p w14:paraId="3791A5BF" w14:textId="77777777" w:rsidR="007D09B7" w:rsidRDefault="00000000">
      <w:pPr>
        <w:numPr>
          <w:ilvl w:val="0"/>
          <w:numId w:val="70"/>
        </w:numPr>
      </w:pPr>
      <w:r>
        <w:t>Using multiple imputation where the imputation is based on a model with baseline information such as women’s age, gestational age, hospital, treatment and time interval as fixed effects</w:t>
      </w:r>
    </w:p>
    <w:p w14:paraId="699073AA" w14:textId="77777777" w:rsidR="007D09B7" w:rsidRDefault="00000000">
      <w:pPr>
        <w:numPr>
          <w:ilvl w:val="0"/>
          <w:numId w:val="70"/>
        </w:numPr>
      </w:pPr>
      <w:r>
        <w:t>Imputing with worst outcome</w:t>
      </w:r>
    </w:p>
    <w:p w14:paraId="65B23472" w14:textId="77777777" w:rsidR="007D09B7" w:rsidRDefault="00000000">
      <w:pPr>
        <w:numPr>
          <w:ilvl w:val="0"/>
          <w:numId w:val="70"/>
        </w:numPr>
      </w:pPr>
      <w:r>
        <w:t>Ignoring missing data</w:t>
      </w:r>
    </w:p>
    <w:p w14:paraId="0092E4A4" w14:textId="77777777" w:rsidR="007D09B7" w:rsidRDefault="00000000">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1E5A1849" w14:textId="77777777" w:rsidR="007D09B7" w:rsidRDefault="00000000">
      <w:pPr>
        <w:pStyle w:val="BodyText"/>
      </w:pPr>
      <w:r>
        <w:t>Missing values of covariates used for adjustment are handled by the missing-indicator method (</w:t>
      </w:r>
      <w:hyperlink w:anchor="sec-adjustment-for-covariates">
        <w:r>
          <w:rPr>
            <w:rStyle w:val="Hyperlink"/>
          </w:rPr>
          <w:t>Section 4.1.3</w:t>
        </w:r>
      </w:hyperlink>
      <w:r>
        <w:t>).</w:t>
      </w:r>
    </w:p>
    <w:p w14:paraId="01625E8C" w14:textId="77777777" w:rsidR="007D09B7" w:rsidRDefault="00000000">
      <w:pPr>
        <w:pStyle w:val="Heading2"/>
        <w:rPr>
          <w:ins w:id="925" w:author="Inge Christoffer Olsen" w:date="2026-10-07T12:16:00Z" w16du:dateUtc="2026-10-07T10:16:00Z"/>
          <w:rFonts w:hint="eastAsia"/>
        </w:rPr>
      </w:pPr>
      <w:bookmarkStart w:id="926" w:name="sec-use-of-ai-tools"/>
      <w:bookmarkStart w:id="927" w:name="_Toc242267695"/>
      <w:bookmarkEnd w:id="922"/>
      <w:ins w:id="928" w:author="Inge Christoffer Olsen" w:date="2026-10-07T12:16:00Z" w16du:dateUtc="2026-10-07T10:16:00Z">
        <w:r>
          <w:t>2.5 Use of AI Tools</w:t>
        </w:r>
        <w:bookmarkEnd w:id="927"/>
      </w:ins>
    </w:p>
    <w:p w14:paraId="35D1DE6A" w14:textId="77777777" w:rsidR="007D09B7" w:rsidRDefault="00000000">
      <w:pPr>
        <w:rPr>
          <w:ins w:id="929" w:author="Inge Christoffer Olsen" w:date="2026-10-07T12:16:00Z" w16du:dateUtc="2026-10-07T10:16:00Z"/>
        </w:rPr>
      </w:pPr>
      <w:ins w:id="930" w:author="Inge Christoffer Olsen" w:date="2026-10-07T12:16:00Z" w16du:dateUtc="2026-10-07T10:16:00Z">
        <w:r>
          <w:t>The statistician used Claude Code (Anthropic), an AI coding assistant based on large language models, in the development of this SAP and of the analysis code. It was used to draft and revise SAP text, to check consistency between the SAP, the analysis code and the mock-up report, to write and test the analysis code, and to verify cited references against their full texts. All analytical decisions were made by the statistician and the investigators; every AI-generated text and code change was reviewed by the statistician, who takes full responsibility for the content. Claude Code worked only in a development environment with an anonymised copy of the data (study period, hospital, timings and outcomes permuted or shifted, record keys replaced); it had no access to identifiable data or to the true allocation, and the analyses of the real data are run in a secure environment without access to AI tools. Decisions and their rationale are documented in a version-controlled review log kept with the analysis code.</w:t>
        </w:r>
      </w:ins>
    </w:p>
    <w:p w14:paraId="4F4E5785" w14:textId="77777777" w:rsidR="007D09B7" w:rsidRDefault="00000000">
      <w:pPr>
        <w:pStyle w:val="Heading1"/>
        <w:rPr>
          <w:rFonts w:hint="eastAsia"/>
        </w:rPr>
      </w:pPr>
      <w:bookmarkStart w:id="931" w:name="sec-analysis-sets"/>
      <w:bookmarkStart w:id="932" w:name="_Toc242267696"/>
      <w:bookmarkStart w:id="933" w:name="_Toc240344694"/>
      <w:bookmarkEnd w:id="868"/>
      <w:bookmarkEnd w:id="926"/>
      <w:r>
        <w:lastRenderedPageBreak/>
        <w:t>3. Analysis Sets</w:t>
      </w:r>
      <w:bookmarkEnd w:id="932"/>
      <w:bookmarkEnd w:id="933"/>
    </w:p>
    <w:p w14:paraId="0B807032" w14:textId="77777777" w:rsidR="007D09B7" w:rsidRDefault="00000000">
      <w:pPr>
        <w:rPr>
          <w:ins w:id="934" w:author="Inge Christoffer Olsen" w:date="2026-10-07T12:16:00Z" w16du:dateUtc="2026-10-07T10:16:00Z"/>
        </w:rPr>
      </w:pPr>
      <w:r>
        <w:t xml:space="preserve">Three analysis sets are defined. Whether a woman belongs to </w:t>
      </w:r>
      <w:del w:id="935" w:author="Inge Christoffer Olsen" w:date="2026-10-07T12:16:00Z" w16du:dateUtc="2026-10-07T10:16:00Z">
        <w:r w:rsidR="007D33E9">
          <w:delText>a</w:delText>
        </w:r>
      </w:del>
      <w:ins w:id="936" w:author="Inge Christoffer Olsen" w:date="2026-10-07T12:16:00Z" w16du:dateUtc="2026-10-07T10:16:00Z">
        <w:r>
          <w:t>the</w:t>
        </w:r>
      </w:ins>
      <w:r>
        <w:t xml:space="preserve"> control, transition or LCG </w:t>
      </w:r>
      <w:del w:id="937" w:author="Inge Christoffer Olsen" w:date="2026-10-07T12:16:00Z" w16du:dateUtc="2026-10-07T10:16:00Z">
        <w:r w:rsidR="007D33E9">
          <w:delText>cluster-</w:delText>
        </w:r>
      </w:del>
      <w:r>
        <w:t xml:space="preserve">period </w:t>
      </w:r>
      <w:commentRangeStart w:id="938"/>
      <w:r>
        <w:t xml:space="preserve">is determined by the </w:t>
      </w:r>
      <w:ins w:id="939" w:author="Inge Christoffer Olsen" w:date="2026-10-07T12:16:00Z" w16du:dateUtc="2026-10-07T10:16:00Z">
        <w:r>
          <w:t xml:space="preserve">eCRF, which is directly linked to the change of guideline. The LCG eCRF was taken into use at 08:00 on the hospital’s crossover date in the </w:t>
        </w:r>
      </w:ins>
      <w:r>
        <w:t xml:space="preserve">randomised </w:t>
      </w:r>
      <w:del w:id="940" w:author="Inge Christoffer Olsen" w:date="2026-10-07T12:16:00Z" w16du:dateUtc="2026-10-07T10:16:00Z">
        <w:r w:rsidR="007D33E9">
          <w:delText xml:space="preserve">crossover </w:delText>
        </w:r>
      </w:del>
      <w:r>
        <w:t>schedule (</w:t>
      </w:r>
      <w:del w:id="941" w:author="Inge Christoffer Olsen" w:date="2026-10-07T12:16:00Z" w16du:dateUtc="2026-10-07T10:16:00Z">
        <w:r w:rsidR="005F364C">
          <w:fldChar w:fldCharType="begin"/>
        </w:r>
        <w:r w:rsidR="005F364C">
          <w:delInstrText>HYPERLINK \l "fig-design"</w:delInstrText>
        </w:r>
        <w:r w:rsidR="005F364C">
          <w:fldChar w:fldCharType="separate"/>
        </w:r>
        <w:r w:rsidR="005F364C" w:rsidRPr="2B1B68BB">
          <w:rPr>
            <w:rStyle w:val="Hyperlink"/>
          </w:rPr>
          <w:delText>Figure 1</w:delText>
        </w:r>
        <w:r w:rsidR="005F364C">
          <w:fldChar w:fldCharType="end"/>
        </w:r>
        <w:r w:rsidR="007D33E9">
          <w:delText xml:space="preserve">) from her hospital </w:delText>
        </w:r>
      </w:del>
      <w:ins w:id="942" w:author="Inge Christoffer Olsen" w:date="2026-10-07T12:16:00Z" w16du:dateUtc="2026-10-07T10:16:00Z">
        <w:r>
          <w:fldChar w:fldCharType="begin"/>
        </w:r>
        <w:r>
          <w:instrText>HYPERLINK \l "fig-design" \h</w:instrText>
        </w:r>
        <w:r>
          <w:fldChar w:fldCharType="separate"/>
        </w:r>
        <w:r>
          <w:rPr>
            <w:rStyle w:val="Hyperlink"/>
          </w:rPr>
          <w:t>Figure 1</w:t>
        </w:r>
        <w:r>
          <w:fldChar w:fldCharType="end"/>
        </w:r>
        <w:r>
          <w:t xml:space="preserve">): women who entered active labour after that time </w:t>
        </w:r>
      </w:ins>
      <w:r>
        <w:t xml:space="preserve">and </w:t>
      </w:r>
      <w:del w:id="943" w:author="Inge Christoffer Olsen" w:date="2026-10-07T12:16:00Z" w16du:dateUtc="2026-10-07T10:16:00Z">
        <w:r w:rsidR="007D33E9">
          <w:delText xml:space="preserve">the date </w:delText>
        </w:r>
      </w:del>
      <w:ins w:id="944" w:author="Inge Christoffer Olsen" w:date="2026-10-07T12:16:00Z" w16du:dateUtc="2026-10-07T10:16:00Z">
        <w:r>
          <w:t xml:space="preserve">were documented on the LCG form belong to the LCG period, </w:t>
        </w:r>
      </w:ins>
      <w:r>
        <w:t xml:space="preserve">and </w:t>
      </w:r>
      <w:del w:id="945" w:author="Inge Christoffer Olsen" w:date="2026-10-07T12:16:00Z" w16du:dateUtc="2026-10-07T10:16:00Z">
        <w:r w:rsidR="007D33E9">
          <w:delText xml:space="preserve">time of </w:delText>
        </w:r>
      </w:del>
      <w:ins w:id="946" w:author="Inge Christoffer Olsen" w:date="2026-10-07T12:16:00Z" w16du:dateUtc="2026-10-07T10:16:00Z">
        <w:r>
          <w:t xml:space="preserve">women already in labour and documented on the WHO partograph form belong to the preceding period, even if they gave </w:t>
        </w:r>
      </w:ins>
      <w:r>
        <w:t>birth</w:t>
      </w:r>
      <w:del w:id="947" w:author="Inge Christoffer Olsen" w:date="2026-10-07T12:16:00Z" w16du:dateUtc="2026-10-07T10:16:00Z">
        <w:r w:rsidR="007D33E9">
          <w:delText>, not</w:delText>
        </w:r>
      </w:del>
      <w:ins w:id="948" w:author="Inge Christoffer Olsen" w:date="2026-10-07T12:16:00Z" w16du:dateUtc="2026-10-07T10:16:00Z">
        <w:r>
          <w:t xml:space="preserve"> later. The WHO partograph form was used in both the control and the transition period; the two are separated</w:t>
        </w:r>
      </w:ins>
      <w:r>
        <w:t xml:space="preserve"> by the </w:t>
      </w:r>
      <w:del w:id="949" w:author="Inge Christoffer Olsen" w:date="2026-10-07T12:16:00Z" w16du:dateUtc="2026-10-07T10:16:00Z">
        <w:r w:rsidR="007D33E9">
          <w:delText xml:space="preserve">documentation form used. </w:delText>
        </w:r>
      </w:del>
      <w:commentRangeEnd w:id="938"/>
      <w:r w:rsidR="005D018B">
        <w:rPr>
          <w:rStyle w:val="CommentReference"/>
          <w:sz w:val="24"/>
          <w:szCs w:val="22"/>
        </w:rPr>
        <w:commentReference w:id="938"/>
      </w:r>
      <w:del w:id="950" w:author="Inge Christoffer Olsen" w:date="2026-10-07T12:16:00Z" w16du:dateUtc="2026-10-07T10:16:00Z">
        <w:r w:rsidR="007D33E9">
          <w:delText>The same date and time of birth define the</w:delText>
        </w:r>
      </w:del>
      <w:ins w:id="951" w:author="Inge Christoffer Olsen" w:date="2026-10-07T12:16:00Z" w16du:dateUtc="2026-10-07T10:16:00Z">
        <w:r>
          <w:t>hospital’s transition date in the randomised schedule, from 08:00 on that date. The period is given by the prefix of the record key (CTR, TRAN or INT) in the raw data.</w:t>
        </w:r>
      </w:ins>
    </w:p>
    <w:p w14:paraId="595CF0B3" w14:textId="77777777" w:rsidR="007D09B7" w:rsidRDefault="00000000">
      <w:pPr>
        <w:pStyle w:val="BodyText"/>
        <w:pPrChange w:id="952" w:author="Inge Christoffer Olsen" w:date="2026-10-07T12:16:00Z" w16du:dateUtc="2026-10-07T10:16:00Z">
          <w:pPr/>
        </w:pPrChange>
      </w:pPr>
      <w:ins w:id="953" w:author="Inge Christoffer Olsen" w:date="2026-10-07T12:16:00Z" w16du:dateUtc="2026-10-07T10:16:00Z">
        <w:r>
          <w:t>The</w:t>
        </w:r>
      </w:ins>
      <w:r>
        <w:t xml:space="preserve"> time interval (step) used in the models</w:t>
      </w:r>
      <w:del w:id="954" w:author="Inge Christoffer Olsen" w:date="2026-10-07T12:16:00Z" w16du:dateUtc="2026-10-07T10:16:00Z">
        <w:r w:rsidR="007D33E9">
          <w:delText>;</w:delText>
        </w:r>
      </w:del>
      <w:ins w:id="955" w:author="Inge Christoffer Olsen" w:date="2026-10-07T12:16:00Z" w16du:dateUtc="2026-10-07T10:16:00Z">
        <w:r>
          <w:t xml:space="preserve"> is determined by the date and time of birth. The twelve 5-week steps start at 08:00 on the Tuesdays 1 April 2025 (step 1, week 14), 6 May, 10 June, 15 July, 19 August, 23 September, 28 October and 2 December 2025, and 6 January, 10 February, 17 March and 21 April 2026 (step 12, week 17);</w:t>
        </w:r>
      </w:ins>
      <w:r>
        <w:t xml:space="preserve"> births on the last inclusion day (26 May 2026) belong to step 12.</w:t>
      </w:r>
      <w:ins w:id="956" w:author="Inge Christoffer Olsen" w:date="2026-10-07T12:16:00Z" w16du:dateUtc="2026-10-07T10:16:00Z">
        <w:r>
          <w:t xml:space="preserve"> A woman in labour at a change of period may therefore belong to a period that differs from the scheduled period of the step in which she gave birth.</w:t>
        </w:r>
      </w:ins>
    </w:p>
    <w:p w14:paraId="5D8AE841" w14:textId="77777777" w:rsidR="007D09B7" w:rsidRDefault="00000000">
      <w:pPr>
        <w:pStyle w:val="BodyText"/>
      </w:pPr>
      <w:r>
        <w:rPr>
          <w:b/>
          <w:bCs/>
        </w:rPr>
        <w:t>Full analysis set (FAS).</w:t>
      </w:r>
      <w:r>
        <w:t xml:space="preserve"> All women ≥ 18 years old admitted for a planned vaginal delivery in need of a partograph at any of the participating hospitals in the period 01.04.25-26.05.26. </w:t>
      </w:r>
      <w:del w:id="957" w:author="Inge Christoffer Olsen" w:date="2026-10-07T12:16:00Z" w16du:dateUtc="2026-10-07T10:16:00Z">
        <w:r w:rsidR="007D33E9">
          <w:delText xml:space="preserve">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 </w:delText>
        </w:r>
      </w:del>
      <w:r>
        <w:t xml:space="preserve">Women who explicitly do not wish to participate in the trial </w:t>
      </w:r>
      <w:del w:id="958" w:author="Inge Christoffer Olsen" w:date="2026-10-07T12:16:00Z" w16du:dateUtc="2026-10-07T10:16:00Z">
        <w:r w:rsidR="007D33E9">
          <w:delText>will be</w:delText>
        </w:r>
      </w:del>
      <w:ins w:id="959" w:author="Inge Christoffer Olsen" w:date="2026-10-07T12:16:00Z" w16du:dateUtc="2026-10-07T10:16:00Z">
        <w:r>
          <w:t>are</w:t>
        </w:r>
      </w:ins>
      <w:r>
        <w:t xml:space="preserve"> excluded. The FAS includes the women delivering during the transition periods; it is used for the analysis that includes these periods (</w:t>
      </w:r>
      <w:del w:id="960" w:author="Inge Christoffer Olsen" w:date="2026-10-07T12:16:00Z" w16du:dateUtc="2026-10-07T10:16:00Z">
        <w:r w:rsidR="005F364C">
          <w:fldChar w:fldCharType="begin"/>
        </w:r>
        <w:r w:rsidR="005F364C">
          <w:delInstrText>HYPERLINK \l "sec-sensitivity-analyses" \h</w:delInstrText>
        </w:r>
        <w:r w:rsidR="005F364C">
          <w:fldChar w:fldCharType="separate"/>
        </w:r>
        <w:r w:rsidR="005F364C">
          <w:rPr>
            <w:rStyle w:val="Hyperlink"/>
          </w:rPr>
          <w:delText>Section 4.1.4</w:delText>
        </w:r>
        <w:r w:rsidR="005F364C">
          <w:fldChar w:fldCharType="end"/>
        </w:r>
      </w:del>
      <w:ins w:id="961" w:author="Inge Christoffer Olsen" w:date="2026-10-07T12:16:00Z" w16du:dateUtc="2026-10-07T10:16:00Z">
        <w:r>
          <w:fldChar w:fldCharType="begin"/>
        </w:r>
        <w:r>
          <w:instrText>HYPERLINK \l "sec-supplementary-analysis" \h</w:instrText>
        </w:r>
        <w:r>
          <w:fldChar w:fldCharType="separate"/>
        </w:r>
        <w:r>
          <w:rPr>
            <w:rStyle w:val="Hyperlink"/>
          </w:rPr>
          <w:t>Section 4.1.5</w:t>
        </w:r>
        <w:r>
          <w:fldChar w:fldCharType="end"/>
        </w:r>
      </w:ins>
      <w:r>
        <w:t>) and to describe the trial population and flow.</w:t>
      </w:r>
    </w:p>
    <w:p w14:paraId="34FCEEAA" w14:textId="77777777" w:rsidR="007D09B7" w:rsidRDefault="00000000">
      <w:pPr>
        <w:pStyle w:val="BodyText"/>
      </w:pPr>
      <w:r>
        <w:rPr>
          <w:b/>
          <w:bCs/>
        </w:rPr>
        <w:t>Primary analysis set (PAS).</w:t>
      </w:r>
      <w:r>
        <w:t xml:space="preserve"> The FAS excluding women delivering during their hospital’s transition period (</w:t>
      </w:r>
      <w:hyperlink w:anchor="fig-design">
        <w:r>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665CBC8F" w14:textId="77777777" w:rsidR="007D09B7" w:rsidRDefault="00000000">
      <w:pPr>
        <w:pStyle w:val="BodyText"/>
      </w:pPr>
      <w:r>
        <w:rPr>
          <w:b/>
          <w:bCs/>
        </w:rPr>
        <w:t>Vaginal delivery set (VDS).</w:t>
      </w:r>
      <w:r>
        <w:t xml:space="preserve"> The women in the PAS who delivered vaginally (spontaneous or instrumental). Used for endpoints that exist only after a vaginal birth (perineal support, episiotomy, perineal tears; see </w:t>
      </w:r>
      <w:hyperlink w:anchor="sec-estimands-for-secondary-objectives">
        <w:r>
          <w:rPr>
            <w:rStyle w:val="Hyperlink"/>
          </w:rPr>
          <w:t>Section 1.3</w:t>
        </w:r>
      </w:hyperlink>
      <w:r>
        <w:t xml:space="preserve">) and for </w:t>
      </w:r>
      <w:ins w:id="962" w:author="Inge Christoffer Olsen" w:date="2026-10-07T12:16:00Z" w16du:dateUtc="2026-10-07T10:16:00Z">
        <w:r>
          <w:t xml:space="preserve">the </w:t>
        </w:r>
      </w:ins>
      <w:r>
        <w:t xml:space="preserve">duration </w:t>
      </w:r>
      <w:ins w:id="963" w:author="Inge Christoffer Olsen" w:date="2026-10-07T12:16:00Z" w16du:dateUtc="2026-10-07T10:16:00Z">
        <w:r>
          <w:t xml:space="preserve">component </w:t>
        </w:r>
      </w:ins>
      <w:r>
        <w:t xml:space="preserve">of </w:t>
      </w:r>
      <w:del w:id="964" w:author="Inge Christoffer Olsen" w:date="2026-10-07T12:16:00Z" w16du:dateUtc="2026-10-07T10:16:00Z">
        <w:r w:rsidR="00935E1C">
          <w:delText>labour.</w:delText>
        </w:r>
      </w:del>
      <w:ins w:id="965" w:author="Inge Christoffer Olsen" w:date="2026-10-07T12:16:00Z" w16du:dateUtc="2026-10-07T10:16:00Z">
        <w:r>
          <w:t>time from 4 cm cervical dilatation to vaginal delivery</w:t>
        </w:r>
      </w:ins>
      <w:r>
        <w:t xml:space="preserve"> (</w:t>
      </w:r>
      <w:r>
        <w:fldChar w:fldCharType="begin"/>
      </w:r>
      <w:r>
        <w:instrText>HYPERLINK \l "</w:instrText>
      </w:r>
      <w:del w:id="966" w:author="Inge Christoffer Olsen" w:date="2026-10-07T12:16:00Z" w16du:dateUtc="2026-10-07T10:16:00Z">
        <w:r w:rsidR="005F364C">
          <w:delInstrText>X02a84667dbe7606d04e7688cb61bdb0e1829db5</w:delInstrText>
        </w:r>
      </w:del>
      <w:ins w:id="967" w:author="Inge Christoffer Olsen" w:date="2026-10-07T12:16:00Z" w16du:dateUtc="2026-10-07T10:16:00Z">
        <w:r>
          <w:instrText>sec-main-analytical-approach-for-time-to</w:instrText>
        </w:r>
      </w:ins>
      <w:r>
        <w:instrText>" \h</w:instrText>
      </w:r>
      <w:r>
        <w:fldChar w:fldCharType="separate"/>
      </w:r>
      <w:r>
        <w:rPr>
          <w:rStyle w:val="Hyperlink"/>
        </w:rPr>
        <w:t>Section 5.1.1.</w:t>
      </w:r>
      <w:del w:id="968" w:author="Inge Christoffer Olsen" w:date="2026-10-07T12:16:00Z" w16du:dateUtc="2026-10-07T10:16:00Z">
        <w:r w:rsidR="005F364C">
          <w:rPr>
            <w:rStyle w:val="Hyperlink"/>
          </w:rPr>
          <w:delText>5</w:delText>
        </w:r>
      </w:del>
      <w:ins w:id="969" w:author="Inge Christoffer Olsen" w:date="2026-10-07T12:16:00Z" w16du:dateUtc="2026-10-07T10:16:00Z">
        <w:r>
          <w:rPr>
            <w:rStyle w:val="Hyperlink"/>
          </w:rPr>
          <w:t>6</w:t>
        </w:r>
      </w:ins>
      <w:r>
        <w:fldChar w:fldCharType="end"/>
      </w:r>
      <w:r>
        <w:t>).</w:t>
      </w:r>
    </w:p>
    <w:p w14:paraId="0EBA9AC3" w14:textId="77777777" w:rsidR="007D09B7" w:rsidRDefault="00000000">
      <w:pPr>
        <w:pStyle w:val="BodyText"/>
      </w:pPr>
      <w:r>
        <w:t>The principal stratum exclusion defined for the primary estimand (</w:t>
      </w:r>
      <w:hyperlink w:anchor="sec-estimand-for-primary-objective">
        <w:r>
          <w:rPr>
            <w:rStyle w:val="Hyperlink"/>
          </w:rPr>
          <w:t>Section 1.2</w:t>
        </w:r>
      </w:hyperlink>
      <w:r>
        <w:t xml:space="preserve">) is applied </w:t>
      </w:r>
      <w:del w:id="970" w:author="Inge Christoffer Olsen" w:date="2026-10-07T12:16:00Z" w16du:dateUtc="2026-10-07T10:16:00Z">
        <w:r w:rsidR="007D33E9">
          <w:delText>within each analysis set.</w:delText>
        </w:r>
      </w:del>
      <w:ins w:id="971" w:author="Inge Christoffer Olsen" w:date="2026-10-07T12:16:00Z" w16du:dateUtc="2026-10-07T10:16:00Z">
        <w:r>
          <w:t>to the primary endpoint and its sensitivity analyses only; the secondary analyses include the caesarean sections at 4 cm (</w:t>
        </w:r>
        <w:r>
          <w:fldChar w:fldCharType="begin"/>
        </w:r>
        <w:r>
          <w:instrText>HYPERLINK \l "sec-estimands-for-secondary-objectives" \h</w:instrText>
        </w:r>
        <w:r>
          <w:fldChar w:fldCharType="separate"/>
        </w:r>
        <w:r>
          <w:rPr>
            <w:rStyle w:val="Hyperlink"/>
          </w:rPr>
          <w:t>Section 1.3</w:t>
        </w:r>
        <w:r>
          <w:fldChar w:fldCharType="end"/>
        </w:r>
        <w:r>
          <w:t>).</w:t>
        </w:r>
      </w:ins>
    </w:p>
    <w:p w14:paraId="27CFD207" w14:textId="77777777" w:rsidR="007D09B7" w:rsidRDefault="00000000">
      <w:pPr>
        <w:pStyle w:val="Heading1"/>
        <w:rPr>
          <w:rFonts w:hint="eastAsia"/>
        </w:rPr>
      </w:pPr>
      <w:bookmarkStart w:id="972" w:name="Xf364941d07b2515448dbc7a566c999e0c218f88"/>
      <w:bookmarkStart w:id="973" w:name="_Toc242267697"/>
      <w:bookmarkStart w:id="974" w:name="_Toc240344695"/>
      <w:bookmarkEnd w:id="931"/>
      <w:r>
        <w:lastRenderedPageBreak/>
        <w:t>4. Analyses Supporting Primary Objective(s)</w:t>
      </w:r>
      <w:bookmarkEnd w:id="973"/>
      <w:bookmarkEnd w:id="974"/>
    </w:p>
    <w:p w14:paraId="6AB9304E" w14:textId="77777777" w:rsidR="007D09B7" w:rsidRDefault="00000000">
      <w:pPr>
        <w:pStyle w:val="Heading2"/>
        <w:rPr>
          <w:rFonts w:hint="eastAsia"/>
        </w:rPr>
      </w:pPr>
      <w:bookmarkStart w:id="975" w:name="sec-primary-estimand"/>
      <w:bookmarkStart w:id="976" w:name="_Toc242267698"/>
      <w:bookmarkStart w:id="977" w:name="_Toc240344696"/>
      <w:r>
        <w:t>4.1 Primary Estimand</w:t>
      </w:r>
      <w:bookmarkEnd w:id="976"/>
      <w:bookmarkEnd w:id="977"/>
    </w:p>
    <w:p w14:paraId="5D7F1167" w14:textId="77777777" w:rsidR="007D09B7" w:rsidRDefault="00000000">
      <w:r>
        <w:t>The primary estimand is the absolute difference in proportion of intrapartum caesarean sections between women with a planned vaginal delivery in need of a partograph following the LCG and the WHO partograph</w:t>
      </w:r>
    </w:p>
    <w:p w14:paraId="6ECB79ED" w14:textId="77777777" w:rsidR="007D09B7" w:rsidRDefault="00000000">
      <w:pPr>
        <w:pStyle w:val="Heading3"/>
        <w:rPr>
          <w:rFonts w:hint="eastAsia"/>
        </w:rPr>
      </w:pPr>
      <w:bookmarkStart w:id="978" w:name="sec-definition-of-endpoint-s"/>
      <w:bookmarkStart w:id="979" w:name="_Toc242267699"/>
      <w:bookmarkStart w:id="980" w:name="_Toc240344697"/>
      <w:r>
        <w:t>4.1.1 Definition of Endpoint(s)</w:t>
      </w:r>
      <w:bookmarkEnd w:id="979"/>
      <w:bookmarkEnd w:id="980"/>
    </w:p>
    <w:p w14:paraId="0F116D51" w14:textId="77777777" w:rsidR="007D09B7" w:rsidRDefault="00000000">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2A9B656A" w14:textId="77777777" w:rsidR="007D09B7" w:rsidRDefault="00000000">
      <w:pPr>
        <w:pStyle w:val="Heading3"/>
        <w:rPr>
          <w:rFonts w:hint="eastAsia"/>
        </w:rPr>
      </w:pPr>
      <w:bookmarkStart w:id="981" w:name="sec-main-analytical-approach"/>
      <w:bookmarkStart w:id="982" w:name="_Toc242267700"/>
      <w:bookmarkStart w:id="983" w:name="_Toc240344698"/>
      <w:bookmarkEnd w:id="978"/>
      <w:r>
        <w:t>4.1.2 Main Analytical Approach</w:t>
      </w:r>
      <w:bookmarkEnd w:id="982"/>
      <w:bookmarkEnd w:id="983"/>
    </w:p>
    <w:p w14:paraId="268E54B3" w14:textId="77777777" w:rsidR="007D09B7" w:rsidRDefault="00000000">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Pr>
            <w:rStyle w:val="Hyperlink"/>
          </w:rPr>
          <w:t>Section 4.1.3</w:t>
        </w:r>
      </w:hyperlink>
      <w:r>
        <w:t>. The marginal (population-averaged) risks are obtained by G-computation (standardisation</w:t>
      </w:r>
      <w:del w:id="984" w:author="Inge Christoffer Olsen" w:date="2026-10-07T12:16:00Z" w16du:dateUtc="2026-10-07T10:16:00Z">
        <w:r w:rsidR="007D33E9">
          <w:delText>):</w:delText>
        </w:r>
      </w:del>
      <w:ins w:id="985" w:author="Inge Christoffer Olsen" w:date="2026-10-07T12:16:00Z" w16du:dateUtc="2026-10-07T10:16:00Z">
        <w:r>
          <w:t>), meaning that</w:t>
        </w:r>
      </w:ins>
      <w:r>
        <w:t xml:space="preserve">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3D540B8D" w14:textId="77777777" w:rsidR="007D09B7" w:rsidRDefault="00000000">
      <w:pPr>
        <w:pStyle w:val="BodyText"/>
      </w:pPr>
      <w:r>
        <w:t>No missing data were found for this endpoint at the blinded data review of the final data export (</w:t>
      </w:r>
      <w:del w:id="986" w:author="Inge Christoffer Olsen" w:date="2026-10-07T12:16:00Z" w16du:dateUtc="2026-10-07T10:16:00Z">
        <w:r w:rsidR="007D33E9">
          <w:delText>9 September</w:delText>
        </w:r>
      </w:del>
      <w:ins w:id="987" w:author="Inge Christoffer Olsen" w:date="2026-10-07T12:16:00Z" w16du:dateUtc="2026-10-07T10:16:00Z">
        <w:r>
          <w:t>1 October</w:t>
        </w:r>
      </w:ins>
      <w:r>
        <w:t xml:space="preserve"> 2026): mode of delivery was recorded for all 36,</w:t>
      </w:r>
      <w:del w:id="988" w:author="Inge Christoffer Olsen" w:date="2026-10-07T12:16:00Z" w16du:dateUtc="2026-10-07T10:16:00Z">
        <w:r w:rsidR="007D33E9">
          <w:delText>324</w:delText>
        </w:r>
      </w:del>
      <w:ins w:id="989" w:author="Inge Christoffer Olsen" w:date="2026-10-07T12:16:00Z" w16du:dateUtc="2026-10-07T10:16:00Z">
        <w:r>
          <w:t>322</w:t>
        </w:r>
      </w:ins>
      <w:r>
        <w:t xml:space="preserve"> women, and cervical dilatation for every intrapartum caesarean section, so membership of the principal stratum is also fully determined. Should the locked database nevertheless contain missing values, they will be ignored and handled by the model (complete-case analysis).</w:t>
      </w:r>
    </w:p>
    <w:p w14:paraId="5C4C06B9" w14:textId="77777777" w:rsidR="007D09B7" w:rsidRDefault="00000000">
      <w:pPr>
        <w:pStyle w:val="BodyText"/>
      </w:pPr>
      <w:r>
        <w:t>The absolute and relative differences will be presented with two-sided 95% confidence intervals, which also give the non-inferiority and superiority conclusions (</w:t>
      </w:r>
      <w:hyperlink w:anchor="Xfbdf877e17bbaaf76fc553bfd91d7adc87eabe8">
        <w:r>
          <w:rPr>
            <w:rStyle w:val="Hyperlink"/>
          </w:rPr>
          <w:t>Section 2.1</w:t>
        </w:r>
      </w:hyperlink>
      <w:r>
        <w:t>).</w:t>
      </w:r>
    </w:p>
    <w:p w14:paraId="6BAAD3A0" w14:textId="77777777" w:rsidR="007D09B7" w:rsidRDefault="00000000">
      <w:pPr>
        <w:pStyle w:val="Heading3"/>
        <w:rPr>
          <w:rFonts w:hint="eastAsia"/>
        </w:rPr>
      </w:pPr>
      <w:bookmarkStart w:id="990" w:name="sec-adjustment-for-covariates"/>
      <w:bookmarkStart w:id="991" w:name="_Toc242267701"/>
      <w:bookmarkStart w:id="992" w:name="_Toc240344699"/>
      <w:bookmarkEnd w:id="981"/>
      <w:r>
        <w:t>4.1.3 Adjustment for covariates</w:t>
      </w:r>
      <w:bookmarkEnd w:id="991"/>
      <w:bookmarkEnd w:id="992"/>
    </w:p>
    <w:p w14:paraId="13859AF6" w14:textId="77777777" w:rsidR="007D09B7" w:rsidRDefault="00000000">
      <w:r>
        <w:t xml:space="preserve">The primary model is adjusted for a short, pre-specified set of strong prognostic factors for intrapartum caesarean section, to increase the precision of the standardised risk difference and to protect against changes in </w:t>
      </w:r>
      <w:del w:id="993" w:author="Inge Christoffer Olsen" w:date="2026-10-07T12:16:00Z" w16du:dateUtc="2026-10-07T10:16:00Z">
        <w:r w:rsidR="007D33E9">
          <w:delText>case mix</w:delText>
        </w:r>
      </w:del>
      <w:ins w:id="994" w:author="Inge Christoffer Olsen" w:date="2026-10-07T12:16:00Z" w16du:dateUtc="2026-10-07T10:16:00Z">
        <w:r>
          <w:t>the population</w:t>
        </w:r>
      </w:ins>
      <w:r>
        <w:t xml:space="preserve"> across time intervals within hospitals:</w:t>
      </w:r>
    </w:p>
    <w:p w14:paraId="0796902F" w14:textId="77777777" w:rsidR="007D09B7" w:rsidRDefault="00000000">
      <w:pPr>
        <w:numPr>
          <w:ilvl w:val="0"/>
          <w:numId w:val="71"/>
        </w:numPr>
      </w:pPr>
      <w:r>
        <w:t>Robson ten-group classification</w:t>
      </w:r>
      <w:del w:id="995" w:author="Inge Christoffer Olsen" w:date="2026-10-07T12:16:00Z" w16du:dateUtc="2026-10-07T10:16:00Z">
        <w:r w:rsidR="007D33E9">
          <w:delText xml:space="preserve"> (the nine groups present in a planned vaginal delivery population)</w:delText>
        </w:r>
      </w:del>
    </w:p>
    <w:p w14:paraId="3626131F" w14:textId="77777777" w:rsidR="007D09B7" w:rsidRDefault="00000000">
      <w:pPr>
        <w:numPr>
          <w:ilvl w:val="0"/>
          <w:numId w:val="71"/>
        </w:numPr>
      </w:pPr>
      <w:r>
        <w:t>Maternal age (years)</w:t>
      </w:r>
    </w:p>
    <w:p w14:paraId="6DB86101" w14:textId="77777777" w:rsidR="007D09B7" w:rsidRDefault="00000000">
      <w:pPr>
        <w:numPr>
          <w:ilvl w:val="0"/>
          <w:numId w:val="71"/>
        </w:numPr>
      </w:pPr>
      <w:r>
        <w:t>Maternal pre-pregnancy body mass index (kg/m</w:t>
      </w:r>
      <w:r>
        <w:rPr>
          <w:vertAlign w:val="superscript"/>
        </w:rPr>
        <w:t>2</w:t>
      </w:r>
      <w:r>
        <w:t>)</w:t>
      </w:r>
    </w:p>
    <w:p w14:paraId="556E4DE9" w14:textId="77777777" w:rsidR="007D09B7" w:rsidRDefault="00000000">
      <w:pPr>
        <w:numPr>
          <w:ilvl w:val="0"/>
          <w:numId w:val="71"/>
        </w:numPr>
      </w:pPr>
      <w:r>
        <w:lastRenderedPageBreak/>
        <w:t>Maternal height (cm)</w:t>
      </w:r>
    </w:p>
    <w:p w14:paraId="03AFC8BA" w14:textId="77777777" w:rsidR="007D09B7" w:rsidRDefault="00000000">
      <w:pPr>
        <w:numPr>
          <w:ilvl w:val="0"/>
          <w:numId w:val="71"/>
        </w:numPr>
      </w:pPr>
      <w:r>
        <w:t>Birth weight (g; first-born twin for multiple births)</w:t>
      </w:r>
    </w:p>
    <w:p w14:paraId="09B43C53" w14:textId="77777777" w:rsidR="007D09B7" w:rsidRDefault="00000000">
      <w:pPr>
        <w:numPr>
          <w:ilvl w:val="0"/>
          <w:numId w:val="71"/>
        </w:numPr>
      </w:pPr>
      <w:r>
        <w:t>Gestational age at birth (weeks + days)</w:t>
      </w:r>
    </w:p>
    <w:p w14:paraId="627AEAD5" w14:textId="77777777" w:rsidR="007D09B7" w:rsidRDefault="00000000">
      <w:r>
        <w:t>The</w:t>
      </w:r>
      <w:ins w:id="996" w:author="Inge Christoffer Olsen" w:date="2026-10-07T12:16:00Z" w16du:dateUtc="2026-10-07T10:16:00Z">
        <w:r>
          <w:t xml:space="preserve"> predictability of this</w:t>
        </w:r>
      </w:ins>
      <w:r>
        <w:t xml:space="preserve"> set was confirmed at a blinded review of the pooled data before unblinding (all study periods combined</w:t>
      </w:r>
      <w:del w:id="997" w:author="Inge Christoffer Olsen" w:date="2026-10-07T12:16:00Z" w16du:dateUtc="2026-10-07T10:16:00Z">
        <w:r w:rsidR="007D33E9">
          <w:delText>;</w:delText>
        </w:r>
      </w:del>
      <w:ins w:id="998" w:author="Inge Christoffer Olsen" w:date="2026-10-07T12:16:00Z" w16du:dateUtc="2026-10-07T10:16:00Z">
        <w:r>
          <w:t xml:space="preserve"> with</w:t>
        </w:r>
      </w:ins>
      <w:r>
        <w:t xml:space="preserve"> no treatment, time interval or hospital term in the model</w:t>
      </w:r>
      <w:del w:id="999" w:author="Inge Christoffer Olsen" w:date="2026-10-07T12:16:00Z" w16du:dateUtc="2026-10-07T10:16:00Z">
        <w:r w:rsidR="007D33E9">
          <w:delText>):</w:delText>
        </w:r>
      </w:del>
      <w:ins w:id="1000" w:author="Inge Christoffer Olsen" w:date="2026-10-07T12:16:00Z" w16du:dateUtc="2026-10-07T10:16:00Z">
        <w:r>
          <w:t>).</w:t>
        </w:r>
      </w:ins>
      <w:r>
        <w:t xml:space="preserve"> Robson group, maternal height, birth weight, maternal age, pre-pregnancy body mass index and gestational age were the strongest predictors of intrapartum caesarean section. Education and hypertensive disorders were borderline, and country of origin (Norway vs other) contributed little</w:t>
      </w:r>
      <w:del w:id="1001" w:author="Inge Christoffer Olsen" w:date="2026-10-07T12:16:00Z" w16du:dateUtc="2026-10-07T10:16:00Z">
        <w:r w:rsidR="007D33E9">
          <w:delText>; they are not included</w:delText>
        </w:r>
      </w:del>
      <w:r>
        <w:t>.</w:t>
      </w:r>
    </w:p>
    <w:p w14:paraId="208FCD70" w14:textId="77777777" w:rsidR="007D09B7" w:rsidRDefault="00000000">
      <w:pPr>
        <w:pStyle w:val="BodyText"/>
      </w:pPr>
      <w:r>
        <w:t>Continuous covariates enter as restricted cubic splines with three knots (10th, 50th and 90th percentiles); this is also the default for continuous covariates in the secondary analyses unless stated otherwise for an endpoint. The Robson classification already encodes parity, previous caesarean section, onset of labour, fetal presentation and multiple pregnancy, which are therefore not added separately; it distinguishes only term from preterm birth, so gestational age is included as a continuous covariate. Hospital-level characteristics (annual number of deliveries, intrapartum caesarean section rate) and the randomisation stratification factors are constant within a hospital and are accounted for by the random cluster effect; they are not added as covariates.</w:t>
      </w:r>
    </w:p>
    <w:p w14:paraId="47C91648" w14:textId="77777777" w:rsidR="007D09B7" w:rsidRDefault="00000000">
      <w:pPr>
        <w:pStyle w:val="BodyText"/>
      </w:pPr>
      <w:r>
        <w:t>Missing covariate values are handled by the missing-indicator method: a separate “missing” category for categorical covariates, and the median plus a missing indicator for continuous covariates, so that no woman is excluded from the analysis because of a missing covariate.</w:t>
      </w:r>
      <w:ins w:id="1002" w:author="Inge Christoffer Olsen" w:date="2026-10-07T12:16:00Z" w16du:dateUtc="2026-10-07T10:16:00Z">
        <w:r>
          <w:t xml:space="preserve"> If fewer than 10 values of the covariate are missing, the median is imputed.</w:t>
        </w:r>
      </w:ins>
    </w:p>
    <w:p w14:paraId="0868A4C5" w14:textId="77777777" w:rsidR="007D09B7" w:rsidRDefault="00000000">
      <w:pPr>
        <w:pStyle w:val="BodyText"/>
      </w:pPr>
      <w:r>
        <w:t>Covariate adjustment for secondary endpoints is specified for each endpoint after a blinded review of the data (</w:t>
      </w:r>
      <w:del w:id="1003" w:author="Inge Christoffer Olsen" w:date="2026-10-07T12:16:00Z" w16du:dateUtc="2026-10-07T10:16:00Z">
        <w:r w:rsidR="3B6B993A">
          <w:fldChar w:fldCharType="begin"/>
        </w:r>
        <w:r w:rsidR="3B6B993A">
          <w:delInstrText>HYPERLINK \l "Xb1537d193c2320d7b217590801ec3517ed3ef16"</w:delInstrText>
        </w:r>
        <w:r w:rsidR="3B6B993A">
          <w:fldChar w:fldCharType="separate"/>
        </w:r>
        <w:r w:rsidR="3B6B993A" w:rsidRPr="6E6F35E2">
          <w:rPr>
            <w:rStyle w:val="Hyperlink"/>
          </w:rPr>
          <w:delText>Section 5</w:delText>
        </w:r>
        <w:r w:rsidR="3B6B993A">
          <w:fldChar w:fldCharType="end"/>
        </w:r>
        <w:r w:rsidR="009F207A">
          <w:delText>).</w:delText>
        </w:r>
      </w:del>
      <w:ins w:id="1004" w:author="Inge Christoffer Olsen" w:date="2026-10-07T12:16:00Z" w16du:dateUtc="2026-10-07T10:16:00Z">
        <w:r>
          <w:fldChar w:fldCharType="begin"/>
        </w:r>
        <w:r>
          <w:instrText>HYPERLINK \l "Xb1537d193c2320d7b217590801ec3517ed3ef16" \h</w:instrText>
        </w:r>
        <w:r>
          <w:fldChar w:fldCharType="separate"/>
        </w:r>
        <w:r>
          <w:rPr>
            <w:rStyle w:val="Hyperlink"/>
          </w:rPr>
          <w:t>Section 5</w:t>
        </w:r>
        <w:r>
          <w:fldChar w:fldCharType="end"/>
        </w:r>
        <w:r>
          <w:t>).</w:t>
        </w:r>
      </w:ins>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Amniotomy, oxytocin infusion and epidural analgesia started before </w:t>
      </w:r>
      <w:del w:id="1005" w:author="Inge Christoffer Olsen" w:date="2026-10-07T12:16:00Z" w16du:dateUtc="2026-10-07T10:16:00Z">
        <w:r w:rsidR="007D33E9">
          <w:delText>5</w:delText>
        </w:r>
      </w:del>
      <w:ins w:id="1006" w:author="Inge Christoffer Olsen" w:date="2026-10-07T12:16:00Z" w16du:dateUtc="2026-10-07T10:16:00Z">
        <w:r>
          <w:t>4</w:t>
        </w:r>
      </w:ins>
      <w:r>
        <w:t xml:space="preserve"> cm cervical dilatation (the women concerned are excluded from the corresponding secondary endpoint, </w:t>
      </w:r>
      <w:del w:id="1007" w:author="Inge Christoffer Olsen" w:date="2026-10-07T12:16:00Z" w16du:dateUtc="2026-10-07T10:16:00Z">
        <w:r w:rsidR="3B6B993A">
          <w:fldChar w:fldCharType="begin"/>
        </w:r>
        <w:r w:rsidR="3B6B993A">
          <w:delInstrText>HYPERLINK \l "sec-definition-of-efficacy-endpoints-for"</w:delInstrText>
        </w:r>
        <w:r w:rsidR="3B6B993A">
          <w:fldChar w:fldCharType="separate"/>
        </w:r>
        <w:r w:rsidR="3B6B993A" w:rsidRPr="6E6F35E2">
          <w:rPr>
            <w:rStyle w:val="Hyperlink"/>
          </w:rPr>
          <w:delText>Section 5.1.1.1</w:delText>
        </w:r>
        <w:r w:rsidR="3B6B993A">
          <w:fldChar w:fldCharType="end"/>
        </w:r>
      </w:del>
      <w:ins w:id="1008" w:author="Inge Christoffer Olsen" w:date="2026-10-07T12:16:00Z" w16du:dateUtc="2026-10-07T10:16:00Z">
        <w:r>
          <w:fldChar w:fldCharType="begin"/>
        </w:r>
        <w:r>
          <w:instrText>HYPERLINK \l "sec-definition-of-efficacy-endpoints-for" \h</w:instrText>
        </w:r>
        <w:r>
          <w:fldChar w:fldCharType="separate"/>
        </w:r>
        <w:r>
          <w:rPr>
            <w:rStyle w:val="Hyperlink"/>
          </w:rPr>
          <w:t>Section 5.1.1.1</w:t>
        </w:r>
        <w:r>
          <w:fldChar w:fldCharType="end"/>
        </w:r>
      </w:ins>
      <w:r>
        <w:t>) are also presented in the baseline characteristics table</w:t>
      </w:r>
      <w:del w:id="1009" w:author="Inge Christoffer Olsen" w:date="2026-10-07T12:16:00Z" w16du:dateUtc="2026-10-07T10:16:00Z">
        <w:r w:rsidR="007D33E9">
          <w:delText>. Birthweight percentiles</w:delText>
        </w:r>
      </w:del>
      <w:ins w:id="1010" w:author="Inge Christoffer Olsen" w:date="2026-10-07T12:16:00Z" w16du:dateUtc="2026-10-07T10:16:00Z">
        <w:r>
          <w:t>, as are the annual number of deliveries of the hospital, first vaginal delivery, contractions at admission and birthweight percentile, which</w:t>
        </w:r>
      </w:ins>
      <w:r>
        <w:t xml:space="preserve"> are not used</w:t>
      </w:r>
      <w:del w:id="1011" w:author="Inge Christoffer Olsen" w:date="2026-10-07T12:16:00Z" w16du:dateUtc="2026-10-07T10:16:00Z">
        <w:r w:rsidR="007D33E9">
          <w:delText>.</w:delText>
        </w:r>
      </w:del>
      <w:ins w:id="1012" w:author="Inge Christoffer Olsen" w:date="2026-10-07T12:16:00Z" w16du:dateUtc="2026-10-07T10:16:00Z">
        <w:r>
          <w:t xml:space="preserve"> for adjustment.</w:t>
        </w:r>
      </w:ins>
      <w:r>
        <w:t xml:space="preserve"> Derivations are given in </w:t>
      </w:r>
      <w:del w:id="1013" w:author="Inge Christoffer Olsen" w:date="2026-10-07T12:16:00Z" w16du:dateUtc="2026-10-07T10:16:00Z">
        <w:r w:rsidR="3B6B993A">
          <w:fldChar w:fldCharType="begin"/>
        </w:r>
        <w:r w:rsidR="3B6B993A">
          <w:delInstrText>HYPERLINK \l "sec-data-derivations"</w:delInstrText>
        </w:r>
        <w:r w:rsidR="3B6B993A">
          <w:fldChar w:fldCharType="separate"/>
        </w:r>
        <w:r w:rsidR="3B6B993A" w:rsidRPr="6E6F35E2">
          <w:rPr>
            <w:rStyle w:val="Hyperlink"/>
          </w:rPr>
          <w:delText>Section 12.2</w:delText>
        </w:r>
        <w:r w:rsidR="3B6B993A">
          <w:fldChar w:fldCharType="end"/>
        </w:r>
      </w:del>
      <w:ins w:id="1014" w:author="Inge Christoffer Olsen" w:date="2026-10-07T12:16:00Z" w16du:dateUtc="2026-10-07T10:16:00Z">
        <w:r>
          <w:fldChar w:fldCharType="begin"/>
        </w:r>
        <w:r>
          <w:instrText>HYPERLINK \l "sec-data-derivations" \h</w:instrText>
        </w:r>
        <w:r>
          <w:fldChar w:fldCharType="separate"/>
        </w:r>
        <w:r>
          <w:rPr>
            <w:rStyle w:val="Hyperlink"/>
          </w:rPr>
          <w:t>Section 12.2</w:t>
        </w:r>
        <w:r>
          <w:fldChar w:fldCharType="end"/>
        </w:r>
      </w:ins>
      <w:r>
        <w:t>.</w:t>
      </w:r>
    </w:p>
    <w:p w14:paraId="3185E086" w14:textId="77777777" w:rsidR="007D09B7" w:rsidRDefault="00000000">
      <w:pPr>
        <w:pStyle w:val="Heading3"/>
        <w:rPr>
          <w:rFonts w:hint="eastAsia"/>
        </w:rPr>
      </w:pPr>
      <w:bookmarkStart w:id="1015" w:name="sec-sensitivity-analyses"/>
      <w:bookmarkStart w:id="1016" w:name="_Toc242267702"/>
      <w:bookmarkStart w:id="1017" w:name="_Toc240344700"/>
      <w:bookmarkEnd w:id="990"/>
      <w:r>
        <w:t>4.1.4 Sensitivity Analyses</w:t>
      </w:r>
      <w:bookmarkEnd w:id="1016"/>
      <w:bookmarkEnd w:id="1017"/>
    </w:p>
    <w:p w14:paraId="78034F0A" w14:textId="77777777" w:rsidR="007D09B7" w:rsidRDefault="00000000">
      <w:r>
        <w:t>The sensitivity analyses keep the primary estimand and vary assumptions of the main analytical approach:</w:t>
      </w:r>
    </w:p>
    <w:p w14:paraId="31FC3516" w14:textId="77777777" w:rsidR="007D09B7" w:rsidRDefault="00000000">
      <w:pPr>
        <w:numPr>
          <w:ilvl w:val="0"/>
          <w:numId w:val="72"/>
        </w:numPr>
      </w:pPr>
      <w:r>
        <w:t xml:space="preserve">Unadjusted model: the model of </w:t>
      </w:r>
      <w:hyperlink w:anchor="sec-main-analytical-approach">
        <w:r>
          <w:rPr>
            <w:rStyle w:val="Hyperlink"/>
          </w:rPr>
          <w:t>Section 4.1.2</w:t>
        </w:r>
      </w:hyperlink>
      <w:r>
        <w:t xml:space="preserve"> without the covariates of </w:t>
      </w:r>
      <w:hyperlink w:anchor="sec-adjustment-for-covariates">
        <w:r>
          <w:rPr>
            <w:rStyle w:val="Hyperlink"/>
          </w:rPr>
          <w:t>Section 4.1.3</w:t>
        </w:r>
      </w:hyperlink>
      <w:r>
        <w:t xml:space="preserve"> (treatment, time interval and random cluster effect only).</w:t>
      </w:r>
    </w:p>
    <w:p w14:paraId="338D499C" w14:textId="77777777" w:rsidR="007D09B7" w:rsidRDefault="00000000">
      <w:pPr>
        <w:numPr>
          <w:ilvl w:val="0"/>
          <w:numId w:val="72"/>
        </w:numPr>
      </w:pPr>
      <w:r>
        <w:t>Fixed cluster effects: hospital as a fixed effect instead of a random effect, as a check on the random-effect assumption with ten clusters.</w:t>
      </w:r>
    </w:p>
    <w:p w14:paraId="4E4DBD7D" w14:textId="77777777" w:rsidR="007D09B7" w:rsidRDefault="00000000">
      <w:pPr>
        <w:pStyle w:val="Heading3"/>
        <w:rPr>
          <w:rFonts w:hint="eastAsia"/>
        </w:rPr>
      </w:pPr>
      <w:bookmarkStart w:id="1018" w:name="sec-supplementary-analysis"/>
      <w:bookmarkStart w:id="1019" w:name="_Toc242267703"/>
      <w:bookmarkStart w:id="1020" w:name="_Toc240344701"/>
      <w:bookmarkEnd w:id="1015"/>
      <w:r>
        <w:lastRenderedPageBreak/>
        <w:t>4.1.5 Supplementary Analysis</w:t>
      </w:r>
      <w:bookmarkEnd w:id="1019"/>
      <w:bookmarkEnd w:id="1020"/>
    </w:p>
    <w:p w14:paraId="176B39C2" w14:textId="77777777" w:rsidR="007D09B7" w:rsidRDefault="00000000">
      <w:r>
        <w:t xml:space="preserve">The supplementary analyses target estimands that differ from the primary estimand in one attribute. All use the model and G-computation of </w:t>
      </w:r>
      <w:hyperlink w:anchor="sec-main-analytical-approach">
        <w:r>
          <w:rPr>
            <w:rStyle w:val="Hyperlink"/>
          </w:rPr>
          <w:t>Section 4.1.2</w:t>
        </w:r>
      </w:hyperlink>
      <w:r>
        <w:t>.</w:t>
      </w:r>
    </w:p>
    <w:p w14:paraId="79100067" w14:textId="77777777" w:rsidR="005F364C" w:rsidRDefault="007D33E9">
      <w:pPr>
        <w:numPr>
          <w:ilvl w:val="0"/>
          <w:numId w:val="70"/>
        </w:numPr>
        <w:rPr>
          <w:del w:id="1021" w:author="Inge Christoffer Olsen" w:date="2026-10-07T12:16:00Z" w16du:dateUtc="2026-10-07T10:16:00Z"/>
        </w:rPr>
      </w:pPr>
      <w:del w:id="1022" w:author="Inge Christoffer Olsen" w:date="2026-10-07T12:16:00Z" w16du:dateUtc="2026-10-07T10:16:00Z">
        <w:r>
          <w:delText>Treatment policy for caesarean</w:delText>
        </w:r>
      </w:del>
      <w:ins w:id="1023" w:author="Inge Christoffer Olsen" w:date="2026-10-07T12:16:00Z" w16du:dateUtc="2026-10-07T10:16:00Z">
        <w:r w:rsidR="00000000">
          <w:t>Caesarean</w:t>
        </w:r>
      </w:ins>
      <w:r w:rsidR="00000000">
        <w:t xml:space="preserve"> sections </w:t>
      </w:r>
      <w:del w:id="1024" w:author="Inge Christoffer Olsen" w:date="2026-10-07T12:16:00Z" w16du:dateUtc="2026-10-07T10:16:00Z">
        <w:r>
          <w:delText>before 5</w:delText>
        </w:r>
      </w:del>
      <w:ins w:id="1025" w:author="Inge Christoffer Olsen" w:date="2026-10-07T12:16:00Z" w16du:dateUtc="2026-10-07T10:16:00Z">
        <w:r w:rsidR="00000000">
          <w:t>at ≤ 4</w:t>
        </w:r>
      </w:ins>
      <w:r w:rsidR="00000000">
        <w:t xml:space="preserve"> cm</w:t>
      </w:r>
      <w:ins w:id="1026" w:author="Inge Christoffer Olsen" w:date="2026-10-07T12:16:00Z" w16du:dateUtc="2026-10-07T10:16:00Z">
        <w:r w:rsidR="00000000">
          <w:t xml:space="preserve"> included</w:t>
        </w:r>
      </w:ins>
      <w:r w:rsidR="00000000">
        <w:t xml:space="preserve"> (intercurrent-event strategy): </w:t>
      </w:r>
      <w:commentRangeStart w:id="1027"/>
      <w:r w:rsidR="00000000">
        <w:t xml:space="preserve">all women in the primary analysis set are analysed, </w:t>
      </w:r>
      <w:del w:id="1028" w:author="Inge Christoffer Olsen" w:date="2026-10-07T12:16:00Z" w16du:dateUtc="2026-10-07T10:16:00Z">
        <w:r>
          <w:delText>including those with a caesarean section at ≤ 4 cm in either period (no principal stratum exclusion).</w:delText>
        </w:r>
      </w:del>
      <w:commentRangeEnd w:id="1027"/>
      <w:r w:rsidR="009F207A">
        <w:rPr>
          <w:rStyle w:val="CommentReference"/>
          <w:sz w:val="24"/>
          <w:szCs w:val="22"/>
        </w:rPr>
        <w:commentReference w:id="1027"/>
      </w:r>
    </w:p>
    <w:p w14:paraId="079376AF" w14:textId="77777777" w:rsidR="007D09B7" w:rsidRDefault="007D33E9">
      <w:pPr>
        <w:numPr>
          <w:ilvl w:val="0"/>
          <w:numId w:val="73"/>
        </w:numPr>
      </w:pPr>
      <w:del w:id="1029" w:author="Inge Christoffer Olsen" w:date="2026-10-07T12:16:00Z" w16du:dateUtc="2026-10-07T10:16:00Z">
        <w:r>
          <w:delText>4 cm threshold (principal stratum): the stratum is defined by 4 cm instead of 5 cm, i.e.</w:delText>
        </w:r>
      </w:del>
      <w:ins w:id="1030" w:author="Inge Christoffer Olsen" w:date="2026-10-07T12:16:00Z" w16du:dateUtc="2026-10-07T10:16:00Z">
        <w:r w:rsidR="00000000">
          <w:t>and</w:t>
        </w:r>
      </w:ins>
      <w:r w:rsidR="00000000">
        <w:t xml:space="preserve"> caesarean sections at 4 cm are counted as events in both periods </w:t>
      </w:r>
      <w:del w:id="1031" w:author="Inge Christoffer Olsen" w:date="2026-10-07T12:16:00Z" w16du:dateUtc="2026-10-07T10:16:00Z">
        <w:r>
          <w:delText>and only those before 4 cm</w:delText>
        </w:r>
      </w:del>
      <w:ins w:id="1032" w:author="Inge Christoffer Olsen" w:date="2026-10-07T12:16:00Z" w16du:dateUtc="2026-10-07T10:16:00Z">
        <w:r w:rsidR="00000000">
          <w:t>(no principal stratum exclusion). Women were included from 4 cm, and the 5 caesarean sections recorded at 3 cm (cervix retracted after admission)</w:t>
        </w:r>
      </w:ins>
      <w:r w:rsidR="00000000">
        <w:t xml:space="preserve"> are </w:t>
      </w:r>
      <w:del w:id="1033" w:author="Inge Christoffer Olsen" w:date="2026-10-07T12:16:00Z" w16du:dateUtc="2026-10-07T10:16:00Z">
        <w:r>
          <w:delText xml:space="preserve">excluded. </w:delText>
        </w:r>
        <w:commentRangeStart w:id="1034"/>
        <w:commentRangeStart w:id="1035"/>
        <w:r>
          <w:delText>Caesarean sections at 4 cm in</w:delText>
        </w:r>
      </w:del>
      <w:ins w:id="1036" w:author="Inge Christoffer Olsen" w:date="2026-10-07T12:16:00Z" w16du:dateUtc="2026-10-07T10:16:00Z">
        <w:r w:rsidR="00000000">
          <w:t>counted with those at 4 cm, so this is also the treatment policy strategy. In</w:t>
        </w:r>
      </w:ins>
      <w:r w:rsidR="00000000">
        <w:t xml:space="preserve"> the LCG period</w:t>
      </w:r>
      <w:del w:id="1037" w:author="Inge Christoffer Olsen" w:date="2026-10-07T12:16:00Z" w16du:dateUtc="2026-10-07T10:16:00Z">
        <w:r>
          <w:delText xml:space="preserve"> (before the LCG </w:delText>
        </w:r>
        <w:r w:rsidR="008F16F3">
          <w:delText>has taken effect</w:delText>
        </w:r>
        <w:r>
          <w:delText>) have been</w:delText>
        </w:r>
      </w:del>
      <w:ins w:id="1038" w:author="Inge Christoffer Olsen" w:date="2026-10-07T12:16:00Z" w16du:dateUtc="2026-10-07T10:16:00Z">
        <w:r w:rsidR="00000000">
          <w:t>, caesarean sections at 4 cm were</w:t>
        </w:r>
      </w:ins>
      <w:r w:rsidR="00000000">
        <w:t xml:space="preserve"> registered </w:t>
      </w:r>
      <w:del w:id="1039" w:author="Inge Christoffer Olsen" w:date="2026-10-07T12:16:00Z" w16du:dateUtc="2026-10-07T10:16:00Z">
        <w:r>
          <w:delText>(confirmed by the investigators, 11 September 2026); any missed cases would favour the LCG.</w:delText>
        </w:r>
      </w:del>
      <w:commentRangeEnd w:id="1034"/>
      <w:r w:rsidR="009F207A">
        <w:rPr>
          <w:rStyle w:val="CommentReference"/>
          <w:sz w:val="24"/>
          <w:szCs w:val="22"/>
        </w:rPr>
        <w:commentReference w:id="1034"/>
      </w:r>
      <w:commentRangeEnd w:id="1035"/>
      <w:r w:rsidR="008F16F3">
        <w:rPr>
          <w:rStyle w:val="CommentReference"/>
          <w:sz w:val="24"/>
          <w:szCs w:val="22"/>
        </w:rPr>
        <w:commentReference w:id="1035"/>
      </w:r>
      <w:ins w:id="1040" w:author="Inge Christoffer Olsen" w:date="2026-10-07T12:16:00Z" w16du:dateUtc="2026-10-07T10:16:00Z">
        <w:r w:rsidR="00000000">
          <w:t>retrospectively (after primary data collection but before unblinding).</w:t>
        </w:r>
      </w:ins>
    </w:p>
    <w:p w14:paraId="3F3CDBAF" w14:textId="77777777" w:rsidR="007D09B7" w:rsidRDefault="00000000">
      <w:pPr>
        <w:numPr>
          <w:ilvl w:val="0"/>
          <w:numId w:val="73"/>
        </w:numPr>
      </w:pPr>
      <w:r>
        <w:t xml:space="preserve">Transition periods included (treatment attribute and analysis set): all women in the full analysis set are analysed, with the transition period handled as a control </w:t>
      </w:r>
      <w:ins w:id="1041" w:author="Inge Christoffer Olsen" w:date="2026-10-07T12:16:00Z" w16du:dateUtc="2026-10-07T10:16:00Z">
        <w:r>
          <w:t xml:space="preserve">(WHO partograph) </w:t>
        </w:r>
      </w:ins>
      <w:r>
        <w:t>period. During the transition period staff were trained in the LCG but were asked not to act on it until the period had ended.</w:t>
      </w:r>
    </w:p>
    <w:p w14:paraId="1CC4A6B0" w14:textId="77777777" w:rsidR="007D09B7" w:rsidRDefault="00000000">
      <w:pPr>
        <w:numPr>
          <w:ilvl w:val="0"/>
          <w:numId w:val="73"/>
        </w:numPr>
      </w:pPr>
      <w:r>
        <w:t>Exposure time (treatment attribute): the effect of the LCG is allowed to depend on the time since the hospital started using it, with separate LCG effects for the first 5-week step after the transition period and for later steps (</w:t>
      </w:r>
      <w:ins w:id="1042" w:author="Inge Christoffer Olsen" w:date="2026-10-07T12:16:00Z" w16du:dateUtc="2026-10-07T10:16:00Z">
        <w:r>
          <w:t xml:space="preserve">a two-category version of the </w:t>
        </w:r>
      </w:ins>
      <w:r>
        <w:t xml:space="preserve">exposure-time </w:t>
      </w:r>
      <w:ins w:id="1043" w:author="Inge Christoffer Olsen" w:date="2026-10-07T12:16:00Z" w16du:dateUtc="2026-10-07T10:16:00Z">
        <w:r>
          <w:t xml:space="preserve">indicator </w:t>
        </w:r>
      </w:ins>
      <w:r>
        <w:t>model</w:t>
      </w:r>
      <w:del w:id="1044" w:author="Inge Christoffer Olsen" w:date="2026-10-07T12:16:00Z" w16du:dateUtc="2026-10-07T10:16:00Z">
        <w:r w:rsidR="007D33E9">
          <w:delText>;</w:delText>
        </w:r>
      </w:del>
      <w:ins w:id="1045" w:author="Inge Christoffer Olsen" w:date="2026-10-07T12:16:00Z" w16du:dateUtc="2026-10-07T10:16:00Z">
        <w:r>
          <w:t xml:space="preserve"> of</w:t>
        </w:r>
      </w:ins>
      <w:r>
        <w:t xml:space="preserve"> Kenny et al. 2022). </w:t>
      </w:r>
      <w:del w:id="1046" w:author="Inge Christoffer Olsen" w:date="2026-10-07T12:16:00Z" w16du:dateUtc="2026-10-07T10:16:00Z">
        <w:r w:rsidR="007D33E9">
          <w:delText>This examines</w:delText>
        </w:r>
      </w:del>
      <w:ins w:id="1047" w:author="Inge Christoffer Olsen" w:date="2026-10-07T12:16:00Z" w16du:dateUtc="2026-10-07T10:16:00Z">
        <w:r>
          <w:t>The rationale for this supplementary analysis is to examine</w:t>
        </w:r>
      </w:ins>
      <w:r>
        <w:t xml:space="preserve"> whether the effect of the LCG changes as its use becomes established.</w:t>
      </w:r>
    </w:p>
    <w:p w14:paraId="3F3B66CF" w14:textId="77777777" w:rsidR="007D09B7" w:rsidRDefault="00000000">
      <w:pPr>
        <w:pStyle w:val="Heading1"/>
        <w:rPr>
          <w:rFonts w:hint="eastAsia"/>
        </w:rPr>
      </w:pPr>
      <w:bookmarkStart w:id="1048" w:name="Xb1537d193c2320d7b217590801ec3517ed3ef16"/>
      <w:bookmarkStart w:id="1049" w:name="_Toc242267704"/>
      <w:bookmarkStart w:id="1050" w:name="_Toc240344702"/>
      <w:bookmarkEnd w:id="972"/>
      <w:bookmarkEnd w:id="975"/>
      <w:bookmarkEnd w:id="1018"/>
      <w:r>
        <w:lastRenderedPageBreak/>
        <w:t>5. Analyses Supporting Secondary Objective(s)</w:t>
      </w:r>
      <w:bookmarkEnd w:id="1049"/>
      <w:bookmarkEnd w:id="1050"/>
    </w:p>
    <w:p w14:paraId="64E3E7DE" w14:textId="77777777" w:rsidR="007D09B7" w:rsidRDefault="00000000">
      <w:pPr>
        <w:pStyle w:val="Heading2"/>
        <w:rPr>
          <w:rFonts w:hint="eastAsia"/>
        </w:rPr>
      </w:pPr>
      <w:bookmarkStart w:id="1051" w:name="X623cd9cf5ec5c96aa1530fa85c35df4cd55183f"/>
      <w:bookmarkStart w:id="1052" w:name="_Toc242267705"/>
      <w:bookmarkStart w:id="1053" w:name="_Toc240344703"/>
      <w:r>
        <w:t>5.1 Analyses Supporting Secondary Objectives:</w:t>
      </w:r>
      <w:bookmarkEnd w:id="1052"/>
      <w:bookmarkEnd w:id="1053"/>
    </w:p>
    <w:p w14:paraId="1643133B" w14:textId="77777777" w:rsidR="007D09B7" w:rsidRDefault="00000000">
      <w:pPr>
        <w:pStyle w:val="Heading3"/>
        <w:rPr>
          <w:rFonts w:hint="eastAsia"/>
        </w:rPr>
      </w:pPr>
      <w:bookmarkStart w:id="1054" w:name="sec-secondary-endpoints"/>
      <w:bookmarkStart w:id="1055" w:name="_Toc242267706"/>
      <w:bookmarkStart w:id="1056" w:name="_Toc240344704"/>
      <w:r>
        <w:t>5.1.1 Secondary Endpoints</w:t>
      </w:r>
      <w:bookmarkEnd w:id="1055"/>
      <w:bookmarkEnd w:id="1056"/>
    </w:p>
    <w:p w14:paraId="26458146" w14:textId="77777777" w:rsidR="007D09B7" w:rsidRDefault="00000000">
      <w:r>
        <w:t>C</w:t>
      </w:r>
      <w:del w:id="1057" w:author="Inge Christoffer Olsen" w:date="2026-10-07T12:16:00Z" w16du:dateUtc="2026-10-07T10:16:00Z">
        <w:r w:rsidR="007D33E9">
          <w:delText>:</w:delText>
        </w:r>
      </w:del>
      <w:ins w:id="1058" w:author="Inge Christoffer Olsen" w:date="2026-10-07T12:16:00Z" w16du:dateUtc="2026-10-07T10:16:00Z">
        <w:r>
          <w:t>*:</w:t>
        </w:r>
      </w:ins>
      <w:r>
        <w:t xml:space="preserve"> Continuous, </w:t>
      </w:r>
      <w:del w:id="1059" w:author="Inge Christoffer Olsen" w:date="2026-10-07T12:16:00Z" w16du:dateUtc="2026-10-07T10:16:00Z">
        <w:r w:rsidR="007D33E9">
          <w:delText xml:space="preserve">non-skewed; C*: Continuous </w:delText>
        </w:r>
      </w:del>
      <w:r>
        <w:t>possibly skewed; D: Dichotomous; Cat: Categorical; Ord: Ordinal; TTE: Time to event</w:t>
      </w:r>
      <w:del w:id="1060" w:author="Inge Christoffer Olsen" w:date="2026-10-07T12:16:00Z" w16du:dateUtc="2026-10-07T10:16:00Z">
        <w:r w:rsidR="007D33E9">
          <w:delText>; MN: Multinomial; RM: Repeated measures</w:delText>
        </w:r>
      </w:del>
    </w:p>
    <w:p w14:paraId="537D0ECE" w14:textId="77777777" w:rsidR="007D09B7" w:rsidRDefault="00000000">
      <w:pPr>
        <w:pStyle w:val="Heading4"/>
        <w:rPr>
          <w:rFonts w:hint="eastAsia"/>
        </w:rPr>
      </w:pPr>
      <w:bookmarkStart w:id="1061" w:name="sec-definition-of-efficacy-endpoints-for"/>
      <w:r>
        <w:t>5.1.1.1 Definition of Efficacy Endpoints for investigating the effect of LCG in women with a planned vaginal delivery</w:t>
      </w:r>
    </w:p>
    <w:tbl>
      <w:tblPr>
        <w:tblW w:w="4900" w:type="pct"/>
        <w:tblLayout w:type="fixed"/>
        <w:tblLook w:val="0020" w:firstRow="1" w:lastRow="0" w:firstColumn="0" w:lastColumn="0" w:noHBand="0" w:noVBand="0"/>
        <w:tblPrChange w:id="1062" w:author="Inge Christoffer Olsen" w:date="2026-10-07T12:16:00Z" w16du:dateUtc="2026-10-07T10:16: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153"/>
        <w:gridCol w:w="3370"/>
        <w:gridCol w:w="1684"/>
        <w:gridCol w:w="1966"/>
        <w:tblGridChange w:id="1063">
          <w:tblGrid>
            <w:gridCol w:w="5"/>
            <w:gridCol w:w="2148"/>
            <w:gridCol w:w="2"/>
            <w:gridCol w:w="3366"/>
            <w:gridCol w:w="2"/>
            <w:gridCol w:w="1681"/>
            <w:gridCol w:w="3"/>
            <w:gridCol w:w="1961"/>
            <w:gridCol w:w="5"/>
          </w:tblGrid>
        </w:tblGridChange>
      </w:tblGrid>
      <w:tr w:rsidR="007D09B7" w14:paraId="2D19C18E" w14:textId="77777777">
        <w:trPr>
          <w:tblHeader/>
          <w:trPrChange w:id="1064" w:author="Inge Christoffer Olsen" w:date="2026-10-07T12:16:00Z" w16du:dateUtc="2026-10-07T10:16:00Z">
            <w:trPr>
              <w:gridBefore w:val="1"/>
              <w:gridAfter w:val="1"/>
              <w:tblHeader/>
            </w:trPr>
          </w:trPrChange>
        </w:trPr>
        <w:tc>
          <w:tcPr>
            <w:tcW w:w="1821" w:type="dxa"/>
            <w:tcPrChange w:id="1065" w:author="Inge Christoffer Olsen" w:date="2026-10-07T12:16:00Z" w16du:dateUtc="2026-10-07T10:16:00Z">
              <w:tcPr>
                <w:tcW w:w="1821" w:type="dxa"/>
                <w:gridSpan w:val="2"/>
              </w:tcPr>
            </w:tcPrChange>
          </w:tcPr>
          <w:p w14:paraId="7FADCD66" w14:textId="77777777" w:rsidR="007D09B7" w:rsidRDefault="00000000">
            <w:pPr>
              <w:rPr>
                <w:rPrChange w:id="1066" w:author="Inge Christoffer Olsen" w:date="2026-10-07T12:16:00Z" w16du:dateUtc="2026-10-07T10:16:00Z">
                  <w:rPr>
                    <w:b/>
                  </w:rPr>
                </w:rPrChange>
              </w:rPr>
            </w:pPr>
            <w:r>
              <w:rPr>
                <w:rPrChange w:id="1067" w:author="Inge Christoffer Olsen" w:date="2026-10-07T12:16:00Z" w16du:dateUtc="2026-10-07T10:16:00Z">
                  <w:rPr>
                    <w:b/>
                  </w:rPr>
                </w:rPrChange>
              </w:rPr>
              <w:t>Endpoint</w:t>
            </w:r>
          </w:p>
        </w:tc>
        <w:tc>
          <w:tcPr>
            <w:tcW w:w="2851" w:type="dxa"/>
            <w:tcPrChange w:id="1068" w:author="Inge Christoffer Olsen" w:date="2026-10-07T12:16:00Z" w16du:dateUtc="2026-10-07T10:16:00Z">
              <w:tcPr>
                <w:tcW w:w="2851" w:type="dxa"/>
              </w:tcPr>
            </w:tcPrChange>
          </w:tcPr>
          <w:p w14:paraId="49ADB6B8" w14:textId="77777777" w:rsidR="007D09B7" w:rsidRDefault="00000000">
            <w:pPr>
              <w:rPr>
                <w:rPrChange w:id="1069" w:author="Inge Christoffer Olsen" w:date="2026-10-07T12:16:00Z" w16du:dateUtc="2026-10-07T10:16:00Z">
                  <w:rPr>
                    <w:b/>
                  </w:rPr>
                </w:rPrChange>
              </w:rPr>
            </w:pPr>
            <w:r>
              <w:rPr>
                <w:rPrChange w:id="1070" w:author="Inge Christoffer Olsen" w:date="2026-10-07T12:16:00Z" w16du:dateUtc="2026-10-07T10:16:00Z">
                  <w:rPr>
                    <w:b/>
                  </w:rPr>
                </w:rPrChange>
              </w:rPr>
              <w:t>Measure details</w:t>
            </w:r>
          </w:p>
        </w:tc>
        <w:tc>
          <w:tcPr>
            <w:tcW w:w="1425" w:type="dxa"/>
            <w:tcPrChange w:id="1071" w:author="Inge Christoffer Olsen" w:date="2026-10-07T12:16:00Z" w16du:dateUtc="2026-10-07T10:16:00Z">
              <w:tcPr>
                <w:tcW w:w="1425" w:type="dxa"/>
                <w:gridSpan w:val="2"/>
              </w:tcPr>
            </w:tcPrChange>
          </w:tcPr>
          <w:p w14:paraId="284783A4" w14:textId="77777777" w:rsidR="007D09B7" w:rsidRDefault="00000000">
            <w:pPr>
              <w:rPr>
                <w:rPrChange w:id="1072" w:author="Inge Christoffer Olsen" w:date="2026-10-07T12:16:00Z" w16du:dateUtc="2026-10-07T10:16:00Z">
                  <w:rPr>
                    <w:b/>
                  </w:rPr>
                </w:rPrChange>
              </w:rPr>
            </w:pPr>
            <w:r>
              <w:rPr>
                <w:rPrChange w:id="1073" w:author="Inge Christoffer Olsen" w:date="2026-10-07T12:16:00Z" w16du:dateUtc="2026-10-07T10:16:00Z">
                  <w:rPr>
                    <w:b/>
                  </w:rPr>
                </w:rPrChange>
              </w:rPr>
              <w:t>Endpoint category</w:t>
            </w:r>
          </w:p>
        </w:tc>
        <w:tc>
          <w:tcPr>
            <w:tcW w:w="1663" w:type="dxa"/>
            <w:tcPrChange w:id="1074" w:author="Inge Christoffer Olsen" w:date="2026-10-07T12:16:00Z" w16du:dateUtc="2026-10-07T10:16:00Z">
              <w:tcPr>
                <w:tcW w:w="1663" w:type="dxa"/>
                <w:gridSpan w:val="2"/>
              </w:tcPr>
            </w:tcPrChange>
          </w:tcPr>
          <w:p w14:paraId="5A91F967" w14:textId="77777777" w:rsidR="007D09B7" w:rsidRDefault="00000000">
            <w:pPr>
              <w:rPr>
                <w:rPrChange w:id="1075" w:author="Inge Christoffer Olsen" w:date="2026-10-07T12:16:00Z" w16du:dateUtc="2026-10-07T10:16:00Z">
                  <w:rPr>
                    <w:b/>
                  </w:rPr>
                </w:rPrChange>
              </w:rPr>
            </w:pPr>
            <w:r>
              <w:rPr>
                <w:rPrChange w:id="1076" w:author="Inge Christoffer Olsen" w:date="2026-10-07T12:16:00Z" w16du:dateUtc="2026-10-07T10:16:00Z">
                  <w:rPr>
                    <w:b/>
                  </w:rPr>
                </w:rPrChange>
              </w:rPr>
              <w:t xml:space="preserve">Handling of missing </w:t>
            </w:r>
            <w:ins w:id="1077" w:author="Inge Christoffer Olsen" w:date="2026-10-07T12:16:00Z" w16du:dateUtc="2026-10-07T10:16:00Z">
              <w:r>
                <w:t xml:space="preserve">or spurious </w:t>
              </w:r>
            </w:ins>
            <w:r>
              <w:rPr>
                <w:rPrChange w:id="1078" w:author="Inge Christoffer Olsen" w:date="2026-10-07T12:16:00Z" w16du:dateUtc="2026-10-07T10:16:00Z">
                  <w:rPr>
                    <w:b/>
                  </w:rPr>
                </w:rPrChange>
              </w:rPr>
              <w:t>data</w:t>
            </w:r>
          </w:p>
        </w:tc>
      </w:tr>
      <w:tr w:rsidR="007D09B7" w14:paraId="0A590FFE" w14:textId="77777777">
        <w:trPr>
          <w:trPrChange w:id="1079" w:author="Inge Christoffer Olsen" w:date="2026-10-07T12:16:00Z" w16du:dateUtc="2026-10-07T10:16:00Z">
            <w:trPr>
              <w:gridBefore w:val="1"/>
              <w:gridAfter w:val="1"/>
            </w:trPr>
          </w:trPrChange>
        </w:trPr>
        <w:tc>
          <w:tcPr>
            <w:tcW w:w="1821" w:type="dxa"/>
            <w:tcPrChange w:id="1080" w:author="Inge Christoffer Olsen" w:date="2026-10-07T12:16:00Z" w16du:dateUtc="2026-10-07T10:16:00Z">
              <w:tcPr>
                <w:tcW w:w="1821" w:type="dxa"/>
                <w:gridSpan w:val="2"/>
              </w:tcPr>
            </w:tcPrChange>
          </w:tcPr>
          <w:p w14:paraId="502335F5" w14:textId="77777777" w:rsidR="007D09B7" w:rsidRDefault="00000000">
            <w:r>
              <w:t>Spontaneous vaginal delivery</w:t>
            </w:r>
          </w:p>
        </w:tc>
        <w:tc>
          <w:tcPr>
            <w:tcW w:w="2851" w:type="dxa"/>
            <w:tcPrChange w:id="1081" w:author="Inge Christoffer Olsen" w:date="2026-10-07T12:16:00Z" w16du:dateUtc="2026-10-07T10:16:00Z">
              <w:tcPr>
                <w:tcW w:w="2851" w:type="dxa"/>
              </w:tcPr>
            </w:tcPrChange>
          </w:tcPr>
          <w:p w14:paraId="71D9DBE1" w14:textId="77777777" w:rsidR="007D09B7" w:rsidRDefault="00000000">
            <w:r>
              <w:t>Vaginal delivery without forceps or vacuum, any presentation (including vaginal breech), as recorded in the hospital’s medical records. Multiple births: spontaneous only if every baby is born spontaneously</w:t>
            </w:r>
          </w:p>
        </w:tc>
        <w:tc>
          <w:tcPr>
            <w:tcW w:w="1425" w:type="dxa"/>
            <w:tcPrChange w:id="1082" w:author="Inge Christoffer Olsen" w:date="2026-10-07T12:16:00Z" w16du:dateUtc="2026-10-07T10:16:00Z">
              <w:tcPr>
                <w:tcW w:w="1425" w:type="dxa"/>
                <w:gridSpan w:val="2"/>
              </w:tcPr>
            </w:tcPrChange>
          </w:tcPr>
          <w:p w14:paraId="4DD54BCF" w14:textId="77777777" w:rsidR="007D09B7" w:rsidRDefault="00000000">
            <w:r>
              <w:t>D</w:t>
            </w:r>
          </w:p>
        </w:tc>
        <w:tc>
          <w:tcPr>
            <w:tcW w:w="1663" w:type="dxa"/>
            <w:tcPrChange w:id="1083" w:author="Inge Christoffer Olsen" w:date="2026-10-07T12:16:00Z" w16du:dateUtc="2026-10-07T10:16:00Z">
              <w:tcPr>
                <w:tcW w:w="1663" w:type="dxa"/>
                <w:gridSpan w:val="2"/>
              </w:tcPr>
            </w:tcPrChange>
          </w:tcPr>
          <w:p w14:paraId="0ACA34D2" w14:textId="77777777" w:rsidR="007D09B7" w:rsidRDefault="00000000">
            <w:r>
              <w:t>No missing data observed in blind review</w:t>
            </w:r>
          </w:p>
        </w:tc>
      </w:tr>
      <w:tr w:rsidR="007D09B7" w14:paraId="2DCE462E" w14:textId="77777777">
        <w:trPr>
          <w:trPrChange w:id="1084" w:author="Inge Christoffer Olsen" w:date="2026-10-07T12:16:00Z" w16du:dateUtc="2026-10-07T10:16:00Z">
            <w:trPr>
              <w:gridBefore w:val="1"/>
              <w:gridAfter w:val="1"/>
            </w:trPr>
          </w:trPrChange>
        </w:trPr>
        <w:tc>
          <w:tcPr>
            <w:tcW w:w="1821" w:type="dxa"/>
            <w:tcPrChange w:id="1085" w:author="Inge Christoffer Olsen" w:date="2026-10-07T12:16:00Z" w16du:dateUtc="2026-10-07T10:16:00Z">
              <w:tcPr>
                <w:tcW w:w="1821" w:type="dxa"/>
                <w:gridSpan w:val="2"/>
              </w:tcPr>
            </w:tcPrChange>
          </w:tcPr>
          <w:p w14:paraId="15C7437D" w14:textId="77777777" w:rsidR="007D09B7" w:rsidRDefault="00000000">
            <w:r>
              <w:t>Instrumental vaginal delivery (forceps or vacuum)</w:t>
            </w:r>
          </w:p>
        </w:tc>
        <w:tc>
          <w:tcPr>
            <w:tcW w:w="2851" w:type="dxa"/>
            <w:tcPrChange w:id="1086" w:author="Inge Christoffer Olsen" w:date="2026-10-07T12:16:00Z" w16du:dateUtc="2026-10-07T10:16:00Z">
              <w:tcPr>
                <w:tcW w:w="2851" w:type="dxa"/>
              </w:tcPr>
            </w:tcPrChange>
          </w:tcPr>
          <w:p w14:paraId="1874DF70" w14:textId="77777777" w:rsidR="007D09B7" w:rsidRDefault="00000000">
            <w:r>
              <w:t xml:space="preserve">Vaginal delivery with forceps or vacuum (combined), as recorded in the hospital’s medical records. </w:t>
            </w:r>
            <w:del w:id="1087" w:author="Inge Christoffer Olsen" w:date="2026-10-07T12:16:00Z" w16du:dateUtc="2026-10-07T10:16:00Z">
              <w:r w:rsidR="007D33E9">
                <w:delText>Mode of delivery is classified as spontaneous vaginal, instrumental vaginal or caesarean section; a</w:delText>
              </w:r>
            </w:del>
            <w:ins w:id="1088" w:author="Inge Christoffer Olsen" w:date="2026-10-07T12:16:00Z" w16du:dateUtc="2026-10-07T10:16:00Z">
              <w:r>
                <w:t>A</w:t>
              </w:r>
            </w:ins>
            <w:r>
              <w:t xml:space="preserve"> failed instrumental attempt followed by caesarean section counts as caesarean section. Multiple births: most operative mode across the babies</w:t>
            </w:r>
          </w:p>
        </w:tc>
        <w:tc>
          <w:tcPr>
            <w:tcW w:w="1425" w:type="dxa"/>
            <w:tcPrChange w:id="1089" w:author="Inge Christoffer Olsen" w:date="2026-10-07T12:16:00Z" w16du:dateUtc="2026-10-07T10:16:00Z">
              <w:tcPr>
                <w:tcW w:w="1425" w:type="dxa"/>
                <w:gridSpan w:val="2"/>
              </w:tcPr>
            </w:tcPrChange>
          </w:tcPr>
          <w:p w14:paraId="56AC9B09" w14:textId="77777777" w:rsidR="007D09B7" w:rsidRDefault="00000000">
            <w:r>
              <w:t>D</w:t>
            </w:r>
          </w:p>
        </w:tc>
        <w:tc>
          <w:tcPr>
            <w:tcW w:w="1663" w:type="dxa"/>
            <w:tcPrChange w:id="1090" w:author="Inge Christoffer Olsen" w:date="2026-10-07T12:16:00Z" w16du:dateUtc="2026-10-07T10:16:00Z">
              <w:tcPr>
                <w:tcW w:w="1663" w:type="dxa"/>
                <w:gridSpan w:val="2"/>
              </w:tcPr>
            </w:tcPrChange>
          </w:tcPr>
          <w:p w14:paraId="36C48FD2" w14:textId="77777777" w:rsidR="007D09B7" w:rsidRDefault="00000000">
            <w:r>
              <w:t>No missing data observed in blind review</w:t>
            </w:r>
          </w:p>
        </w:tc>
      </w:tr>
      <w:tr w:rsidR="007D09B7" w14:paraId="131BD940" w14:textId="77777777">
        <w:trPr>
          <w:trPrChange w:id="1091" w:author="Inge Christoffer Olsen" w:date="2026-10-07T12:16:00Z" w16du:dateUtc="2026-10-07T10:16:00Z">
            <w:trPr>
              <w:gridBefore w:val="1"/>
              <w:gridAfter w:val="1"/>
            </w:trPr>
          </w:trPrChange>
        </w:trPr>
        <w:tc>
          <w:tcPr>
            <w:tcW w:w="1821" w:type="dxa"/>
            <w:tcPrChange w:id="1092" w:author="Inge Christoffer Olsen" w:date="2026-10-07T12:16:00Z" w16du:dateUtc="2026-10-07T10:16:00Z">
              <w:tcPr>
                <w:tcW w:w="1821" w:type="dxa"/>
                <w:gridSpan w:val="2"/>
              </w:tcPr>
            </w:tcPrChange>
          </w:tcPr>
          <w:p w14:paraId="5D6712D9" w14:textId="77777777" w:rsidR="007D09B7" w:rsidRDefault="00000000">
            <w:r>
              <w:t>Occurrence of amniotomy during labour</w:t>
            </w:r>
          </w:p>
        </w:tc>
        <w:tc>
          <w:tcPr>
            <w:tcW w:w="2851" w:type="dxa"/>
            <w:tcPrChange w:id="1093" w:author="Inge Christoffer Olsen" w:date="2026-10-07T12:16:00Z" w16du:dateUtc="2026-10-07T10:16:00Z">
              <w:tcPr>
                <w:tcW w:w="2851" w:type="dxa"/>
              </w:tcPr>
            </w:tcPrChange>
          </w:tcPr>
          <w:p w14:paraId="564AFB41" w14:textId="77777777" w:rsidR="007D09B7" w:rsidRDefault="00000000">
            <w:r>
              <w:t>Amniotomy performed at 4 cm cervical dilatation or more, as recorded in the hospital’s medical records. Women with an amniotomy before 4 cm are excluded from the analysis of this endpoint</w:t>
            </w:r>
            <w:ins w:id="1094" w:author="Inge Christoffer Olsen" w:date="2026-10-07T12:16:00Z" w16du:dateUtc="2026-10-07T10:16:00Z">
              <w:r>
                <w:t>. The recorded amniotomy may include amniotomy as a method of induction of labour, which is usually performed before 4 cm</w:t>
              </w:r>
            </w:ins>
          </w:p>
        </w:tc>
        <w:tc>
          <w:tcPr>
            <w:tcW w:w="1425" w:type="dxa"/>
            <w:tcPrChange w:id="1095" w:author="Inge Christoffer Olsen" w:date="2026-10-07T12:16:00Z" w16du:dateUtc="2026-10-07T10:16:00Z">
              <w:tcPr>
                <w:tcW w:w="1425" w:type="dxa"/>
                <w:gridSpan w:val="2"/>
              </w:tcPr>
            </w:tcPrChange>
          </w:tcPr>
          <w:p w14:paraId="1595C016" w14:textId="77777777" w:rsidR="007D09B7" w:rsidRDefault="00000000">
            <w:r>
              <w:t>D</w:t>
            </w:r>
          </w:p>
        </w:tc>
        <w:tc>
          <w:tcPr>
            <w:tcW w:w="1663" w:type="dxa"/>
            <w:tcPrChange w:id="1096" w:author="Inge Christoffer Olsen" w:date="2026-10-07T12:16:00Z" w16du:dateUtc="2026-10-07T10:16:00Z">
              <w:tcPr>
                <w:tcW w:w="1663" w:type="dxa"/>
                <w:gridSpan w:val="2"/>
              </w:tcPr>
            </w:tcPrChange>
          </w:tcPr>
          <w:p w14:paraId="2CF6CCCF" w14:textId="77777777" w:rsidR="007D09B7" w:rsidRDefault="00000000">
            <w:r>
              <w:t>Blind review: 164 amniotomies with no dilation recorded, counted as events; 1 woman with missing amniotomy status imputed as no</w:t>
            </w:r>
          </w:p>
        </w:tc>
      </w:tr>
      <w:tr w:rsidR="007D09B7" w14:paraId="3942D675" w14:textId="77777777">
        <w:trPr>
          <w:trPrChange w:id="1097" w:author="Inge Christoffer Olsen" w:date="2026-10-07T12:16:00Z" w16du:dateUtc="2026-10-07T10:16:00Z">
            <w:trPr>
              <w:gridBefore w:val="1"/>
              <w:gridAfter w:val="1"/>
            </w:trPr>
          </w:trPrChange>
        </w:trPr>
        <w:tc>
          <w:tcPr>
            <w:tcW w:w="1821" w:type="dxa"/>
            <w:tcPrChange w:id="1098" w:author="Inge Christoffer Olsen" w:date="2026-10-07T12:16:00Z" w16du:dateUtc="2026-10-07T10:16:00Z">
              <w:tcPr>
                <w:tcW w:w="1821" w:type="dxa"/>
                <w:gridSpan w:val="2"/>
              </w:tcPr>
            </w:tcPrChange>
          </w:tcPr>
          <w:p w14:paraId="2E6A1AA2" w14:textId="77777777" w:rsidR="007D09B7" w:rsidRDefault="00000000">
            <w:r>
              <w:lastRenderedPageBreak/>
              <w:t>Use of oxytocin during labour</w:t>
            </w:r>
          </w:p>
        </w:tc>
        <w:tc>
          <w:tcPr>
            <w:tcW w:w="2851" w:type="dxa"/>
            <w:tcPrChange w:id="1099" w:author="Inge Christoffer Olsen" w:date="2026-10-07T12:16:00Z" w16du:dateUtc="2026-10-07T10:16:00Z">
              <w:tcPr>
                <w:tcW w:w="2851" w:type="dxa"/>
              </w:tcPr>
            </w:tcPrChange>
          </w:tcPr>
          <w:p w14:paraId="378C7D0A" w14:textId="77777777" w:rsidR="007D09B7" w:rsidRDefault="00000000">
            <w:r>
              <w:t>Oxytocin infusion started at 4 cm cervical dilatation or more (including the second stage), as recorded in the hospital’s medical records. Women with an infusion started before 4 cm are excluded from the analysis of this endpoint</w:t>
            </w:r>
            <w:ins w:id="1100" w:author="Inge Christoffer Olsen" w:date="2026-10-07T12:16:00Z" w16du:dateUtc="2026-10-07T10:16:00Z">
              <w:r>
                <w:t>. The recorded infusion may include oxytocin as a method of induction of labour, which is usually started before 4 cm</w:t>
              </w:r>
            </w:ins>
          </w:p>
        </w:tc>
        <w:tc>
          <w:tcPr>
            <w:tcW w:w="1425" w:type="dxa"/>
            <w:tcPrChange w:id="1101" w:author="Inge Christoffer Olsen" w:date="2026-10-07T12:16:00Z" w16du:dateUtc="2026-10-07T10:16:00Z">
              <w:tcPr>
                <w:tcW w:w="1425" w:type="dxa"/>
                <w:gridSpan w:val="2"/>
              </w:tcPr>
            </w:tcPrChange>
          </w:tcPr>
          <w:p w14:paraId="23A5A75A" w14:textId="77777777" w:rsidR="007D09B7" w:rsidRDefault="00000000">
            <w:r>
              <w:t>D</w:t>
            </w:r>
          </w:p>
        </w:tc>
        <w:tc>
          <w:tcPr>
            <w:tcW w:w="1663" w:type="dxa"/>
            <w:tcPrChange w:id="1102" w:author="Inge Christoffer Olsen" w:date="2026-10-07T12:16:00Z" w16du:dateUtc="2026-10-07T10:16:00Z">
              <w:tcPr>
                <w:tcW w:w="1663" w:type="dxa"/>
                <w:gridSpan w:val="2"/>
              </w:tcPr>
            </w:tcPrChange>
          </w:tcPr>
          <w:p w14:paraId="2511DC72" w14:textId="77777777" w:rsidR="007D09B7" w:rsidRDefault="00000000">
            <w:r>
              <w:t>Blind review: 106 infusions with no start dilation recorded, counted as events; 1 woman with missing oxytocin status imputed as no</w:t>
            </w:r>
          </w:p>
        </w:tc>
      </w:tr>
      <w:tr w:rsidR="007D09B7" w14:paraId="66E1F22B" w14:textId="77777777">
        <w:trPr>
          <w:trPrChange w:id="1103" w:author="Inge Christoffer Olsen" w:date="2026-10-07T12:16:00Z" w16du:dateUtc="2026-10-07T10:16:00Z">
            <w:trPr>
              <w:gridBefore w:val="1"/>
              <w:gridAfter w:val="1"/>
            </w:trPr>
          </w:trPrChange>
        </w:trPr>
        <w:tc>
          <w:tcPr>
            <w:tcW w:w="1821" w:type="dxa"/>
            <w:tcPrChange w:id="1104" w:author="Inge Christoffer Olsen" w:date="2026-10-07T12:16:00Z" w16du:dateUtc="2026-10-07T10:16:00Z">
              <w:tcPr>
                <w:tcW w:w="1821" w:type="dxa"/>
                <w:gridSpan w:val="2"/>
              </w:tcPr>
            </w:tcPrChange>
          </w:tcPr>
          <w:p w14:paraId="542A2690" w14:textId="77777777" w:rsidR="007D09B7" w:rsidRDefault="00000000">
            <w:r>
              <w:t>Use of epidural analgesia during labour</w:t>
            </w:r>
          </w:p>
        </w:tc>
        <w:tc>
          <w:tcPr>
            <w:tcW w:w="2851" w:type="dxa"/>
            <w:tcPrChange w:id="1105" w:author="Inge Christoffer Olsen" w:date="2026-10-07T12:16:00Z" w16du:dateUtc="2026-10-07T10:16:00Z">
              <w:tcPr>
                <w:tcW w:w="2851" w:type="dxa"/>
              </w:tcPr>
            </w:tcPrChange>
          </w:tcPr>
          <w:p w14:paraId="701636E7" w14:textId="77777777" w:rsidR="007D09B7" w:rsidRDefault="00000000">
            <w:r>
              <w:t>Epidural analgesia started at 4 cm cervical dilatation or more, as recorded in the hospital’s medical records. Women with an epidural started before 4 cm are excluded from the analysis of this endpoint</w:t>
            </w:r>
          </w:p>
        </w:tc>
        <w:tc>
          <w:tcPr>
            <w:tcW w:w="1425" w:type="dxa"/>
            <w:tcPrChange w:id="1106" w:author="Inge Christoffer Olsen" w:date="2026-10-07T12:16:00Z" w16du:dateUtc="2026-10-07T10:16:00Z">
              <w:tcPr>
                <w:tcW w:w="1425" w:type="dxa"/>
                <w:gridSpan w:val="2"/>
              </w:tcPr>
            </w:tcPrChange>
          </w:tcPr>
          <w:p w14:paraId="1F453EE5" w14:textId="77777777" w:rsidR="007D09B7" w:rsidRDefault="00000000">
            <w:r>
              <w:t>D</w:t>
            </w:r>
          </w:p>
        </w:tc>
        <w:tc>
          <w:tcPr>
            <w:tcW w:w="1663" w:type="dxa"/>
            <w:tcPrChange w:id="1107" w:author="Inge Christoffer Olsen" w:date="2026-10-07T12:16:00Z" w16du:dateUtc="2026-10-07T10:16:00Z">
              <w:tcPr>
                <w:tcW w:w="1663" w:type="dxa"/>
                <w:gridSpan w:val="2"/>
              </w:tcPr>
            </w:tcPrChange>
          </w:tcPr>
          <w:p w14:paraId="3E8A9E26" w14:textId="77777777" w:rsidR="007D09B7" w:rsidRDefault="00000000">
            <w:r>
              <w:t xml:space="preserve">Blind review: 462 epidurals with no start dilation recorded, counted as events; </w:t>
            </w:r>
            <w:del w:id="1108" w:author="Inge Christoffer Olsen" w:date="2026-10-07T12:16:00Z" w16du:dateUtc="2026-10-07T10:16:00Z">
              <w:r w:rsidR="007D33E9">
                <w:delText>15</w:delText>
              </w:r>
            </w:del>
            <w:ins w:id="1109" w:author="Inge Christoffer Olsen" w:date="2026-10-07T12:16:00Z" w16du:dateUtc="2026-10-07T10:16:00Z">
              <w:r>
                <w:t>16</w:t>
              </w:r>
            </w:ins>
            <w:r>
              <w:t xml:space="preserve"> women with missing epidural status imputed as no</w:t>
            </w:r>
          </w:p>
        </w:tc>
      </w:tr>
      <w:tr w:rsidR="007D09B7" w14:paraId="27F28AFA" w14:textId="77777777">
        <w:trPr>
          <w:trPrChange w:id="1110" w:author="Inge Christoffer Olsen" w:date="2026-10-07T12:16:00Z" w16du:dateUtc="2026-10-07T10:16:00Z">
            <w:trPr>
              <w:gridBefore w:val="1"/>
              <w:gridAfter w:val="1"/>
            </w:trPr>
          </w:trPrChange>
        </w:trPr>
        <w:tc>
          <w:tcPr>
            <w:tcW w:w="1821" w:type="dxa"/>
            <w:tcPrChange w:id="1111" w:author="Inge Christoffer Olsen" w:date="2026-10-07T12:16:00Z" w16du:dateUtc="2026-10-07T10:16:00Z">
              <w:tcPr>
                <w:tcW w:w="1821" w:type="dxa"/>
                <w:gridSpan w:val="2"/>
              </w:tcPr>
            </w:tcPrChange>
          </w:tcPr>
          <w:p w14:paraId="051437B6" w14:textId="77777777" w:rsidR="007D09B7" w:rsidRDefault="00000000">
            <w:r>
              <w:t>Use of medical pain relief during labour</w:t>
            </w:r>
          </w:p>
        </w:tc>
        <w:tc>
          <w:tcPr>
            <w:tcW w:w="2851" w:type="dxa"/>
            <w:tcPrChange w:id="1112" w:author="Inge Christoffer Olsen" w:date="2026-10-07T12:16:00Z" w16du:dateUtc="2026-10-07T10:16:00Z">
              <w:tcPr>
                <w:tcW w:w="2851" w:type="dxa"/>
              </w:tcPr>
            </w:tcPrChange>
          </w:tcPr>
          <w:p w14:paraId="73A9FDA8" w14:textId="77777777" w:rsidR="007D09B7" w:rsidRDefault="00000000">
            <w:r>
              <w:t xml:space="preserve">Any use of medical pain relief during labour, whatever the timing, as recorded in the hospital’s medical records: epidural analgesia, spinal analgesia, pudendal block, nitrous oxide or other. Timing is not recorded for methods other than epidural, so no </w:t>
            </w:r>
            <w:del w:id="1113" w:author="Inge Christoffer Olsen" w:date="2026-10-07T12:16:00Z" w16du:dateUtc="2026-10-07T10:16:00Z">
              <w:r w:rsidR="001C4BA2">
                <w:delText>cervical dilation</w:delText>
              </w:r>
              <w:r w:rsidR="007D33E9">
                <w:delText xml:space="preserve"> window is applied</w:delText>
              </w:r>
            </w:del>
            <w:ins w:id="1114" w:author="Inge Christoffer Olsen" w:date="2026-10-07T12:16:00Z" w16du:dateUtc="2026-10-07T10:16:00Z">
              <w:r>
                <w:t>4 cm window is applied. Spinal analgesia and pudendal block were to be recorded only when given for pain relief in labour, but may in some cases include anaesthesia for caesarean section, instrumental delivery or episiotomy</w:t>
              </w:r>
            </w:ins>
          </w:p>
        </w:tc>
        <w:tc>
          <w:tcPr>
            <w:tcW w:w="1425" w:type="dxa"/>
            <w:tcPrChange w:id="1115" w:author="Inge Christoffer Olsen" w:date="2026-10-07T12:16:00Z" w16du:dateUtc="2026-10-07T10:16:00Z">
              <w:tcPr>
                <w:tcW w:w="1425" w:type="dxa"/>
                <w:gridSpan w:val="2"/>
              </w:tcPr>
            </w:tcPrChange>
          </w:tcPr>
          <w:p w14:paraId="5B750D3E" w14:textId="77777777" w:rsidR="007D09B7" w:rsidRDefault="00000000">
            <w:r>
              <w:t>D</w:t>
            </w:r>
          </w:p>
        </w:tc>
        <w:tc>
          <w:tcPr>
            <w:tcW w:w="1663" w:type="dxa"/>
            <w:tcPrChange w:id="1116" w:author="Inge Christoffer Olsen" w:date="2026-10-07T12:16:00Z" w16du:dateUtc="2026-10-07T10:16:00Z">
              <w:tcPr>
                <w:tcW w:w="1663" w:type="dxa"/>
                <w:gridSpan w:val="2"/>
              </w:tcPr>
            </w:tcPrChange>
          </w:tcPr>
          <w:p w14:paraId="3489DD10" w14:textId="77777777" w:rsidR="007D09B7" w:rsidRDefault="00000000">
            <w:r>
              <w:t>Blind review: 16 women with missing status imputed as no</w:t>
            </w:r>
          </w:p>
        </w:tc>
      </w:tr>
      <w:tr w:rsidR="007D09B7" w14:paraId="022335B7" w14:textId="77777777">
        <w:trPr>
          <w:trPrChange w:id="1117" w:author="Inge Christoffer Olsen" w:date="2026-10-07T12:16:00Z" w16du:dateUtc="2026-10-07T10:16:00Z">
            <w:trPr>
              <w:gridBefore w:val="1"/>
              <w:gridAfter w:val="1"/>
            </w:trPr>
          </w:trPrChange>
        </w:trPr>
        <w:tc>
          <w:tcPr>
            <w:tcW w:w="1821" w:type="dxa"/>
            <w:tcPrChange w:id="1118" w:author="Inge Christoffer Olsen" w:date="2026-10-07T12:16:00Z" w16du:dateUtc="2026-10-07T10:16:00Z">
              <w:tcPr>
                <w:tcW w:w="1821" w:type="dxa"/>
                <w:gridSpan w:val="2"/>
              </w:tcPr>
            </w:tcPrChange>
          </w:tcPr>
          <w:p w14:paraId="1ECA5C55" w14:textId="77777777" w:rsidR="007D09B7" w:rsidRDefault="00000000">
            <w:r>
              <w:lastRenderedPageBreak/>
              <w:t>Intermittent fetal monitoring</w:t>
            </w:r>
          </w:p>
        </w:tc>
        <w:tc>
          <w:tcPr>
            <w:tcW w:w="2851" w:type="dxa"/>
            <w:tcPrChange w:id="1119" w:author="Inge Christoffer Olsen" w:date="2026-10-07T12:16:00Z" w16du:dateUtc="2026-10-07T10:16:00Z">
              <w:tcPr>
                <w:tcW w:w="2851" w:type="dxa"/>
              </w:tcPr>
            </w:tcPrChange>
          </w:tcPr>
          <w:p w14:paraId="5444F59B" w14:textId="77777777" w:rsidR="007D09B7" w:rsidRDefault="00000000">
            <w:r>
              <w:t xml:space="preserve">Exclusive intermittent fetal monitoring in labour: intermittent monitoring recorded and neither continuous external CTG nor STAN/continuous internal CTG. Women converted to continuous monitoring are not events. Timing is not recorded, so no </w:t>
            </w:r>
            <w:del w:id="1120" w:author="Inge Christoffer Olsen" w:date="2026-10-07T12:16:00Z" w16du:dateUtc="2026-10-07T10:16:00Z">
              <w:r w:rsidR="001C4BA2">
                <w:delText>cervical dilation</w:delText>
              </w:r>
              <w:r w:rsidR="007D33E9">
                <w:delText xml:space="preserve"> window is applied</w:delText>
              </w:r>
            </w:del>
            <w:ins w:id="1121" w:author="Inge Christoffer Olsen" w:date="2026-10-07T12:16:00Z" w16du:dateUtc="2026-10-07T10:16:00Z">
              <w:r>
                <w:t>4 cm window is applied. Continuous external CTG is assumed to include the admission CTG, so exclusive intermittent monitoring may be understated</w:t>
              </w:r>
            </w:ins>
          </w:p>
        </w:tc>
        <w:tc>
          <w:tcPr>
            <w:tcW w:w="1425" w:type="dxa"/>
            <w:tcPrChange w:id="1122" w:author="Inge Christoffer Olsen" w:date="2026-10-07T12:16:00Z" w16du:dateUtc="2026-10-07T10:16:00Z">
              <w:tcPr>
                <w:tcW w:w="1425" w:type="dxa"/>
                <w:gridSpan w:val="2"/>
              </w:tcPr>
            </w:tcPrChange>
          </w:tcPr>
          <w:p w14:paraId="748F1525" w14:textId="77777777" w:rsidR="007D09B7" w:rsidRDefault="00000000">
            <w:r>
              <w:t>D</w:t>
            </w:r>
          </w:p>
        </w:tc>
        <w:tc>
          <w:tcPr>
            <w:tcW w:w="1663" w:type="dxa"/>
            <w:tcPrChange w:id="1123" w:author="Inge Christoffer Olsen" w:date="2026-10-07T12:16:00Z" w16du:dateUtc="2026-10-07T10:16:00Z">
              <w:tcPr>
                <w:tcW w:w="1663" w:type="dxa"/>
                <w:gridSpan w:val="2"/>
              </w:tcPr>
            </w:tcPrChange>
          </w:tcPr>
          <w:p w14:paraId="302B247A" w14:textId="77777777" w:rsidR="007D09B7" w:rsidRDefault="00000000">
            <w:r>
              <w:t>Blind review: 107 ‘none’ and 2 with nothing ticked, counted as no event; a ticked intermittent box overrides ‘none’</w:t>
            </w:r>
          </w:p>
        </w:tc>
      </w:tr>
      <w:tr w:rsidR="007D09B7" w14:paraId="78A49FF4" w14:textId="77777777">
        <w:trPr>
          <w:trPrChange w:id="1124" w:author="Inge Christoffer Olsen" w:date="2026-10-07T12:16:00Z" w16du:dateUtc="2026-10-07T10:16:00Z">
            <w:trPr>
              <w:gridBefore w:val="1"/>
              <w:gridAfter w:val="1"/>
            </w:trPr>
          </w:trPrChange>
        </w:trPr>
        <w:tc>
          <w:tcPr>
            <w:tcW w:w="1821" w:type="dxa"/>
            <w:tcPrChange w:id="1125" w:author="Inge Christoffer Olsen" w:date="2026-10-07T12:16:00Z" w16du:dateUtc="2026-10-07T10:16:00Z">
              <w:tcPr>
                <w:tcW w:w="1821" w:type="dxa"/>
                <w:gridSpan w:val="2"/>
              </w:tcPr>
            </w:tcPrChange>
          </w:tcPr>
          <w:p w14:paraId="1BD05558" w14:textId="77777777" w:rsidR="007D09B7" w:rsidRDefault="00000000">
            <w:r>
              <w:t>Continuous fetal monitoring</w:t>
            </w:r>
          </w:p>
        </w:tc>
        <w:tc>
          <w:tcPr>
            <w:tcW w:w="2851" w:type="dxa"/>
            <w:tcPrChange w:id="1126" w:author="Inge Christoffer Olsen" w:date="2026-10-07T12:16:00Z" w16du:dateUtc="2026-10-07T10:16:00Z">
              <w:tcPr>
                <w:tcW w:w="2851" w:type="dxa"/>
              </w:tcPr>
            </w:tcPrChange>
          </w:tcPr>
          <w:p w14:paraId="2266DCBA" w14:textId="77777777" w:rsidR="007D09B7" w:rsidRDefault="00000000">
            <w:r>
              <w:t xml:space="preserve">Any continuous fetal monitoring in labour: continuous external CTG or STAN/continuous internal CTG recorded (with or without intermittent monitoring). </w:t>
            </w:r>
            <w:ins w:id="1127" w:author="Inge Christoffer Olsen" w:date="2026-10-07T12:16:00Z" w16du:dateUtc="2026-10-07T10:16:00Z">
              <w:r>
                <w:t xml:space="preserve">Continuous external CTG is assumed to include the admission CTG. </w:t>
              </w:r>
            </w:ins>
            <w:r>
              <w:t xml:space="preserve">Timing is not recorded, so no </w:t>
            </w:r>
            <w:del w:id="1128" w:author="Inge Christoffer Olsen" w:date="2026-10-07T12:16:00Z" w16du:dateUtc="2026-10-07T10:16:00Z">
              <w:r w:rsidR="007D33E9">
                <w:delText>5</w:delText>
              </w:r>
            </w:del>
            <w:ins w:id="1129" w:author="Inge Christoffer Olsen" w:date="2026-10-07T12:16:00Z" w16du:dateUtc="2026-10-07T10:16:00Z">
              <w:r>
                <w:t>4</w:t>
              </w:r>
            </w:ins>
            <w:r>
              <w:t xml:space="preserve"> cm window is applied</w:t>
            </w:r>
          </w:p>
        </w:tc>
        <w:tc>
          <w:tcPr>
            <w:tcW w:w="1425" w:type="dxa"/>
            <w:tcPrChange w:id="1130" w:author="Inge Christoffer Olsen" w:date="2026-10-07T12:16:00Z" w16du:dateUtc="2026-10-07T10:16:00Z">
              <w:tcPr>
                <w:tcW w:w="1425" w:type="dxa"/>
                <w:gridSpan w:val="2"/>
              </w:tcPr>
            </w:tcPrChange>
          </w:tcPr>
          <w:p w14:paraId="5F2E8830" w14:textId="77777777" w:rsidR="007D09B7" w:rsidRDefault="00000000">
            <w:r>
              <w:t>D</w:t>
            </w:r>
          </w:p>
        </w:tc>
        <w:tc>
          <w:tcPr>
            <w:tcW w:w="1663" w:type="dxa"/>
            <w:tcPrChange w:id="1131" w:author="Inge Christoffer Olsen" w:date="2026-10-07T12:16:00Z" w16du:dateUtc="2026-10-07T10:16:00Z">
              <w:tcPr>
                <w:tcW w:w="1663" w:type="dxa"/>
                <w:gridSpan w:val="2"/>
              </w:tcPr>
            </w:tcPrChange>
          </w:tcPr>
          <w:p w14:paraId="172B7142" w14:textId="77777777" w:rsidR="007D09B7" w:rsidRDefault="00000000">
            <w:r>
              <w:t>Blind review: 107 ‘none’ and 2 with nothing ticked, counted as no event</w:t>
            </w:r>
          </w:p>
        </w:tc>
      </w:tr>
      <w:tr w:rsidR="007D09B7" w14:paraId="40EC4E4E" w14:textId="77777777">
        <w:trPr>
          <w:trPrChange w:id="1132" w:author="Inge Christoffer Olsen" w:date="2026-10-07T12:16:00Z" w16du:dateUtc="2026-10-07T10:16:00Z">
            <w:trPr>
              <w:gridBefore w:val="1"/>
              <w:gridAfter w:val="1"/>
            </w:trPr>
          </w:trPrChange>
        </w:trPr>
        <w:tc>
          <w:tcPr>
            <w:tcW w:w="1821" w:type="dxa"/>
            <w:tcPrChange w:id="1133" w:author="Inge Christoffer Olsen" w:date="2026-10-07T12:16:00Z" w16du:dateUtc="2026-10-07T10:16:00Z">
              <w:tcPr>
                <w:tcW w:w="1821" w:type="dxa"/>
                <w:gridSpan w:val="2"/>
              </w:tcPr>
            </w:tcPrChange>
          </w:tcPr>
          <w:p w14:paraId="5E994F92" w14:textId="77777777" w:rsidR="007D09B7" w:rsidRDefault="00000000">
            <w:r>
              <w:t>Occurrence of perineal support</w:t>
            </w:r>
          </w:p>
        </w:tc>
        <w:tc>
          <w:tcPr>
            <w:tcW w:w="2851" w:type="dxa"/>
            <w:tcPrChange w:id="1134" w:author="Inge Christoffer Olsen" w:date="2026-10-07T12:16:00Z" w16du:dateUtc="2026-10-07T10:16:00Z">
              <w:tcPr>
                <w:tcW w:w="2851" w:type="dxa"/>
              </w:tcPr>
            </w:tcPrChange>
          </w:tcPr>
          <w:p w14:paraId="3A8E7E83" w14:textId="77777777" w:rsidR="007D09B7" w:rsidRDefault="00000000">
            <w:r>
              <w:t>Any perineal support technique used at the birth of the head (Ritgen or modified Ritgen manoeuvre, or supporting flat-hand grip) as recorded in the hospital’s medical records</w:t>
            </w:r>
          </w:p>
        </w:tc>
        <w:tc>
          <w:tcPr>
            <w:tcW w:w="1425" w:type="dxa"/>
            <w:tcPrChange w:id="1135" w:author="Inge Christoffer Olsen" w:date="2026-10-07T12:16:00Z" w16du:dateUtc="2026-10-07T10:16:00Z">
              <w:tcPr>
                <w:tcW w:w="1425" w:type="dxa"/>
                <w:gridSpan w:val="2"/>
              </w:tcPr>
            </w:tcPrChange>
          </w:tcPr>
          <w:p w14:paraId="079845B4" w14:textId="77777777" w:rsidR="007D09B7" w:rsidRDefault="00000000">
            <w:r>
              <w:t>D</w:t>
            </w:r>
          </w:p>
        </w:tc>
        <w:tc>
          <w:tcPr>
            <w:tcW w:w="1663" w:type="dxa"/>
            <w:tcPrChange w:id="1136" w:author="Inge Christoffer Olsen" w:date="2026-10-07T12:16:00Z" w16du:dateUtc="2026-10-07T10:16:00Z">
              <w:tcPr>
                <w:tcW w:w="1663" w:type="dxa"/>
                <w:gridSpan w:val="2"/>
              </w:tcPr>
            </w:tcPrChange>
          </w:tcPr>
          <w:p w14:paraId="77B6C342" w14:textId="77777777" w:rsidR="007D09B7" w:rsidRDefault="00000000">
            <w:pPr>
              <w:pStyle w:val="BodyText"/>
            </w:pPr>
            <w:r>
              <w:t>Blind review: 4,014 (11.9%) not recorded; multiple imputation (MAR)</w:t>
            </w:r>
          </w:p>
          <w:p w14:paraId="396DB602" w14:textId="77777777" w:rsidR="007D09B7" w:rsidRDefault="00000000">
            <w:pPr>
              <w:pStyle w:val="BodyText"/>
            </w:pPr>
            <w:r>
              <w:t>Vaginal delivery set (VDS)</w:t>
            </w:r>
          </w:p>
        </w:tc>
      </w:tr>
      <w:tr w:rsidR="007D09B7" w14:paraId="267A1E7D" w14:textId="77777777">
        <w:trPr>
          <w:trPrChange w:id="1137" w:author="Inge Christoffer Olsen" w:date="2026-10-07T12:16:00Z" w16du:dateUtc="2026-10-07T10:16:00Z">
            <w:trPr>
              <w:gridBefore w:val="1"/>
              <w:gridAfter w:val="1"/>
            </w:trPr>
          </w:trPrChange>
        </w:trPr>
        <w:tc>
          <w:tcPr>
            <w:tcW w:w="1821" w:type="dxa"/>
            <w:tcPrChange w:id="1138" w:author="Inge Christoffer Olsen" w:date="2026-10-07T12:16:00Z" w16du:dateUtc="2026-10-07T10:16:00Z">
              <w:tcPr>
                <w:tcW w:w="1821" w:type="dxa"/>
                <w:gridSpan w:val="2"/>
              </w:tcPr>
            </w:tcPrChange>
          </w:tcPr>
          <w:p w14:paraId="4484EF89" w14:textId="77777777" w:rsidR="007D09B7" w:rsidRDefault="00000000">
            <w:r>
              <w:t>Episiotomy</w:t>
            </w:r>
            <w:del w:id="1139" w:author="Inge Christoffer Olsen" w:date="2026-10-07T12:16:00Z" w16du:dateUtc="2026-10-07T10:16:00Z">
              <w:r w:rsidR="001C4BA2">
                <w:delText xml:space="preserve"> </w:delText>
              </w:r>
            </w:del>
          </w:p>
        </w:tc>
        <w:tc>
          <w:tcPr>
            <w:tcW w:w="2851" w:type="dxa"/>
            <w:tcPrChange w:id="1140" w:author="Inge Christoffer Olsen" w:date="2026-10-07T12:16:00Z" w16du:dateUtc="2026-10-07T10:16:00Z">
              <w:tcPr>
                <w:tcW w:w="2851" w:type="dxa"/>
              </w:tcPr>
            </w:tcPrChange>
          </w:tcPr>
          <w:p w14:paraId="3AE63582" w14:textId="77777777" w:rsidR="007D09B7" w:rsidRDefault="00000000">
            <w:r>
              <w:t>Use of episiotomy in labour.</w:t>
            </w:r>
          </w:p>
        </w:tc>
        <w:tc>
          <w:tcPr>
            <w:tcW w:w="1425" w:type="dxa"/>
            <w:tcPrChange w:id="1141" w:author="Inge Christoffer Olsen" w:date="2026-10-07T12:16:00Z" w16du:dateUtc="2026-10-07T10:16:00Z">
              <w:tcPr>
                <w:tcW w:w="1425" w:type="dxa"/>
                <w:gridSpan w:val="2"/>
              </w:tcPr>
            </w:tcPrChange>
          </w:tcPr>
          <w:p w14:paraId="2C9F94CB" w14:textId="77777777" w:rsidR="007D09B7" w:rsidRDefault="00000000">
            <w:r>
              <w:t>D</w:t>
            </w:r>
          </w:p>
        </w:tc>
        <w:tc>
          <w:tcPr>
            <w:tcW w:w="1663" w:type="dxa"/>
            <w:tcPrChange w:id="1142" w:author="Inge Christoffer Olsen" w:date="2026-10-07T12:16:00Z" w16du:dateUtc="2026-10-07T10:16:00Z">
              <w:tcPr>
                <w:tcW w:w="1663" w:type="dxa"/>
                <w:gridSpan w:val="2"/>
              </w:tcPr>
            </w:tcPrChange>
          </w:tcPr>
          <w:p w14:paraId="011BFE0D" w14:textId="77777777" w:rsidR="007D09B7" w:rsidRDefault="00000000">
            <w:pPr>
              <w:pStyle w:val="BodyText"/>
            </w:pPr>
            <w:r>
              <w:t>Blind review: 8 women with missing status imputed as no</w:t>
            </w:r>
          </w:p>
          <w:p w14:paraId="29EDE515" w14:textId="77777777" w:rsidR="007D09B7" w:rsidRDefault="00000000">
            <w:pPr>
              <w:pStyle w:val="BodyText"/>
            </w:pPr>
            <w:r>
              <w:lastRenderedPageBreak/>
              <w:t>Vaginal delivery set (VDS)</w:t>
            </w:r>
          </w:p>
        </w:tc>
      </w:tr>
      <w:tr w:rsidR="007D09B7" w14:paraId="4AFE6522" w14:textId="77777777">
        <w:trPr>
          <w:trPrChange w:id="1143" w:author="Inge Christoffer Olsen" w:date="2026-10-07T12:16:00Z" w16du:dateUtc="2026-10-07T10:16:00Z">
            <w:trPr>
              <w:gridBefore w:val="1"/>
              <w:gridAfter w:val="1"/>
            </w:trPr>
          </w:trPrChange>
        </w:trPr>
        <w:tc>
          <w:tcPr>
            <w:tcW w:w="1821" w:type="dxa"/>
            <w:tcPrChange w:id="1144" w:author="Inge Christoffer Olsen" w:date="2026-10-07T12:16:00Z" w16du:dateUtc="2026-10-07T10:16:00Z">
              <w:tcPr>
                <w:tcW w:w="1821" w:type="dxa"/>
                <w:gridSpan w:val="2"/>
              </w:tcPr>
            </w:tcPrChange>
          </w:tcPr>
          <w:p w14:paraId="35F067CE" w14:textId="77777777" w:rsidR="007D09B7" w:rsidRDefault="00000000">
            <w:r>
              <w:lastRenderedPageBreak/>
              <w:t>Degree of perineal tears</w:t>
            </w:r>
          </w:p>
        </w:tc>
        <w:tc>
          <w:tcPr>
            <w:tcW w:w="2851" w:type="dxa"/>
            <w:tcPrChange w:id="1145" w:author="Inge Christoffer Olsen" w:date="2026-10-07T12:16:00Z" w16du:dateUtc="2026-10-07T10:16:00Z">
              <w:tcPr>
                <w:tcW w:w="2851" w:type="dxa"/>
              </w:tcPr>
            </w:tcPrChange>
          </w:tcPr>
          <w:p w14:paraId="62CB297B" w14:textId="77777777" w:rsidR="007D09B7" w:rsidRDefault="00000000">
            <w:r>
              <w:t>Highest degree of perineal tear as recorded in the hospital’s medical records, analysed as a categorical variable from 0 to 4: 0 = no tear, 1-4 = first- to fourth-degree tear (3a-3c combined as third degree)</w:t>
            </w:r>
          </w:p>
        </w:tc>
        <w:tc>
          <w:tcPr>
            <w:tcW w:w="1425" w:type="dxa"/>
            <w:tcPrChange w:id="1146" w:author="Inge Christoffer Olsen" w:date="2026-10-07T12:16:00Z" w16du:dateUtc="2026-10-07T10:16:00Z">
              <w:tcPr>
                <w:tcW w:w="1425" w:type="dxa"/>
                <w:gridSpan w:val="2"/>
              </w:tcPr>
            </w:tcPrChange>
          </w:tcPr>
          <w:p w14:paraId="27033B89" w14:textId="77777777" w:rsidR="007D09B7" w:rsidRDefault="00000000">
            <w:r>
              <w:t>Ord</w:t>
            </w:r>
          </w:p>
        </w:tc>
        <w:tc>
          <w:tcPr>
            <w:tcW w:w="1663" w:type="dxa"/>
            <w:tcPrChange w:id="1147" w:author="Inge Christoffer Olsen" w:date="2026-10-07T12:16:00Z" w16du:dateUtc="2026-10-07T10:16:00Z">
              <w:tcPr>
                <w:tcW w:w="1663" w:type="dxa"/>
                <w:gridSpan w:val="2"/>
              </w:tcPr>
            </w:tcPrChange>
          </w:tcPr>
          <w:p w14:paraId="420FC72B" w14:textId="77777777" w:rsidR="007D09B7" w:rsidRDefault="00000000">
            <w:pPr>
              <w:pStyle w:val="BodyText"/>
            </w:pPr>
            <w:r>
              <w:t>Blind review: 391 (1.2%): 376 with no tear status, 15 with a tear but no grade; complete case (CC)</w:t>
            </w:r>
          </w:p>
          <w:p w14:paraId="725892A3" w14:textId="77777777" w:rsidR="007D09B7" w:rsidRDefault="00000000">
            <w:pPr>
              <w:pStyle w:val="BodyText"/>
            </w:pPr>
            <w:r>
              <w:t>Vaginal delivery set (VDS)</w:t>
            </w:r>
          </w:p>
        </w:tc>
      </w:tr>
      <w:tr w:rsidR="007D09B7" w14:paraId="05862944" w14:textId="77777777">
        <w:trPr>
          <w:trPrChange w:id="1148" w:author="Inge Christoffer Olsen" w:date="2026-10-07T12:16:00Z" w16du:dateUtc="2026-10-07T10:16:00Z">
            <w:trPr>
              <w:gridBefore w:val="1"/>
              <w:gridAfter w:val="1"/>
            </w:trPr>
          </w:trPrChange>
        </w:trPr>
        <w:tc>
          <w:tcPr>
            <w:tcW w:w="1821" w:type="dxa"/>
            <w:tcPrChange w:id="1149" w:author="Inge Christoffer Olsen" w:date="2026-10-07T12:16:00Z" w16du:dateUtc="2026-10-07T10:16:00Z">
              <w:tcPr>
                <w:tcW w:w="1821" w:type="dxa"/>
                <w:gridSpan w:val="2"/>
              </w:tcPr>
            </w:tcPrChange>
          </w:tcPr>
          <w:p w14:paraId="1C7AB52D" w14:textId="77777777" w:rsidR="007D09B7" w:rsidRDefault="00000000">
            <w:r>
              <w:t>Occurrence of post-partum haemorrhage &gt; 1000 ml</w:t>
            </w:r>
          </w:p>
        </w:tc>
        <w:tc>
          <w:tcPr>
            <w:tcW w:w="2851" w:type="dxa"/>
            <w:tcPrChange w:id="1150" w:author="Inge Christoffer Olsen" w:date="2026-10-07T12:16:00Z" w16du:dateUtc="2026-10-07T10:16:00Z">
              <w:tcPr>
                <w:tcW w:w="2851" w:type="dxa"/>
              </w:tcPr>
            </w:tcPrChange>
          </w:tcPr>
          <w:p w14:paraId="2A854170" w14:textId="77777777" w:rsidR="007D09B7" w:rsidRDefault="00000000">
            <w:r>
              <w:t>Estimated blood loss &gt; 1000 ml within 2 hours after birth, as recorded in the hospital’s medical records. Blood loss of exactly 1000 ml (a common rounded value) is not an event</w:t>
            </w:r>
          </w:p>
        </w:tc>
        <w:tc>
          <w:tcPr>
            <w:tcW w:w="1425" w:type="dxa"/>
            <w:tcPrChange w:id="1151" w:author="Inge Christoffer Olsen" w:date="2026-10-07T12:16:00Z" w16du:dateUtc="2026-10-07T10:16:00Z">
              <w:tcPr>
                <w:tcW w:w="1425" w:type="dxa"/>
                <w:gridSpan w:val="2"/>
              </w:tcPr>
            </w:tcPrChange>
          </w:tcPr>
          <w:p w14:paraId="552C211B" w14:textId="77777777" w:rsidR="007D09B7" w:rsidRDefault="00000000">
            <w:r>
              <w:t>D</w:t>
            </w:r>
          </w:p>
        </w:tc>
        <w:tc>
          <w:tcPr>
            <w:tcW w:w="1663" w:type="dxa"/>
            <w:tcPrChange w:id="1152" w:author="Inge Christoffer Olsen" w:date="2026-10-07T12:16:00Z" w16du:dateUtc="2026-10-07T10:16:00Z">
              <w:tcPr>
                <w:tcW w:w="1663" w:type="dxa"/>
                <w:gridSpan w:val="2"/>
              </w:tcPr>
            </w:tcPrChange>
          </w:tcPr>
          <w:p w14:paraId="18FEE439" w14:textId="77777777" w:rsidR="007D09B7" w:rsidRDefault="00000000">
            <w:r>
              <w:t>Blind review: 181 women (0.5%) with no blood loss recorded; complete case (CC)</w:t>
            </w:r>
          </w:p>
        </w:tc>
      </w:tr>
      <w:tr w:rsidR="007D09B7" w14:paraId="55CFCDB3" w14:textId="77777777">
        <w:trPr>
          <w:trPrChange w:id="1153" w:author="Inge Christoffer Olsen" w:date="2026-10-07T12:16:00Z" w16du:dateUtc="2026-10-07T10:16:00Z">
            <w:trPr>
              <w:gridBefore w:val="1"/>
              <w:gridAfter w:val="1"/>
            </w:trPr>
          </w:trPrChange>
        </w:trPr>
        <w:tc>
          <w:tcPr>
            <w:tcW w:w="1821" w:type="dxa"/>
            <w:tcPrChange w:id="1154" w:author="Inge Christoffer Olsen" w:date="2026-10-07T12:16:00Z" w16du:dateUtc="2026-10-07T10:16:00Z">
              <w:tcPr>
                <w:tcW w:w="1821" w:type="dxa"/>
                <w:gridSpan w:val="2"/>
              </w:tcPr>
            </w:tcPrChange>
          </w:tcPr>
          <w:p w14:paraId="06E9BEEB" w14:textId="77777777" w:rsidR="007D09B7" w:rsidRDefault="00000000">
            <w:r>
              <w:t xml:space="preserve">Time from </w:t>
            </w:r>
            <w:del w:id="1155" w:author="Inge Christoffer Olsen" w:date="2026-10-07T12:16:00Z" w16du:dateUtc="2026-10-07T10:16:00Z">
              <w:r w:rsidR="007D33E9">
                <w:delText>5</w:delText>
              </w:r>
            </w:del>
            <w:ins w:id="1156" w:author="Inge Christoffer Olsen" w:date="2026-10-07T12:16:00Z" w16du:dateUtc="2026-10-07T10:16:00Z">
              <w:r>
                <w:t>4</w:t>
              </w:r>
            </w:ins>
            <w:r>
              <w:t xml:space="preserve"> cm cervical dilation to vaginal delivery</w:t>
            </w:r>
          </w:p>
        </w:tc>
        <w:tc>
          <w:tcPr>
            <w:tcW w:w="2851" w:type="dxa"/>
            <w:tcPrChange w:id="1157" w:author="Inge Christoffer Olsen" w:date="2026-10-07T12:16:00Z" w16du:dateUtc="2026-10-07T10:16:00Z">
              <w:tcPr>
                <w:tcW w:w="2851" w:type="dxa"/>
              </w:tcPr>
            </w:tcPrChange>
          </w:tcPr>
          <w:p w14:paraId="504DED1A" w14:textId="77777777" w:rsidR="007D09B7" w:rsidRDefault="00000000">
            <w:r>
              <w:t xml:space="preserve">Time from </w:t>
            </w:r>
            <w:del w:id="1158" w:author="Inge Christoffer Olsen" w:date="2026-10-07T12:16:00Z" w16du:dateUtc="2026-10-07T10:16:00Z">
              <w:r w:rsidR="007D33E9">
                <w:delText>5</w:delText>
              </w:r>
            </w:del>
            <w:ins w:id="1159" w:author="Inge Christoffer Olsen" w:date="2026-10-07T12:16:00Z" w16du:dateUtc="2026-10-07T10:16:00Z">
              <w:r>
                <w:t>4</w:t>
              </w:r>
            </w:ins>
            <w:r>
              <w:t xml:space="preserve"> cm cervical dilation until vaginal delivery</w:t>
            </w:r>
            <w:del w:id="1160" w:author="Inge Christoffer Olsen" w:date="2026-10-07T12:16:00Z" w16du:dateUtc="2026-10-07T10:16:00Z">
              <w:r w:rsidR="007D33E9">
                <w:delText>.</w:delText>
              </w:r>
            </w:del>
            <w:ins w:id="1161" w:author="Inge Christoffer Olsen" w:date="2026-10-07T12:16:00Z" w16du:dateUtc="2026-10-07T10:16:00Z">
              <w:r>
                <w:t xml:space="preserve"> (birth of the first baby), restricted to the first 36 hours: min(T, 36 h) after a vaginal delivery, 36 h after a caesarean section.</w:t>
              </w:r>
            </w:ins>
            <w:r>
              <w:t xml:space="preserve"> Time zero is the vaginal examination at which </w:t>
            </w:r>
            <w:del w:id="1162" w:author="Inge Christoffer Olsen" w:date="2026-10-07T12:16:00Z" w16du:dateUtc="2026-10-07T10:16:00Z">
              <w:r w:rsidR="007D33E9">
                <w:delText>5</w:delText>
              </w:r>
            </w:del>
            <w:ins w:id="1163" w:author="Inge Christoffer Olsen" w:date="2026-10-07T12:16:00Z" w16du:dateUtc="2026-10-07T10:16:00Z">
              <w:r>
                <w:t>4</w:t>
              </w:r>
            </w:ins>
            <w:r>
              <w:t xml:space="preserve"> cm was found; if no examination found </w:t>
            </w:r>
            <w:del w:id="1164" w:author="Inge Christoffer Olsen" w:date="2026-10-07T12:16:00Z" w16du:dateUtc="2026-10-07T10:16:00Z">
              <w:r w:rsidR="007D33E9">
                <w:delText>5</w:delText>
              </w:r>
            </w:del>
            <w:ins w:id="1165" w:author="Inge Christoffer Olsen" w:date="2026-10-07T12:16:00Z" w16du:dateUtc="2026-10-07T10:16:00Z">
              <w:r>
                <w:t>4</w:t>
              </w:r>
            </w:ins>
            <w:r>
              <w:t xml:space="preserve"> cm, the time of reaching </w:t>
            </w:r>
            <w:del w:id="1166" w:author="Inge Christoffer Olsen" w:date="2026-10-07T12:16:00Z" w16du:dateUtc="2026-10-07T10:16:00Z">
              <w:r w:rsidR="007D33E9">
                <w:delText>5</w:delText>
              </w:r>
            </w:del>
            <w:ins w:id="1167" w:author="Inge Christoffer Olsen" w:date="2026-10-07T12:16:00Z" w16du:dateUtc="2026-10-07T10:16:00Z">
              <w:r>
                <w:t>4</w:t>
              </w:r>
            </w:ins>
            <w:r>
              <w:t xml:space="preserve"> cm is multiply imputed (see text)</w:t>
            </w:r>
          </w:p>
        </w:tc>
        <w:tc>
          <w:tcPr>
            <w:tcW w:w="1425" w:type="dxa"/>
            <w:tcPrChange w:id="1168" w:author="Inge Christoffer Olsen" w:date="2026-10-07T12:16:00Z" w16du:dateUtc="2026-10-07T10:16:00Z">
              <w:tcPr>
                <w:tcW w:w="1425" w:type="dxa"/>
                <w:gridSpan w:val="2"/>
              </w:tcPr>
            </w:tcPrChange>
          </w:tcPr>
          <w:p w14:paraId="588DCCF8" w14:textId="77777777" w:rsidR="007D09B7" w:rsidRDefault="00000000">
            <w:r>
              <w:t>TTE</w:t>
            </w:r>
          </w:p>
        </w:tc>
        <w:tc>
          <w:tcPr>
            <w:tcW w:w="1663" w:type="dxa"/>
            <w:tcPrChange w:id="1169" w:author="Inge Christoffer Olsen" w:date="2026-10-07T12:16:00Z" w16du:dateUtc="2026-10-07T10:16:00Z">
              <w:tcPr>
                <w:tcW w:w="1663" w:type="dxa"/>
                <w:gridSpan w:val="2"/>
              </w:tcPr>
            </w:tcPrChange>
          </w:tcPr>
          <w:p w14:paraId="52FD2DB8" w14:textId="77777777" w:rsidR="007D09B7" w:rsidRDefault="00000000">
            <w:r>
              <w:t xml:space="preserve">Caesarean section: </w:t>
            </w:r>
            <w:del w:id="1170" w:author="Inge Christoffer Olsen" w:date="2026-10-07T12:16:00Z" w16du:dateUtc="2026-10-07T10:16:00Z">
              <w:r w:rsidR="007D33E9">
                <w:delText>no vaginal delivery (mixture model</w:delText>
              </w:r>
            </w:del>
            <w:ins w:id="1171" w:author="Inge Christoffer Olsen" w:date="2026-10-07T12:16:00Z" w16du:dateUtc="2026-10-07T10:16:00Z">
              <w:r>
                <w:t>36 h (composite</w:t>
              </w:r>
            </w:ins>
            <w:r>
              <w:t xml:space="preserve">, see text). Missing </w:t>
            </w:r>
            <w:del w:id="1172" w:author="Inge Christoffer Olsen" w:date="2026-10-07T12:16:00Z" w16du:dateUtc="2026-10-07T10:16:00Z">
              <w:r w:rsidR="007D33E9">
                <w:delText>5</w:delText>
              </w:r>
            </w:del>
            <w:ins w:id="1173" w:author="Inge Christoffer Olsen" w:date="2026-10-07T12:16:00Z" w16du:dateUtc="2026-10-07T10:16:00Z">
              <w:r>
                <w:t>4</w:t>
              </w:r>
            </w:ins>
            <w:r>
              <w:t xml:space="preserve"> cm time: multiple imputation (MAR)</w:t>
            </w:r>
          </w:p>
        </w:tc>
      </w:tr>
      <w:tr w:rsidR="005F364C" w14:paraId="6780995F" w14:textId="77777777" w:rsidTr="53CCF8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1174" w:author="Inge Christoffer Olsen" w:date="2026-10-07T12:16:00Z" w16du:dateUtc="2026-10-07T10:16:00Z"/>
        </w:trPr>
        <w:tc>
          <w:tcPr>
            <w:tcW w:w="1821" w:type="dxa"/>
          </w:tcPr>
          <w:p w14:paraId="3A3C5E5C" w14:textId="77777777" w:rsidR="005F364C" w:rsidRDefault="005F364C">
            <w:pPr>
              <w:rPr>
                <w:del w:id="1175" w:author="Inge Christoffer Olsen" w:date="2026-10-07T12:16:00Z" w16du:dateUtc="2026-10-07T10:16:00Z"/>
              </w:rPr>
            </w:pPr>
          </w:p>
        </w:tc>
        <w:tc>
          <w:tcPr>
            <w:tcW w:w="2851" w:type="dxa"/>
          </w:tcPr>
          <w:p w14:paraId="38FCC032" w14:textId="77777777" w:rsidR="005F364C" w:rsidRDefault="005F364C">
            <w:pPr>
              <w:rPr>
                <w:del w:id="1176" w:author="Inge Christoffer Olsen" w:date="2026-10-07T12:16:00Z" w16du:dateUtc="2026-10-07T10:16:00Z"/>
              </w:rPr>
            </w:pPr>
          </w:p>
        </w:tc>
        <w:tc>
          <w:tcPr>
            <w:tcW w:w="1425" w:type="dxa"/>
          </w:tcPr>
          <w:p w14:paraId="536610A9" w14:textId="77777777" w:rsidR="005F364C" w:rsidRDefault="005F364C">
            <w:pPr>
              <w:rPr>
                <w:del w:id="1177" w:author="Inge Christoffer Olsen" w:date="2026-10-07T12:16:00Z" w16du:dateUtc="2026-10-07T10:16:00Z"/>
              </w:rPr>
            </w:pPr>
          </w:p>
        </w:tc>
        <w:tc>
          <w:tcPr>
            <w:tcW w:w="1663" w:type="dxa"/>
          </w:tcPr>
          <w:p w14:paraId="0D99FCB6" w14:textId="77777777" w:rsidR="005F364C" w:rsidRDefault="005F364C" w:rsidP="00B55EB9">
            <w:pPr>
              <w:pStyle w:val="BodyText"/>
              <w:rPr>
                <w:del w:id="1178" w:author="Inge Christoffer Olsen" w:date="2026-10-07T12:16:00Z" w16du:dateUtc="2026-10-07T10:16:00Z"/>
              </w:rPr>
            </w:pPr>
          </w:p>
        </w:tc>
      </w:tr>
    </w:tbl>
    <w:p w14:paraId="20132E69" w14:textId="77777777" w:rsidR="007D09B7" w:rsidRDefault="00000000">
      <w:pPr>
        <w:pStyle w:val="BodyText"/>
      </w:pPr>
      <w:r>
        <w:t>C</w:t>
      </w:r>
      <w:del w:id="1179" w:author="Inge Christoffer Olsen" w:date="2026-10-07T12:16:00Z" w16du:dateUtc="2026-10-07T10:16:00Z">
        <w:r w:rsidR="007D33E9">
          <w:delText>:</w:delText>
        </w:r>
      </w:del>
      <w:ins w:id="1180" w:author="Inge Christoffer Olsen" w:date="2026-10-07T12:16:00Z" w16du:dateUtc="2026-10-07T10:16:00Z">
        <w:r>
          <w:t>*:</w:t>
        </w:r>
      </w:ins>
      <w:r>
        <w:t xml:space="preserve"> Continuous, </w:t>
      </w:r>
      <w:del w:id="1181" w:author="Inge Christoffer Olsen" w:date="2026-10-07T12:16:00Z" w16du:dateUtc="2026-10-07T10:16:00Z">
        <w:r w:rsidR="007D33E9">
          <w:delText xml:space="preserve">non-skewed; C*: Continuous </w:delText>
        </w:r>
      </w:del>
      <w:r>
        <w:t>possibly skewed; D: Dichotomous; Cat: Categorical; Ord: Ordinal; TTE: Time to event</w:t>
      </w:r>
      <w:del w:id="1182" w:author="Inge Christoffer Olsen" w:date="2026-10-07T12:16:00Z" w16du:dateUtc="2026-10-07T10:16:00Z">
        <w:r w:rsidR="007D33E9">
          <w:delText>; MN; RM: Repeated measures</w:delText>
        </w:r>
      </w:del>
    </w:p>
    <w:p w14:paraId="1AE83894" w14:textId="77777777" w:rsidR="007D09B7" w:rsidRDefault="00000000">
      <w:pPr>
        <w:pStyle w:val="Heading4"/>
        <w:rPr>
          <w:rFonts w:hint="eastAsia"/>
        </w:rPr>
      </w:pPr>
      <w:bookmarkStart w:id="1183" w:name="X0d0fb52489d48d29d7f9e94faf2d7f8bc6ff546"/>
      <w:bookmarkEnd w:id="1061"/>
      <w:r>
        <w:t xml:space="preserve">5.1.1.2 Definition of efficacy </w:t>
      </w:r>
      <w:del w:id="1184" w:author="Inge Christoffer Olsen" w:date="2026-10-07T12:16:00Z" w16du:dateUtc="2026-10-07T10:16:00Z">
        <w:r w:rsidR="00F15286">
          <w:delText>e</w:delText>
        </w:r>
        <w:r w:rsidR="007D33E9">
          <w:delText>ndpoints</w:delText>
        </w:r>
      </w:del>
      <w:ins w:id="1185" w:author="Inge Christoffer Olsen" w:date="2026-10-07T12:16:00Z" w16du:dateUtc="2026-10-07T10:16:00Z">
        <w:r>
          <w:t>Endpoints</w:t>
        </w:r>
      </w:ins>
      <w:r>
        <w:t xml:space="preserve"> for investigating the effect of LCG on the neonate</w:t>
      </w:r>
    </w:p>
    <w:tbl>
      <w:tblPr>
        <w:tblW w:w="4900" w:type="pct"/>
        <w:tblLayout w:type="fixed"/>
        <w:tblLook w:val="0020" w:firstRow="1" w:lastRow="0" w:firstColumn="0" w:lastColumn="0" w:noHBand="0" w:noVBand="0"/>
        <w:tblPrChange w:id="1186" w:author="Inge Christoffer Olsen" w:date="2026-10-07T12:16:00Z" w16du:dateUtc="2026-10-07T10:16: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153"/>
        <w:gridCol w:w="3370"/>
        <w:gridCol w:w="1684"/>
        <w:gridCol w:w="1966"/>
        <w:tblGridChange w:id="1187">
          <w:tblGrid>
            <w:gridCol w:w="5"/>
            <w:gridCol w:w="2148"/>
            <w:gridCol w:w="2"/>
            <w:gridCol w:w="3366"/>
            <w:gridCol w:w="2"/>
            <w:gridCol w:w="1681"/>
            <w:gridCol w:w="3"/>
            <w:gridCol w:w="1961"/>
            <w:gridCol w:w="5"/>
          </w:tblGrid>
        </w:tblGridChange>
      </w:tblGrid>
      <w:tr w:rsidR="007D09B7" w14:paraId="4009C376" w14:textId="77777777">
        <w:trPr>
          <w:tblHeader/>
          <w:trPrChange w:id="1188" w:author="Inge Christoffer Olsen" w:date="2026-10-07T12:16:00Z" w16du:dateUtc="2026-10-07T10:16:00Z">
            <w:trPr>
              <w:gridBefore w:val="1"/>
              <w:gridAfter w:val="1"/>
              <w:tblHeader/>
            </w:trPr>
          </w:trPrChange>
        </w:trPr>
        <w:tc>
          <w:tcPr>
            <w:tcW w:w="1821" w:type="dxa"/>
            <w:tcPrChange w:id="1189" w:author="Inge Christoffer Olsen" w:date="2026-10-07T12:16:00Z" w16du:dateUtc="2026-10-07T10:16:00Z">
              <w:tcPr>
                <w:tcW w:w="1821" w:type="dxa"/>
                <w:gridSpan w:val="2"/>
              </w:tcPr>
            </w:tcPrChange>
          </w:tcPr>
          <w:p w14:paraId="59CF55B6" w14:textId="77777777" w:rsidR="007D09B7" w:rsidRDefault="00000000">
            <w:pPr>
              <w:rPr>
                <w:rPrChange w:id="1190" w:author="Inge Christoffer Olsen" w:date="2026-10-07T12:16:00Z" w16du:dateUtc="2026-10-07T10:16:00Z">
                  <w:rPr>
                    <w:b/>
                  </w:rPr>
                </w:rPrChange>
              </w:rPr>
            </w:pPr>
            <w:r>
              <w:rPr>
                <w:rPrChange w:id="1191" w:author="Inge Christoffer Olsen" w:date="2026-10-07T12:16:00Z" w16du:dateUtc="2026-10-07T10:16:00Z">
                  <w:rPr>
                    <w:b/>
                  </w:rPr>
                </w:rPrChange>
              </w:rPr>
              <w:t>Endpoint</w:t>
            </w:r>
          </w:p>
        </w:tc>
        <w:tc>
          <w:tcPr>
            <w:tcW w:w="2851" w:type="dxa"/>
            <w:tcPrChange w:id="1192" w:author="Inge Christoffer Olsen" w:date="2026-10-07T12:16:00Z" w16du:dateUtc="2026-10-07T10:16:00Z">
              <w:tcPr>
                <w:tcW w:w="2851" w:type="dxa"/>
              </w:tcPr>
            </w:tcPrChange>
          </w:tcPr>
          <w:p w14:paraId="0218200E" w14:textId="77777777" w:rsidR="007D09B7" w:rsidRDefault="00000000">
            <w:pPr>
              <w:rPr>
                <w:rPrChange w:id="1193" w:author="Inge Christoffer Olsen" w:date="2026-10-07T12:16:00Z" w16du:dateUtc="2026-10-07T10:16:00Z">
                  <w:rPr>
                    <w:b/>
                  </w:rPr>
                </w:rPrChange>
              </w:rPr>
            </w:pPr>
            <w:r>
              <w:rPr>
                <w:rPrChange w:id="1194" w:author="Inge Christoffer Olsen" w:date="2026-10-07T12:16:00Z" w16du:dateUtc="2026-10-07T10:16:00Z">
                  <w:rPr>
                    <w:b/>
                  </w:rPr>
                </w:rPrChange>
              </w:rPr>
              <w:t>Measure details</w:t>
            </w:r>
          </w:p>
        </w:tc>
        <w:tc>
          <w:tcPr>
            <w:tcW w:w="1425" w:type="dxa"/>
            <w:tcPrChange w:id="1195" w:author="Inge Christoffer Olsen" w:date="2026-10-07T12:16:00Z" w16du:dateUtc="2026-10-07T10:16:00Z">
              <w:tcPr>
                <w:tcW w:w="1425" w:type="dxa"/>
                <w:gridSpan w:val="2"/>
              </w:tcPr>
            </w:tcPrChange>
          </w:tcPr>
          <w:p w14:paraId="72927301" w14:textId="77777777" w:rsidR="007D09B7" w:rsidRDefault="00000000">
            <w:pPr>
              <w:rPr>
                <w:rPrChange w:id="1196" w:author="Inge Christoffer Olsen" w:date="2026-10-07T12:16:00Z" w16du:dateUtc="2026-10-07T10:16:00Z">
                  <w:rPr>
                    <w:b/>
                  </w:rPr>
                </w:rPrChange>
              </w:rPr>
            </w:pPr>
            <w:r>
              <w:rPr>
                <w:rPrChange w:id="1197" w:author="Inge Christoffer Olsen" w:date="2026-10-07T12:16:00Z" w16du:dateUtc="2026-10-07T10:16:00Z">
                  <w:rPr>
                    <w:b/>
                  </w:rPr>
                </w:rPrChange>
              </w:rPr>
              <w:t>Endpoint category</w:t>
            </w:r>
          </w:p>
        </w:tc>
        <w:tc>
          <w:tcPr>
            <w:tcW w:w="1663" w:type="dxa"/>
            <w:tcPrChange w:id="1198" w:author="Inge Christoffer Olsen" w:date="2026-10-07T12:16:00Z" w16du:dateUtc="2026-10-07T10:16:00Z">
              <w:tcPr>
                <w:tcW w:w="1663" w:type="dxa"/>
                <w:gridSpan w:val="2"/>
              </w:tcPr>
            </w:tcPrChange>
          </w:tcPr>
          <w:p w14:paraId="7752D6DD" w14:textId="77777777" w:rsidR="007D09B7" w:rsidRDefault="00000000">
            <w:pPr>
              <w:rPr>
                <w:rPrChange w:id="1199" w:author="Inge Christoffer Olsen" w:date="2026-10-07T12:16:00Z" w16du:dateUtc="2026-10-07T10:16:00Z">
                  <w:rPr>
                    <w:b/>
                  </w:rPr>
                </w:rPrChange>
              </w:rPr>
            </w:pPr>
            <w:r>
              <w:rPr>
                <w:rPrChange w:id="1200" w:author="Inge Christoffer Olsen" w:date="2026-10-07T12:16:00Z" w16du:dateUtc="2026-10-07T10:16:00Z">
                  <w:rPr>
                    <w:b/>
                  </w:rPr>
                </w:rPrChange>
              </w:rPr>
              <w:t>Handling of missing data</w:t>
            </w:r>
          </w:p>
        </w:tc>
      </w:tr>
      <w:tr w:rsidR="007D09B7" w14:paraId="0F974D39" w14:textId="77777777">
        <w:trPr>
          <w:trPrChange w:id="1201" w:author="Inge Christoffer Olsen" w:date="2026-10-07T12:16:00Z" w16du:dateUtc="2026-10-07T10:16:00Z">
            <w:trPr>
              <w:gridBefore w:val="1"/>
              <w:gridAfter w:val="1"/>
            </w:trPr>
          </w:trPrChange>
        </w:trPr>
        <w:tc>
          <w:tcPr>
            <w:tcW w:w="1821" w:type="dxa"/>
            <w:tcPrChange w:id="1202" w:author="Inge Christoffer Olsen" w:date="2026-10-07T12:16:00Z" w16du:dateUtc="2026-10-07T10:16:00Z">
              <w:tcPr>
                <w:tcW w:w="1821" w:type="dxa"/>
                <w:gridSpan w:val="2"/>
              </w:tcPr>
            </w:tcPrChange>
          </w:tcPr>
          <w:p w14:paraId="519C645A" w14:textId="77777777" w:rsidR="007D09B7" w:rsidRDefault="00000000">
            <w:r>
              <w:t>Apgar score &lt; 7 at 5 minutes after birth</w:t>
            </w:r>
          </w:p>
        </w:tc>
        <w:tc>
          <w:tcPr>
            <w:tcW w:w="2851" w:type="dxa"/>
            <w:tcPrChange w:id="1203" w:author="Inge Christoffer Olsen" w:date="2026-10-07T12:16:00Z" w16du:dateUtc="2026-10-07T10:16:00Z">
              <w:tcPr>
                <w:tcW w:w="2851" w:type="dxa"/>
              </w:tcPr>
            </w:tcPrChange>
          </w:tcPr>
          <w:p w14:paraId="77C2AC68" w14:textId="77777777" w:rsidR="007D09B7" w:rsidRDefault="00000000">
            <w:r>
              <w:t xml:space="preserve">The Apgar score &lt; 7 evaluated at 5 minutes after birth in any baby (worst baby per woman for </w:t>
            </w:r>
            <w:r>
              <w:lastRenderedPageBreak/>
              <w:t>multiple births, among the babies with a score) as recorded in the hospital’s medical records; stillborn babies as recorded</w:t>
            </w:r>
          </w:p>
        </w:tc>
        <w:tc>
          <w:tcPr>
            <w:tcW w:w="1425" w:type="dxa"/>
            <w:tcPrChange w:id="1204" w:author="Inge Christoffer Olsen" w:date="2026-10-07T12:16:00Z" w16du:dateUtc="2026-10-07T10:16:00Z">
              <w:tcPr>
                <w:tcW w:w="1425" w:type="dxa"/>
                <w:gridSpan w:val="2"/>
              </w:tcPr>
            </w:tcPrChange>
          </w:tcPr>
          <w:p w14:paraId="025CF836" w14:textId="77777777" w:rsidR="007D09B7" w:rsidRDefault="00000000">
            <w:r>
              <w:lastRenderedPageBreak/>
              <w:t>D</w:t>
            </w:r>
          </w:p>
        </w:tc>
        <w:tc>
          <w:tcPr>
            <w:tcW w:w="1663" w:type="dxa"/>
            <w:tcPrChange w:id="1205" w:author="Inge Christoffer Olsen" w:date="2026-10-07T12:16:00Z" w16du:dateUtc="2026-10-07T10:16:00Z">
              <w:tcPr>
                <w:tcW w:w="1663" w:type="dxa"/>
                <w:gridSpan w:val="2"/>
              </w:tcPr>
            </w:tcPrChange>
          </w:tcPr>
          <w:p w14:paraId="43AAEEC8" w14:textId="77777777" w:rsidR="007D09B7" w:rsidRDefault="00000000">
            <w:r>
              <w:t xml:space="preserve">Blind review: 4 first-born and 3 second-born </w:t>
            </w:r>
            <w:r>
              <w:lastRenderedPageBreak/>
              <w:t>twins without a score; complete case (CC)</w:t>
            </w:r>
          </w:p>
        </w:tc>
      </w:tr>
      <w:tr w:rsidR="007D09B7" w14:paraId="2F0613F8" w14:textId="77777777">
        <w:trPr>
          <w:trPrChange w:id="1206" w:author="Inge Christoffer Olsen" w:date="2026-10-07T12:16:00Z" w16du:dateUtc="2026-10-07T10:16:00Z">
            <w:trPr>
              <w:gridBefore w:val="1"/>
              <w:gridAfter w:val="1"/>
            </w:trPr>
          </w:trPrChange>
        </w:trPr>
        <w:tc>
          <w:tcPr>
            <w:tcW w:w="1821" w:type="dxa"/>
            <w:tcPrChange w:id="1207" w:author="Inge Christoffer Olsen" w:date="2026-10-07T12:16:00Z" w16du:dateUtc="2026-10-07T10:16:00Z">
              <w:tcPr>
                <w:tcW w:w="1821" w:type="dxa"/>
                <w:gridSpan w:val="2"/>
              </w:tcPr>
            </w:tcPrChange>
          </w:tcPr>
          <w:p w14:paraId="3A7A30AA" w14:textId="77777777" w:rsidR="007D09B7" w:rsidRDefault="00000000">
            <w:r>
              <w:lastRenderedPageBreak/>
              <w:t>Admittance to neonatal intensive care unit within 2 hours after birth</w:t>
            </w:r>
          </w:p>
        </w:tc>
        <w:tc>
          <w:tcPr>
            <w:tcW w:w="2851" w:type="dxa"/>
            <w:tcPrChange w:id="1208" w:author="Inge Christoffer Olsen" w:date="2026-10-07T12:16:00Z" w16du:dateUtc="2026-10-07T10:16:00Z">
              <w:tcPr>
                <w:tcW w:w="2851" w:type="dxa"/>
              </w:tcPr>
            </w:tcPrChange>
          </w:tcPr>
          <w:p w14:paraId="7CA9C2FE" w14:textId="77777777" w:rsidR="007D09B7" w:rsidRDefault="00000000">
            <w:r>
              <w:t>Any admittance of any duration of any baby to the neonatal intensive care unit within 2 hours after birth as recorded in the hospital’s medical records (worst baby per woman; a stillborn baby is not admitted)</w:t>
            </w:r>
          </w:p>
        </w:tc>
        <w:tc>
          <w:tcPr>
            <w:tcW w:w="1425" w:type="dxa"/>
            <w:tcPrChange w:id="1209" w:author="Inge Christoffer Olsen" w:date="2026-10-07T12:16:00Z" w16du:dateUtc="2026-10-07T10:16:00Z">
              <w:tcPr>
                <w:tcW w:w="1425" w:type="dxa"/>
                <w:gridSpan w:val="2"/>
              </w:tcPr>
            </w:tcPrChange>
          </w:tcPr>
          <w:p w14:paraId="17AA974B" w14:textId="77777777" w:rsidR="007D09B7" w:rsidRDefault="00000000">
            <w:r>
              <w:t>D</w:t>
            </w:r>
          </w:p>
        </w:tc>
        <w:tc>
          <w:tcPr>
            <w:tcW w:w="1663" w:type="dxa"/>
            <w:tcPrChange w:id="1210" w:author="Inge Christoffer Olsen" w:date="2026-10-07T12:16:00Z" w16du:dateUtc="2026-10-07T10:16:00Z">
              <w:tcPr>
                <w:tcW w:w="1663" w:type="dxa"/>
                <w:gridSpan w:val="2"/>
              </w:tcPr>
            </w:tcPrChange>
          </w:tcPr>
          <w:p w14:paraId="067AC5E2" w14:textId="77777777" w:rsidR="007D09B7" w:rsidRDefault="00000000">
            <w:r>
              <w:t>No missing data observed in blind review</w:t>
            </w:r>
          </w:p>
        </w:tc>
      </w:tr>
      <w:tr w:rsidR="007D09B7" w14:paraId="56249135" w14:textId="77777777">
        <w:trPr>
          <w:trPrChange w:id="1211" w:author="Inge Christoffer Olsen" w:date="2026-10-07T12:16:00Z" w16du:dateUtc="2026-10-07T10:16:00Z">
            <w:trPr>
              <w:gridBefore w:val="1"/>
              <w:gridAfter w:val="1"/>
            </w:trPr>
          </w:trPrChange>
        </w:trPr>
        <w:tc>
          <w:tcPr>
            <w:tcW w:w="1821" w:type="dxa"/>
            <w:tcPrChange w:id="1212" w:author="Inge Christoffer Olsen" w:date="2026-10-07T12:16:00Z" w16du:dateUtc="2026-10-07T10:16:00Z">
              <w:tcPr>
                <w:tcW w:w="1821" w:type="dxa"/>
                <w:gridSpan w:val="2"/>
              </w:tcPr>
            </w:tcPrChange>
          </w:tcPr>
          <w:p w14:paraId="1738D2A9" w14:textId="77777777" w:rsidR="007D09B7" w:rsidRDefault="00000000">
            <w:r>
              <w:t>Arterial umbilical cord pH &lt; 7.00</w:t>
            </w:r>
          </w:p>
        </w:tc>
        <w:tc>
          <w:tcPr>
            <w:tcW w:w="2851" w:type="dxa"/>
            <w:tcPrChange w:id="1213" w:author="Inge Christoffer Olsen" w:date="2026-10-07T12:16:00Z" w16du:dateUtc="2026-10-07T10:16:00Z">
              <w:tcPr>
                <w:tcW w:w="2851" w:type="dxa"/>
              </w:tcPr>
            </w:tcPrChange>
          </w:tcPr>
          <w:p w14:paraId="79F64E65" w14:textId="77777777" w:rsidR="007D09B7" w:rsidRDefault="00000000">
            <w:r>
              <w:t>Arterial umbilical cord pH &lt; 7.00 in any baby (worst baby per woman for multiple births, among the measured babies)</w:t>
            </w:r>
          </w:p>
        </w:tc>
        <w:tc>
          <w:tcPr>
            <w:tcW w:w="1425" w:type="dxa"/>
            <w:tcPrChange w:id="1214" w:author="Inge Christoffer Olsen" w:date="2026-10-07T12:16:00Z" w16du:dateUtc="2026-10-07T10:16:00Z">
              <w:tcPr>
                <w:tcW w:w="1425" w:type="dxa"/>
                <w:gridSpan w:val="2"/>
              </w:tcPr>
            </w:tcPrChange>
          </w:tcPr>
          <w:p w14:paraId="792A70F3" w14:textId="77777777" w:rsidR="007D09B7" w:rsidRDefault="00000000">
            <w:r>
              <w:t>D</w:t>
            </w:r>
          </w:p>
        </w:tc>
        <w:tc>
          <w:tcPr>
            <w:tcW w:w="1663" w:type="dxa"/>
            <w:tcPrChange w:id="1215" w:author="Inge Christoffer Olsen" w:date="2026-10-07T12:16:00Z" w16du:dateUtc="2026-10-07T10:16:00Z">
              <w:tcPr>
                <w:tcW w:w="1663" w:type="dxa"/>
                <w:gridSpan w:val="2"/>
              </w:tcPr>
            </w:tcPrChange>
          </w:tcPr>
          <w:p w14:paraId="6C3C08A5" w14:textId="77777777" w:rsidR="007D09B7" w:rsidRDefault="00000000">
            <w:r>
              <w:t>Blind review: arterial pH not recorded in 27.</w:t>
            </w:r>
            <w:del w:id="1216" w:author="Inge Christoffer Olsen" w:date="2026-10-07T12:16:00Z" w16du:dateUtc="2026-10-07T10:16:00Z">
              <w:r w:rsidR="007D33E9">
                <w:delText>5</w:delText>
              </w:r>
            </w:del>
            <w:ins w:id="1217" w:author="Inge Christoffer Olsen" w:date="2026-10-07T12:16:00Z" w16du:dateUtc="2026-10-07T10:16:00Z">
              <w:r>
                <w:t>6</w:t>
              </w:r>
            </w:ins>
            <w:r>
              <w:t>%; multiple imputation (MAR), see text</w:t>
            </w:r>
          </w:p>
        </w:tc>
      </w:tr>
    </w:tbl>
    <w:p w14:paraId="53E3946A" w14:textId="77777777" w:rsidR="007D09B7" w:rsidRDefault="00000000">
      <w:pPr>
        <w:pStyle w:val="BodyText"/>
      </w:pPr>
      <w:r>
        <w:t>C</w:t>
      </w:r>
      <w:del w:id="1218" w:author="Inge Christoffer Olsen" w:date="2026-10-07T12:16:00Z" w16du:dateUtc="2026-10-07T10:16:00Z">
        <w:r w:rsidR="007D33E9">
          <w:delText>:</w:delText>
        </w:r>
      </w:del>
      <w:ins w:id="1219" w:author="Inge Christoffer Olsen" w:date="2026-10-07T12:16:00Z" w16du:dateUtc="2026-10-07T10:16:00Z">
        <w:r>
          <w:t>*:</w:t>
        </w:r>
      </w:ins>
      <w:r>
        <w:t xml:space="preserve"> Continuous, </w:t>
      </w:r>
      <w:del w:id="1220" w:author="Inge Christoffer Olsen" w:date="2026-10-07T12:16:00Z" w16du:dateUtc="2026-10-07T10:16:00Z">
        <w:r w:rsidR="007D33E9">
          <w:delText xml:space="preserve">non-skewed; C*: Continuous </w:delText>
        </w:r>
      </w:del>
      <w:r>
        <w:t>possibly skewed; D: Dichotomous; Cat: Categorical; Ord: Ordinal; TTE: Time to event</w:t>
      </w:r>
      <w:del w:id="1221" w:author="Inge Christoffer Olsen" w:date="2026-10-07T12:16:00Z" w16du:dateUtc="2026-10-07T10:16:00Z">
        <w:r w:rsidR="007D33E9">
          <w:delText>; MN: Multinomial; RM: Repeated measures</w:delText>
        </w:r>
      </w:del>
    </w:p>
    <w:p w14:paraId="5CC19181" w14:textId="77777777" w:rsidR="007D09B7" w:rsidRDefault="00000000">
      <w:pPr>
        <w:pStyle w:val="Heading4"/>
        <w:rPr>
          <w:rFonts w:hint="eastAsia"/>
        </w:rPr>
      </w:pPr>
      <w:bookmarkStart w:id="1222" w:name="sec-definition-of-descriptive-or"/>
      <w:bookmarkEnd w:id="1183"/>
      <w:r>
        <w:t>5.1.1.3 Definition of Descriptive or Exploratory Endpoints for investigating the effect of LCG in women</w:t>
      </w:r>
    </w:p>
    <w:tbl>
      <w:tblPr>
        <w:tblW w:w="4900" w:type="pct"/>
        <w:tblLayout w:type="fixed"/>
        <w:tblLook w:val="0020" w:firstRow="1" w:lastRow="0" w:firstColumn="0" w:lastColumn="0" w:noHBand="0" w:noVBand="0"/>
        <w:tblPrChange w:id="1223" w:author="Inge Christoffer Olsen" w:date="2026-10-07T12:16:00Z" w16du:dateUtc="2026-10-07T10:16:00Z">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2153"/>
        <w:gridCol w:w="3370"/>
        <w:gridCol w:w="1684"/>
        <w:gridCol w:w="1966"/>
        <w:tblGridChange w:id="1224">
          <w:tblGrid>
            <w:gridCol w:w="5"/>
            <w:gridCol w:w="2148"/>
            <w:gridCol w:w="2"/>
            <w:gridCol w:w="3366"/>
            <w:gridCol w:w="2"/>
            <w:gridCol w:w="1681"/>
            <w:gridCol w:w="3"/>
            <w:gridCol w:w="1961"/>
            <w:gridCol w:w="5"/>
          </w:tblGrid>
        </w:tblGridChange>
      </w:tblGrid>
      <w:tr w:rsidR="007D09B7" w14:paraId="6FB8FCF9" w14:textId="77777777">
        <w:trPr>
          <w:tblHeader/>
          <w:trPrChange w:id="1225" w:author="Inge Christoffer Olsen" w:date="2026-10-07T12:16:00Z" w16du:dateUtc="2026-10-07T10:16:00Z">
            <w:trPr>
              <w:gridBefore w:val="1"/>
              <w:gridAfter w:val="1"/>
              <w:tblHeader/>
            </w:trPr>
          </w:trPrChange>
        </w:trPr>
        <w:tc>
          <w:tcPr>
            <w:tcW w:w="1821" w:type="dxa"/>
            <w:tcPrChange w:id="1226" w:author="Inge Christoffer Olsen" w:date="2026-10-07T12:16:00Z" w16du:dateUtc="2026-10-07T10:16:00Z">
              <w:tcPr>
                <w:tcW w:w="1821" w:type="dxa"/>
                <w:gridSpan w:val="2"/>
              </w:tcPr>
            </w:tcPrChange>
          </w:tcPr>
          <w:p w14:paraId="08F7EA64" w14:textId="77777777" w:rsidR="007D09B7" w:rsidRDefault="00000000">
            <w:pPr>
              <w:rPr>
                <w:rPrChange w:id="1227" w:author="Inge Christoffer Olsen" w:date="2026-10-07T12:16:00Z" w16du:dateUtc="2026-10-07T10:16:00Z">
                  <w:rPr>
                    <w:b/>
                  </w:rPr>
                </w:rPrChange>
              </w:rPr>
            </w:pPr>
            <w:r>
              <w:rPr>
                <w:rPrChange w:id="1228" w:author="Inge Christoffer Olsen" w:date="2026-10-07T12:16:00Z" w16du:dateUtc="2026-10-07T10:16:00Z">
                  <w:rPr>
                    <w:b/>
                  </w:rPr>
                </w:rPrChange>
              </w:rPr>
              <w:t>Endpoint</w:t>
            </w:r>
          </w:p>
        </w:tc>
        <w:tc>
          <w:tcPr>
            <w:tcW w:w="2851" w:type="dxa"/>
            <w:tcPrChange w:id="1229" w:author="Inge Christoffer Olsen" w:date="2026-10-07T12:16:00Z" w16du:dateUtc="2026-10-07T10:16:00Z">
              <w:tcPr>
                <w:tcW w:w="2851" w:type="dxa"/>
              </w:tcPr>
            </w:tcPrChange>
          </w:tcPr>
          <w:p w14:paraId="29E7C0B7" w14:textId="77777777" w:rsidR="007D09B7" w:rsidRDefault="00000000">
            <w:pPr>
              <w:rPr>
                <w:rPrChange w:id="1230" w:author="Inge Christoffer Olsen" w:date="2026-10-07T12:16:00Z" w16du:dateUtc="2026-10-07T10:16:00Z">
                  <w:rPr>
                    <w:b/>
                  </w:rPr>
                </w:rPrChange>
              </w:rPr>
            </w:pPr>
            <w:r>
              <w:rPr>
                <w:rPrChange w:id="1231" w:author="Inge Christoffer Olsen" w:date="2026-10-07T12:16:00Z" w16du:dateUtc="2026-10-07T10:16:00Z">
                  <w:rPr>
                    <w:b/>
                  </w:rPr>
                </w:rPrChange>
              </w:rPr>
              <w:t>Measure details</w:t>
            </w:r>
          </w:p>
        </w:tc>
        <w:tc>
          <w:tcPr>
            <w:tcW w:w="1425" w:type="dxa"/>
            <w:tcPrChange w:id="1232" w:author="Inge Christoffer Olsen" w:date="2026-10-07T12:16:00Z" w16du:dateUtc="2026-10-07T10:16:00Z">
              <w:tcPr>
                <w:tcW w:w="1425" w:type="dxa"/>
                <w:gridSpan w:val="2"/>
              </w:tcPr>
            </w:tcPrChange>
          </w:tcPr>
          <w:p w14:paraId="3AD903C6" w14:textId="77777777" w:rsidR="007D09B7" w:rsidRDefault="00000000">
            <w:pPr>
              <w:rPr>
                <w:rPrChange w:id="1233" w:author="Inge Christoffer Olsen" w:date="2026-10-07T12:16:00Z" w16du:dateUtc="2026-10-07T10:16:00Z">
                  <w:rPr>
                    <w:b/>
                  </w:rPr>
                </w:rPrChange>
              </w:rPr>
            </w:pPr>
            <w:r>
              <w:rPr>
                <w:rPrChange w:id="1234" w:author="Inge Christoffer Olsen" w:date="2026-10-07T12:16:00Z" w16du:dateUtc="2026-10-07T10:16:00Z">
                  <w:rPr>
                    <w:b/>
                  </w:rPr>
                </w:rPrChange>
              </w:rPr>
              <w:t>Endpoint category</w:t>
            </w:r>
          </w:p>
        </w:tc>
        <w:tc>
          <w:tcPr>
            <w:tcW w:w="1663" w:type="dxa"/>
            <w:tcPrChange w:id="1235" w:author="Inge Christoffer Olsen" w:date="2026-10-07T12:16:00Z" w16du:dateUtc="2026-10-07T10:16:00Z">
              <w:tcPr>
                <w:tcW w:w="1663" w:type="dxa"/>
                <w:gridSpan w:val="2"/>
              </w:tcPr>
            </w:tcPrChange>
          </w:tcPr>
          <w:p w14:paraId="32728DDC" w14:textId="77777777" w:rsidR="007D09B7" w:rsidRDefault="00000000">
            <w:pPr>
              <w:rPr>
                <w:rPrChange w:id="1236" w:author="Inge Christoffer Olsen" w:date="2026-10-07T12:16:00Z" w16du:dateUtc="2026-10-07T10:16:00Z">
                  <w:rPr>
                    <w:b/>
                  </w:rPr>
                </w:rPrChange>
              </w:rPr>
            </w:pPr>
            <w:r>
              <w:rPr>
                <w:rPrChange w:id="1237" w:author="Inge Christoffer Olsen" w:date="2026-10-07T12:16:00Z" w16du:dateUtc="2026-10-07T10:16:00Z">
                  <w:rPr>
                    <w:b/>
                  </w:rPr>
                </w:rPrChange>
              </w:rPr>
              <w:t>Handling of missing data</w:t>
            </w:r>
          </w:p>
        </w:tc>
      </w:tr>
      <w:tr w:rsidR="007D09B7" w14:paraId="799C08BE" w14:textId="77777777">
        <w:trPr>
          <w:trPrChange w:id="1238" w:author="Inge Christoffer Olsen" w:date="2026-10-07T12:16:00Z" w16du:dateUtc="2026-10-07T10:16:00Z">
            <w:trPr>
              <w:gridBefore w:val="1"/>
              <w:gridAfter w:val="1"/>
            </w:trPr>
          </w:trPrChange>
        </w:trPr>
        <w:tc>
          <w:tcPr>
            <w:tcW w:w="1821" w:type="dxa"/>
            <w:tcPrChange w:id="1239" w:author="Inge Christoffer Olsen" w:date="2026-10-07T12:16:00Z" w16du:dateUtc="2026-10-07T10:16:00Z">
              <w:tcPr>
                <w:tcW w:w="1821" w:type="dxa"/>
                <w:gridSpan w:val="2"/>
              </w:tcPr>
            </w:tcPrChange>
          </w:tcPr>
          <w:p w14:paraId="26CDC44F" w14:textId="77777777" w:rsidR="007D09B7" w:rsidRDefault="00000000">
            <w:r>
              <w:t>Cervix dilation at time of caesarean section</w:t>
            </w:r>
          </w:p>
        </w:tc>
        <w:tc>
          <w:tcPr>
            <w:tcW w:w="2851" w:type="dxa"/>
            <w:tcPrChange w:id="1240" w:author="Inge Christoffer Olsen" w:date="2026-10-07T12:16:00Z" w16du:dateUtc="2026-10-07T10:16:00Z">
              <w:tcPr>
                <w:tcW w:w="2851" w:type="dxa"/>
              </w:tcPr>
            </w:tcPrChange>
          </w:tcPr>
          <w:p w14:paraId="3EF0DB19" w14:textId="77777777" w:rsidR="007D09B7" w:rsidRDefault="00000000">
            <w:r>
              <w:t>Cervix dilation in cm at time of caesarean section</w:t>
            </w:r>
          </w:p>
        </w:tc>
        <w:tc>
          <w:tcPr>
            <w:tcW w:w="1425" w:type="dxa"/>
            <w:tcPrChange w:id="1241" w:author="Inge Christoffer Olsen" w:date="2026-10-07T12:16:00Z" w16du:dateUtc="2026-10-07T10:16:00Z">
              <w:tcPr>
                <w:tcW w:w="1425" w:type="dxa"/>
                <w:gridSpan w:val="2"/>
              </w:tcPr>
            </w:tcPrChange>
          </w:tcPr>
          <w:p w14:paraId="3912241A" w14:textId="77777777" w:rsidR="007D09B7" w:rsidRDefault="00000000">
            <w:r>
              <w:t>C*</w:t>
            </w:r>
          </w:p>
        </w:tc>
        <w:tc>
          <w:tcPr>
            <w:tcW w:w="1663" w:type="dxa"/>
            <w:tcPrChange w:id="1242" w:author="Inge Christoffer Olsen" w:date="2026-10-07T12:16:00Z" w16du:dateUtc="2026-10-07T10:16:00Z">
              <w:tcPr>
                <w:tcW w:w="1663" w:type="dxa"/>
                <w:gridSpan w:val="2"/>
              </w:tcPr>
            </w:tcPrChange>
          </w:tcPr>
          <w:p w14:paraId="07FFC101" w14:textId="77777777" w:rsidR="007D09B7" w:rsidRDefault="00000000">
            <w:ins w:id="1243" w:author="Inge Christoffer Olsen" w:date="2026-10-07T12:16:00Z" w16du:dateUtc="2026-10-07T10:16:00Z">
              <w:r>
                <w:t>Descriptive; not recorded shown as missing</w:t>
              </w:r>
            </w:ins>
          </w:p>
        </w:tc>
      </w:tr>
      <w:tr w:rsidR="007D09B7" w14:paraId="489C5FBA" w14:textId="77777777">
        <w:trPr>
          <w:trPrChange w:id="1244" w:author="Inge Christoffer Olsen" w:date="2026-10-07T12:16:00Z" w16du:dateUtc="2026-10-07T10:16:00Z">
            <w:trPr>
              <w:gridBefore w:val="1"/>
              <w:gridAfter w:val="1"/>
            </w:trPr>
          </w:trPrChange>
        </w:trPr>
        <w:tc>
          <w:tcPr>
            <w:tcW w:w="1821" w:type="dxa"/>
            <w:tcPrChange w:id="1245" w:author="Inge Christoffer Olsen" w:date="2026-10-07T12:16:00Z" w16du:dateUtc="2026-10-07T10:16:00Z">
              <w:tcPr>
                <w:tcW w:w="1821" w:type="dxa"/>
                <w:gridSpan w:val="2"/>
              </w:tcPr>
            </w:tcPrChange>
          </w:tcPr>
          <w:p w14:paraId="720868DE" w14:textId="77777777" w:rsidR="007D09B7" w:rsidRDefault="00000000">
            <w:r>
              <w:t>Level of the presenting part at caesarean section</w:t>
            </w:r>
          </w:p>
        </w:tc>
        <w:tc>
          <w:tcPr>
            <w:tcW w:w="2851" w:type="dxa"/>
            <w:tcPrChange w:id="1246" w:author="Inge Christoffer Olsen" w:date="2026-10-07T12:16:00Z" w16du:dateUtc="2026-10-07T10:16:00Z">
              <w:tcPr>
                <w:tcW w:w="2851" w:type="dxa"/>
              </w:tcPr>
            </w:tcPrChange>
          </w:tcPr>
          <w:p w14:paraId="47ABF2A0" w14:textId="77777777" w:rsidR="007D09B7" w:rsidRDefault="00000000">
            <w:pPr>
              <w:pStyle w:val="BodyText"/>
            </w:pPr>
            <w:r>
              <w:t>Level of the presenting part at caesarean section</w:t>
            </w:r>
          </w:p>
          <w:p w14:paraId="2A87C635" w14:textId="77777777" w:rsidR="007D09B7" w:rsidRDefault="00000000">
            <w:pPr>
              <w:pStyle w:val="BodyText"/>
              <w:rPr>
                <w:rPrChange w:id="1247" w:author="Inge Christoffer Olsen" w:date="2026-10-07T12:16:00Z" w16du:dateUtc="2026-10-07T10:16:00Z">
                  <w:rPr>
                    <w:lang w:val="en-US"/>
                  </w:rPr>
                </w:rPrChange>
              </w:rPr>
            </w:pPr>
            <w:r>
              <w:rPr>
                <w:rPrChange w:id="1248" w:author="Inge Christoffer Olsen" w:date="2026-10-07T12:16:00Z" w16du:dateUtc="2026-10-07T10:16:00Z">
                  <w:rPr>
                    <w:lang w:val="en-US"/>
                  </w:rPr>
                </w:rPrChange>
              </w:rPr>
              <w:t xml:space="preserve">Above the ischial spines, at the level of </w:t>
            </w:r>
            <w:ins w:id="1249" w:author="Inge Christoffer Olsen" w:date="2026-10-07T12:16:00Z" w16du:dateUtc="2026-10-07T10:16:00Z">
              <w:r>
                <w:t xml:space="preserve">the </w:t>
              </w:r>
            </w:ins>
            <w:r>
              <w:rPr>
                <w:rPrChange w:id="1250" w:author="Inge Christoffer Olsen" w:date="2026-10-07T12:16:00Z" w16du:dateUtc="2026-10-07T10:16:00Z">
                  <w:rPr>
                    <w:lang w:val="en-US"/>
                  </w:rPr>
                </w:rPrChange>
              </w:rPr>
              <w:t>ischial spines, below the ischial spines</w:t>
            </w:r>
          </w:p>
        </w:tc>
        <w:tc>
          <w:tcPr>
            <w:tcW w:w="1425" w:type="dxa"/>
            <w:tcPrChange w:id="1251" w:author="Inge Christoffer Olsen" w:date="2026-10-07T12:16:00Z" w16du:dateUtc="2026-10-07T10:16:00Z">
              <w:tcPr>
                <w:tcW w:w="1425" w:type="dxa"/>
                <w:gridSpan w:val="2"/>
              </w:tcPr>
            </w:tcPrChange>
          </w:tcPr>
          <w:p w14:paraId="35CBB02D" w14:textId="77777777" w:rsidR="007D09B7" w:rsidRDefault="00000000">
            <w:r>
              <w:t>Cat</w:t>
            </w:r>
          </w:p>
        </w:tc>
        <w:tc>
          <w:tcPr>
            <w:tcW w:w="1663" w:type="dxa"/>
            <w:tcPrChange w:id="1252" w:author="Inge Christoffer Olsen" w:date="2026-10-07T12:16:00Z" w16du:dateUtc="2026-10-07T10:16:00Z">
              <w:tcPr>
                <w:tcW w:w="1663" w:type="dxa"/>
                <w:gridSpan w:val="2"/>
              </w:tcPr>
            </w:tcPrChange>
          </w:tcPr>
          <w:p w14:paraId="62328EC7" w14:textId="77777777" w:rsidR="007D09B7" w:rsidRDefault="00000000">
            <w:ins w:id="1253" w:author="Inge Christoffer Olsen" w:date="2026-10-07T12:16:00Z" w16du:dateUtc="2026-10-07T10:16:00Z">
              <w:r>
                <w:t>Descriptive; not recorded shown as missing</w:t>
              </w:r>
            </w:ins>
          </w:p>
        </w:tc>
      </w:tr>
      <w:tr w:rsidR="007D09B7" w14:paraId="157F9A94" w14:textId="77777777">
        <w:trPr>
          <w:trPrChange w:id="1254" w:author="Inge Christoffer Olsen" w:date="2026-10-07T12:16:00Z" w16du:dateUtc="2026-10-07T10:16:00Z">
            <w:trPr>
              <w:gridBefore w:val="1"/>
              <w:gridAfter w:val="1"/>
            </w:trPr>
          </w:trPrChange>
        </w:trPr>
        <w:tc>
          <w:tcPr>
            <w:tcW w:w="1821" w:type="dxa"/>
            <w:tcPrChange w:id="1255" w:author="Inge Christoffer Olsen" w:date="2026-10-07T12:16:00Z" w16du:dateUtc="2026-10-07T10:16:00Z">
              <w:tcPr>
                <w:tcW w:w="1821" w:type="dxa"/>
                <w:gridSpan w:val="2"/>
              </w:tcPr>
            </w:tcPrChange>
          </w:tcPr>
          <w:p w14:paraId="321150F1" w14:textId="77777777" w:rsidR="007D09B7" w:rsidRDefault="007D33E9">
            <w:del w:id="1256" w:author="Inge Christoffer Olsen" w:date="2026-10-07T12:16:00Z" w16du:dateUtc="2026-10-07T10:16:00Z">
              <w:r>
                <w:delText>Presentation</w:delText>
              </w:r>
            </w:del>
            <w:ins w:id="1257" w:author="Inge Christoffer Olsen" w:date="2026-10-07T12:16:00Z" w16du:dateUtc="2026-10-07T10:16:00Z">
              <w:r w:rsidR="00000000">
                <w:t>Fetal presentation</w:t>
              </w:r>
            </w:ins>
            <w:r w:rsidR="00000000">
              <w:t xml:space="preserve"> at caesarean section</w:t>
            </w:r>
          </w:p>
        </w:tc>
        <w:tc>
          <w:tcPr>
            <w:tcW w:w="2851" w:type="dxa"/>
            <w:tcPrChange w:id="1258" w:author="Inge Christoffer Olsen" w:date="2026-10-07T12:16:00Z" w16du:dateUtc="2026-10-07T10:16:00Z">
              <w:tcPr>
                <w:tcW w:w="2851" w:type="dxa"/>
              </w:tcPr>
            </w:tcPrChange>
          </w:tcPr>
          <w:p w14:paraId="5D5AF661" w14:textId="77777777" w:rsidR="007D09B7" w:rsidRDefault="007D33E9">
            <w:pPr>
              <w:pStyle w:val="BodyText"/>
            </w:pPr>
            <w:del w:id="1259" w:author="Inge Christoffer Olsen" w:date="2026-10-07T12:16:00Z" w16du:dateUtc="2026-10-07T10:16:00Z">
              <w:r>
                <w:delText>Presentation</w:delText>
              </w:r>
            </w:del>
            <w:ins w:id="1260" w:author="Inge Christoffer Olsen" w:date="2026-10-07T12:16:00Z" w16du:dateUtc="2026-10-07T10:16:00Z">
              <w:r w:rsidR="00000000">
                <w:t>Fetal presentation</w:t>
              </w:r>
            </w:ins>
            <w:r w:rsidR="00000000">
              <w:t xml:space="preserve"> at </w:t>
            </w:r>
            <w:del w:id="1261" w:author="Inge Christoffer Olsen" w:date="2026-10-07T12:16:00Z" w16du:dateUtc="2026-10-07T10:16:00Z">
              <w:r>
                <w:delText>Caesarean</w:delText>
              </w:r>
            </w:del>
            <w:ins w:id="1262" w:author="Inge Christoffer Olsen" w:date="2026-10-07T12:16:00Z" w16du:dateUtc="2026-10-07T10:16:00Z">
              <w:r w:rsidR="00000000">
                <w:t>caesarean</w:t>
              </w:r>
            </w:ins>
            <w:r w:rsidR="00000000">
              <w:t xml:space="preserve"> section</w:t>
            </w:r>
          </w:p>
          <w:p w14:paraId="05AAD65C" w14:textId="77777777" w:rsidR="007D09B7" w:rsidRDefault="00000000">
            <w:pPr>
              <w:pStyle w:val="BodyText"/>
            </w:pPr>
            <w:r>
              <w:lastRenderedPageBreak/>
              <w:t>Breech, occiput (vertex), sinciput, brow or face</w:t>
            </w:r>
          </w:p>
        </w:tc>
        <w:tc>
          <w:tcPr>
            <w:tcW w:w="1425" w:type="dxa"/>
            <w:tcPrChange w:id="1263" w:author="Inge Christoffer Olsen" w:date="2026-10-07T12:16:00Z" w16du:dateUtc="2026-10-07T10:16:00Z">
              <w:tcPr>
                <w:tcW w:w="1425" w:type="dxa"/>
                <w:gridSpan w:val="2"/>
              </w:tcPr>
            </w:tcPrChange>
          </w:tcPr>
          <w:p w14:paraId="05EE4936" w14:textId="77777777" w:rsidR="007D09B7" w:rsidRDefault="00000000">
            <w:r>
              <w:lastRenderedPageBreak/>
              <w:t>Cat</w:t>
            </w:r>
          </w:p>
        </w:tc>
        <w:tc>
          <w:tcPr>
            <w:tcW w:w="1663" w:type="dxa"/>
            <w:tcPrChange w:id="1264" w:author="Inge Christoffer Olsen" w:date="2026-10-07T12:16:00Z" w16du:dateUtc="2026-10-07T10:16:00Z">
              <w:tcPr>
                <w:tcW w:w="1663" w:type="dxa"/>
                <w:gridSpan w:val="2"/>
              </w:tcPr>
            </w:tcPrChange>
          </w:tcPr>
          <w:p w14:paraId="217B6287" w14:textId="77777777" w:rsidR="007D09B7" w:rsidRDefault="00000000">
            <w:ins w:id="1265" w:author="Inge Christoffer Olsen" w:date="2026-10-07T12:16:00Z" w16du:dateUtc="2026-10-07T10:16:00Z">
              <w:r>
                <w:t>Descriptive; not recorded shown as missing</w:t>
              </w:r>
            </w:ins>
          </w:p>
        </w:tc>
      </w:tr>
      <w:tr w:rsidR="007D09B7" w14:paraId="2BD55276" w14:textId="77777777">
        <w:trPr>
          <w:trPrChange w:id="1266" w:author="Inge Christoffer Olsen" w:date="2026-10-07T12:16:00Z" w16du:dateUtc="2026-10-07T10:16:00Z">
            <w:trPr>
              <w:gridBefore w:val="1"/>
              <w:gridAfter w:val="1"/>
            </w:trPr>
          </w:trPrChange>
        </w:trPr>
        <w:tc>
          <w:tcPr>
            <w:tcW w:w="1821" w:type="dxa"/>
            <w:tcPrChange w:id="1267" w:author="Inge Christoffer Olsen" w:date="2026-10-07T12:16:00Z" w16du:dateUtc="2026-10-07T10:16:00Z">
              <w:tcPr>
                <w:tcW w:w="1821" w:type="dxa"/>
                <w:gridSpan w:val="2"/>
              </w:tcPr>
            </w:tcPrChange>
          </w:tcPr>
          <w:p w14:paraId="5B59E8D2" w14:textId="77777777" w:rsidR="007D09B7" w:rsidRDefault="007D33E9">
            <w:del w:id="1268" w:author="Inge Christoffer Olsen" w:date="2026-10-07T12:16:00Z" w16du:dateUtc="2026-10-07T10:16:00Z">
              <w:r>
                <w:delText>Position</w:delText>
              </w:r>
            </w:del>
            <w:ins w:id="1269" w:author="Inge Christoffer Olsen" w:date="2026-10-07T12:16:00Z" w16du:dateUtc="2026-10-07T10:16:00Z">
              <w:r w:rsidR="00000000">
                <w:t>Fetal position</w:t>
              </w:r>
            </w:ins>
            <w:r w:rsidR="00000000">
              <w:t xml:space="preserve"> at caesarean section</w:t>
            </w:r>
          </w:p>
        </w:tc>
        <w:tc>
          <w:tcPr>
            <w:tcW w:w="2851" w:type="dxa"/>
            <w:tcPrChange w:id="1270" w:author="Inge Christoffer Olsen" w:date="2026-10-07T12:16:00Z" w16du:dateUtc="2026-10-07T10:16:00Z">
              <w:tcPr>
                <w:tcW w:w="2851" w:type="dxa"/>
              </w:tcPr>
            </w:tcPrChange>
          </w:tcPr>
          <w:p w14:paraId="23459DF4" w14:textId="77777777" w:rsidR="007D09B7" w:rsidRDefault="007D33E9">
            <w:pPr>
              <w:pStyle w:val="BodyText"/>
            </w:pPr>
            <w:del w:id="1271" w:author="Inge Christoffer Olsen" w:date="2026-10-07T12:16:00Z" w16du:dateUtc="2026-10-07T10:16:00Z">
              <w:r>
                <w:delText>Position</w:delText>
              </w:r>
            </w:del>
            <w:ins w:id="1272" w:author="Inge Christoffer Olsen" w:date="2026-10-07T12:16:00Z" w16du:dateUtc="2026-10-07T10:16:00Z">
              <w:r w:rsidR="00000000">
                <w:t>Fetal position</w:t>
              </w:r>
            </w:ins>
            <w:r w:rsidR="00000000">
              <w:t xml:space="preserve"> at caesarean section</w:t>
            </w:r>
          </w:p>
          <w:p w14:paraId="40C94F11" w14:textId="77777777" w:rsidR="007D09B7" w:rsidRDefault="00000000">
            <w:pPr>
              <w:pStyle w:val="BodyText"/>
            </w:pPr>
            <w:r>
              <w:t xml:space="preserve">Occiput anterior, </w:t>
            </w:r>
            <w:del w:id="1273" w:author="Inge Christoffer Olsen" w:date="2026-10-07T12:16:00Z" w16du:dateUtc="2026-10-07T10:16:00Z">
              <w:r w:rsidR="007D33E9">
                <w:delText>Occiput</w:delText>
              </w:r>
            </w:del>
            <w:ins w:id="1274" w:author="Inge Christoffer Olsen" w:date="2026-10-07T12:16:00Z" w16du:dateUtc="2026-10-07T10:16:00Z">
              <w:r>
                <w:t>occiput</w:t>
              </w:r>
            </w:ins>
            <w:r>
              <w:t xml:space="preserve"> posterior or transverse</w:t>
            </w:r>
          </w:p>
        </w:tc>
        <w:tc>
          <w:tcPr>
            <w:tcW w:w="1425" w:type="dxa"/>
            <w:tcPrChange w:id="1275" w:author="Inge Christoffer Olsen" w:date="2026-10-07T12:16:00Z" w16du:dateUtc="2026-10-07T10:16:00Z">
              <w:tcPr>
                <w:tcW w:w="1425" w:type="dxa"/>
                <w:gridSpan w:val="2"/>
              </w:tcPr>
            </w:tcPrChange>
          </w:tcPr>
          <w:p w14:paraId="05EB0636" w14:textId="77777777" w:rsidR="007D09B7" w:rsidRDefault="00000000">
            <w:r>
              <w:t>Cat</w:t>
            </w:r>
          </w:p>
        </w:tc>
        <w:tc>
          <w:tcPr>
            <w:tcW w:w="1663" w:type="dxa"/>
            <w:tcPrChange w:id="1276" w:author="Inge Christoffer Olsen" w:date="2026-10-07T12:16:00Z" w16du:dateUtc="2026-10-07T10:16:00Z">
              <w:tcPr>
                <w:tcW w:w="1663" w:type="dxa"/>
                <w:gridSpan w:val="2"/>
              </w:tcPr>
            </w:tcPrChange>
          </w:tcPr>
          <w:p w14:paraId="245A0096" w14:textId="77777777" w:rsidR="007D09B7" w:rsidRDefault="00000000">
            <w:ins w:id="1277" w:author="Inge Christoffer Olsen" w:date="2026-10-07T12:16:00Z" w16du:dateUtc="2026-10-07T10:16:00Z">
              <w:r>
                <w:t>Descriptive; not recorded shown as missing</w:t>
              </w:r>
            </w:ins>
          </w:p>
        </w:tc>
      </w:tr>
      <w:tr w:rsidR="007D09B7" w14:paraId="4F4F90AF" w14:textId="77777777">
        <w:trPr>
          <w:trPrChange w:id="1278" w:author="Inge Christoffer Olsen" w:date="2026-10-07T12:16:00Z" w16du:dateUtc="2026-10-07T10:16:00Z">
            <w:trPr>
              <w:gridBefore w:val="1"/>
              <w:gridAfter w:val="1"/>
            </w:trPr>
          </w:trPrChange>
        </w:trPr>
        <w:tc>
          <w:tcPr>
            <w:tcW w:w="1821" w:type="dxa"/>
            <w:tcPrChange w:id="1279" w:author="Inge Christoffer Olsen" w:date="2026-10-07T12:16:00Z" w16du:dateUtc="2026-10-07T10:16:00Z">
              <w:tcPr>
                <w:tcW w:w="1821" w:type="dxa"/>
                <w:gridSpan w:val="2"/>
              </w:tcPr>
            </w:tcPrChange>
          </w:tcPr>
          <w:p w14:paraId="31C935C9" w14:textId="77777777" w:rsidR="007D09B7" w:rsidRDefault="00000000">
            <w:r>
              <w:t>Main reason for caesarean section</w:t>
            </w:r>
          </w:p>
        </w:tc>
        <w:tc>
          <w:tcPr>
            <w:tcW w:w="2851" w:type="dxa"/>
            <w:tcPrChange w:id="1280" w:author="Inge Christoffer Olsen" w:date="2026-10-07T12:16:00Z" w16du:dateUtc="2026-10-07T10:16:00Z">
              <w:tcPr>
                <w:tcW w:w="2851" w:type="dxa"/>
              </w:tcPr>
            </w:tcPrChange>
          </w:tcPr>
          <w:p w14:paraId="0F212D59" w14:textId="77777777" w:rsidR="007D09B7" w:rsidRDefault="00000000">
            <w:pPr>
              <w:pStyle w:val="BodyText"/>
            </w:pPr>
            <w:r>
              <w:t>Main reason for caesarean section</w:t>
            </w:r>
          </w:p>
          <w:p w14:paraId="06D57432" w14:textId="77777777" w:rsidR="007D09B7" w:rsidRDefault="00000000">
            <w:pPr>
              <w:pStyle w:val="BodyText"/>
            </w:pPr>
            <w:r>
              <w:t>Fetal distress, prolonged first or second stage of labour, failed induction, failed instrumental vaginal delivery, breech, maternal consideration, others</w:t>
            </w:r>
          </w:p>
        </w:tc>
        <w:tc>
          <w:tcPr>
            <w:tcW w:w="1425" w:type="dxa"/>
            <w:tcPrChange w:id="1281" w:author="Inge Christoffer Olsen" w:date="2026-10-07T12:16:00Z" w16du:dateUtc="2026-10-07T10:16:00Z">
              <w:tcPr>
                <w:tcW w:w="1425" w:type="dxa"/>
                <w:gridSpan w:val="2"/>
              </w:tcPr>
            </w:tcPrChange>
          </w:tcPr>
          <w:p w14:paraId="45D752DE" w14:textId="77777777" w:rsidR="007D09B7" w:rsidRDefault="00000000">
            <w:r>
              <w:t>Cat</w:t>
            </w:r>
          </w:p>
        </w:tc>
        <w:tc>
          <w:tcPr>
            <w:tcW w:w="1663" w:type="dxa"/>
            <w:tcPrChange w:id="1282" w:author="Inge Christoffer Olsen" w:date="2026-10-07T12:16:00Z" w16du:dateUtc="2026-10-07T10:16:00Z">
              <w:tcPr>
                <w:tcW w:w="1663" w:type="dxa"/>
                <w:gridSpan w:val="2"/>
              </w:tcPr>
            </w:tcPrChange>
          </w:tcPr>
          <w:p w14:paraId="7092EB08" w14:textId="77777777" w:rsidR="007D09B7" w:rsidRDefault="00000000">
            <w:ins w:id="1283" w:author="Inge Christoffer Olsen" w:date="2026-10-07T12:16:00Z" w16du:dateUtc="2026-10-07T10:16:00Z">
              <w:r>
                <w:t>Descriptive; not recorded shown as missing</w:t>
              </w:r>
            </w:ins>
          </w:p>
        </w:tc>
      </w:tr>
      <w:tr w:rsidR="007D09B7" w14:paraId="2750CA0C" w14:textId="77777777">
        <w:trPr>
          <w:ins w:id="1284" w:author="Inge Christoffer Olsen" w:date="2026-10-07T12:16:00Z" w16du:dateUtc="2026-10-07T10:16:00Z"/>
        </w:trPr>
        <w:tc>
          <w:tcPr>
            <w:tcW w:w="1821" w:type="dxa"/>
          </w:tcPr>
          <w:p w14:paraId="3A6E704D" w14:textId="77777777" w:rsidR="007D09B7" w:rsidRDefault="00000000">
            <w:pPr>
              <w:rPr>
                <w:ins w:id="1285" w:author="Inge Christoffer Olsen" w:date="2026-10-07T12:16:00Z" w16du:dateUtc="2026-10-07T10:16:00Z"/>
              </w:rPr>
            </w:pPr>
            <w:ins w:id="1286" w:author="Inge Christoffer Olsen" w:date="2026-10-07T12:16:00Z" w16du:dateUtc="2026-10-07T10:16:00Z">
              <w:r>
                <w:t>Reason for admission</w:t>
              </w:r>
            </w:ins>
          </w:p>
        </w:tc>
        <w:tc>
          <w:tcPr>
            <w:tcW w:w="2851" w:type="dxa"/>
          </w:tcPr>
          <w:p w14:paraId="39D714F0" w14:textId="77777777" w:rsidR="007D09B7" w:rsidRDefault="00000000">
            <w:pPr>
              <w:pStyle w:val="BodyText"/>
              <w:rPr>
                <w:ins w:id="1287" w:author="Inge Christoffer Olsen" w:date="2026-10-07T12:16:00Z" w16du:dateUtc="2026-10-07T10:16:00Z"/>
              </w:rPr>
            </w:pPr>
            <w:ins w:id="1288" w:author="Inge Christoffer Olsen" w:date="2026-10-07T12:16:00Z" w16du:dateUtc="2026-10-07T10:16:00Z">
              <w:r>
                <w:t>Main reason for admission to the labour ward</w:t>
              </w:r>
            </w:ins>
          </w:p>
          <w:p w14:paraId="0B4B024C" w14:textId="77777777" w:rsidR="007D09B7" w:rsidRDefault="00000000">
            <w:pPr>
              <w:pStyle w:val="BodyText"/>
              <w:rPr>
                <w:ins w:id="1289" w:author="Inge Christoffer Olsen" w:date="2026-10-07T12:16:00Z" w16du:dateUtc="2026-10-07T10:16:00Z"/>
              </w:rPr>
            </w:pPr>
            <w:ins w:id="1290" w:author="Inge Christoffer Olsen" w:date="2026-10-07T12:16:00Z" w16du:dateUtc="2026-10-07T10:16:00Z">
              <w:r>
                <w:t>Contractions, rupture of membranes, rupture of membranes and contractions, induction of labour, other</w:t>
              </w:r>
            </w:ins>
          </w:p>
        </w:tc>
        <w:tc>
          <w:tcPr>
            <w:tcW w:w="1425" w:type="dxa"/>
          </w:tcPr>
          <w:p w14:paraId="57A3DF8C" w14:textId="77777777" w:rsidR="007D09B7" w:rsidRDefault="00000000">
            <w:pPr>
              <w:rPr>
                <w:ins w:id="1291" w:author="Inge Christoffer Olsen" w:date="2026-10-07T12:16:00Z" w16du:dateUtc="2026-10-07T10:16:00Z"/>
              </w:rPr>
            </w:pPr>
            <w:ins w:id="1292" w:author="Inge Christoffer Olsen" w:date="2026-10-07T12:16:00Z" w16du:dateUtc="2026-10-07T10:16:00Z">
              <w:r>
                <w:t>Cat</w:t>
              </w:r>
            </w:ins>
          </w:p>
        </w:tc>
        <w:tc>
          <w:tcPr>
            <w:tcW w:w="1663" w:type="dxa"/>
          </w:tcPr>
          <w:p w14:paraId="44C3D1B4" w14:textId="77777777" w:rsidR="007D09B7" w:rsidRDefault="00000000">
            <w:pPr>
              <w:rPr>
                <w:ins w:id="1293" w:author="Inge Christoffer Olsen" w:date="2026-10-07T12:16:00Z" w16du:dateUtc="2026-10-07T10:16:00Z"/>
              </w:rPr>
            </w:pPr>
            <w:ins w:id="1294" w:author="Inge Christoffer Olsen" w:date="2026-10-07T12:16:00Z" w16du:dateUtc="2026-10-07T10:16:00Z">
              <w:r>
                <w:t>Descriptive; not recorded shown as missing</w:t>
              </w:r>
            </w:ins>
          </w:p>
        </w:tc>
      </w:tr>
      <w:tr w:rsidR="007D09B7" w14:paraId="3FB77C5F" w14:textId="77777777">
        <w:trPr>
          <w:ins w:id="1295" w:author="Inge Christoffer Olsen" w:date="2026-10-07T12:16:00Z" w16du:dateUtc="2026-10-07T10:16:00Z"/>
        </w:trPr>
        <w:tc>
          <w:tcPr>
            <w:tcW w:w="1821" w:type="dxa"/>
          </w:tcPr>
          <w:p w14:paraId="6163F829" w14:textId="77777777" w:rsidR="007D09B7" w:rsidRDefault="00000000">
            <w:pPr>
              <w:rPr>
                <w:ins w:id="1296" w:author="Inge Christoffer Olsen" w:date="2026-10-07T12:16:00Z" w16du:dateUtc="2026-10-07T10:16:00Z"/>
              </w:rPr>
            </w:pPr>
            <w:ins w:id="1297" w:author="Inge Christoffer Olsen" w:date="2026-10-07T12:16:00Z" w16du:dateUtc="2026-10-07T10:16:00Z">
              <w:r>
                <w:t>Cervix dilatation at amniotomy</w:t>
              </w:r>
            </w:ins>
          </w:p>
        </w:tc>
        <w:tc>
          <w:tcPr>
            <w:tcW w:w="2851" w:type="dxa"/>
          </w:tcPr>
          <w:p w14:paraId="533439E0" w14:textId="77777777" w:rsidR="007D09B7" w:rsidRDefault="00000000">
            <w:pPr>
              <w:rPr>
                <w:ins w:id="1298" w:author="Inge Christoffer Olsen" w:date="2026-10-07T12:16:00Z" w16du:dateUtc="2026-10-07T10:16:00Z"/>
              </w:rPr>
            </w:pPr>
            <w:ins w:id="1299" w:author="Inge Christoffer Olsen" w:date="2026-10-07T12:16:00Z" w16du:dateUtc="2026-10-07T10:16:00Z">
              <w:r>
                <w:t>Cervical dilatation (cm) at which amniotomy was performed, as recorded, including amniotomy for induction of labour; number and percentage of women by centimetre (1–10 cm, not recorded), by treatment</w:t>
              </w:r>
            </w:ins>
          </w:p>
        </w:tc>
        <w:tc>
          <w:tcPr>
            <w:tcW w:w="1425" w:type="dxa"/>
          </w:tcPr>
          <w:p w14:paraId="159D1F51" w14:textId="77777777" w:rsidR="007D09B7" w:rsidRDefault="00000000">
            <w:pPr>
              <w:rPr>
                <w:ins w:id="1300" w:author="Inge Christoffer Olsen" w:date="2026-10-07T12:16:00Z" w16du:dateUtc="2026-10-07T10:16:00Z"/>
              </w:rPr>
            </w:pPr>
            <w:ins w:id="1301" w:author="Inge Christoffer Olsen" w:date="2026-10-07T12:16:00Z" w16du:dateUtc="2026-10-07T10:16:00Z">
              <w:r>
                <w:t>Cat</w:t>
              </w:r>
            </w:ins>
          </w:p>
        </w:tc>
        <w:tc>
          <w:tcPr>
            <w:tcW w:w="1663" w:type="dxa"/>
          </w:tcPr>
          <w:p w14:paraId="47C73134" w14:textId="77777777" w:rsidR="007D09B7" w:rsidRDefault="00000000">
            <w:pPr>
              <w:rPr>
                <w:ins w:id="1302" w:author="Inge Christoffer Olsen" w:date="2026-10-07T12:16:00Z" w16du:dateUtc="2026-10-07T10:16:00Z"/>
              </w:rPr>
            </w:pPr>
            <w:ins w:id="1303" w:author="Inge Christoffer Olsen" w:date="2026-10-07T12:16:00Z" w16du:dateUtc="2026-10-07T10:16:00Z">
              <w:r>
                <w:t>Descriptive; not recorded shown as missing</w:t>
              </w:r>
            </w:ins>
          </w:p>
        </w:tc>
      </w:tr>
      <w:tr w:rsidR="007D09B7" w14:paraId="70D1F999" w14:textId="77777777">
        <w:trPr>
          <w:ins w:id="1304" w:author="Inge Christoffer Olsen" w:date="2026-10-07T12:16:00Z" w16du:dateUtc="2026-10-07T10:16:00Z"/>
        </w:trPr>
        <w:tc>
          <w:tcPr>
            <w:tcW w:w="1821" w:type="dxa"/>
          </w:tcPr>
          <w:p w14:paraId="7D2B123D" w14:textId="77777777" w:rsidR="007D09B7" w:rsidRDefault="00000000">
            <w:pPr>
              <w:rPr>
                <w:ins w:id="1305" w:author="Inge Christoffer Olsen" w:date="2026-10-07T12:16:00Z" w16du:dateUtc="2026-10-07T10:16:00Z"/>
              </w:rPr>
            </w:pPr>
            <w:ins w:id="1306" w:author="Inge Christoffer Olsen" w:date="2026-10-07T12:16:00Z" w16du:dateUtc="2026-10-07T10:16:00Z">
              <w:r>
                <w:t>Cervix dilatation at start of oxytocin infusion</w:t>
              </w:r>
            </w:ins>
          </w:p>
        </w:tc>
        <w:tc>
          <w:tcPr>
            <w:tcW w:w="2851" w:type="dxa"/>
          </w:tcPr>
          <w:p w14:paraId="7867A42B" w14:textId="77777777" w:rsidR="007D09B7" w:rsidRDefault="00000000">
            <w:pPr>
              <w:rPr>
                <w:ins w:id="1307" w:author="Inge Christoffer Olsen" w:date="2026-10-07T12:16:00Z" w16du:dateUtc="2026-10-07T10:16:00Z"/>
              </w:rPr>
            </w:pPr>
            <w:ins w:id="1308" w:author="Inge Christoffer Olsen" w:date="2026-10-07T12:16:00Z" w16du:dateUtc="2026-10-07T10:16:00Z">
              <w:r>
                <w:t>Cervical dilatation (cm) at the start of oxytocin infusion, as recorded, including oxytocin for induction of labour; number and percentage of women by centimetre (1–10 cm, not recorded), by treatment</w:t>
              </w:r>
            </w:ins>
          </w:p>
        </w:tc>
        <w:tc>
          <w:tcPr>
            <w:tcW w:w="1425" w:type="dxa"/>
          </w:tcPr>
          <w:p w14:paraId="3B12091F" w14:textId="77777777" w:rsidR="007D09B7" w:rsidRDefault="00000000">
            <w:pPr>
              <w:rPr>
                <w:ins w:id="1309" w:author="Inge Christoffer Olsen" w:date="2026-10-07T12:16:00Z" w16du:dateUtc="2026-10-07T10:16:00Z"/>
              </w:rPr>
            </w:pPr>
            <w:ins w:id="1310" w:author="Inge Christoffer Olsen" w:date="2026-10-07T12:16:00Z" w16du:dateUtc="2026-10-07T10:16:00Z">
              <w:r>
                <w:t>Cat</w:t>
              </w:r>
            </w:ins>
          </w:p>
        </w:tc>
        <w:tc>
          <w:tcPr>
            <w:tcW w:w="1663" w:type="dxa"/>
          </w:tcPr>
          <w:p w14:paraId="3DF4BBB6" w14:textId="77777777" w:rsidR="007D09B7" w:rsidRDefault="00000000">
            <w:pPr>
              <w:rPr>
                <w:ins w:id="1311" w:author="Inge Christoffer Olsen" w:date="2026-10-07T12:16:00Z" w16du:dateUtc="2026-10-07T10:16:00Z"/>
              </w:rPr>
            </w:pPr>
            <w:ins w:id="1312" w:author="Inge Christoffer Olsen" w:date="2026-10-07T12:16:00Z" w16du:dateUtc="2026-10-07T10:16:00Z">
              <w:r>
                <w:t>Descriptive; not recorded shown as missing</w:t>
              </w:r>
            </w:ins>
          </w:p>
        </w:tc>
      </w:tr>
      <w:tr w:rsidR="007D09B7" w14:paraId="5BC98DB0" w14:textId="77777777">
        <w:trPr>
          <w:ins w:id="1313" w:author="Inge Christoffer Olsen" w:date="2026-10-07T12:16:00Z" w16du:dateUtc="2026-10-07T10:16:00Z"/>
        </w:trPr>
        <w:tc>
          <w:tcPr>
            <w:tcW w:w="1821" w:type="dxa"/>
          </w:tcPr>
          <w:p w14:paraId="42616389" w14:textId="77777777" w:rsidR="007D09B7" w:rsidRDefault="00000000">
            <w:pPr>
              <w:rPr>
                <w:ins w:id="1314" w:author="Inge Christoffer Olsen" w:date="2026-10-07T12:16:00Z" w16du:dateUtc="2026-10-07T10:16:00Z"/>
              </w:rPr>
            </w:pPr>
            <w:ins w:id="1315" w:author="Inge Christoffer Olsen" w:date="2026-10-07T12:16:00Z" w16du:dateUtc="2026-10-07T10:16:00Z">
              <w:r>
                <w:lastRenderedPageBreak/>
                <w:t>Cervix dilatation at start of epidural analgesia</w:t>
              </w:r>
            </w:ins>
          </w:p>
        </w:tc>
        <w:tc>
          <w:tcPr>
            <w:tcW w:w="2851" w:type="dxa"/>
          </w:tcPr>
          <w:p w14:paraId="2D344979" w14:textId="77777777" w:rsidR="007D09B7" w:rsidRDefault="00000000">
            <w:pPr>
              <w:rPr>
                <w:ins w:id="1316" w:author="Inge Christoffer Olsen" w:date="2026-10-07T12:16:00Z" w16du:dateUtc="2026-10-07T10:16:00Z"/>
              </w:rPr>
            </w:pPr>
            <w:ins w:id="1317" w:author="Inge Christoffer Olsen" w:date="2026-10-07T12:16:00Z" w16du:dateUtc="2026-10-07T10:16:00Z">
              <w:r>
                <w:t>Cervical dilatation (cm) at the start of epidural analgesia, as recorded; number and percentage of women by centimetre (1–10 cm, not recorded), by treatment. Epidural analgesia is the only method of medical pain relief with a recorded cervical dilatation</w:t>
              </w:r>
            </w:ins>
          </w:p>
        </w:tc>
        <w:tc>
          <w:tcPr>
            <w:tcW w:w="1425" w:type="dxa"/>
          </w:tcPr>
          <w:p w14:paraId="49F38478" w14:textId="77777777" w:rsidR="007D09B7" w:rsidRDefault="00000000">
            <w:pPr>
              <w:rPr>
                <w:ins w:id="1318" w:author="Inge Christoffer Olsen" w:date="2026-10-07T12:16:00Z" w16du:dateUtc="2026-10-07T10:16:00Z"/>
              </w:rPr>
            </w:pPr>
            <w:ins w:id="1319" w:author="Inge Christoffer Olsen" w:date="2026-10-07T12:16:00Z" w16du:dateUtc="2026-10-07T10:16:00Z">
              <w:r>
                <w:t>Cat</w:t>
              </w:r>
            </w:ins>
          </w:p>
        </w:tc>
        <w:tc>
          <w:tcPr>
            <w:tcW w:w="1663" w:type="dxa"/>
          </w:tcPr>
          <w:p w14:paraId="1E2DBD72" w14:textId="77777777" w:rsidR="007D09B7" w:rsidRDefault="00000000">
            <w:pPr>
              <w:rPr>
                <w:ins w:id="1320" w:author="Inge Christoffer Olsen" w:date="2026-10-07T12:16:00Z" w16du:dateUtc="2026-10-07T10:16:00Z"/>
              </w:rPr>
            </w:pPr>
            <w:ins w:id="1321" w:author="Inge Christoffer Olsen" w:date="2026-10-07T12:16:00Z" w16du:dateUtc="2026-10-07T10:16:00Z">
              <w:r>
                <w:t>Descriptive; not recorded shown as missing</w:t>
              </w:r>
            </w:ins>
          </w:p>
        </w:tc>
      </w:tr>
      <w:tr w:rsidR="007D09B7" w14:paraId="7FA8CB5E" w14:textId="77777777">
        <w:trPr>
          <w:ins w:id="1322" w:author="Inge Christoffer Olsen" w:date="2026-10-07T12:16:00Z" w16du:dateUtc="2026-10-07T10:16:00Z"/>
        </w:trPr>
        <w:tc>
          <w:tcPr>
            <w:tcW w:w="1821" w:type="dxa"/>
          </w:tcPr>
          <w:p w14:paraId="5E4D7985" w14:textId="77777777" w:rsidR="007D09B7" w:rsidRDefault="00000000">
            <w:pPr>
              <w:rPr>
                <w:ins w:id="1323" w:author="Inge Christoffer Olsen" w:date="2026-10-07T12:16:00Z" w16du:dateUtc="2026-10-07T10:16:00Z"/>
              </w:rPr>
            </w:pPr>
            <w:ins w:id="1324" w:author="Inge Christoffer Olsen" w:date="2026-10-07T12:16:00Z" w16du:dateUtc="2026-10-07T10:16:00Z">
              <w:r>
                <w:t>Cervix dilatation at induction of labour</w:t>
              </w:r>
            </w:ins>
          </w:p>
        </w:tc>
        <w:tc>
          <w:tcPr>
            <w:tcW w:w="2851" w:type="dxa"/>
          </w:tcPr>
          <w:p w14:paraId="5D3BC253" w14:textId="77777777" w:rsidR="007D09B7" w:rsidRDefault="00000000">
            <w:pPr>
              <w:rPr>
                <w:ins w:id="1325" w:author="Inge Christoffer Olsen" w:date="2026-10-07T12:16:00Z" w16du:dateUtc="2026-10-07T10:16:00Z"/>
              </w:rPr>
            </w:pPr>
            <w:ins w:id="1326" w:author="Inge Christoffer Olsen" w:date="2026-10-07T12:16:00Z" w16du:dateUtc="2026-10-07T10:16:00Z">
              <w:r>
                <w:t>Cervical dilatation (cm) at the start of induction of labour, as recorded; number and percentage of women by centimetre (1–10 cm, not recorded), by treatment among the women induced</w:t>
              </w:r>
            </w:ins>
          </w:p>
        </w:tc>
        <w:tc>
          <w:tcPr>
            <w:tcW w:w="1425" w:type="dxa"/>
          </w:tcPr>
          <w:p w14:paraId="589AD047" w14:textId="77777777" w:rsidR="007D09B7" w:rsidRDefault="00000000">
            <w:pPr>
              <w:rPr>
                <w:ins w:id="1327" w:author="Inge Christoffer Olsen" w:date="2026-10-07T12:16:00Z" w16du:dateUtc="2026-10-07T10:16:00Z"/>
              </w:rPr>
            </w:pPr>
            <w:ins w:id="1328" w:author="Inge Christoffer Olsen" w:date="2026-10-07T12:16:00Z" w16du:dateUtc="2026-10-07T10:16:00Z">
              <w:r>
                <w:t>Cat</w:t>
              </w:r>
            </w:ins>
          </w:p>
        </w:tc>
        <w:tc>
          <w:tcPr>
            <w:tcW w:w="1663" w:type="dxa"/>
          </w:tcPr>
          <w:p w14:paraId="463523BC" w14:textId="77777777" w:rsidR="007D09B7" w:rsidRDefault="00000000">
            <w:pPr>
              <w:rPr>
                <w:ins w:id="1329" w:author="Inge Christoffer Olsen" w:date="2026-10-07T12:16:00Z" w16du:dateUtc="2026-10-07T10:16:00Z"/>
              </w:rPr>
            </w:pPr>
            <w:ins w:id="1330" w:author="Inge Christoffer Olsen" w:date="2026-10-07T12:16:00Z" w16du:dateUtc="2026-10-07T10:16:00Z">
              <w:r>
                <w:t>Descriptive; not recorded shown as missing</w:t>
              </w:r>
            </w:ins>
          </w:p>
        </w:tc>
      </w:tr>
      <w:tr w:rsidR="007D09B7" w14:paraId="3D8F8E03" w14:textId="77777777">
        <w:trPr>
          <w:trPrChange w:id="1331" w:author="Inge Christoffer Olsen" w:date="2026-10-07T12:16:00Z" w16du:dateUtc="2026-10-07T10:16:00Z">
            <w:trPr>
              <w:gridBefore w:val="1"/>
              <w:gridAfter w:val="1"/>
            </w:trPr>
          </w:trPrChange>
        </w:trPr>
        <w:tc>
          <w:tcPr>
            <w:tcW w:w="1821" w:type="dxa"/>
            <w:tcPrChange w:id="1332" w:author="Inge Christoffer Olsen" w:date="2026-10-07T12:16:00Z" w16du:dateUtc="2026-10-07T10:16:00Z">
              <w:tcPr>
                <w:tcW w:w="1821" w:type="dxa"/>
                <w:gridSpan w:val="2"/>
              </w:tcPr>
            </w:tcPrChange>
          </w:tcPr>
          <w:p w14:paraId="098EE0D2" w14:textId="77777777" w:rsidR="007D09B7" w:rsidRDefault="00000000">
            <w:r>
              <w:t>Type of continuous fetal monitoring</w:t>
            </w:r>
          </w:p>
        </w:tc>
        <w:tc>
          <w:tcPr>
            <w:tcW w:w="2851" w:type="dxa"/>
            <w:tcPrChange w:id="1333" w:author="Inge Christoffer Olsen" w:date="2026-10-07T12:16:00Z" w16du:dateUtc="2026-10-07T10:16:00Z">
              <w:tcPr>
                <w:tcW w:w="2851" w:type="dxa"/>
              </w:tcPr>
            </w:tcPrChange>
          </w:tcPr>
          <w:p w14:paraId="49537B94" w14:textId="77777777" w:rsidR="007D09B7" w:rsidRDefault="00000000">
            <w:pPr>
              <w:numPr>
                <w:ilvl w:val="0"/>
                <w:numId w:val="74"/>
              </w:numPr>
            </w:pPr>
            <w:r>
              <w:t>Continuous external CTG</w:t>
            </w:r>
          </w:p>
          <w:p w14:paraId="22B8CBD0" w14:textId="77777777" w:rsidR="007D09B7" w:rsidRDefault="00000000">
            <w:pPr>
              <w:numPr>
                <w:ilvl w:val="0"/>
                <w:numId w:val="74"/>
              </w:numPr>
            </w:pPr>
            <w:r>
              <w:t>STAN/continuous internal CTG</w:t>
            </w:r>
          </w:p>
        </w:tc>
        <w:tc>
          <w:tcPr>
            <w:tcW w:w="1425" w:type="dxa"/>
            <w:tcPrChange w:id="1334" w:author="Inge Christoffer Olsen" w:date="2026-10-07T12:16:00Z" w16du:dateUtc="2026-10-07T10:16:00Z">
              <w:tcPr>
                <w:tcW w:w="1425" w:type="dxa"/>
                <w:gridSpan w:val="2"/>
              </w:tcPr>
            </w:tcPrChange>
          </w:tcPr>
          <w:p w14:paraId="266FA562" w14:textId="77777777" w:rsidR="007D09B7" w:rsidRDefault="00000000">
            <w:r>
              <w:t>Cat</w:t>
            </w:r>
          </w:p>
        </w:tc>
        <w:tc>
          <w:tcPr>
            <w:tcW w:w="1663" w:type="dxa"/>
            <w:tcPrChange w:id="1335" w:author="Inge Christoffer Olsen" w:date="2026-10-07T12:16:00Z" w16du:dateUtc="2026-10-07T10:16:00Z">
              <w:tcPr>
                <w:tcW w:w="1663" w:type="dxa"/>
                <w:gridSpan w:val="2"/>
              </w:tcPr>
            </w:tcPrChange>
          </w:tcPr>
          <w:p w14:paraId="24286AA2" w14:textId="77777777" w:rsidR="007D09B7" w:rsidRDefault="00000000">
            <w:ins w:id="1336" w:author="Inge Christoffer Olsen" w:date="2026-10-07T12:16:00Z" w16du:dateUtc="2026-10-07T10:16:00Z">
              <w:r>
                <w:t>Descriptive; not recorded shown as missing</w:t>
              </w:r>
            </w:ins>
          </w:p>
        </w:tc>
      </w:tr>
      <w:tr w:rsidR="007D09B7" w14:paraId="4DDD6CB1" w14:textId="77777777">
        <w:trPr>
          <w:trPrChange w:id="1337" w:author="Inge Christoffer Olsen" w:date="2026-10-07T12:16:00Z" w16du:dateUtc="2026-10-07T10:16:00Z">
            <w:trPr>
              <w:gridBefore w:val="1"/>
              <w:gridAfter w:val="1"/>
            </w:trPr>
          </w:trPrChange>
        </w:trPr>
        <w:tc>
          <w:tcPr>
            <w:tcW w:w="1821" w:type="dxa"/>
            <w:tcPrChange w:id="1338" w:author="Inge Christoffer Olsen" w:date="2026-10-07T12:16:00Z" w16du:dateUtc="2026-10-07T10:16:00Z">
              <w:tcPr>
                <w:tcW w:w="1821" w:type="dxa"/>
                <w:gridSpan w:val="2"/>
              </w:tcPr>
            </w:tcPrChange>
          </w:tcPr>
          <w:p w14:paraId="4747D5AB" w14:textId="77777777" w:rsidR="007D09B7" w:rsidRDefault="00000000">
            <w:r>
              <w:t>Type of perineal support</w:t>
            </w:r>
          </w:p>
        </w:tc>
        <w:tc>
          <w:tcPr>
            <w:tcW w:w="2851" w:type="dxa"/>
            <w:tcPrChange w:id="1339" w:author="Inge Christoffer Olsen" w:date="2026-10-07T12:16:00Z" w16du:dateUtc="2026-10-07T10:16:00Z">
              <w:tcPr>
                <w:tcW w:w="2851" w:type="dxa"/>
              </w:tcPr>
            </w:tcPrChange>
          </w:tcPr>
          <w:p w14:paraId="29DCCD06" w14:textId="77777777" w:rsidR="007D09B7" w:rsidRDefault="00000000">
            <w:r>
              <w:t>Perineal support technique used: Ritgen or modified Ritgen manoeuvre, or supporting flat-hand grip (vaginal deliveries with perineal support)</w:t>
            </w:r>
          </w:p>
        </w:tc>
        <w:tc>
          <w:tcPr>
            <w:tcW w:w="1425" w:type="dxa"/>
            <w:tcPrChange w:id="1340" w:author="Inge Christoffer Olsen" w:date="2026-10-07T12:16:00Z" w16du:dateUtc="2026-10-07T10:16:00Z">
              <w:tcPr>
                <w:tcW w:w="1425" w:type="dxa"/>
                <w:gridSpan w:val="2"/>
              </w:tcPr>
            </w:tcPrChange>
          </w:tcPr>
          <w:p w14:paraId="16B23919" w14:textId="77777777" w:rsidR="007D09B7" w:rsidRDefault="00000000">
            <w:r>
              <w:t>Cat</w:t>
            </w:r>
          </w:p>
        </w:tc>
        <w:tc>
          <w:tcPr>
            <w:tcW w:w="1663" w:type="dxa"/>
            <w:tcPrChange w:id="1341" w:author="Inge Christoffer Olsen" w:date="2026-10-07T12:16:00Z" w16du:dateUtc="2026-10-07T10:16:00Z">
              <w:tcPr>
                <w:tcW w:w="1663" w:type="dxa"/>
                <w:gridSpan w:val="2"/>
              </w:tcPr>
            </w:tcPrChange>
          </w:tcPr>
          <w:p w14:paraId="4E45265C" w14:textId="77777777" w:rsidR="007D09B7" w:rsidRDefault="00000000">
            <w:ins w:id="1342" w:author="Inge Christoffer Olsen" w:date="2026-10-07T12:16:00Z" w16du:dateUtc="2026-10-07T10:16:00Z">
              <w:r>
                <w:t>Descriptive; not recorded shown as missing</w:t>
              </w:r>
            </w:ins>
          </w:p>
        </w:tc>
      </w:tr>
      <w:tr w:rsidR="007D09B7" w14:paraId="50B9F29C" w14:textId="77777777">
        <w:trPr>
          <w:trPrChange w:id="1343" w:author="Inge Christoffer Olsen" w:date="2026-10-07T12:16:00Z" w16du:dateUtc="2026-10-07T10:16:00Z">
            <w:trPr>
              <w:gridBefore w:val="1"/>
              <w:gridAfter w:val="1"/>
            </w:trPr>
          </w:trPrChange>
        </w:trPr>
        <w:tc>
          <w:tcPr>
            <w:tcW w:w="1821" w:type="dxa"/>
            <w:tcPrChange w:id="1344" w:author="Inge Christoffer Olsen" w:date="2026-10-07T12:16:00Z" w16du:dateUtc="2026-10-07T10:16:00Z">
              <w:tcPr>
                <w:tcW w:w="1821" w:type="dxa"/>
                <w:gridSpan w:val="2"/>
              </w:tcPr>
            </w:tcPrChange>
          </w:tcPr>
          <w:p w14:paraId="429F90E7" w14:textId="77777777" w:rsidR="007D09B7" w:rsidRDefault="00000000">
            <w:r>
              <w:t>Occurrence of post-partum haemorrhage</w:t>
            </w:r>
          </w:p>
        </w:tc>
        <w:tc>
          <w:tcPr>
            <w:tcW w:w="2851" w:type="dxa"/>
            <w:tcPrChange w:id="1345" w:author="Inge Christoffer Olsen" w:date="2026-10-07T12:16:00Z" w16du:dateUtc="2026-10-07T10:16:00Z">
              <w:tcPr>
                <w:tcW w:w="2851" w:type="dxa"/>
              </w:tcPr>
            </w:tcPrChange>
          </w:tcPr>
          <w:p w14:paraId="7E86B625" w14:textId="77777777" w:rsidR="007D09B7" w:rsidRDefault="00000000">
            <w:r>
              <w:t>Any occurrence of post-partum haemorrhage &gt;500 ml, &gt;1000 ml, &gt;1500 ml</w:t>
            </w:r>
          </w:p>
        </w:tc>
        <w:tc>
          <w:tcPr>
            <w:tcW w:w="1425" w:type="dxa"/>
            <w:tcPrChange w:id="1346" w:author="Inge Christoffer Olsen" w:date="2026-10-07T12:16:00Z" w16du:dateUtc="2026-10-07T10:16:00Z">
              <w:tcPr>
                <w:tcW w:w="1425" w:type="dxa"/>
                <w:gridSpan w:val="2"/>
              </w:tcPr>
            </w:tcPrChange>
          </w:tcPr>
          <w:p w14:paraId="1106AD8B" w14:textId="77777777" w:rsidR="007D09B7" w:rsidRDefault="00000000">
            <w:r>
              <w:t>Cat</w:t>
            </w:r>
          </w:p>
        </w:tc>
        <w:tc>
          <w:tcPr>
            <w:tcW w:w="1663" w:type="dxa"/>
            <w:tcPrChange w:id="1347" w:author="Inge Christoffer Olsen" w:date="2026-10-07T12:16:00Z" w16du:dateUtc="2026-10-07T10:16:00Z">
              <w:tcPr>
                <w:tcW w:w="1663" w:type="dxa"/>
                <w:gridSpan w:val="2"/>
              </w:tcPr>
            </w:tcPrChange>
          </w:tcPr>
          <w:p w14:paraId="483C69F7" w14:textId="77777777" w:rsidR="007D09B7" w:rsidRDefault="00000000">
            <w:ins w:id="1348" w:author="Inge Christoffer Olsen" w:date="2026-10-07T12:16:00Z" w16du:dateUtc="2026-10-07T10:16:00Z">
              <w:r>
                <w:t>Descriptive; not recorded shown as missing</w:t>
              </w:r>
            </w:ins>
          </w:p>
        </w:tc>
      </w:tr>
      <w:tr w:rsidR="007D09B7" w14:paraId="06823F24" w14:textId="77777777">
        <w:trPr>
          <w:trPrChange w:id="1349" w:author="Inge Christoffer Olsen" w:date="2026-10-07T12:16:00Z" w16du:dateUtc="2026-10-07T10:16:00Z">
            <w:trPr>
              <w:gridBefore w:val="1"/>
              <w:gridAfter w:val="1"/>
            </w:trPr>
          </w:trPrChange>
        </w:trPr>
        <w:tc>
          <w:tcPr>
            <w:tcW w:w="1821" w:type="dxa"/>
            <w:tcPrChange w:id="1350" w:author="Inge Christoffer Olsen" w:date="2026-10-07T12:16:00Z" w16du:dateUtc="2026-10-07T10:16:00Z">
              <w:tcPr>
                <w:tcW w:w="1821" w:type="dxa"/>
                <w:gridSpan w:val="2"/>
              </w:tcPr>
            </w:tcPrChange>
          </w:tcPr>
          <w:p w14:paraId="089D2843" w14:textId="77777777" w:rsidR="007D09B7" w:rsidRDefault="00000000">
            <w:r>
              <w:t>Occurrence of prolonged labour</w:t>
            </w:r>
            <w:del w:id="1351" w:author="Inge Christoffer Olsen" w:date="2026-10-07T12:16:00Z" w16du:dateUtc="2026-10-07T10:16:00Z">
              <w:r w:rsidR="007D33E9">
                <w:delText xml:space="preserve"> </w:delText>
              </w:r>
            </w:del>
          </w:p>
        </w:tc>
        <w:tc>
          <w:tcPr>
            <w:tcW w:w="2851" w:type="dxa"/>
            <w:tcPrChange w:id="1352" w:author="Inge Christoffer Olsen" w:date="2026-10-07T12:16:00Z" w16du:dateUtc="2026-10-07T10:16:00Z">
              <w:tcPr>
                <w:tcW w:w="2851" w:type="dxa"/>
              </w:tcPr>
            </w:tcPrChange>
          </w:tcPr>
          <w:p w14:paraId="101E40CC" w14:textId="77777777" w:rsidR="007D09B7" w:rsidRDefault="00000000">
            <w:pPr>
              <w:pStyle w:val="BodyText"/>
            </w:pPr>
            <w:r>
              <w:t>Occurrence of prolonged labour</w:t>
            </w:r>
            <w:del w:id="1353" w:author="Inge Christoffer Olsen" w:date="2026-10-07T12:16:00Z" w16du:dateUtc="2026-10-07T10:16:00Z">
              <w:r w:rsidR="007D33E9">
                <w:delText xml:space="preserve"> </w:delText>
              </w:r>
            </w:del>
            <w:r>
              <w:t xml:space="preserve"> defined as:</w:t>
            </w:r>
          </w:p>
          <w:p w14:paraId="73A89D42" w14:textId="77777777" w:rsidR="007D09B7" w:rsidRDefault="00000000">
            <w:pPr>
              <w:pStyle w:val="BodyText"/>
            </w:pPr>
            <w:r>
              <w:rPr>
                <w:b/>
                <w:bCs/>
              </w:rPr>
              <w:t>WHO partograph:</w:t>
            </w:r>
          </w:p>
          <w:p w14:paraId="26A5F44D" w14:textId="77777777" w:rsidR="007D09B7" w:rsidRDefault="00000000">
            <w:pPr>
              <w:pStyle w:val="BodyText"/>
            </w:pPr>
            <w:r>
              <w:t>First stage:</w:t>
            </w:r>
          </w:p>
          <w:p w14:paraId="4799E319" w14:textId="77777777" w:rsidR="007D09B7" w:rsidRDefault="00000000">
            <w:pPr>
              <w:pStyle w:val="BodyText"/>
            </w:pPr>
            <w:r>
              <w:t>Crossing of the action line</w:t>
            </w:r>
          </w:p>
          <w:p w14:paraId="75AA079A" w14:textId="77777777" w:rsidR="007D09B7" w:rsidRDefault="00000000">
            <w:pPr>
              <w:pStyle w:val="BodyText"/>
            </w:pPr>
            <w:r>
              <w:t>Second stage:</w:t>
            </w:r>
          </w:p>
          <w:p w14:paraId="16F290C4" w14:textId="77777777" w:rsidR="007D09B7" w:rsidRDefault="00000000">
            <w:pPr>
              <w:pStyle w:val="BodyText"/>
            </w:pPr>
            <w:r>
              <w:lastRenderedPageBreak/>
              <w:t>2. stage lasting from 2-4 hours, depending on the labour wards guidelines</w:t>
            </w:r>
          </w:p>
          <w:p w14:paraId="72A85F61" w14:textId="77777777" w:rsidR="007D09B7" w:rsidRDefault="00000000">
            <w:pPr>
              <w:pStyle w:val="BodyText"/>
            </w:pPr>
            <w:r>
              <w:rPr>
                <w:b/>
                <w:bCs/>
              </w:rPr>
              <w:t>LCG:</w:t>
            </w:r>
          </w:p>
          <w:p w14:paraId="40600493" w14:textId="77777777" w:rsidR="007D09B7" w:rsidRDefault="00000000">
            <w:pPr>
              <w:pStyle w:val="BodyText"/>
            </w:pPr>
            <w:r>
              <w:t>First stage:</w:t>
            </w:r>
          </w:p>
          <w:p w14:paraId="3E9C4A4D" w14:textId="77777777" w:rsidR="007D09B7" w:rsidRDefault="00000000">
            <w:pPr>
              <w:pStyle w:val="BodyText"/>
            </w:pPr>
            <w:r>
              <w:t>Time intervals exceeded</w:t>
            </w:r>
          </w:p>
          <w:p w14:paraId="0CDB5015" w14:textId="77777777" w:rsidR="007D09B7" w:rsidRDefault="00000000">
            <w:pPr>
              <w:pStyle w:val="BodyText"/>
            </w:pPr>
            <w:r>
              <w:t>Second stage:</w:t>
            </w:r>
          </w:p>
          <w:p w14:paraId="549BDC84" w14:textId="77777777" w:rsidR="007D09B7" w:rsidRDefault="00000000">
            <w:pPr>
              <w:pStyle w:val="BodyText"/>
            </w:pPr>
            <w:r>
              <w:t>Time intervals exceeded</w:t>
            </w:r>
          </w:p>
        </w:tc>
        <w:tc>
          <w:tcPr>
            <w:tcW w:w="1425" w:type="dxa"/>
            <w:tcPrChange w:id="1354" w:author="Inge Christoffer Olsen" w:date="2026-10-07T12:16:00Z" w16du:dateUtc="2026-10-07T10:16:00Z">
              <w:tcPr>
                <w:tcW w:w="1425" w:type="dxa"/>
                <w:gridSpan w:val="2"/>
              </w:tcPr>
            </w:tcPrChange>
          </w:tcPr>
          <w:p w14:paraId="7A679834" w14:textId="77777777" w:rsidR="007D09B7" w:rsidRDefault="00000000">
            <w:r>
              <w:lastRenderedPageBreak/>
              <w:t>D</w:t>
            </w:r>
          </w:p>
        </w:tc>
        <w:tc>
          <w:tcPr>
            <w:tcW w:w="1663" w:type="dxa"/>
            <w:tcPrChange w:id="1355" w:author="Inge Christoffer Olsen" w:date="2026-10-07T12:16:00Z" w16du:dateUtc="2026-10-07T10:16:00Z">
              <w:tcPr>
                <w:tcW w:w="1663" w:type="dxa"/>
                <w:gridSpan w:val="2"/>
              </w:tcPr>
            </w:tcPrChange>
          </w:tcPr>
          <w:p w14:paraId="73470470" w14:textId="77777777" w:rsidR="007D09B7" w:rsidRDefault="00000000">
            <w:ins w:id="1356" w:author="Inge Christoffer Olsen" w:date="2026-10-07T12:16:00Z" w16du:dateUtc="2026-10-07T10:16:00Z">
              <w:r>
                <w:t>Descriptive; not recorded shown as missing</w:t>
              </w:r>
            </w:ins>
          </w:p>
        </w:tc>
      </w:tr>
      <w:tr w:rsidR="007D09B7" w14:paraId="274D020E" w14:textId="77777777">
        <w:trPr>
          <w:trPrChange w:id="1357" w:author="Inge Christoffer Olsen" w:date="2026-10-07T12:16:00Z" w16du:dateUtc="2026-10-07T10:16:00Z">
            <w:trPr>
              <w:gridBefore w:val="1"/>
              <w:gridAfter w:val="1"/>
            </w:trPr>
          </w:trPrChange>
        </w:trPr>
        <w:tc>
          <w:tcPr>
            <w:tcW w:w="1821" w:type="dxa"/>
            <w:tcPrChange w:id="1358" w:author="Inge Christoffer Olsen" w:date="2026-10-07T12:16:00Z" w16du:dateUtc="2026-10-07T10:16:00Z">
              <w:tcPr>
                <w:tcW w:w="1821" w:type="dxa"/>
                <w:gridSpan w:val="2"/>
              </w:tcPr>
            </w:tcPrChange>
          </w:tcPr>
          <w:p w14:paraId="4DBD04B2" w14:textId="77777777" w:rsidR="007D09B7" w:rsidRDefault="00000000">
            <w:r>
              <w:t>Shared decision making</w:t>
            </w:r>
          </w:p>
        </w:tc>
        <w:tc>
          <w:tcPr>
            <w:tcW w:w="2851" w:type="dxa"/>
            <w:tcPrChange w:id="1359" w:author="Inge Christoffer Olsen" w:date="2026-10-07T12:16:00Z" w16du:dateUtc="2026-10-07T10:16:00Z">
              <w:tcPr>
                <w:tcW w:w="2851" w:type="dxa"/>
              </w:tcPr>
            </w:tcPrChange>
          </w:tcPr>
          <w:p w14:paraId="6769F87A" w14:textId="77777777" w:rsidR="007D09B7" w:rsidRDefault="00000000">
            <w:pPr>
              <w:pStyle w:val="BodyText"/>
            </w:pPr>
            <w:r>
              <w:t>Shared decision making is assessed in selected situations and interventions and documented by the midwife</w:t>
            </w:r>
            <w:ins w:id="1360" w:author="Inge Christoffer Olsen" w:date="2026-10-07T12:16:00Z" w16du:dateUtc="2026-10-07T10:16:00Z">
              <w:r>
                <w:t>: positions in the first stage and at birth; choice of pain relief; a plan for prolonged labour; and, for eleven interventions (external CTG, STAN or internal CTG, vaginal examination by the midwife, by a new midwife or by a doctor, amniotomy, oxytocin stimulation, episiotomy, operative delivery, oxytocin IM post partum, vitamin K IM), whether the intervention was performed, the woman informed and in agreement. Items, Norwegian wording and response options: Section 12.2.</w:t>
              </w:r>
            </w:ins>
          </w:p>
          <w:p w14:paraId="086A0581" w14:textId="77777777" w:rsidR="005F364C" w:rsidRDefault="007D33E9">
            <w:pPr>
              <w:pStyle w:val="BodyText"/>
              <w:rPr>
                <w:del w:id="1361" w:author="Inge Christoffer Olsen" w:date="2026-10-07T12:16:00Z" w16du:dateUtc="2026-10-07T10:16:00Z"/>
              </w:rPr>
            </w:pPr>
            <w:del w:id="1362" w:author="Inge Christoffer Olsen" w:date="2026-10-07T12:16:00Z" w16du:dateUtc="2026-10-07T10:16:00Z">
              <w:r>
                <w:delText>Were positions during the dilation phase decided in consultation with the woman? Yes or no</w:delText>
              </w:r>
            </w:del>
          </w:p>
          <w:p w14:paraId="6661D37E" w14:textId="77777777" w:rsidR="005F364C" w:rsidRDefault="007D33E9">
            <w:pPr>
              <w:pStyle w:val="BodyText"/>
              <w:rPr>
                <w:del w:id="1363" w:author="Inge Christoffer Olsen" w:date="2026-10-07T12:16:00Z" w16du:dateUtc="2026-10-07T10:16:00Z"/>
              </w:rPr>
            </w:pPr>
            <w:del w:id="1364" w:author="Inge Christoffer Olsen" w:date="2026-10-07T12:16:00Z" w16du:dateUtc="2026-10-07T10:16:00Z">
              <w:r>
                <w:delText>Was the birthing position decided in consultation with the woman? Yes or no</w:delText>
              </w:r>
            </w:del>
          </w:p>
          <w:p w14:paraId="51FB7A5D" w14:textId="77777777" w:rsidR="005F364C" w:rsidRDefault="007D33E9">
            <w:pPr>
              <w:pStyle w:val="BodyText"/>
              <w:rPr>
                <w:del w:id="1365" w:author="Inge Christoffer Olsen" w:date="2026-10-07T12:16:00Z" w16du:dateUtc="2026-10-07T10:16:00Z"/>
              </w:rPr>
            </w:pPr>
            <w:del w:id="1366" w:author="Inge Christoffer Olsen" w:date="2026-10-07T12:16:00Z" w16du:dateUtc="2026-10-07T10:16:00Z">
              <w:r>
                <w:delText>Pain relief:</w:delText>
              </w:r>
            </w:del>
          </w:p>
          <w:p w14:paraId="379229B6" w14:textId="77777777" w:rsidR="005F364C" w:rsidRDefault="007D33E9">
            <w:pPr>
              <w:pStyle w:val="BodyText"/>
              <w:rPr>
                <w:del w:id="1367" w:author="Inge Christoffer Olsen" w:date="2026-10-07T12:16:00Z" w16du:dateUtc="2026-10-07T10:16:00Z"/>
              </w:rPr>
            </w:pPr>
            <w:del w:id="1368" w:author="Inge Christoffer Olsen" w:date="2026-10-07T12:16:00Z" w16du:dateUtc="2026-10-07T10:16:00Z">
              <w:r>
                <w:delText>Was the woman involved in the choice of pain relief method? Yes or no</w:delText>
              </w:r>
            </w:del>
          </w:p>
          <w:p w14:paraId="7D57027B" w14:textId="77777777" w:rsidR="005F364C" w:rsidRDefault="007D33E9">
            <w:pPr>
              <w:pStyle w:val="BodyText"/>
              <w:rPr>
                <w:del w:id="1369" w:author="Inge Christoffer Olsen" w:date="2026-10-07T12:16:00Z" w16du:dateUtc="2026-10-07T10:16:00Z"/>
              </w:rPr>
            </w:pPr>
            <w:del w:id="1370" w:author="Inge Christoffer Olsen" w:date="2026-10-07T12:16:00Z" w16du:dateUtc="2026-10-07T10:16:00Z">
              <w:r>
                <w:delText>Did she agree with the chosen pain relief method? Yes, no, not asked or not answered</w:delText>
              </w:r>
            </w:del>
          </w:p>
          <w:p w14:paraId="0E0720F2" w14:textId="2073FD34" w:rsidR="005F364C" w:rsidRDefault="0368ACC4">
            <w:pPr>
              <w:pStyle w:val="BodyText"/>
              <w:rPr>
                <w:del w:id="1371" w:author="Inge Christoffer Olsen" w:date="2026-10-07T12:16:00Z" w16du:dateUtc="2026-10-07T10:16:00Z"/>
              </w:rPr>
            </w:pPr>
            <w:del w:id="1372" w:author="Inge Christoffer Olsen" w:date="2026-10-07T12:16:00Z" w16du:dateUtc="2026-10-07T10:16:00Z">
              <w:r>
                <w:delText>Prolonged l</w:delText>
              </w:r>
              <w:r w:rsidR="000D6FF3">
                <w:delText xml:space="preserve">abour </w:delText>
              </w:r>
              <w:r>
                <w:delText>:</w:delText>
              </w:r>
            </w:del>
          </w:p>
          <w:p w14:paraId="4287ABEC" w14:textId="1CC57FB8" w:rsidR="005F364C" w:rsidRDefault="007D33E9">
            <w:pPr>
              <w:pStyle w:val="BodyText"/>
              <w:rPr>
                <w:del w:id="1373" w:author="Inge Christoffer Olsen" w:date="2026-10-07T12:16:00Z" w16du:dateUtc="2026-10-07T10:16:00Z"/>
              </w:rPr>
            </w:pPr>
            <w:del w:id="1374" w:author="Inge Christoffer Olsen" w:date="2026-10-07T12:16:00Z" w16du:dateUtc="2026-10-07T10:16:00Z">
              <w:r>
                <w:delText xml:space="preserve">Was a plan established for managing </w:delText>
              </w:r>
              <w:r w:rsidR="2457F342">
                <w:delText xml:space="preserve">prolonged </w:delText>
              </w:r>
              <w:r>
                <w:delText xml:space="preserve">labour </w:delText>
              </w:r>
              <w:r w:rsidR="000D6FF3">
                <w:delText>?</w:delText>
              </w:r>
              <w:r>
                <w:delText xml:space="preserve"> Yes or no</w:delText>
              </w:r>
            </w:del>
          </w:p>
          <w:p w14:paraId="69DB4590" w14:textId="77777777" w:rsidR="005F364C" w:rsidRDefault="007D33E9">
            <w:pPr>
              <w:pStyle w:val="BodyText"/>
              <w:rPr>
                <w:del w:id="1375" w:author="Inge Christoffer Olsen" w:date="2026-10-07T12:16:00Z" w16du:dateUtc="2026-10-07T10:16:00Z"/>
              </w:rPr>
            </w:pPr>
            <w:del w:id="1376" w:author="Inge Christoffer Olsen" w:date="2026-10-07T12:16:00Z" w16du:dateUtc="2026-10-07T10:16:00Z">
              <w:r>
                <w:delText>Was the woman involved in the discussion about the plan? Yes or no</w:delText>
              </w:r>
            </w:del>
          </w:p>
          <w:p w14:paraId="1C08946F" w14:textId="77777777" w:rsidR="005F364C" w:rsidRDefault="007D33E9">
            <w:pPr>
              <w:pStyle w:val="BodyText"/>
              <w:rPr>
                <w:del w:id="1377" w:author="Inge Christoffer Olsen" w:date="2026-10-07T12:16:00Z" w16du:dateUtc="2026-10-07T10:16:00Z"/>
              </w:rPr>
            </w:pPr>
            <w:del w:id="1378" w:author="Inge Christoffer Olsen" w:date="2026-10-07T12:16:00Z" w16du:dateUtc="2026-10-07T10:16:00Z">
              <w:r>
                <w:delText>Was the plan documented continuously? Yes or no</w:delText>
              </w:r>
            </w:del>
          </w:p>
          <w:p w14:paraId="1033281D" w14:textId="77777777" w:rsidR="005F364C" w:rsidRDefault="007D33E9">
            <w:pPr>
              <w:pStyle w:val="BodyText"/>
              <w:rPr>
                <w:del w:id="1379" w:author="Inge Christoffer Olsen" w:date="2026-10-07T12:16:00Z" w16du:dateUtc="2026-10-07T10:16:00Z"/>
              </w:rPr>
            </w:pPr>
            <w:del w:id="1380" w:author="Inge Christoffer Olsen" w:date="2026-10-07T12:16:00Z" w16du:dateUtc="2026-10-07T10:16:00Z">
              <w:r>
                <w:delText>Did the woman agree with the chosen plan? Yes, no, not asked or not answered</w:delText>
              </w:r>
            </w:del>
          </w:p>
          <w:p w14:paraId="1596A672" w14:textId="77777777" w:rsidR="005F364C" w:rsidRDefault="007D33E9">
            <w:pPr>
              <w:pStyle w:val="BodyText"/>
              <w:rPr>
                <w:del w:id="1381" w:author="Inge Christoffer Olsen" w:date="2026-10-07T12:16:00Z" w16du:dateUtc="2026-10-07T10:16:00Z"/>
              </w:rPr>
            </w:pPr>
            <w:del w:id="1382" w:author="Inge Christoffer Olsen" w:date="2026-10-07T12:16:00Z" w16du:dateUtc="2026-10-07T10:16:00Z">
              <w:r>
                <w:delText>Other: (with the response options: yes, no, not asked, and no answer)</w:delText>
              </w:r>
            </w:del>
          </w:p>
          <w:p w14:paraId="676E5C06" w14:textId="77777777" w:rsidR="007D09B7" w:rsidRDefault="007D33E9">
            <w:pPr>
              <w:pStyle w:val="BodyText"/>
            </w:pPr>
            <w:del w:id="1383" w:author="Inge Christoffer Olsen" w:date="2026-10-07T12:16:00Z" w16du:dateUtc="2026-10-07T10:16:00Z">
              <w:r>
                <w:delText>External CTG, internal CTG/STAN, vaginal examination by midwife, vaginal examination if new midwife, vaginal examination by obstetrician, amniotomy, oxytocin infusion, episiotomy, operative delivery, oxytocin IM/IV prophylaxis postpartum and vitamin K IM.</w:delText>
              </w:r>
            </w:del>
            <w:ins w:id="1384" w:author="Inge Christoffer Olsen" w:date="2026-10-07T12:16:00Z" w16du:dateUtc="2026-10-07T10:16:00Z">
              <w:r w:rsidR="00000000">
                <w:t>Recorded on the LCG form only; presented for the LCG period. Follow-up questions are presented among the women whose gate question was yes (e.g. informed and agreed among the women in whom the intervention was performed).</w:t>
              </w:r>
            </w:ins>
          </w:p>
        </w:tc>
        <w:tc>
          <w:tcPr>
            <w:tcW w:w="1425" w:type="dxa"/>
            <w:tcPrChange w:id="1385" w:author="Inge Christoffer Olsen" w:date="2026-10-07T12:16:00Z" w16du:dateUtc="2026-10-07T10:16:00Z">
              <w:tcPr>
                <w:tcW w:w="1425" w:type="dxa"/>
                <w:gridSpan w:val="2"/>
              </w:tcPr>
            </w:tcPrChange>
          </w:tcPr>
          <w:p w14:paraId="0FCD4E1D" w14:textId="77777777" w:rsidR="007D09B7" w:rsidRDefault="00000000">
            <w:r>
              <w:t>D+Cat</w:t>
            </w:r>
          </w:p>
        </w:tc>
        <w:tc>
          <w:tcPr>
            <w:tcW w:w="1663" w:type="dxa"/>
            <w:tcPrChange w:id="1386" w:author="Inge Christoffer Olsen" w:date="2026-10-07T12:16:00Z" w16du:dateUtc="2026-10-07T10:16:00Z">
              <w:tcPr>
                <w:tcW w:w="1663" w:type="dxa"/>
                <w:gridSpan w:val="2"/>
              </w:tcPr>
            </w:tcPrChange>
          </w:tcPr>
          <w:p w14:paraId="523A72A5" w14:textId="77777777" w:rsidR="007D09B7" w:rsidRDefault="007D33E9">
            <w:del w:id="1387" w:author="Inge Christoffer Olsen" w:date="2026-10-07T12:16:00Z" w16du:dateUtc="2026-10-07T10:16:00Z">
              <w:r>
                <w:delText>?</w:delText>
              </w:r>
            </w:del>
            <w:ins w:id="1388" w:author="Inge Christoffer Olsen" w:date="2026-10-07T12:16:00Z" w16du:dateUtc="2026-10-07T10:16:00Z">
              <w:r w:rsidR="00000000">
                <w:t>Descriptive; not recorded shown as missing</w:t>
              </w:r>
            </w:ins>
          </w:p>
        </w:tc>
      </w:tr>
      <w:tr w:rsidR="007D09B7" w14:paraId="31111995" w14:textId="77777777">
        <w:trPr>
          <w:trPrChange w:id="1389" w:author="Inge Christoffer Olsen" w:date="2026-10-07T12:16:00Z" w16du:dateUtc="2026-10-07T10:16:00Z">
            <w:trPr>
              <w:gridBefore w:val="1"/>
              <w:gridAfter w:val="1"/>
            </w:trPr>
          </w:trPrChange>
        </w:trPr>
        <w:tc>
          <w:tcPr>
            <w:tcW w:w="1821" w:type="dxa"/>
            <w:tcPrChange w:id="1390" w:author="Inge Christoffer Olsen" w:date="2026-10-07T12:16:00Z" w16du:dateUtc="2026-10-07T10:16:00Z">
              <w:tcPr>
                <w:tcW w:w="1821" w:type="dxa"/>
                <w:gridSpan w:val="2"/>
              </w:tcPr>
            </w:tcPrChange>
          </w:tcPr>
          <w:p w14:paraId="50548BF5" w14:textId="77777777" w:rsidR="007D09B7" w:rsidRDefault="00000000">
            <w:r>
              <w:lastRenderedPageBreak/>
              <w:t>Supportive care, labour companionship</w:t>
            </w:r>
          </w:p>
        </w:tc>
        <w:tc>
          <w:tcPr>
            <w:tcW w:w="2851" w:type="dxa"/>
            <w:tcPrChange w:id="1391" w:author="Inge Christoffer Olsen" w:date="2026-10-07T12:16:00Z" w16du:dateUtc="2026-10-07T10:16:00Z">
              <w:tcPr>
                <w:tcW w:w="2851" w:type="dxa"/>
              </w:tcPr>
            </w:tcPrChange>
          </w:tcPr>
          <w:p w14:paraId="568A0AAC" w14:textId="77777777" w:rsidR="007D09B7" w:rsidRDefault="00000000">
            <w:pPr>
              <w:pStyle w:val="BodyText"/>
              <w:rPr>
                <w:ins w:id="1392" w:author="Inge Christoffer Olsen" w:date="2026-10-07T12:16:00Z" w16du:dateUtc="2026-10-07T10:16:00Z"/>
              </w:rPr>
            </w:pPr>
            <w:r>
              <w:t>Labour companionship during labour as recorded by the midwife</w:t>
            </w:r>
            <w:del w:id="1393" w:author="Inge Christoffer Olsen" w:date="2026-10-07T12:16:00Z" w16du:dateUtc="2026-10-07T10:16:00Z">
              <w:r w:rsidR="007D33E9">
                <w:delText>, including</w:delText>
              </w:r>
            </w:del>
            <w:ins w:id="1394" w:author="Inge Christoffer Olsen" w:date="2026-10-07T12:16:00Z" w16du:dateUtc="2026-10-07T10:16:00Z">
              <w:r>
                <w:t>:</w:t>
              </w:r>
            </w:ins>
            <w:r>
              <w:t xml:space="preserve"> partner, multicultural doula, doula, family</w:t>
            </w:r>
            <w:ins w:id="1395" w:author="Inge Christoffer Olsen" w:date="2026-10-07T12:16:00Z" w16du:dateUtc="2026-10-07T10:16:00Z">
              <w:r>
                <w:t xml:space="preserve"> member</w:t>
              </w:r>
            </w:ins>
            <w:r>
              <w:t>, friend, nobody</w:t>
            </w:r>
            <w:ins w:id="1396" w:author="Inge Christoffer Olsen" w:date="2026-10-07T12:16:00Z" w16du:dateUtc="2026-10-07T10:16:00Z">
              <w:r>
                <w:t>, did not want a companion (Section 12.2).</w:t>
              </w:r>
            </w:ins>
          </w:p>
          <w:p w14:paraId="08C84C11" w14:textId="77777777" w:rsidR="007D09B7" w:rsidRDefault="00000000">
            <w:pPr>
              <w:pStyle w:val="BodyText"/>
              <w:pPrChange w:id="1397" w:author="Inge Christoffer Olsen" w:date="2026-10-07T12:16:00Z" w16du:dateUtc="2026-10-07T10:16:00Z">
                <w:pPr/>
              </w:pPrChange>
            </w:pPr>
            <w:ins w:id="1398" w:author="Inge Christoffer Olsen" w:date="2026-10-07T12:16:00Z" w16du:dateUtc="2026-10-07T10:16:00Z">
              <w:r>
                <w:t>Recorded on the LCG form only; presented for the LCG period.</w:t>
              </w:r>
            </w:ins>
          </w:p>
        </w:tc>
        <w:tc>
          <w:tcPr>
            <w:tcW w:w="1425" w:type="dxa"/>
            <w:tcPrChange w:id="1399" w:author="Inge Christoffer Olsen" w:date="2026-10-07T12:16:00Z" w16du:dateUtc="2026-10-07T10:16:00Z">
              <w:tcPr>
                <w:tcW w:w="1425" w:type="dxa"/>
                <w:gridSpan w:val="2"/>
              </w:tcPr>
            </w:tcPrChange>
          </w:tcPr>
          <w:p w14:paraId="071AEB04" w14:textId="77777777" w:rsidR="007D09B7" w:rsidRDefault="00000000">
            <w:r>
              <w:t>Cat</w:t>
            </w:r>
          </w:p>
        </w:tc>
        <w:tc>
          <w:tcPr>
            <w:tcW w:w="1663" w:type="dxa"/>
            <w:tcPrChange w:id="1400" w:author="Inge Christoffer Olsen" w:date="2026-10-07T12:16:00Z" w16du:dateUtc="2026-10-07T10:16:00Z">
              <w:tcPr>
                <w:tcW w:w="1663" w:type="dxa"/>
                <w:gridSpan w:val="2"/>
              </w:tcPr>
            </w:tcPrChange>
          </w:tcPr>
          <w:p w14:paraId="2EB6ACD4" w14:textId="77777777" w:rsidR="007D09B7" w:rsidRDefault="00000000">
            <w:ins w:id="1401" w:author="Inge Christoffer Olsen" w:date="2026-10-07T12:16:00Z" w16du:dateUtc="2026-10-07T10:16:00Z">
              <w:r>
                <w:t>Descriptive; not recorded shown as missing</w:t>
              </w:r>
            </w:ins>
          </w:p>
        </w:tc>
      </w:tr>
    </w:tbl>
    <w:p w14:paraId="780F376D" w14:textId="77777777" w:rsidR="007D09B7" w:rsidRDefault="00000000">
      <w:pPr>
        <w:pStyle w:val="Heading4"/>
        <w:rPr>
          <w:rFonts w:hint="eastAsia"/>
        </w:rPr>
      </w:pPr>
      <w:bookmarkStart w:id="1402" w:name="sec-main-analytical-approach-for"/>
      <w:bookmarkEnd w:id="1222"/>
      <w:r>
        <w:t>5.1.1.4 Main Analytical Approach for Dichotomous Efficacy Endpoints</w:t>
      </w:r>
    </w:p>
    <w:p w14:paraId="7ACE49AE" w14:textId="77777777" w:rsidR="007D09B7" w:rsidRDefault="00000000">
      <w:r>
        <w:t>Dichotomous endpoints are analysed as the primary endpoint (</w:t>
      </w:r>
      <w:hyperlink w:anchor="sec-main-analytical-approach">
        <w:r>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Pr>
            <w:rStyle w:val="Hyperlink"/>
          </w:rPr>
          <w:t>Section 4.1.3</w:t>
        </w:r>
      </w:hyperlink>
      <w:r>
        <w:t>). Endpoints restricted to vaginal births are analysed in the vaginal delivery set, all others in the primary analysis set (</w:t>
      </w:r>
      <w:hyperlink w:anchor="sec-analysis-sets">
        <w:r>
          <w:rPr>
            <w:rStyle w:val="Hyperlink"/>
          </w:rPr>
          <w:t>Section 3</w:t>
        </w:r>
      </w:hyperlink>
      <w:r>
        <w:t>). Missing data are handled as given in the “Handling of missing data” column of the endpoint tables.</w:t>
      </w:r>
    </w:p>
    <w:p w14:paraId="56ED866E" w14:textId="77777777" w:rsidR="007D09B7" w:rsidRDefault="00000000">
      <w:pPr>
        <w:pStyle w:val="BodyText"/>
      </w:pPr>
      <w:r>
        <w:t>The differences are presented with two-sided 95% confidence intervals, not adjusted for multiplicity (</w:t>
      </w:r>
      <w:hyperlink w:anchor="sec-multiplicity-adjustment">
        <w:r>
          <w:rPr>
            <w:rStyle w:val="Hyperlink"/>
          </w:rPr>
          <w:t>Section 2.2</w:t>
        </w:r>
      </w:hyperlink>
      <w:r>
        <w:t>). No hypothesis tests are performed and no non-inferiority margin applies to secondary endpoints.</w:t>
      </w:r>
    </w:p>
    <w:p w14:paraId="714B0B4A" w14:textId="77777777" w:rsidR="007D09B7" w:rsidRDefault="00000000">
      <w:pPr>
        <w:pStyle w:val="BodyText"/>
      </w:pPr>
      <w:r>
        <w:t>Covariate sets by endpoint:</w:t>
      </w:r>
    </w:p>
    <w:p w14:paraId="66FD1436" w14:textId="77777777" w:rsidR="007D09B7" w:rsidRDefault="00000000">
      <w:pPr>
        <w:numPr>
          <w:ilvl w:val="0"/>
          <w:numId w:val="75"/>
        </w:numPr>
      </w:pPr>
      <w:r>
        <w:t>Spontaneous vaginal delivery and instrumental vaginal delivery: as for the primary endpoint (</w:t>
      </w:r>
      <w:hyperlink w:anchor="sec-adjustment-for-covariates">
        <w:r>
          <w:rPr>
            <w:rStyle w:val="Hyperlink"/>
          </w:rPr>
          <w:t>Section 4.1.3</w:t>
        </w:r>
      </w:hyperlink>
      <w:r>
        <w:t xml:space="preserve">). Mode of delivery is classified as spontaneous vaginal, instrumental vaginal or caesarean section, so </w:t>
      </w:r>
      <w:del w:id="1403" w:author="Inge Christoffer Olsen" w:date="2026-10-07T12:16:00Z" w16du:dateUtc="2026-10-07T10:16:00Z">
        <w:r w:rsidR="007D33E9">
          <w:delText>within the principal stratum each of the three differences equals minus the sum of the other two.</w:delText>
        </w:r>
      </w:del>
      <w:ins w:id="1404" w:author="Inge Christoffer Olsen" w:date="2026-10-07T12:16:00Z" w16du:dateUtc="2026-10-07T10:16:00Z">
        <w:r>
          <w:t>the three differences sum to zero. The difference in caesarean sections in the primary analysis set, including those at 4 cm, is supplementary analysis 1 of the primary estimand (</w:t>
        </w:r>
        <w:r>
          <w:fldChar w:fldCharType="begin"/>
        </w:r>
        <w:r>
          <w:instrText>HYPERLINK \l "sec-supplementary-analysis" \h</w:instrText>
        </w:r>
        <w:r>
          <w:fldChar w:fldCharType="separate"/>
        </w:r>
        <w:r>
          <w:rPr>
            <w:rStyle w:val="Hyperlink"/>
          </w:rPr>
          <w:t>Section 4.1.5</w:t>
        </w:r>
        <w:r>
          <w:fldChar w:fldCharType="end"/>
        </w:r>
        <w:r>
          <w:t>).</w:t>
        </w:r>
      </w:ins>
    </w:p>
    <w:p w14:paraId="15FD3EE6" w14:textId="77777777" w:rsidR="007D09B7" w:rsidRDefault="00000000">
      <w:pPr>
        <w:numPr>
          <w:ilvl w:val="0"/>
          <w:numId w:val="75"/>
        </w:numPr>
      </w:pPr>
      <w:r>
        <w:t>Occurrence of amniotomy during labour: as for the primary endpoint.</w:t>
      </w:r>
    </w:p>
    <w:p w14:paraId="2F62CAE2" w14:textId="77777777" w:rsidR="007D09B7" w:rsidRDefault="00000000">
      <w:pPr>
        <w:numPr>
          <w:ilvl w:val="0"/>
          <w:numId w:val="75"/>
        </w:numPr>
      </w:pPr>
      <w:r>
        <w:t>Use of oxytocin during labour: as for the primary endpoint.</w:t>
      </w:r>
    </w:p>
    <w:p w14:paraId="7C0E04F5" w14:textId="77777777" w:rsidR="007D09B7" w:rsidRDefault="00000000">
      <w:pPr>
        <w:numPr>
          <w:ilvl w:val="0"/>
          <w:numId w:val="75"/>
        </w:numPr>
      </w:pPr>
      <w:r>
        <w:t>Use of epidural analgesia during labour: as for the primary endpoint.</w:t>
      </w:r>
    </w:p>
    <w:p w14:paraId="40E1286F" w14:textId="77777777" w:rsidR="007D09B7" w:rsidRDefault="00000000">
      <w:pPr>
        <w:numPr>
          <w:ilvl w:val="0"/>
          <w:numId w:val="75"/>
        </w:numPr>
      </w:pPr>
      <w:r>
        <w:t>Use of medical pain relief in labour: as for the primary endpoint.</w:t>
      </w:r>
    </w:p>
    <w:p w14:paraId="18D906B7" w14:textId="77777777" w:rsidR="007D09B7" w:rsidRDefault="00000000">
      <w:pPr>
        <w:numPr>
          <w:ilvl w:val="0"/>
          <w:numId w:val="75"/>
        </w:numPr>
      </w:pPr>
      <w:r>
        <w:t>Intermittent fetal monitoring: as for the primary endpoint.</w:t>
      </w:r>
    </w:p>
    <w:p w14:paraId="58E34C88" w14:textId="77777777" w:rsidR="007D09B7" w:rsidRDefault="00000000">
      <w:pPr>
        <w:numPr>
          <w:ilvl w:val="0"/>
          <w:numId w:val="75"/>
        </w:numPr>
      </w:pPr>
      <w:r>
        <w:t>Continuous fetal monitoring: as for the primary endpoint.</w:t>
      </w:r>
    </w:p>
    <w:p w14:paraId="22FBE423" w14:textId="77777777" w:rsidR="007D09B7" w:rsidRDefault="00000000">
      <w:pPr>
        <w:numPr>
          <w:ilvl w:val="0"/>
          <w:numId w:val="75"/>
        </w:numPr>
      </w:pPr>
      <w:r>
        <w:t>Occurrence of perineal support: as for the primary endpoint.</w:t>
      </w:r>
    </w:p>
    <w:p w14:paraId="346BC751" w14:textId="77777777" w:rsidR="007D09B7" w:rsidRDefault="00000000">
      <w:pPr>
        <w:numPr>
          <w:ilvl w:val="0"/>
          <w:numId w:val="75"/>
        </w:numPr>
      </w:pPr>
      <w:r>
        <w:t>Episiotomy: as for the primary endpoint.</w:t>
      </w:r>
    </w:p>
    <w:p w14:paraId="25CA3589" w14:textId="77777777" w:rsidR="007D09B7" w:rsidRDefault="00000000">
      <w:pPr>
        <w:numPr>
          <w:ilvl w:val="0"/>
          <w:numId w:val="75"/>
        </w:numPr>
      </w:pPr>
      <w:r>
        <w:lastRenderedPageBreak/>
        <w:t>Occurrence of postpartum haemorrhage &gt; 1000 ml: as for the primary endpoint.</w:t>
      </w:r>
    </w:p>
    <w:p w14:paraId="59748AB5" w14:textId="77777777" w:rsidR="007D09B7" w:rsidRDefault="00000000">
      <w:pPr>
        <w:numPr>
          <w:ilvl w:val="0"/>
          <w:numId w:val="75"/>
        </w:numPr>
      </w:pPr>
      <w:r>
        <w:t>Arterial umbilical cord pH &lt; 7.00: as for the primary endpoint.</w:t>
      </w:r>
    </w:p>
    <w:p w14:paraId="66FA1599" w14:textId="77777777" w:rsidR="007D09B7" w:rsidRDefault="00000000">
      <w:pPr>
        <w:numPr>
          <w:ilvl w:val="0"/>
          <w:numId w:val="75"/>
        </w:numPr>
      </w:pPr>
      <w:r>
        <w:t>Apgar score &lt; 7 at 5 minutes: as for the primary endpoint.</w:t>
      </w:r>
    </w:p>
    <w:p w14:paraId="231B723D" w14:textId="77777777" w:rsidR="007D09B7" w:rsidRDefault="00000000">
      <w:pPr>
        <w:numPr>
          <w:ilvl w:val="0"/>
          <w:numId w:val="75"/>
        </w:numPr>
      </w:pPr>
      <w:r>
        <w:t>Admittance to neonatal intensive care unit within 2 hours: as for the primary endpoint.</w:t>
      </w:r>
    </w:p>
    <w:p w14:paraId="6EFA57F6" w14:textId="77777777" w:rsidR="007D09B7" w:rsidRDefault="00000000">
      <w:r>
        <w: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t>
      </w:r>
      <w:hyperlink w:anchor="sec-main-analytical-approach">
        <w:r>
          <w:rPr>
            <w:rStyle w:val="Hyperlink"/>
          </w:rPr>
          <w:t>Section 4.1.2</w:t>
        </w:r>
      </w:hyperlink>
      <w:r>
        <w:t xml:space="preserve"> is applied to each imputed dataset, and the estimates and their variances are combined by Rubin’s rules.</w:t>
      </w:r>
    </w:p>
    <w:p w14:paraId="150D755A" w14:textId="77777777" w:rsidR="007D09B7" w:rsidRDefault="00000000">
      <w:pPr>
        <w:pStyle w:val="BodyText"/>
      </w:pPr>
      <w:r>
        <w:t>Arterial umbilical cord pH was not recorded for 27.</w:t>
      </w:r>
      <w:del w:id="1405" w:author="Inge Christoffer Olsen" w:date="2026-10-07T12:16:00Z" w16du:dateUtc="2026-10-07T10:16:00Z">
        <w:r w:rsidR="007D33E9">
          <w:delText>5</w:delText>
        </w:r>
      </w:del>
      <w:ins w:id="1406" w:author="Inge Christoffer Olsen" w:date="2026-10-07T12:16:00Z" w16du:dateUtc="2026-10-07T10:16:00Z">
        <w:r>
          <w:t>6</w:t>
        </w:r>
      </w:ins>
      <w:r>
        <w:t>% of the first-born babies at the blinded review (venous pH only for 5,</w:t>
      </w:r>
      <w:del w:id="1407" w:author="Inge Christoffer Olsen" w:date="2026-10-07T12:16:00Z" w16du:dateUtc="2026-10-07T10:16:00Z">
        <w:r w:rsidR="007D33E9">
          <w:delText>321</w:delText>
        </w:r>
      </w:del>
      <w:ins w:id="1408" w:author="Inge Christoffer Olsen" w:date="2026-10-07T12:16:00Z" w16du:dateUtc="2026-10-07T10:16:00Z">
        <w:r>
          <w:t>328</w:t>
        </w:r>
      </w:ins>
      <w:r>
        <w:t xml:space="preserve"> women, no cord blood gas for 4,</w:t>
      </w:r>
      <w:del w:id="1409" w:author="Inge Christoffer Olsen" w:date="2026-10-07T12:16:00Z" w16du:dateUtc="2026-10-07T10:16:00Z">
        <w:r w:rsidR="007D33E9">
          <w:delText>699).</w:delText>
        </w:r>
      </w:del>
      <w:ins w:id="1410" w:author="Inge Christoffer Olsen" w:date="2026-10-07T12:16:00Z" w16du:dateUtc="2026-10-07T10:16:00Z">
        <w:r>
          <w:t>697). Missing values are assumed to be missing at random: whether the arterial pH was recorded may depend on the hospital, the time interval, the mode of delivery and the condition of the baby as reflected in the auxiliary variables (venous pH, base excess, Apgar scores, admission to the neonatal intensive care unit), but not on the unrecorded value itself given these. All these variables are in the imputation model.</w:t>
        </w:r>
      </w:ins>
      <w:r>
        <w:t xml:space="preserve"> 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outside 6.5–7.8</w:t>
      </w:r>
      <w:del w:id="1411" w:author="Inge Christoffer Olsen" w:date="2026-10-07T12:16:00Z" w16du:dateUtc="2026-10-07T10:16:00Z">
        <w:r w:rsidR="007D33E9">
          <w:delText xml:space="preserve"> have been referred</w:delText>
        </w:r>
      </w:del>
      <w:ins w:id="1412" w:author="Inge Christoffer Olsen" w:date="2026-10-07T12:16:00Z" w16du:dateUtc="2026-10-07T10:16:00Z">
        <w:r>
          <w:t>, and base excess or deficit outside −30</w:t>
        </w:r>
      </w:ins>
      <w:r>
        <w:t xml:space="preserve"> to </w:t>
      </w:r>
      <w:del w:id="1413" w:author="Inge Christoffer Olsen" w:date="2026-10-07T12:16:00Z" w16du:dateUtc="2026-10-07T10:16:00Z">
        <w:r w:rsidR="007D33E9">
          <w:delText>the data managers for checking against the source records</w:delText>
        </w:r>
      </w:del>
      <w:ins w:id="1414" w:author="Inge Christoffer Olsen" w:date="2026-10-07T12:16:00Z" w16du:dateUtc="2026-10-07T10:16:00Z">
        <w:r>
          <w:t>10 and −10 to 30 mmol/l, are considered not plausible and are set to missing before imputation</w:t>
        </w:r>
      </w:ins>
      <w:r>
        <w:t>.</w:t>
      </w:r>
    </w:p>
    <w:p w14:paraId="0DC1BC9A" w14:textId="77777777" w:rsidR="005F364C" w:rsidRDefault="007D33E9">
      <w:pPr>
        <w:pStyle w:val="Heading4"/>
        <w:rPr>
          <w:del w:id="1415" w:author="Inge Christoffer Olsen" w:date="2026-10-07T12:16:00Z" w16du:dateUtc="2026-10-07T10:16:00Z"/>
          <w:rFonts w:hint="eastAsia"/>
        </w:rPr>
      </w:pPr>
      <w:bookmarkStart w:id="1416" w:name="X02a84667dbe7606d04e7688cb61bdb0e1829db5"/>
      <w:del w:id="1417" w:author="Inge Christoffer Olsen" w:date="2026-10-07T12:16:00Z" w16du:dateUtc="2026-10-07T10:16:00Z">
        <w:r>
          <w:delText>5.1.1.5 Main analytical approach for repeated measures efficacy endpoints</w:delText>
        </w:r>
      </w:del>
    </w:p>
    <w:p w14:paraId="5C6D1EE2" w14:textId="77777777" w:rsidR="005F364C" w:rsidRDefault="007D33E9">
      <w:pPr>
        <w:rPr>
          <w:del w:id="1418" w:author="Inge Christoffer Olsen" w:date="2026-10-07T12:16:00Z" w16du:dateUtc="2026-10-07T10:16:00Z"/>
        </w:rPr>
      </w:pPr>
      <w:commentRangeStart w:id="1419"/>
      <w:del w:id="1420" w:author="Inge Christoffer Olsen" w:date="2026-10-07T12:16:00Z" w16du:dateUtc="2026-10-07T10:16:00Z">
        <w:r>
          <w:delText xml:space="preserve">Labour progression </w:delText>
        </w:r>
        <w:commentRangeEnd w:id="1419"/>
        <w:r w:rsidR="0076579B">
          <w:rPr>
            <w:rStyle w:val="CommentReference"/>
            <w:sz w:val="24"/>
            <w:szCs w:val="22"/>
          </w:rPr>
          <w:commentReference w:id="1419"/>
        </w:r>
        <w:r>
          <w:delText>is analysed in the vaginal delivery set with a labour-curve mixed model, following Zhang et al. (2002, 2010), who constructed labour curves by repeated-measures analysis of cervical examinations with time measured backwards from the end of labour, because the onset of labour is poorly defined. The trial database records, for each centimetre of cervical dilatation, the time of the vaginal examination at which it was found, and the time of delivery is known precisely. For each examination, the time remaining until delivery (hours) is the response: its logarithm is modelled as a natural cubic spline of the dilatation found (3 degrees of freedom), with fixed effects for treatment, the interaction of treatment with the spline, time interval, hospital and the covariates of the primary endpoint, a random intercept and a random slope on dilatation for each woman, and a residual variance that may differ by dilatation. This is the model used to impute the time of reaching 5 cm (</w:delText>
        </w:r>
        <w:r w:rsidR="005F364C">
          <w:fldChar w:fldCharType="begin"/>
        </w:r>
        <w:r w:rsidR="005F364C">
          <w:delInstrText>HYPERLINK \l "sec-main-analytical-approach-for-time-to" \h</w:delInstrText>
        </w:r>
        <w:r w:rsidR="005F364C">
          <w:fldChar w:fldCharType="separate"/>
        </w:r>
        <w:r w:rsidR="005F364C">
          <w:rPr>
            <w:rStyle w:val="Hyperlink"/>
          </w:rPr>
          <w:delText>Section 5.1.1.7</w:delText>
        </w:r>
        <w:r w:rsidR="005F364C">
          <w:fldChar w:fldCharType="end"/>
        </w:r>
        <w:r>
          <w:delText>). Each woman’s fitted curve gives the time before delivery at which she reached k cm, τ(k), and the time from 5 cm to k cm is τ(5) − τ(k).</w:delText>
        </w:r>
      </w:del>
    </w:p>
    <w:p w14:paraId="6146B41E" w14:textId="77777777" w:rsidR="005F364C" w:rsidRDefault="007D33E9">
      <w:pPr>
        <w:pStyle w:val="BodyText"/>
        <w:rPr>
          <w:del w:id="1421" w:author="Inge Christoffer Olsen" w:date="2026-10-07T12:16:00Z" w16du:dateUtc="2026-10-07T10:16:00Z"/>
        </w:rPr>
      </w:pPr>
      <w:del w:id="1422" w:author="Inge Christoffer Olsen" w:date="2026-10-07T12:16:00Z" w16du:dateUtc="2026-10-07T10:16:00Z">
        <w:r>
          <w:delText>By G-computation over the vaginal delivery set, drawing each woman’s random effects from their estimated distribution (the same draws under both treatments), the mean time from 5 cm to 6, 7, 8, 9 and 10 cm is estimated for each treatment and presented as a figure (time since 5 cm against cervical dilatation, one line per treatment, with 95% confidence intervals), in the manner of the centimetre-by-centimetre presentations of Zhang et al. (2010) and Oladapo et al. (2018). The summary measure is the difference between the treatments in the mean time from 5 cm to 10 cm; the differences at 6, 7, 8 and 9 cm are presented alongside. Confidence intervals (95%) are obtained by simulation from the sampling distribution of the model parameters. A simulated time that is negative (a curve that does not decrease with dilatation) is set to zero. Missing examinations are handled by the mixed model under a missing-at-random assumption. Because time is measured from delivery, the estimand conditions on vaginal delivery: a principal stratum strategy with the same assumption as for the other endpoints in the vaginal delivery set (</w:delText>
        </w:r>
        <w:r w:rsidR="005F364C">
          <w:fldChar w:fldCharType="begin"/>
        </w:r>
        <w:r w:rsidR="005F364C">
          <w:delInstrText>HYPERLINK \l "sec-estimands-for-secondary-objectives" \h</w:delInstrText>
        </w:r>
        <w:r w:rsidR="005F364C">
          <w:fldChar w:fldCharType="separate"/>
        </w:r>
        <w:r w:rsidR="005F364C">
          <w:rPr>
            <w:rStyle w:val="Hyperlink"/>
          </w:rPr>
          <w:delText>Section 1.3</w:delText>
        </w:r>
        <w:r w:rsidR="005F364C">
          <w:fldChar w:fldCharType="end"/>
        </w:r>
        <w:r>
          <w:delText>).</w:delText>
        </w:r>
      </w:del>
    </w:p>
    <w:bookmarkEnd w:id="1416"/>
    <w:p w14:paraId="405BB046" w14:textId="77777777" w:rsidR="007D09B7" w:rsidRDefault="007D33E9">
      <w:pPr>
        <w:pStyle w:val="Heading4"/>
        <w:rPr>
          <w:rFonts w:hint="eastAsia"/>
        </w:rPr>
      </w:pPr>
      <w:del w:id="1423" w:author="Inge Christoffer Olsen" w:date="2026-10-07T12:16:00Z" w16du:dateUtc="2026-10-07T10:16:00Z">
        <w:r>
          <w:delText>5.1.1.6</w:delText>
        </w:r>
      </w:del>
      <w:bookmarkStart w:id="1424" w:name="sec-main-analytical-approach-for-ordinal"/>
      <w:bookmarkEnd w:id="1402"/>
      <w:ins w:id="1425" w:author="Inge Christoffer Olsen" w:date="2026-10-07T12:16:00Z" w16du:dateUtc="2026-10-07T10:16:00Z">
        <w:r w:rsidR="00000000">
          <w:t>5.1.1.5</w:t>
        </w:r>
      </w:ins>
      <w:r w:rsidR="00000000">
        <w:t xml:space="preserve"> Main Analytical Approach for Ordinal Efficacy Endpoints</w:t>
      </w:r>
    </w:p>
    <w:p w14:paraId="18863836" w14:textId="77777777" w:rsidR="007D09B7" w:rsidRDefault="00000000">
      <w:r>
        <w:t>Ordinal endpoints (degree of perineal tears) are analysed with a proportional-odds (cumulative logit) generalised linear mixed model with a random intercept for cluster and fixed effects for treatment, time interval and the covariates of the primary endpoint (</w:t>
      </w:r>
      <w:hyperlink w:anchor="sec-adjustment-for-covariates">
        <w:r>
          <w:rPr>
            <w:rStyle w:val="Hyperlink"/>
          </w:rPr>
          <w:t>Section 4.1.3</w:t>
        </w:r>
      </w:hyperlink>
      <w:r>
        <w:t xml:space="preserve">). The common cumulative odds ratio is presented with a Wald 95% confidence interval. In addition, the marginal probability of each category under the LCG and under the WHO partograph is obtained by G-computation, integrating over the random cluster effect as in </w:t>
      </w:r>
      <w:hyperlink w:anchor="sec-main-analytical-approach">
        <w:r>
          <w:rPr>
            <w:rStyle w:val="Hyperlink"/>
          </w:rPr>
          <w:t>Section 4.1.2</w:t>
        </w:r>
      </w:hyperlink>
      <w:r>
        <w:t>, and the absolute difference in the probability of a third- or fourth-degree tear (obstetric anal sphincter injury) is presented with a two-sided 95% confidence interval (delta method).</w:t>
      </w:r>
    </w:p>
    <w:p w14:paraId="70272DBB" w14:textId="77777777" w:rsidR="007D09B7" w:rsidRDefault="00000000">
      <w:pPr>
        <w:pStyle w:val="BodyText"/>
      </w:pPr>
      <w:r>
        <w:t>Missing data are handled as given in the endpoint table (complete-case analysis for degree of perineal tears).</w:t>
      </w:r>
    </w:p>
    <w:p w14:paraId="2A124F07" w14:textId="77777777" w:rsidR="007D09B7" w:rsidRDefault="00000000">
      <w:pPr>
        <w:pStyle w:val="Heading4"/>
        <w:rPr>
          <w:rFonts w:hint="eastAsia"/>
        </w:rPr>
      </w:pPr>
      <w:bookmarkStart w:id="1426" w:name="sec-main-analytical-approach-for-time-to"/>
      <w:bookmarkEnd w:id="1424"/>
      <w:r>
        <w:lastRenderedPageBreak/>
        <w:t>5.1.1.</w:t>
      </w:r>
      <w:del w:id="1427" w:author="Inge Christoffer Olsen" w:date="2026-10-07T12:16:00Z" w16du:dateUtc="2026-10-07T10:16:00Z">
        <w:r w:rsidR="007D33E9">
          <w:delText>7</w:delText>
        </w:r>
      </w:del>
      <w:ins w:id="1428" w:author="Inge Christoffer Olsen" w:date="2026-10-07T12:16:00Z" w16du:dateUtc="2026-10-07T10:16:00Z">
        <w:r>
          <w:t>6</w:t>
        </w:r>
      </w:ins>
      <w:r>
        <w:t xml:space="preserve"> Main Analytical Approach for Time to Event Efficacy Endpoints</w:t>
      </w:r>
    </w:p>
    <w:p w14:paraId="1B6E8F32" w14:textId="77777777" w:rsidR="007D09B7" w:rsidRDefault="00000000">
      <w:pPr>
        <w:rPr>
          <w:ins w:id="1429" w:author="Inge Christoffer Olsen" w:date="2026-10-07T12:16:00Z" w16du:dateUtc="2026-10-07T10:16:00Z"/>
        </w:rPr>
      </w:pPr>
      <w:r>
        <w:t xml:space="preserve">Time from </w:t>
      </w:r>
      <w:del w:id="1430" w:author="Inge Christoffer Olsen" w:date="2026-10-07T12:16:00Z" w16du:dateUtc="2026-10-07T10:16:00Z">
        <w:r w:rsidR="007D33E9">
          <w:delText>5</w:delText>
        </w:r>
      </w:del>
      <w:ins w:id="1431" w:author="Inge Christoffer Olsen" w:date="2026-10-07T12:16:00Z" w16du:dateUtc="2026-10-07T10:16:00Z">
        <w:r>
          <w:t>4</w:t>
        </w:r>
      </w:ins>
      <w:r>
        <w:t xml:space="preserve"> cm cervical dilatation to vaginal delivery is analysed </w:t>
      </w:r>
      <w:del w:id="1432" w:author="Inge Christoffer Olsen" w:date="2026-10-07T12:16:00Z" w16du:dateUtc="2026-10-07T10:16:00Z">
        <w:r w:rsidR="007D33E9">
          <w:delText xml:space="preserve">with a Weibull mixture model for competing outcomes (Larson and Dinse 1985). A caesarean section means that </w:delText>
        </w:r>
      </w:del>
      <w:ins w:id="1433" w:author="Inge Christoffer Olsen" w:date="2026-10-07T12:16:00Z" w16du:dateUtc="2026-10-07T10:16:00Z">
        <w:r>
          <w:t xml:space="preserve">as </w:t>
        </w:r>
      </w:ins>
      <w:r>
        <w:t xml:space="preserve">the </w:t>
      </w:r>
      <w:del w:id="1434" w:author="Inge Christoffer Olsen" w:date="2026-10-07T12:16:00Z" w16du:dateUtc="2026-10-07T10:16:00Z">
        <w:r w:rsidR="007D33E9">
          <w:delText xml:space="preserve">woman never has a </w:delText>
        </w:r>
      </w:del>
      <w:ins w:id="1435" w:author="Inge Christoffer Olsen" w:date="2026-10-07T12:16:00Z" w16du:dateUtc="2026-10-07T10:16:00Z">
        <w:r>
          <w:t xml:space="preserve">time without </w:t>
        </w:r>
      </w:ins>
      <w:r>
        <w:t>vaginal delivery</w:t>
      </w:r>
      <w:del w:id="1436" w:author="Inge Christoffer Olsen" w:date="2026-10-07T12:16:00Z" w16du:dateUtc="2026-10-07T10:16:00Z">
        <w:r w:rsidR="007D33E9">
          <w:delText>, so it is neither censored nor given a time. The model combines (i)</w:delText>
        </w:r>
      </w:del>
      <w:ins w:id="1437" w:author="Inge Christoffer Olsen" w:date="2026-10-07T12:16:00Z" w16du:dateUtc="2026-10-07T10:16:00Z">
        <w:r>
          <w:t xml:space="preserve"> during</w:t>
        </w:r>
      </w:ins>
      <w:r>
        <w:t xml:space="preserve"> the </w:t>
      </w:r>
      <w:del w:id="1438" w:author="Inge Christoffer Olsen" w:date="2026-10-07T12:16:00Z" w16du:dateUtc="2026-10-07T10:16:00Z">
        <w:r w:rsidR="007D33E9">
          <w:delText xml:space="preserve">probability of vaginal delivery, from a logistic generalised linear mixed model with a random intercept for cluster and fixed effects for treatment, time interval and the covariates of </w:delText>
        </w:r>
      </w:del>
      <w:ins w:id="1439" w:author="Inge Christoffer Olsen" w:date="2026-10-07T12:16:00Z" w16du:dateUtc="2026-10-07T10:16:00Z">
        <w:r>
          <w:t xml:space="preserve">first 36 hours after 4 cm, in </w:t>
        </w:r>
      </w:ins>
      <w:r>
        <w:t xml:space="preserve">the primary </w:t>
      </w:r>
      <w:del w:id="1440" w:author="Inge Christoffer Olsen" w:date="2026-10-07T12:16:00Z" w16du:dateUtc="2026-10-07T10:16:00Z">
        <w:r w:rsidR="007D33E9">
          <w:delText xml:space="preserve">endpoint, and (ii) the time to vaginal delivery among women who deliver vaginally, from a Weibull accelerated failure time model with the same fixed effects and hospital as a fixed effect. This is a composite strategy for caesarean section as an intercurrent event: the endpoint combines the occurrence of </w:delText>
        </w:r>
      </w:del>
      <w:ins w:id="1441" w:author="Inge Christoffer Olsen" w:date="2026-10-07T12:16:00Z" w16du:dateUtc="2026-10-07T10:16:00Z">
        <w:r>
          <w:t>analysis set including the caesarean sections at 4 cm (</w:t>
        </w:r>
        <w:r>
          <w:fldChar w:fldCharType="begin"/>
        </w:r>
        <w:r>
          <w:instrText>HYPERLINK \l "sec-estimands-for-secondary-objectives" \h</w:instrText>
        </w:r>
        <w:r>
          <w:fldChar w:fldCharType="separate"/>
        </w:r>
        <w:r>
          <w:rPr>
            <w:rStyle w:val="Hyperlink"/>
          </w:rPr>
          <w:t>Section 1.3</w:t>
        </w:r>
        <w:r>
          <w:fldChar w:fldCharType="end"/>
        </w:r>
        <w:r>
          <w:t>). For each woman, let T be the time from 4 cm to delivery (the birth of the first baby for multiple births). The analysis variable is Y = min(T, 36 h) after a vaginal delivery (spontaneous or instrumental) and Y = 36 h after a caesarean section, whenever it occurs. Mode of delivery is the most operative across the babies (</w:t>
        </w:r>
        <w:r>
          <w:fldChar w:fldCharType="begin"/>
        </w:r>
        <w:r>
          <w:instrText>HYPERLINK \l "sec-definition-of-endpoint-s" \h</w:instrText>
        </w:r>
        <w:r>
          <w:fldChar w:fldCharType="separate"/>
        </w:r>
        <w:r>
          <w:rPr>
            <w:rStyle w:val="Hyperlink"/>
          </w:rPr>
          <w:t>Section 4.1.1</w:t>
        </w:r>
        <w:r>
          <w:fldChar w:fldCharType="end"/>
        </w:r>
        <w:r>
          <w:t xml:space="preserve">), so a </w:t>
        </w:r>
      </w:ins>
      <w:r>
        <w:t xml:space="preserve">caesarean section </w:t>
      </w:r>
      <w:del w:id="1442" w:author="Inge Christoffer Olsen" w:date="2026-10-07T12:16:00Z" w16du:dateUtc="2026-10-07T10:16:00Z">
        <w:r w:rsidR="007D33E9">
          <w:delText xml:space="preserve">with the time to vaginal delivery. By G-computation over </w:delText>
        </w:r>
      </w:del>
      <w:ins w:id="1443" w:author="Inge Christoffer Olsen" w:date="2026-10-07T12:16:00Z" w16du:dateUtc="2026-10-07T10:16:00Z">
        <w:r>
          <w:t>for a second twin counts as a caesarean section.</w:t>
        </w:r>
      </w:ins>
    </w:p>
    <w:p w14:paraId="7B7827DC" w14:textId="77777777" w:rsidR="007D09B7" w:rsidRDefault="00000000">
      <w:pPr>
        <w:pStyle w:val="BodyText"/>
        <w:pPrChange w:id="1444" w:author="Inge Christoffer Olsen" w:date="2026-10-07T12:16:00Z" w16du:dateUtc="2026-10-07T10:16:00Z">
          <w:pPr/>
        </w:pPrChange>
      </w:pPr>
      <w:ins w:id="1445" w:author="Inge Christoffer Olsen" w:date="2026-10-07T12:16:00Z" w16du:dateUtc="2026-10-07T10:16:00Z">
        <w:r>
          <w:t xml:space="preserve">The mean of Y is </w:t>
        </w:r>
      </w:ins>
      <w:r>
        <w:t xml:space="preserve">the </w:t>
      </w:r>
      <w:del w:id="1446" w:author="Inge Christoffer Olsen" w:date="2026-10-07T12:16:00Z" w16du:dateUtc="2026-10-07T10:16:00Z">
        <w:r w:rsidR="007D33E9">
          <w:delText>analysis set, integrating over</w:delText>
        </w:r>
      </w:del>
      <w:ins w:id="1447" w:author="Inge Christoffer Olsen" w:date="2026-10-07T12:16:00Z" w16du:dateUtc="2026-10-07T10:16:00Z">
        <w:r>
          <w:t>restricted mean time without vaginal delivery: 36 hours minus</w:t>
        </w:r>
      </w:ins>
      <w:r>
        <w:t xml:space="preserve"> the </w:t>
      </w:r>
      <w:del w:id="1448" w:author="Inge Christoffer Olsen" w:date="2026-10-07T12:16:00Z" w16du:dateUtc="2026-10-07T10:16:00Z">
        <w:r w:rsidR="007D33E9">
          <w:delText>random cluster effect, the model gives for each treatment</w:delText>
        </w:r>
      </w:del>
      <w:ins w:id="1449" w:author="Inge Christoffer Olsen" w:date="2026-10-07T12:16:00Z" w16du:dateUtc="2026-10-07T10:16:00Z">
        <w:r>
          <w:t>area under</w:t>
        </w:r>
      </w:ins>
      <w:r>
        <w:t xml:space="preserve"> the cumulative incidence </w:t>
      </w:r>
      <w:del w:id="1450" w:author="Inge Christoffer Olsen" w:date="2026-10-07T12:16:00Z" w16du:dateUtc="2026-10-07T10:16:00Z">
        <w:r w:rsidR="007D33E9">
          <w:delText xml:space="preserve">of </w:delText>
        </w:r>
      </w:del>
      <w:ins w:id="1451" w:author="Inge Christoffer Olsen" w:date="2026-10-07T12:16:00Z" w16du:dateUtc="2026-10-07T10:16:00Z">
        <w:r>
          <w:t>curve of vaginal delivery up to 36 hours (Andersen 2013). The summary measure is the difference in mean Y between the LCG and the WHO partograph, in hours. Caesarean section is handled by a composite strategy (</w:t>
        </w:r>
        <w:r>
          <w:fldChar w:fldCharType="begin"/>
        </w:r>
        <w:r>
          <w:instrText>HYPERLINK \l "sec-estimands-for-secondary-objectives" \h</w:instrText>
        </w:r>
        <w:r>
          <w:fldChar w:fldCharType="separate"/>
        </w:r>
        <w:r>
          <w:rPr>
            <w:rStyle w:val="Hyperlink"/>
          </w:rPr>
          <w:t>Section 1.3</w:t>
        </w:r>
        <w:r>
          <w:fldChar w:fldCharType="end"/>
        </w:r>
        <w:r>
          <w:t xml:space="preserve">), so the estimand is the total effect of the LCG on reaching a </w:t>
        </w:r>
      </w:ins>
      <w:r>
        <w:t xml:space="preserve">vaginal delivery </w:t>
      </w:r>
      <w:del w:id="1452" w:author="Inge Christoffer Olsen" w:date="2026-10-07T12:16:00Z" w16du:dateUtc="2026-10-07T10:16:00Z">
        <w:r w:rsidR="007D33E9">
          <w:delText>by time since 5 cm.</w:delText>
        </w:r>
      </w:del>
      <w:ins w:id="1453" w:author="Inge Christoffer Olsen" w:date="2026-10-07T12:16:00Z" w16du:dateUtc="2026-10-07T10:16:00Z">
        <w:r>
          <w:t>over time, including any effect through caesarean section (Young et al. 2020).</w:t>
        </w:r>
      </w:ins>
    </w:p>
    <w:p w14:paraId="4B9E13B0" w14:textId="77777777" w:rsidR="007D09B7" w:rsidRDefault="00000000">
      <w:pPr>
        <w:pStyle w:val="BodyText"/>
        <w:rPr>
          <w:ins w:id="1454" w:author="Inge Christoffer Olsen" w:date="2026-10-07T12:16:00Z" w16du:dateUtc="2026-10-07T10:16:00Z"/>
        </w:rPr>
      </w:pPr>
      <w:ins w:id="1455" w:author="Inge Christoffer Olsen" w:date="2026-10-07T12:16:00Z" w16du:dateUtc="2026-10-07T10:16:00Z">
        <w:r>
          <w:t>The horizon of 36 hours is longer than virtually all times to vaginal delivery (at the blinded review, among the women with an examination at 4 cm, 1.8% of the times from 4 cm to delivery exceeded 24 hours and 0.2% exceeded 36 hours), so that a vaginal delivery is almost never truncated and a caesarean section counts as at least as unfavourable as the longest labours ending in a vaginal delivery. Beyond the vaginal deliveries, the horizon sets the weight given to a caesarean section: with a mean time from 4 cm to vaginal delivery of about 8 hours, a difference of one percentage point in caesarean sections changes the summary measure by about 0.3 hours. Horizons of 24 and 48 hours are supplementary analyses (</w:t>
        </w:r>
        <w:r>
          <w:fldChar w:fldCharType="begin"/>
        </w:r>
        <w:r>
          <w:instrText>HYPERLINK \l "sec-supplementary-analyses" \h</w:instrText>
        </w:r>
        <w:r>
          <w:fldChar w:fldCharType="separate"/>
        </w:r>
        <w:r>
          <w:rPr>
            <w:rStyle w:val="Hyperlink"/>
          </w:rPr>
          <w:t>Section 5.1.1.8</w:t>
        </w:r>
        <w:r>
          <w:fldChar w:fldCharType="end"/>
        </w:r>
        <w:r>
          <w:t>).</w:t>
        </w:r>
      </w:ins>
    </w:p>
    <w:p w14:paraId="0A662F04" w14:textId="77777777" w:rsidR="007D09B7" w:rsidRDefault="00000000">
      <w:pPr>
        <w:pStyle w:val="BodyText"/>
      </w:pPr>
      <w:ins w:id="1456" w:author="Inge Christoffer Olsen" w:date="2026-10-07T12:16:00Z" w16du:dateUtc="2026-10-07T10:16:00Z">
        <w:r>
          <w:t xml:space="preserve">There is no censoring, every woman is followed until delivery. </w:t>
        </w:r>
      </w:ins>
      <w:r>
        <w:t xml:space="preserve">Time zero is the vaginal examination at </w:t>
      </w:r>
      <w:del w:id="1457" w:author="Inge Christoffer Olsen" w:date="2026-10-07T12:16:00Z" w16du:dateUtc="2026-10-07T10:16:00Z">
        <w:r w:rsidR="007D33E9">
          <w:delText>which 5</w:delText>
        </w:r>
      </w:del>
      <w:ins w:id="1458" w:author="Inge Christoffer Olsen" w:date="2026-10-07T12:16:00Z" w16du:dateUtc="2026-10-07T10:16:00Z">
        <w:r>
          <w:t>4</w:t>
        </w:r>
      </w:ins>
      <w:r>
        <w:t xml:space="preserve"> cm cervical dilatation</w:t>
      </w:r>
      <w:del w:id="1459" w:author="Inge Christoffer Olsen" w:date="2026-10-07T12:16:00Z" w16du:dateUtc="2026-10-07T10:16:00Z">
        <w:r w:rsidR="007D33E9">
          <w:delText xml:space="preserve"> was found. The trial database records, for each centimetre, the time of the examination at which it was found, and at the blinded review no examination found exactly 5 cm for 61% of the women (the first examination at 5 cm or more found 6–10 cm). For women who deliver vaginally without such</w:delText>
        </w:r>
      </w:del>
      <w:ins w:id="1460" w:author="Inge Christoffer Olsen" w:date="2026-10-07T12:16:00Z" w16du:dateUtc="2026-10-07T10:16:00Z">
        <w:r>
          <w:t>. For women who deliver vaginally without</w:t>
        </w:r>
      </w:ins>
      <w:r>
        <w:t xml:space="preserve"> an examination</w:t>
      </w:r>
      <w:ins w:id="1461" w:author="Inge Christoffer Olsen" w:date="2026-10-07T12:16:00Z" w16du:dateUtc="2026-10-07T10:16:00Z">
        <w:r>
          <w:t xml:space="preserve"> at 4 cm</w:t>
        </w:r>
      </w:ins>
      <w:r>
        <w:t xml:space="preserve">, the time of reaching </w:t>
      </w:r>
      <w:del w:id="1462" w:author="Inge Christoffer Olsen" w:date="2026-10-07T12:16:00Z" w16du:dateUtc="2026-10-07T10:16:00Z">
        <w:r w:rsidR="007D33E9">
          <w:delText>5</w:delText>
        </w:r>
      </w:del>
      <w:ins w:id="1463" w:author="Inge Christoffer Olsen" w:date="2026-10-07T12:16:00Z" w16du:dateUtc="2026-10-07T10:16:00Z">
        <w:r>
          <w:t>4</w:t>
        </w:r>
      </w:ins>
      <w:r>
        <w:t xml:space="preserve"> cm is multiply imputed from a labour-curve model fitted to the vaginal deliveries</w:t>
      </w:r>
      <w:ins w:id="1464" w:author="Inge Christoffer Olsen" w:date="2026-10-07T12:16:00Z" w16du:dateUtc="2026-10-07T10:16:00Z">
        <w:r>
          <w:t>. Following the reverse approach of Zhang et al. (2002, 2010), who constructed average labour curves with time measured backwards from full dilatation, because women are admitted at different dilatations but all reach the same end point, time is measured backwards from delivery, which is recorded for every woman</w:t>
        </w:r>
      </w:ins>
      <w:r>
        <w:t xml:space="preserve">: the logarithm of the time from each examination to delivery is modelled as a natural cubic spline of the dilatation found (3 degrees of freedom), with a random intercept and slope per woman, fixed effects for treatment, the interaction of treatment with dilatation, time interval, hospital and the covariates of the primary endpoint, and a </w:t>
      </w:r>
      <w:ins w:id="1465" w:author="Inge Christoffer Olsen" w:date="2026-10-07T12:16:00Z" w16du:dateUtc="2026-10-07T10:16:00Z">
        <w:r>
          <w:t xml:space="preserve">single </w:t>
        </w:r>
      </w:ins>
      <w:r>
        <w:t>residual variance</w:t>
      </w:r>
      <w:del w:id="1466" w:author="Inge Christoffer Olsen" w:date="2026-10-07T12:16:00Z" w16du:dateUtc="2026-10-07T10:16:00Z">
        <w:r w:rsidR="007D33E9">
          <w:delText xml:space="preserve"> that may differ by dilatation.</w:delText>
        </w:r>
      </w:del>
      <w:ins w:id="1467" w:author="Inge Christoffer Olsen" w:date="2026-10-07T12:16:00Z" w16du:dateUtc="2026-10-07T10:16:00Z">
        <w:r>
          <w:t>.</w:t>
        </w:r>
      </w:ins>
      <w:r>
        <w:t xml:space="preserve"> For each woman, the time of reaching </w:t>
      </w:r>
      <w:del w:id="1468" w:author="Inge Christoffer Olsen" w:date="2026-10-07T12:16:00Z" w16du:dateUtc="2026-10-07T10:16:00Z">
        <w:r w:rsidR="007D33E9">
          <w:delText>5</w:delText>
        </w:r>
      </w:del>
      <w:ins w:id="1469" w:author="Inge Christoffer Olsen" w:date="2026-10-07T12:16:00Z" w16du:dateUtc="2026-10-07T10:16:00Z">
        <w:r>
          <w:t>4</w:t>
        </w:r>
      </w:ins>
      <w:r>
        <w:t xml:space="preserve"> cm is drawn from her predictive distribution given her own examinations, truncated to lie between her last examination below </w:t>
      </w:r>
      <w:del w:id="1470" w:author="Inge Christoffer Olsen" w:date="2026-10-07T12:16:00Z" w16du:dateUtc="2026-10-07T10:16:00Z">
        <w:r w:rsidR="007D33E9">
          <w:delText>5</w:delText>
        </w:r>
      </w:del>
      <w:ins w:id="1471" w:author="Inge Christoffer Olsen" w:date="2026-10-07T12:16:00Z" w16du:dateUtc="2026-10-07T10:16:00Z">
        <w:r>
          <w:t>4</w:t>
        </w:r>
      </w:ins>
      <w:r>
        <w:t xml:space="preserve"> cm (if any) and her first examination at </w:t>
      </w:r>
      <w:del w:id="1472" w:author="Inge Christoffer Olsen" w:date="2026-10-07T12:16:00Z" w16du:dateUtc="2026-10-07T10:16:00Z">
        <w:r w:rsidR="007D33E9">
          <w:delText>5</w:delText>
        </w:r>
      </w:del>
      <w:ins w:id="1473" w:author="Inge Christoffer Olsen" w:date="2026-10-07T12:16:00Z" w16du:dateUtc="2026-10-07T10:16:00Z">
        <w:r>
          <w:t>4</w:t>
        </w:r>
      </w:ins>
      <w:r>
        <w:t xml:space="preserve"> cm or more, with the model parameters drawn anew for each of 30 imputed datasets. </w:t>
      </w:r>
      <w:del w:id="1474" w:author="Inge Christoffer Olsen" w:date="2026-10-07T12:16:00Z" w16du:dateUtc="2026-10-07T10:16:00Z">
        <w:r w:rsidR="007D33E9">
          <w:delText>The analysis model is fitted to each imputed dataset and</w:delText>
        </w:r>
      </w:del>
      <w:ins w:id="1475" w:author="Inge Christoffer Olsen" w:date="2026-10-07T12:16:00Z" w16du:dateUtc="2026-10-07T10:16:00Z">
        <w:r>
          <w:t>A vaginal delivery more than 36 hours after</w:t>
        </w:r>
      </w:ins>
      <w:r>
        <w:t xml:space="preserve"> the </w:t>
      </w:r>
      <w:del w:id="1476" w:author="Inge Christoffer Olsen" w:date="2026-10-07T12:16:00Z" w16du:dateUtc="2026-10-07T10:16:00Z">
        <w:r w:rsidR="007D33E9">
          <w:delText xml:space="preserve">estimates are combined by Rubin’s rules. In a blinded validation that masked </w:delText>
        </w:r>
      </w:del>
      <w:r>
        <w:t xml:space="preserve">observed </w:t>
      </w:r>
      <w:del w:id="1477" w:author="Inge Christoffer Olsen" w:date="2026-10-07T12:16:00Z" w16du:dateUtc="2026-10-07T10:16:00Z">
        <w:r w:rsidR="007D33E9">
          <w:delText xml:space="preserve">5 cm examinations, this imputation removed most of the bias of taking the first examination at 5 cm or more as </w:delText>
        </w:r>
      </w:del>
      <w:ins w:id="1478" w:author="Inge Christoffer Olsen" w:date="2026-10-07T12:16:00Z" w16du:dateUtc="2026-10-07T10:16:00Z">
        <w:r>
          <w:t xml:space="preserve">or imputed </w:t>
        </w:r>
      </w:ins>
      <w:r>
        <w:t xml:space="preserve">time </w:t>
      </w:r>
      <w:del w:id="1479" w:author="Inge Christoffer Olsen" w:date="2026-10-07T12:16:00Z" w16du:dateUtc="2026-10-07T10:16:00Z">
        <w:r w:rsidR="007D33E9">
          <w:delText>zero (2.9–</w:delText>
        </w:r>
      </w:del>
      <w:ins w:id="1480" w:author="Inge Christoffer Olsen" w:date="2026-10-07T12:16:00Z" w16du:dateUtc="2026-10-07T10:16:00Z">
        <w:r>
          <w:t xml:space="preserve">of reaching </w:t>
        </w:r>
      </w:ins>
      <w:r>
        <w:t>4</w:t>
      </w:r>
      <w:del w:id="1481" w:author="Inge Christoffer Olsen" w:date="2026-10-07T12:16:00Z" w16du:dateUtc="2026-10-07T10:16:00Z">
        <w:r w:rsidR="007D33E9">
          <w:delText>.9</w:delText>
        </w:r>
      </w:del>
      <w:ins w:id="1482" w:author="Inge Christoffer Olsen" w:date="2026-10-07T12:16:00Z" w16du:dateUtc="2026-10-07T10:16:00Z">
        <w:r>
          <w:t xml:space="preserve"> cm contributes 36</w:t>
        </w:r>
      </w:ins>
      <w:r>
        <w:t xml:space="preserve"> hours</w:t>
      </w:r>
      <w:del w:id="1483" w:author="Inge Christoffer Olsen" w:date="2026-10-07T12:16:00Z" w16du:dateUtc="2026-10-07T10:16:00Z">
        <w:r w:rsidR="007D33E9">
          <w:delText xml:space="preserve"> too short).</w:delText>
        </w:r>
      </w:del>
      <w:ins w:id="1484" w:author="Inge Christoffer Olsen" w:date="2026-10-07T12:16:00Z" w16du:dateUtc="2026-10-07T10:16:00Z">
        <w:r>
          <w:t>.</w:t>
        </w:r>
      </w:ins>
    </w:p>
    <w:p w14:paraId="0D266B65" w14:textId="77777777" w:rsidR="007D09B7" w:rsidRDefault="007D33E9">
      <w:pPr>
        <w:pStyle w:val="BodyText"/>
        <w:rPr>
          <w:ins w:id="1485" w:author="Inge Christoffer Olsen" w:date="2026-10-07T12:16:00Z" w16du:dateUtc="2026-10-07T10:16:00Z"/>
        </w:rPr>
      </w:pPr>
      <w:del w:id="1486" w:author="Inge Christoffer Olsen" w:date="2026-10-07T12:16:00Z" w16du:dateUtc="2026-10-07T10:16:00Z">
        <w:r>
          <w:delText xml:space="preserve">The primary </w:delText>
        </w:r>
      </w:del>
      <w:ins w:id="1487" w:author="Inge Christoffer Olsen" w:date="2026-10-07T12:16:00Z" w16du:dateUtc="2026-10-07T10:16:00Z">
        <w:r w:rsidR="00000000">
          <w:t xml:space="preserve">Because Y is known for every woman once time zero is imputed, the </w:t>
        </w:r>
      </w:ins>
      <w:r w:rsidR="00000000">
        <w:t xml:space="preserve">summary measure is </w:t>
      </w:r>
      <w:del w:id="1488" w:author="Inge Christoffer Olsen" w:date="2026-10-07T12:16:00Z" w16du:dateUtc="2026-10-07T10:16:00Z">
        <w:r>
          <w:delText xml:space="preserve">the </w:delText>
        </w:r>
      </w:del>
      <w:ins w:id="1489" w:author="Inge Christoffer Olsen" w:date="2026-10-07T12:16:00Z" w16du:dateUtc="2026-10-07T10:16:00Z">
        <w:r w:rsidR="00000000">
          <w:t xml:space="preserve">estimated as a </w:t>
        </w:r>
      </w:ins>
      <w:r w:rsidR="00000000">
        <w:t xml:space="preserve">difference </w:t>
      </w:r>
      <w:del w:id="1490" w:author="Inge Christoffer Olsen" w:date="2026-10-07T12:16:00Z" w16du:dateUtc="2026-10-07T10:16:00Z">
        <w:r>
          <w:delText xml:space="preserve">between the treatments </w:delText>
        </w:r>
      </w:del>
      <w:r w:rsidR="00000000">
        <w:t xml:space="preserve">in </w:t>
      </w:r>
      <w:del w:id="1491" w:author="Inge Christoffer Olsen" w:date="2026-10-07T12:16:00Z" w16du:dateUtc="2026-10-07T10:16:00Z">
        <w:r>
          <w:delText xml:space="preserve">the restricted mean time </w:delText>
        </w:r>
      </w:del>
      <w:ins w:id="1492" w:author="Inge Christoffer Olsen" w:date="2026-10-07T12:16:00Z" w16du:dateUtc="2026-10-07T10:16:00Z">
        <w:r w:rsidR="00000000">
          <w:t xml:space="preserve">means, </w:t>
        </w:r>
      </w:ins>
      <w:r w:rsidR="00000000">
        <w:t xml:space="preserve">without </w:t>
      </w:r>
      <w:del w:id="1493" w:author="Inge Christoffer Olsen" w:date="2026-10-07T12:16:00Z" w16du:dateUtc="2026-10-07T10:16:00Z">
        <w:r>
          <w:delText>vaginal delivery during the first 24</w:delText>
        </w:r>
      </w:del>
      <w:ins w:id="1494" w:author="Inge Christoffer Olsen" w:date="2026-10-07T12:16:00Z" w16du:dateUtc="2026-10-07T10:16:00Z">
        <w:r w:rsidR="00000000">
          <w:t>a model for the distribution of the times. Y is analysed with a linear mixed model with a random intercept for cluster and fixed effects for treatment, time interval and the covariates of the primary endpoint (</w:t>
        </w:r>
        <w:r w:rsidR="00000000">
          <w:fldChar w:fldCharType="begin"/>
        </w:r>
        <w:r w:rsidR="00000000">
          <w:instrText>HYPERLINK \l "sec-adjustment-for-covariates" \h</w:instrText>
        </w:r>
        <w:r w:rsidR="00000000">
          <w:fldChar w:fldCharType="separate"/>
        </w:r>
        <w:r w:rsidR="00000000">
          <w:rPr>
            <w:rStyle w:val="Hyperlink"/>
          </w:rPr>
          <w:t>Section 4.1.3</w:t>
        </w:r>
        <w:r w:rsidR="00000000">
          <w:fldChar w:fldCharType="end"/>
        </w:r>
        <w:r w:rsidR="00000000">
          <w:t>). With the identity link, the treatment coefficient is the marginal difference in mean Y, and no G-computation is needed. Because no woman is censored, the mean of Y equals 36</w:t>
        </w:r>
      </w:ins>
      <w:r w:rsidR="00000000">
        <w:t xml:space="preserve"> hours </w:t>
      </w:r>
      <w:del w:id="1495" w:author="Inge Christoffer Olsen" w:date="2026-10-07T12:16:00Z" w16du:dateUtc="2026-10-07T10:16:00Z">
        <w:r>
          <w:delText xml:space="preserve">after 5 cm cervical dilatation (the </w:delText>
        </w:r>
      </w:del>
      <w:ins w:id="1496" w:author="Inge Christoffer Olsen" w:date="2026-10-07T12:16:00Z" w16du:dateUtc="2026-10-07T10:16:00Z">
        <w:r w:rsidR="00000000">
          <w:t xml:space="preserve">minus the </w:t>
        </w:r>
      </w:ins>
      <w:r w:rsidR="00000000">
        <w:t xml:space="preserve">area </w:t>
      </w:r>
      <w:del w:id="1497" w:author="Inge Christoffer Olsen" w:date="2026-10-07T12:16:00Z" w16du:dateUtc="2026-10-07T10:16:00Z">
        <w:r>
          <w:delText>above</w:delText>
        </w:r>
      </w:del>
      <w:ins w:id="1498" w:author="Inge Christoffer Olsen" w:date="2026-10-07T12:16:00Z" w16du:dateUtc="2026-10-07T10:16:00Z">
        <w:r w:rsidR="00000000">
          <w:t>under</w:t>
        </w:r>
      </w:ins>
      <w:r w:rsidR="00000000">
        <w:t xml:space="preserve"> the </w:t>
      </w:r>
      <w:ins w:id="1499" w:author="Inge Christoffer Olsen" w:date="2026-10-07T12:16:00Z" w16du:dateUtc="2026-10-07T10:16:00Z">
        <w:r w:rsidR="00000000">
          <w:t xml:space="preserve">empirical </w:t>
        </w:r>
      </w:ins>
      <w:r w:rsidR="00000000">
        <w:t xml:space="preserve">cumulative incidence curve </w:t>
      </w:r>
      <w:del w:id="1500" w:author="Inge Christoffer Olsen" w:date="2026-10-07T12:16:00Z" w16du:dateUtc="2026-10-07T10:16:00Z">
        <w:r>
          <w:delText>up to 24</w:delText>
        </w:r>
      </w:del>
      <w:ins w:id="1501" w:author="Inge Christoffer Olsen" w:date="2026-10-07T12:16:00Z" w16du:dateUtc="2026-10-07T10:16:00Z">
        <w:r w:rsidR="00000000">
          <w:t xml:space="preserve">of vaginal delivery, and the regression of Y </w:t>
        </w:r>
        <w:r w:rsidR="00000000">
          <w:lastRenderedPageBreak/>
          <w:t>on treatment and covariates is the pseudo-observation approach to the restricted mean (Andersen, Hansen and Klein 2004), with the pseudo-observations equal to Y. Y is not normally distributed (it has a point mass at 36</w:t>
        </w:r>
      </w:ins>
      <w:r w:rsidR="00000000">
        <w:t xml:space="preserve"> hours</w:t>
      </w:r>
      <w:del w:id="1502" w:author="Inge Christoffer Olsen" w:date="2026-10-07T12:16:00Z" w16du:dateUtc="2026-10-07T10:16:00Z">
        <w:r>
          <w:delText xml:space="preserve">; a woman delivered by </w:delText>
        </w:r>
      </w:del>
      <w:ins w:id="1503" w:author="Inge Christoffer Olsen" w:date="2026-10-07T12:16:00Z" w16du:dateUtc="2026-10-07T10:16:00Z">
        <w:r w:rsidR="00000000">
          <w:t xml:space="preserve"> from the </w:t>
        </w:r>
      </w:ins>
      <w:r w:rsidR="00000000">
        <w:t xml:space="preserve">caesarean </w:t>
      </w:r>
      <w:del w:id="1504" w:author="Inge Christoffer Olsen" w:date="2026-10-07T12:16:00Z" w16du:dateUtc="2026-10-07T10:16:00Z">
        <w:r>
          <w:delText>section contributes the full 24 hours).</w:delText>
        </w:r>
      </w:del>
      <w:ins w:id="1505" w:author="Inge Christoffer Olsen" w:date="2026-10-07T12:16:00Z" w16du:dateUtc="2026-10-07T10:16:00Z">
        <w:r w:rsidR="00000000">
          <w:t>sections); the estimate does not rely on normality, and with more than 30,000 women the confidence interval relies on the central limit theorem. The model is fitted to each of the 30 imputed datasets, and the estimates and their model-based variances are combined by Rubin’s rules.</w:t>
        </w:r>
      </w:ins>
      <w:r w:rsidR="00000000">
        <w:t xml:space="preserve"> The </w:t>
      </w:r>
      <w:del w:id="1506" w:author="Inge Christoffer Olsen" w:date="2026-10-07T12:16:00Z" w16du:dateUtc="2026-10-07T10:16:00Z">
        <w:r>
          <w:delText>ratio of the median times to vaginal delivery (the time by which half of the women have delivered vaginally) is a supplementary summary measure. The</w:delText>
        </w:r>
      </w:del>
      <w:ins w:id="1507" w:author="Inge Christoffer Olsen" w:date="2026-10-07T12:16:00Z" w16du:dateUtc="2026-10-07T10:16:00Z">
        <w:r w:rsidR="00000000">
          <w:t>difference is presented with a two-sided 95% confidence interval; no hypothesis test is performed (</w:t>
        </w:r>
        <w:r w:rsidR="00000000">
          <w:fldChar w:fldCharType="begin"/>
        </w:r>
        <w:r w:rsidR="00000000">
          <w:instrText>HYPERLINK \l "sec-main-analytical-approach-for" \h</w:instrText>
        </w:r>
        <w:r w:rsidR="00000000">
          <w:fldChar w:fldCharType="separate"/>
        </w:r>
        <w:r w:rsidR="00000000">
          <w:rPr>
            <w:rStyle w:val="Hyperlink"/>
          </w:rPr>
          <w:t>Section 5.1.1.4</w:t>
        </w:r>
        <w:r w:rsidR="00000000">
          <w:fldChar w:fldCharType="end"/>
        </w:r>
        <w:r w:rsidR="00000000">
          <w:t>).</w:t>
        </w:r>
      </w:ins>
    </w:p>
    <w:p w14:paraId="15F2CB59" w14:textId="77777777" w:rsidR="007D09B7" w:rsidRDefault="00000000">
      <w:pPr>
        <w:pStyle w:val="BodyText"/>
        <w:rPr>
          <w:ins w:id="1508" w:author="Inge Christoffer Olsen" w:date="2026-10-07T12:16:00Z" w16du:dateUtc="2026-10-07T10:16:00Z"/>
        </w:rPr>
      </w:pPr>
      <w:ins w:id="1509" w:author="Inge Christoffer Olsen" w:date="2026-10-07T12:16:00Z" w16du:dateUtc="2026-10-07T10:16:00Z">
        <w:r>
          <w:t>To show whether a difference comes from caesarean sections or from the duration of labour, two components are presented: the</w:t>
        </w:r>
      </w:ins>
      <w:r>
        <w:t xml:space="preserve"> difference in the probability of vaginal delivery, </w:t>
      </w:r>
      <w:del w:id="1510" w:author="Inge Christoffer Olsen" w:date="2026-10-07T12:16:00Z" w16du:dateUtc="2026-10-07T10:16:00Z">
        <w:r w:rsidR="007D33E9">
          <w:delText>and the time ratio and hazard ratio</w:delText>
        </w:r>
      </w:del>
      <w:ins w:id="1511" w:author="Inge Christoffer Olsen" w:date="2026-10-07T12:16:00Z" w16du:dateUtc="2026-10-07T10:16:00Z">
        <w:r>
          <w:t xml:space="preserve">which is minus the difference in caesarean sections in the primary analysis set including those at 4 cm (supplementary analysis 1 of the primary estimand, </w:t>
        </w:r>
        <w:r>
          <w:fldChar w:fldCharType="begin"/>
        </w:r>
        <w:r>
          <w:instrText>HYPERLINK \l "sec-supplementary-analysis" \h</w:instrText>
        </w:r>
        <w:r>
          <w:fldChar w:fldCharType="separate"/>
        </w:r>
        <w:r>
          <w:rPr>
            <w:rStyle w:val="Hyperlink"/>
          </w:rPr>
          <w:t>Section 4.1.5</w:t>
        </w:r>
        <w:r>
          <w:fldChar w:fldCharType="end"/>
        </w:r>
        <w:r>
          <w:t>), and the difference in the mean of min(T, 36 h)</w:t>
        </w:r>
      </w:ins>
      <w:r>
        <w:t xml:space="preserve"> among women who deliver vaginally, </w:t>
      </w:r>
      <w:del w:id="1512" w:author="Inge Christoffer Olsen" w:date="2026-10-07T12:16:00Z" w16du:dateUtc="2026-10-07T10:16:00Z">
        <w:r w:rsidR="007D33E9">
          <w:delText xml:space="preserve">are presented as components; the </w:delText>
        </w:r>
      </w:del>
      <w:ins w:id="1513" w:author="Inge Christoffer Olsen" w:date="2026-10-07T12:16:00Z" w16du:dateUtc="2026-10-07T10:16:00Z">
        <w:r>
          <w:t xml:space="preserve">from the same model in the vaginal delivery set. The </w:t>
        </w:r>
      </w:ins>
      <w:r>
        <w:t xml:space="preserve">latter </w:t>
      </w:r>
      <w:del w:id="1514" w:author="Inge Christoffer Olsen" w:date="2026-10-07T12:16:00Z" w16du:dateUtc="2026-10-07T10:16:00Z">
        <w:r w:rsidR="007D33E9">
          <w:delText>two condition</w:delText>
        </w:r>
      </w:del>
      <w:ins w:id="1515" w:author="Inge Christoffer Olsen" w:date="2026-10-07T12:16:00Z" w16du:dateUtc="2026-10-07T10:16:00Z">
        <w:r>
          <w:t>conditions</w:t>
        </w:r>
      </w:ins>
      <w:r>
        <w:t xml:space="preserve"> on vaginal delivery and </w:t>
      </w:r>
      <w:del w:id="1516" w:author="Inge Christoffer Olsen" w:date="2026-10-07T12:16:00Z" w16du:dateUtc="2026-10-07T10:16:00Z">
        <w:r w:rsidR="007D33E9">
          <w:delText>are</w:delText>
        </w:r>
      </w:del>
      <w:ins w:id="1517" w:author="Inge Christoffer Olsen" w:date="2026-10-07T12:16:00Z" w16du:dateUtc="2026-10-07T10:16:00Z">
        <w:r>
          <w:t>is</w:t>
        </w:r>
      </w:ins>
      <w:r>
        <w:t xml:space="preserve"> not interpreted as </w:t>
      </w:r>
      <w:ins w:id="1518" w:author="Inge Christoffer Olsen" w:date="2026-10-07T12:16:00Z" w16du:dateUtc="2026-10-07T10:16:00Z">
        <w:r>
          <w:t xml:space="preserve">a </w:t>
        </w:r>
      </w:ins>
      <w:r>
        <w:t xml:space="preserve">treatment </w:t>
      </w:r>
      <w:del w:id="1519" w:author="Inge Christoffer Olsen" w:date="2026-10-07T12:16:00Z" w16du:dateUtc="2026-10-07T10:16:00Z">
        <w:r w:rsidR="007D33E9">
          <w:delText>effects</w:delText>
        </w:r>
      </w:del>
      <w:ins w:id="1520" w:author="Inge Christoffer Olsen" w:date="2026-10-07T12:16:00Z" w16du:dateUtc="2026-10-07T10:16:00Z">
        <w:r>
          <w:t>effect</w:t>
        </w:r>
      </w:ins>
      <w:r>
        <w:t xml:space="preserve"> on </w:t>
      </w:r>
      <w:del w:id="1521" w:author="Inge Christoffer Olsen" w:date="2026-10-07T12:16:00Z" w16du:dateUtc="2026-10-07T10:16:00Z">
        <w:r w:rsidR="007D33E9">
          <w:delText>their</w:delText>
        </w:r>
      </w:del>
      <w:ins w:id="1522" w:author="Inge Christoffer Olsen" w:date="2026-10-07T12:16:00Z" w16du:dateUtc="2026-10-07T10:16:00Z">
        <w:r>
          <w:t>its</w:t>
        </w:r>
      </w:ins>
      <w:r>
        <w:t xml:space="preserve"> own</w:t>
      </w:r>
      <w:del w:id="1523" w:author="Inge Christoffer Olsen" w:date="2026-10-07T12:16:00Z" w16du:dateUtc="2026-10-07T10:16:00Z">
        <w:r w:rsidR="007D33E9">
          <w:delText>. Confidence intervals (95%)</w:delText>
        </w:r>
      </w:del>
      <w:ins w:id="1524" w:author="Inge Christoffer Olsen" w:date="2026-10-07T12:16:00Z" w16du:dateUtc="2026-10-07T10:16:00Z">
        <w:r>
          <w:t xml:space="preserve"> (</w:t>
        </w:r>
        <w:r>
          <w:fldChar w:fldCharType="begin"/>
        </w:r>
        <w:r>
          <w:instrText>HYPERLINK \l "sec-estimands-for-secondary-objectives" \h</w:instrText>
        </w:r>
        <w:r>
          <w:fldChar w:fldCharType="separate"/>
        </w:r>
        <w:r>
          <w:rPr>
            <w:rStyle w:val="Hyperlink"/>
          </w:rPr>
          <w:t>Section 1.3</w:t>
        </w:r>
        <w:r>
          <w:fldChar w:fldCharType="end"/>
        </w:r>
        <w:r>
          <w:t>).</w:t>
        </w:r>
      </w:ins>
    </w:p>
    <w:p w14:paraId="1E6FDE04" w14:textId="77777777" w:rsidR="007D09B7" w:rsidRDefault="00000000">
      <w:pPr>
        <w:pStyle w:val="BodyText"/>
      </w:pPr>
      <w:ins w:id="1525" w:author="Inge Christoffer Olsen" w:date="2026-10-07T12:16:00Z" w16du:dateUtc="2026-10-07T10:16:00Z">
        <w:r>
          <w:t>As supportive analyses, the cumulative incidence of vaginal delivery by time since 4 cm is shown for each treatment (averaged over the imputed datasets; descriptive, not adjusted for time interval), and the differences in the proportion of women delivered vaginally within 6 and within 12 hours of 4 cm</w:t>
        </w:r>
      </w:ins>
      <w:r>
        <w:t xml:space="preserve"> are </w:t>
      </w:r>
      <w:del w:id="1526" w:author="Inge Christoffer Olsen" w:date="2026-10-07T12:16:00Z" w16du:dateUtc="2026-10-07T10:16:00Z">
        <w:r w:rsidR="007D33E9">
          <w:delText xml:space="preserve">obtained by simulation from the sampling distribution of the model parameters within </w:delText>
        </w:r>
      </w:del>
      <w:ins w:id="1527" w:author="Inge Christoffer Olsen" w:date="2026-10-07T12:16:00Z" w16du:dateUtc="2026-10-07T10:16:00Z">
        <w:r>
          <w:t>estimated as for the dichotomous endpoints (</w:t>
        </w:r>
        <w:r>
          <w:fldChar w:fldCharType="begin"/>
        </w:r>
        <w:r>
          <w:instrText>HYPERLINK \l "sec-main-analytical-approach-for" \h</w:instrText>
        </w:r>
        <w:r>
          <w:fldChar w:fldCharType="separate"/>
        </w:r>
        <w:r>
          <w:rPr>
            <w:rStyle w:val="Hyperlink"/>
          </w:rPr>
          <w:t>Section 5.1.1.4</w:t>
        </w:r>
        <w:r>
          <w:fldChar w:fldCharType="end"/>
        </w:r>
        <w:r>
          <w:t xml:space="preserve">) in </w:t>
        </w:r>
      </w:ins>
      <w:r>
        <w:t xml:space="preserve">each imputed dataset and combined </w:t>
      </w:r>
      <w:del w:id="1528" w:author="Inge Christoffer Olsen" w:date="2026-10-07T12:16:00Z" w16du:dateUtc="2026-10-07T10:16:00Z">
        <w:r w:rsidR="007D33E9">
          <w:delText xml:space="preserve">across imputed datasets </w:delText>
        </w:r>
      </w:del>
      <w:r>
        <w:t>by Rubin’s rules.</w:t>
      </w:r>
    </w:p>
    <w:p w14:paraId="44A4FA46" w14:textId="77777777" w:rsidR="007D09B7" w:rsidRDefault="00000000">
      <w:pPr>
        <w:pStyle w:val="Heading4"/>
        <w:rPr>
          <w:rFonts w:hint="eastAsia"/>
        </w:rPr>
      </w:pPr>
      <w:bookmarkStart w:id="1529" w:name="sec-sensitivity-analyses-1"/>
      <w:bookmarkEnd w:id="1426"/>
      <w:r>
        <w:t>5.1.1.</w:t>
      </w:r>
      <w:del w:id="1530" w:author="Inge Christoffer Olsen" w:date="2026-10-07T12:16:00Z" w16du:dateUtc="2026-10-07T10:16:00Z">
        <w:r w:rsidR="007D33E9">
          <w:delText>8</w:delText>
        </w:r>
      </w:del>
      <w:ins w:id="1531" w:author="Inge Christoffer Olsen" w:date="2026-10-07T12:16:00Z" w16du:dateUtc="2026-10-07T10:16:00Z">
        <w:r>
          <w:t>7</w:t>
        </w:r>
      </w:ins>
      <w:r>
        <w:t xml:space="preserve"> Sensitivity Analyses</w:t>
      </w:r>
    </w:p>
    <w:p w14:paraId="08221976" w14:textId="77777777" w:rsidR="007D09B7" w:rsidRDefault="00000000">
      <w:pPr>
        <w:rPr>
          <w:ins w:id="1532" w:author="Inge Christoffer Olsen" w:date="2026-10-07T12:16:00Z" w16du:dateUtc="2026-10-07T10:16:00Z"/>
        </w:rPr>
      </w:pPr>
      <w:ins w:id="1533" w:author="Inge Christoffer Olsen" w:date="2026-10-07T12:16:00Z" w16du:dateUtc="2026-10-07T10:16:00Z">
        <w:r>
          <w:t xml:space="preserve">For time from 4 cm cervical dilatation to vaginal delivery, two sensitivity analyses keep the estimand and vary the model of </w:t>
        </w:r>
        <w:r>
          <w:fldChar w:fldCharType="begin"/>
        </w:r>
        <w:r>
          <w:instrText>HYPERLINK \l "sec-main-analytical-approach-for-time-to" \h</w:instrText>
        </w:r>
        <w:r>
          <w:fldChar w:fldCharType="separate"/>
        </w:r>
        <w:r>
          <w:rPr>
            <w:rStyle w:val="Hyperlink"/>
          </w:rPr>
          <w:t>Section 5.1.1.6</w:t>
        </w:r>
        <w:r>
          <w:fldChar w:fldCharType="end"/>
        </w:r>
        <w:r>
          <w:t>:</w:t>
        </w:r>
      </w:ins>
    </w:p>
    <w:p w14:paraId="1F378907" w14:textId="77777777" w:rsidR="007D09B7" w:rsidRDefault="00000000">
      <w:pPr>
        <w:numPr>
          <w:ilvl w:val="0"/>
          <w:numId w:val="76"/>
        </w:numPr>
        <w:rPr>
          <w:ins w:id="1534" w:author="Inge Christoffer Olsen" w:date="2026-10-07T12:16:00Z" w16du:dateUtc="2026-10-07T10:16:00Z"/>
        </w:rPr>
      </w:pPr>
      <w:ins w:id="1535" w:author="Inge Christoffer Olsen" w:date="2026-10-07T12:16:00Z" w16du:dateUtc="2026-10-07T10:16:00Z">
        <w:r>
          <w:t>Unadjusted model: treatment, time interval and random cluster effect only.</w:t>
        </w:r>
      </w:ins>
    </w:p>
    <w:p w14:paraId="30909E1F" w14:textId="77777777" w:rsidR="007D09B7" w:rsidRDefault="00000000">
      <w:pPr>
        <w:numPr>
          <w:ilvl w:val="0"/>
          <w:numId w:val="76"/>
        </w:numPr>
        <w:rPr>
          <w:ins w:id="1536" w:author="Inge Christoffer Olsen" w:date="2026-10-07T12:16:00Z" w16du:dateUtc="2026-10-07T10:16:00Z"/>
        </w:rPr>
      </w:pPr>
      <w:ins w:id="1537" w:author="Inge Christoffer Olsen" w:date="2026-10-07T12:16:00Z" w16du:dateUtc="2026-10-07T10:16:00Z">
        <w:r>
          <w:t>Fixed cluster effects with robust standard errors: hospital as a fixed effect instead of a random effect, with heteroscedasticity-consistent (HC3) standard errors, which do not assume a constant residual variance. The variance of Y depends strongly on the risk of caesarean section because of the point mass at 36 hours.</w:t>
        </w:r>
      </w:ins>
    </w:p>
    <w:p w14:paraId="370ED72A" w14:textId="77777777" w:rsidR="007D09B7" w:rsidRDefault="00000000">
      <w:r>
        <w:t xml:space="preserve">There will be no sensitivity analyses for </w:t>
      </w:r>
      <w:ins w:id="1538" w:author="Inge Christoffer Olsen" w:date="2026-10-07T12:16:00Z" w16du:dateUtc="2026-10-07T10:16:00Z">
        <w:r>
          <w:t xml:space="preserve">the other </w:t>
        </w:r>
      </w:ins>
      <w:r>
        <w:t>secondary endpoints</w:t>
      </w:r>
      <w:ins w:id="1539" w:author="Inge Christoffer Olsen" w:date="2026-10-07T12:16:00Z" w16du:dateUtc="2026-10-07T10:16:00Z">
        <w:r>
          <w:t>.</w:t>
        </w:r>
      </w:ins>
    </w:p>
    <w:p w14:paraId="4F61402C" w14:textId="77777777" w:rsidR="007D09B7" w:rsidRDefault="00000000">
      <w:pPr>
        <w:pStyle w:val="Heading4"/>
        <w:rPr>
          <w:rFonts w:hint="eastAsia"/>
        </w:rPr>
      </w:pPr>
      <w:bookmarkStart w:id="1540" w:name="sec-supplementary-analyses"/>
      <w:bookmarkEnd w:id="1529"/>
      <w:r>
        <w:t>5.1.1.</w:t>
      </w:r>
      <w:del w:id="1541" w:author="Inge Christoffer Olsen" w:date="2026-10-07T12:16:00Z" w16du:dateUtc="2026-10-07T10:16:00Z">
        <w:r w:rsidR="007D33E9">
          <w:delText>9</w:delText>
        </w:r>
      </w:del>
      <w:ins w:id="1542" w:author="Inge Christoffer Olsen" w:date="2026-10-07T12:16:00Z" w16du:dateUtc="2026-10-07T10:16:00Z">
        <w:r>
          <w:t>8</w:t>
        </w:r>
      </w:ins>
      <w:r>
        <w:t xml:space="preserve"> Supplementary Analyses</w:t>
      </w:r>
    </w:p>
    <w:p w14:paraId="60E7B09F" w14:textId="77777777" w:rsidR="007D09B7" w:rsidRDefault="00000000">
      <w:r>
        <w:t>For the endpoints analysed in the vaginal delivery set (occurrence of perineal support, episiotomy, degree of perineal tears), a supplementary analysis uses a composite strategy in the primary analysis set, counting a caesarean section as no event (no perineal support, no episiotomy, no tear) (</w:t>
      </w:r>
      <w:hyperlink w:anchor="sec-estimands-for-secondary-objectives">
        <w:r>
          <w:rPr>
            <w:rStyle w:val="Hyperlink"/>
          </w:rPr>
          <w:t>Section 1.3</w:t>
        </w:r>
      </w:hyperlink>
      <w:r>
        <w:t>).</w:t>
      </w:r>
    </w:p>
    <w:p w14:paraId="336FBF65" w14:textId="77777777" w:rsidR="007D09B7" w:rsidRDefault="00000000">
      <w:pPr>
        <w:pStyle w:val="BodyText"/>
      </w:pPr>
      <w:r>
        <w:t>For occurrence of amniotomy, use of oxytocin and use of epidural analgesia during labour, supplementary analyses count any amniotomy, oxytocin infusion or epidural analgesia, whatever the cervical dilatation at which it was performed or started</w:t>
      </w:r>
      <w:del w:id="1543" w:author="Inge Christoffer Olsen" w:date="2026-10-07T12:16:00Z" w16du:dateUtc="2026-10-07T10:16:00Z">
        <w:r w:rsidR="007D33E9">
          <w:delText>.</w:delText>
        </w:r>
      </w:del>
      <w:ins w:id="1544" w:author="Inge Christoffer Olsen" w:date="2026-10-07T12:16:00Z" w16du:dateUtc="2026-10-07T10:16:00Z">
        <w:r>
          <w:t>, including amniotomy and oxytocin used for induction of labour.</w:t>
        </w:r>
      </w:ins>
      <w:r>
        <w:t xml:space="preserve"> These analyses include the women excluded from the main analysis because the intervention was performed or started before </w:t>
      </w:r>
      <w:del w:id="1545" w:author="Inge Christoffer Olsen" w:date="2026-10-07T12:16:00Z" w16du:dateUtc="2026-10-07T10:16:00Z">
        <w:r w:rsidR="007D33E9">
          <w:delText>5</w:delText>
        </w:r>
      </w:del>
      <w:ins w:id="1546" w:author="Inge Christoffer Olsen" w:date="2026-10-07T12:16:00Z" w16du:dateUtc="2026-10-07T10:16:00Z">
        <w:r>
          <w:t>4</w:t>
        </w:r>
      </w:ins>
      <w:r>
        <w:t xml:space="preserve"> cm.</w:t>
      </w:r>
    </w:p>
    <w:p w14:paraId="610E544A" w14:textId="77777777" w:rsidR="007D09B7" w:rsidRDefault="00000000">
      <w:pPr>
        <w:pStyle w:val="BodyText"/>
        <w:rPr>
          <w:ins w:id="1547" w:author="Inge Christoffer Olsen" w:date="2026-10-07T12:16:00Z" w16du:dateUtc="2026-10-07T10:16:00Z"/>
        </w:rPr>
      </w:pPr>
      <w:ins w:id="1548" w:author="Inge Christoffer Olsen" w:date="2026-10-07T12:16:00Z" w16du:dateUtc="2026-10-07T10:16:00Z">
        <w:r>
          <w:t xml:space="preserve">For time from 4 cm cervical dilatation to vaginal delivery, supplementary analyses restrict the time without vaginal delivery to the first 24 and to the first 48 hours after 4 cm instead of 36 </w:t>
        </w:r>
        <w:r>
          <w:lastRenderedPageBreak/>
          <w:t xml:space="preserve">hours, with the analysis of </w:t>
        </w:r>
        <w:r>
          <w:fldChar w:fldCharType="begin"/>
        </w:r>
        <w:r>
          <w:instrText>HYPERLINK \l "sec-main-analytical-approach-for-time-to" \h</w:instrText>
        </w:r>
        <w:r>
          <w:fldChar w:fldCharType="separate"/>
        </w:r>
        <w:r>
          <w:rPr>
            <w:rStyle w:val="Hyperlink"/>
          </w:rPr>
          <w:t>Section 5.1.1.6</w:t>
        </w:r>
        <w:r>
          <w:fldChar w:fldCharType="end"/>
        </w:r>
        <w:r>
          <w:t>. The horizon sets the weight given to a caesarean section, so each horizon defines a different estimand.</w:t>
        </w:r>
      </w:ins>
    </w:p>
    <w:p w14:paraId="7DC48979" w14:textId="77777777" w:rsidR="007D09B7" w:rsidRDefault="00000000">
      <w:pPr>
        <w:pStyle w:val="Heading1"/>
        <w:rPr>
          <w:rFonts w:hint="eastAsia"/>
        </w:rPr>
      </w:pPr>
      <w:bookmarkStart w:id="1549" w:name="sec-analyses-supporting-exploratory"/>
      <w:bookmarkStart w:id="1550" w:name="_Toc242267707"/>
      <w:bookmarkStart w:id="1551" w:name="_Toc240344705"/>
      <w:bookmarkEnd w:id="1048"/>
      <w:bookmarkEnd w:id="1051"/>
      <w:bookmarkEnd w:id="1054"/>
      <w:bookmarkEnd w:id="1540"/>
      <w:r>
        <w:lastRenderedPageBreak/>
        <w:t>6. Analyses Supporting Exploratory Objectives</w:t>
      </w:r>
      <w:bookmarkEnd w:id="1550"/>
      <w:bookmarkEnd w:id="1551"/>
    </w:p>
    <w:p w14:paraId="77DAEB0D" w14:textId="77777777" w:rsidR="007D09B7" w:rsidRDefault="00000000">
      <w:r>
        <w:t>Hypothesis generating exploratory analyses will be performed on exploratory endpoints. These analyses will not be detailed in this analysis plan and will be regarded as post-hoc analyses.</w:t>
      </w:r>
    </w:p>
    <w:p w14:paraId="24785AEB" w14:textId="77777777" w:rsidR="007D09B7" w:rsidRDefault="00000000">
      <w:pPr>
        <w:pStyle w:val="BodyText"/>
      </w:pPr>
      <w:r>
        <w:t>Descriptive endpoint, especially categorical endpoints may be presented descriptively in the main statistical report.</w:t>
      </w:r>
      <w:ins w:id="1552" w:author="Inge Christoffer Olsen" w:date="2026-10-07T12:16:00Z" w16du:dateUtc="2026-10-07T10:16:00Z">
        <w:r>
          <w:t xml:space="preserve"> The cervical dilatation at amniotomy, at the start of oxytocin infusion, at the start of epidural analgesia and at induction of labour is presented as the number and percentage of women by centimetre (1–10 cm, not recorded), by treatment (</w:t>
        </w:r>
        <w:r>
          <w:fldChar w:fldCharType="begin"/>
        </w:r>
        <w:r>
          <w:instrText>HYPERLINK \l "sec-definition-of-descriptive-or" \h</w:instrText>
        </w:r>
        <w:r>
          <w:fldChar w:fldCharType="separate"/>
        </w:r>
        <w:r>
          <w:rPr>
            <w:rStyle w:val="Hyperlink"/>
          </w:rPr>
          <w:t>Section 5.1.1.3</w:t>
        </w:r>
        <w:r>
          <w:fldChar w:fldCharType="end"/>
        </w:r>
        <w:r>
          <w:t>). Epidural analgesia is the only method of medical pain relief with a recorded cervical dilatation.</w:t>
        </w:r>
      </w:ins>
    </w:p>
    <w:p w14:paraId="3844B353" w14:textId="77777777" w:rsidR="007D09B7" w:rsidRDefault="007D33E9">
      <w:pPr>
        <w:pStyle w:val="BodyText"/>
      </w:pPr>
      <w:del w:id="1553" w:author="Inge Christoffer Olsen" w:date="2026-10-07T12:16:00Z" w16du:dateUtc="2026-10-07T10:16:00Z">
        <w:r>
          <w:delText>There are no</w:delText>
        </w:r>
      </w:del>
      <w:ins w:id="1554" w:author="Inge Christoffer Olsen" w:date="2026-10-07T12:16:00Z" w16du:dateUtc="2026-10-07T10:16:00Z">
        <w:r w:rsidR="00000000">
          <w:t>The</w:t>
        </w:r>
      </w:ins>
      <w:r w:rsidR="00000000">
        <w:t xml:space="preserve"> pre-specified subgroup </w:t>
      </w:r>
      <w:del w:id="1555" w:author="Inge Christoffer Olsen" w:date="2026-10-07T12:16:00Z" w16du:dateUtc="2026-10-07T10:16:00Z">
        <w:r>
          <w:delText>analyses defined</w:delText>
        </w:r>
      </w:del>
      <w:ins w:id="1556" w:author="Inge Christoffer Olsen" w:date="2026-10-07T12:16:00Z" w16du:dateUtc="2026-10-07T10:16:00Z">
        <w:r w:rsidR="00000000">
          <w:t>analysis is described</w:t>
        </w:r>
      </w:ins>
      <w:r w:rsidR="00000000">
        <w:t xml:space="preserve"> in </w:t>
      </w:r>
      <w:del w:id="1557" w:author="Inge Christoffer Olsen" w:date="2026-10-07T12:16:00Z" w16du:dateUtc="2026-10-07T10:16:00Z">
        <w:r>
          <w:delText>this SAP.</w:delText>
        </w:r>
      </w:del>
      <w:ins w:id="1558" w:author="Inge Christoffer Olsen" w:date="2026-10-07T12:16:00Z" w16du:dateUtc="2026-10-07T10:16:00Z">
        <w:r w:rsidR="00000000">
          <w:fldChar w:fldCharType="begin"/>
        </w:r>
        <w:r w:rsidR="00000000">
          <w:instrText>HYPERLINK \l "sec-subgroup-analyses" \h</w:instrText>
        </w:r>
        <w:r w:rsidR="00000000">
          <w:fldChar w:fldCharType="separate"/>
        </w:r>
        <w:r w:rsidR="00000000">
          <w:rPr>
            <w:rStyle w:val="Hyperlink"/>
          </w:rPr>
          <w:t>Section 8.2</w:t>
        </w:r>
        <w:r w:rsidR="00000000">
          <w:fldChar w:fldCharType="end"/>
        </w:r>
        <w:r w:rsidR="00000000">
          <w:t>.</w:t>
        </w:r>
      </w:ins>
    </w:p>
    <w:p w14:paraId="3EA05BB5" w14:textId="77777777" w:rsidR="007D09B7" w:rsidRDefault="00000000">
      <w:pPr>
        <w:pStyle w:val="Heading1"/>
        <w:rPr>
          <w:rFonts w:hint="eastAsia"/>
        </w:rPr>
      </w:pPr>
      <w:bookmarkStart w:id="1559" w:name="sec-safety-analyses"/>
      <w:bookmarkStart w:id="1560" w:name="_Toc242267708"/>
      <w:bookmarkStart w:id="1561" w:name="_Toc240344706"/>
      <w:bookmarkEnd w:id="1549"/>
      <w:r>
        <w:lastRenderedPageBreak/>
        <w:t xml:space="preserve">7. </w:t>
      </w:r>
      <w:del w:id="1562" w:author="Inge Christoffer Olsen" w:date="2026-10-07T12:16:00Z" w16du:dateUtc="2026-10-07T10:16:00Z">
        <w:r w:rsidR="007D33E9">
          <w:delText xml:space="preserve">[Other] </w:delText>
        </w:r>
      </w:del>
      <w:r>
        <w:t>Safety Analyses</w:t>
      </w:r>
      <w:bookmarkEnd w:id="1560"/>
      <w:bookmarkEnd w:id="1561"/>
    </w:p>
    <w:p w14:paraId="28EAFF74" w14:textId="77777777" w:rsidR="007D09B7" w:rsidRDefault="00000000">
      <w:pPr>
        <w:rPr>
          <w:ins w:id="1563" w:author="Inge Christoffer Olsen" w:date="2026-10-07T12:16:00Z" w16du:dateUtc="2026-10-07T10:16:00Z"/>
        </w:rPr>
      </w:pPr>
      <w:ins w:id="1564" w:author="Inge Christoffer Olsen" w:date="2026-10-07T12:16:00Z" w16du:dateUtc="2026-10-07T10:16:00Z">
        <w:r>
          <w:t xml:space="preserve">There are no separate safety analyses. The maternal and neonatal safety outcomes — postpartum haemorrhage &gt; 1000 ml, Apgar score &lt; 7 at 5 minutes, arterial umbilical cord pH &lt; 7.00 and admission to the neonatal intensive care unit — are secondary endpoints and are analysed in </w:t>
        </w:r>
        <w:r>
          <w:fldChar w:fldCharType="begin"/>
        </w:r>
        <w:r>
          <w:instrText>HYPERLINK \l "Xb1537d193c2320d7b217590801ec3517ed3ef16" \h</w:instrText>
        </w:r>
        <w:r>
          <w:fldChar w:fldCharType="separate"/>
        </w:r>
        <w:r>
          <w:rPr>
            <w:rStyle w:val="Hyperlink"/>
          </w:rPr>
          <w:t>Section 5</w:t>
        </w:r>
        <w:r>
          <w:fldChar w:fldCharType="end"/>
        </w:r>
        <w:r>
          <w:t>.</w:t>
        </w:r>
      </w:ins>
    </w:p>
    <w:p w14:paraId="5A56D0AB" w14:textId="77777777" w:rsidR="007D09B7" w:rsidRDefault="00000000">
      <w:pPr>
        <w:pStyle w:val="Heading2"/>
        <w:rPr>
          <w:rFonts w:hint="eastAsia"/>
        </w:rPr>
      </w:pPr>
      <w:bookmarkStart w:id="1565" w:name="sec-extent-of-exposure"/>
      <w:bookmarkStart w:id="1566" w:name="_Toc242267709"/>
      <w:bookmarkStart w:id="1567" w:name="_Toc240344707"/>
      <w:r>
        <w:t>7.1 Extent of Exposure</w:t>
      </w:r>
      <w:bookmarkEnd w:id="1566"/>
      <w:bookmarkEnd w:id="1567"/>
    </w:p>
    <w:p w14:paraId="4F900D8E" w14:textId="77777777" w:rsidR="007D09B7" w:rsidRDefault="00000000">
      <w:pPr>
        <w:rPr>
          <w:ins w:id="1568" w:author="Inge Christoffer Olsen" w:date="2026-10-07T12:16:00Z" w16du:dateUtc="2026-10-07T10:16:00Z"/>
        </w:rPr>
      </w:pPr>
      <w:ins w:id="1569" w:author="Inge Christoffer Olsen" w:date="2026-10-07T12:16:00Z" w16du:dateUtc="2026-10-07T10:16:00Z">
        <w:r>
          <w:t>Extent of exposure is not applicable: the intervention is a labour-monitoring tool used at the unit level, and treatment is defined by the eCRF (</w:t>
        </w:r>
        <w:r>
          <w:fldChar w:fldCharType="begin"/>
        </w:r>
        <w:r>
          <w:instrText>HYPERLINK \l "sec-analysis-sets" \h</w:instrText>
        </w:r>
        <w:r>
          <w:fldChar w:fldCharType="separate"/>
        </w:r>
        <w:r>
          <w:rPr>
            <w:rStyle w:val="Hyperlink"/>
          </w:rPr>
          <w:t>Section 3</w:t>
        </w:r>
        <w:r>
          <w:fldChar w:fldCharType="end"/>
        </w:r>
        <w:r>
          <w:t xml:space="preserve">). The use of the LCG in practice is described descriptively through the LCG-specific items (shared decision making, labour companionship, </w:t>
        </w:r>
        <w:r>
          <w:fldChar w:fldCharType="begin"/>
        </w:r>
        <w:r>
          <w:instrText>HYPERLINK \l "sec-definition-of-descriptive-or" \h</w:instrText>
        </w:r>
        <w:r>
          <w:fldChar w:fldCharType="separate"/>
        </w:r>
        <w:r>
          <w:rPr>
            <w:rStyle w:val="Hyperlink"/>
          </w:rPr>
          <w:t>Section 5.1.1.3</w:t>
        </w:r>
        <w:r>
          <w:fldChar w:fldCharType="end"/>
        </w:r>
        <w:r>
          <w:t>); health care providers’ experience with the LCG is reported in a separate publication (</w:t>
        </w:r>
        <w:r>
          <w:fldChar w:fldCharType="begin"/>
        </w:r>
        <w:r>
          <w:instrText>HYPERLINK \l "X080d42069a3c984192fff251286ff35077da3f3" \h</w:instrText>
        </w:r>
        <w:r>
          <w:fldChar w:fldCharType="separate"/>
        </w:r>
        <w:r>
          <w:rPr>
            <w:rStyle w:val="Hyperlink"/>
          </w:rPr>
          <w:t>Section 12.1</w:t>
        </w:r>
        <w:r>
          <w:fldChar w:fldCharType="end"/>
        </w:r>
        <w:r>
          <w:t>).</w:t>
        </w:r>
      </w:ins>
    </w:p>
    <w:p w14:paraId="6464EDD4" w14:textId="77777777" w:rsidR="007D09B7" w:rsidRDefault="00000000">
      <w:pPr>
        <w:pStyle w:val="Heading2"/>
        <w:rPr>
          <w:rFonts w:hint="eastAsia"/>
        </w:rPr>
      </w:pPr>
      <w:bookmarkStart w:id="1570" w:name="sec-adverse-events"/>
      <w:bookmarkStart w:id="1571" w:name="_Toc242267710"/>
      <w:bookmarkStart w:id="1572" w:name="_Toc240344708"/>
      <w:bookmarkEnd w:id="1565"/>
      <w:r>
        <w:t>7.2 Adverse Events</w:t>
      </w:r>
      <w:bookmarkEnd w:id="1571"/>
      <w:bookmarkEnd w:id="1572"/>
    </w:p>
    <w:p w14:paraId="0F04D7C7" w14:textId="77777777" w:rsidR="007D09B7" w:rsidRDefault="00000000">
      <w:pPr>
        <w:rPr>
          <w:ins w:id="1573" w:author="Inge Christoffer Olsen" w:date="2026-10-07T12:16:00Z" w16du:dateUtc="2026-10-07T10:16:00Z"/>
        </w:rPr>
      </w:pPr>
      <w:ins w:id="1574" w:author="Inge Christoffer Olsen" w:date="2026-10-07T12:16:00Z" w16du:dateUtc="2026-10-07T10:16:00Z">
        <w:r>
          <w:t>Adverse events are not collected systematically and are not analysed. Serious and unexpected adverse events are reported by the principal investigator to the ethics committee (protocol section 9.1). Serious maternal and neonatal outcomes are covered by the secondary endpoints (</w:t>
        </w:r>
        <w:r>
          <w:fldChar w:fldCharType="begin"/>
        </w:r>
        <w:r>
          <w:instrText>HYPERLINK \l "Xb1537d193c2320d7b217590801ec3517ed3ef16" \h</w:instrText>
        </w:r>
        <w:r>
          <w:fldChar w:fldCharType="separate"/>
        </w:r>
        <w:r>
          <w:rPr>
            <w:rStyle w:val="Hyperlink"/>
          </w:rPr>
          <w:t>Section 5</w:t>
        </w:r>
        <w:r>
          <w:fldChar w:fldCharType="end"/>
        </w:r>
        <w:r>
          <w:t>).</w:t>
        </w:r>
      </w:ins>
    </w:p>
    <w:p w14:paraId="47D6A723" w14:textId="77777777" w:rsidR="007D09B7" w:rsidRDefault="00000000">
      <w:pPr>
        <w:pStyle w:val="Heading2"/>
        <w:rPr>
          <w:rFonts w:hint="eastAsia"/>
        </w:rPr>
      </w:pPr>
      <w:bookmarkStart w:id="1575" w:name="sec-additional-safety-assessments"/>
      <w:bookmarkStart w:id="1576" w:name="_Toc242267711"/>
      <w:bookmarkStart w:id="1577" w:name="_Toc240344709"/>
      <w:bookmarkEnd w:id="1570"/>
      <w:r>
        <w:t>7.3 Additional Safety Assessments</w:t>
      </w:r>
      <w:bookmarkEnd w:id="1576"/>
      <w:bookmarkEnd w:id="1577"/>
    </w:p>
    <w:p w14:paraId="10D6CC40" w14:textId="77777777" w:rsidR="007D09B7" w:rsidRDefault="00000000">
      <w:pPr>
        <w:rPr>
          <w:ins w:id="1578" w:author="Inge Christoffer Olsen" w:date="2026-10-07T12:16:00Z" w16du:dateUtc="2026-10-07T10:16:00Z"/>
        </w:rPr>
      </w:pPr>
      <w:ins w:id="1579" w:author="Inge Christoffer Olsen" w:date="2026-10-07T12:16:00Z" w16du:dateUtc="2026-10-07T10:16:00Z">
        <w:r>
          <w:t>Not applicable.</w:t>
        </w:r>
      </w:ins>
    </w:p>
    <w:p w14:paraId="1B666142" w14:textId="77777777" w:rsidR="007D09B7" w:rsidRDefault="00000000">
      <w:pPr>
        <w:pStyle w:val="Heading1"/>
        <w:rPr>
          <w:rFonts w:hint="eastAsia"/>
        </w:rPr>
      </w:pPr>
      <w:bookmarkStart w:id="1580" w:name="sec-other-analyses"/>
      <w:bookmarkStart w:id="1581" w:name="_Toc242267712"/>
      <w:bookmarkStart w:id="1582" w:name="_Toc240344710"/>
      <w:bookmarkEnd w:id="1559"/>
      <w:bookmarkEnd w:id="1575"/>
      <w:r>
        <w:lastRenderedPageBreak/>
        <w:t>8. Other Analyses</w:t>
      </w:r>
      <w:bookmarkEnd w:id="1581"/>
      <w:bookmarkEnd w:id="1582"/>
    </w:p>
    <w:p w14:paraId="41ADE8AF" w14:textId="77777777" w:rsidR="007D09B7" w:rsidRDefault="00000000">
      <w:pPr>
        <w:pStyle w:val="Heading2"/>
        <w:rPr>
          <w:rFonts w:hint="eastAsia"/>
        </w:rPr>
      </w:pPr>
      <w:bookmarkStart w:id="1583" w:name="sec-other-variables-and-or-parameters"/>
      <w:bookmarkStart w:id="1584" w:name="_Toc242267713"/>
      <w:bookmarkStart w:id="1585" w:name="_Toc240344711"/>
      <w:r>
        <w:t>8.1 Other Variables and/or Parameters</w:t>
      </w:r>
      <w:bookmarkEnd w:id="1584"/>
      <w:bookmarkEnd w:id="1585"/>
    </w:p>
    <w:p w14:paraId="47C454E5" w14:textId="77777777" w:rsidR="007D09B7" w:rsidRDefault="00000000">
      <w:r>
        <w:t>Not applicable</w:t>
      </w:r>
    </w:p>
    <w:p w14:paraId="51F9AE6E" w14:textId="77777777" w:rsidR="007D09B7" w:rsidRDefault="00000000">
      <w:pPr>
        <w:pStyle w:val="Heading2"/>
        <w:rPr>
          <w:rFonts w:hint="eastAsia"/>
        </w:rPr>
      </w:pPr>
      <w:bookmarkStart w:id="1586" w:name="sec-subgroup-analyses"/>
      <w:bookmarkStart w:id="1587" w:name="_Toc242267714"/>
      <w:bookmarkStart w:id="1588" w:name="_Toc240344712"/>
      <w:bookmarkEnd w:id="1583"/>
      <w:r>
        <w:t>8.2 Subgroup Analyses</w:t>
      </w:r>
      <w:bookmarkEnd w:id="1587"/>
      <w:bookmarkEnd w:id="1588"/>
    </w:p>
    <w:p w14:paraId="448A1146" w14:textId="514D1495" w:rsidR="2D6FA85B" w:rsidRDefault="2D6FA85B" w:rsidP="53CCF8CA">
      <w:pPr>
        <w:rPr>
          <w:del w:id="1589" w:author="Inge Christoffer Olsen" w:date="2026-10-07T12:16:00Z" w16du:dateUtc="2026-10-07T10:16:00Z"/>
        </w:rPr>
      </w:pPr>
      <w:del w:id="1590" w:author="Inge Christoffer Olsen" w:date="2026-10-07T12:16:00Z" w16du:dateUtc="2026-10-07T10:16:00Z">
        <w:r>
          <w:delText xml:space="preserve">Robson </w:delText>
        </w:r>
        <w:r w:rsidR="095DB315">
          <w:delText>classification. Ten G</w:delText>
        </w:r>
        <w:r w:rsidR="30FE22B1">
          <w:delText xml:space="preserve">roup </w:delText>
        </w:r>
        <w:r w:rsidR="28751FD2">
          <w:delText>C</w:delText>
        </w:r>
        <w:r w:rsidR="30FE22B1">
          <w:delText>lassification</w:delText>
        </w:r>
        <w:r w:rsidR="14FD1AA5">
          <w:delText xml:space="preserve"> System</w:delText>
        </w:r>
        <w:r w:rsidR="18594020">
          <w:delText xml:space="preserve"> (TGCS)</w:delText>
        </w:r>
      </w:del>
    </w:p>
    <w:p w14:paraId="4F4B6268" w14:textId="096A644E" w:rsidR="5763A62C" w:rsidRDefault="5763A62C" w:rsidP="53CCF8CA">
      <w:pPr>
        <w:rPr>
          <w:del w:id="1591" w:author="Inge Christoffer Olsen" w:date="2026-10-07T12:16:00Z" w16du:dateUtc="2026-10-07T10:16:00Z"/>
        </w:rPr>
      </w:pPr>
      <w:del w:id="1592" w:author="Inge Christoffer Olsen" w:date="2026-10-07T12:16:00Z" w16du:dateUtc="2026-10-07T10:16:00Z">
        <w:r>
          <w:delText>Place of birth</w:delText>
        </w:r>
      </w:del>
    </w:p>
    <w:p w14:paraId="2E9AA485" w14:textId="77777777" w:rsidR="00571542" w:rsidRDefault="00571542" w:rsidP="53CCF8CA">
      <w:pPr>
        <w:rPr>
          <w:del w:id="1593" w:author="Inge Christoffer Olsen" w:date="2026-10-07T12:16:00Z" w16du:dateUtc="2026-10-07T10:16:00Z"/>
        </w:rPr>
      </w:pPr>
      <w:del w:id="1594" w:author="Inge Christoffer Olsen" w:date="2026-10-07T12:16:00Z" w16du:dateUtc="2026-10-07T10:16:00Z">
        <w:r>
          <w:delText xml:space="preserve">Annual number of deliveries </w:delText>
        </w:r>
      </w:del>
    </w:p>
    <w:p w14:paraId="0C0D3EB0" w14:textId="6E8C81A1" w:rsidR="00571542" w:rsidRDefault="00425F45" w:rsidP="53CCF8CA">
      <w:pPr>
        <w:rPr>
          <w:del w:id="1595" w:author="Inge Christoffer Olsen" w:date="2026-10-07T12:16:00Z" w16du:dateUtc="2026-10-07T10:16:00Z"/>
        </w:rPr>
      </w:pPr>
      <w:del w:id="1596" w:author="Inge Christoffer Olsen" w:date="2026-10-07T12:16:00Z" w16du:dateUtc="2026-10-07T10:16:00Z">
        <w:r>
          <w:delText>Intrapartum c</w:delText>
        </w:r>
        <w:r w:rsidR="00571542">
          <w:delText>aesarean section rate</w:delText>
        </w:r>
      </w:del>
    </w:p>
    <w:p w14:paraId="72A5989C" w14:textId="77777777" w:rsidR="007D09B7" w:rsidRDefault="00000000">
      <w:pPr>
        <w:rPr>
          <w:ins w:id="1597" w:author="Inge Christoffer Olsen" w:date="2026-10-07T12:16:00Z" w16du:dateUtc="2026-10-07T10:16:00Z"/>
        </w:rPr>
      </w:pPr>
      <w:ins w:id="1598" w:author="Inge Christoffer Olsen" w:date="2026-10-07T12:16:00Z" w16du:dateUtc="2026-10-07T10:16:00Z">
        <w:r>
          <w:t xml:space="preserve">One exploratory subgroup analysis is prespecified, for the primary endpoint by Robson group (Ten Group Classification System). The model of </w:t>
        </w:r>
        <w:r>
          <w:fldChar w:fldCharType="begin"/>
        </w:r>
        <w:r>
          <w:instrText>HYPERLINK \l "sec-main-analytical-approach" \h</w:instrText>
        </w:r>
        <w:r>
          <w:fldChar w:fldCharType="separate"/>
        </w:r>
        <w:r>
          <w:rPr>
            <w:rStyle w:val="Hyperlink"/>
          </w:rPr>
          <w:t>Section 4.1.2</w:t>
        </w:r>
        <w:r>
          <w:fldChar w:fldCharType="end"/>
        </w:r>
        <w:r>
          <w:t xml:space="preserve"> is extended with a treatment × Robson group interaction, and the absolute risk difference is estimated within each group by G-computation over the women of that group, with two-sided 95% confidence intervals (delta method). Heterogeneity is assessed by a likelihood-ratio test of the interaction. Robson groups with fewer than 50 intrapartum caesarean sections in the analysis set (both periods together, known before unblinding) are combined into one group. The results are exploratory, not adjusted for multiplicity, and no non-inferiority conclusion is drawn within subgroups. Hospital-level characteristics (hospital, annual number of deliveries, intrapartum caesarean section rate) are not used for subgroup analyses: with ten clusters, each subgroup would contain only a few hospitals.</w:t>
        </w:r>
      </w:ins>
    </w:p>
    <w:p w14:paraId="55DC9307" w14:textId="77777777" w:rsidR="007D09B7" w:rsidRDefault="00000000">
      <w:pPr>
        <w:pStyle w:val="BodyText"/>
        <w:pPrChange w:id="1599" w:author="Inge Christoffer Olsen" w:date="2026-10-07T12:16:00Z" w16du:dateUtc="2026-10-07T10:16:00Z">
          <w:pPr/>
        </w:pPrChange>
      </w:pPr>
      <w:r>
        <w:t>If there are indications of intervention-modifying baseline variables</w:t>
      </w:r>
      <w:ins w:id="1600" w:author="Inge Christoffer Olsen" w:date="2026-10-07T12:16:00Z" w16du:dateUtc="2026-10-07T10:16:00Z">
        <w:r>
          <w:t>, further</w:t>
        </w:r>
      </w:ins>
      <w:r>
        <w:t xml:space="preserve"> subgroup analyses may be included as exploratory analyses.</w:t>
      </w:r>
    </w:p>
    <w:p w14:paraId="0A016536" w14:textId="77777777" w:rsidR="007D09B7" w:rsidRDefault="00000000">
      <w:pPr>
        <w:pStyle w:val="Heading1"/>
        <w:rPr>
          <w:rFonts w:hint="eastAsia"/>
        </w:rPr>
      </w:pPr>
      <w:bookmarkStart w:id="1601" w:name="sec-interim-analyses"/>
      <w:bookmarkStart w:id="1602" w:name="_Toc242267715"/>
      <w:bookmarkStart w:id="1603" w:name="_Toc240344713"/>
      <w:bookmarkEnd w:id="1580"/>
      <w:bookmarkEnd w:id="1586"/>
      <w:r>
        <w:lastRenderedPageBreak/>
        <w:t>9. Interim Analyses</w:t>
      </w:r>
      <w:bookmarkEnd w:id="1602"/>
      <w:bookmarkEnd w:id="1603"/>
    </w:p>
    <w:p w14:paraId="72949125" w14:textId="77777777" w:rsidR="007D09B7" w:rsidRDefault="00000000">
      <w:r>
        <w:t>There will be no interim analyses.</w:t>
      </w:r>
    </w:p>
    <w:p w14:paraId="4891320D" w14:textId="77777777" w:rsidR="007D09B7" w:rsidRDefault="00000000">
      <w:pPr>
        <w:pStyle w:val="Heading1"/>
        <w:rPr>
          <w:rFonts w:hint="eastAsia"/>
        </w:rPr>
      </w:pPr>
      <w:bookmarkStart w:id="1604" w:name="sec-changes-to-protocol-planned-analyses"/>
      <w:bookmarkStart w:id="1605" w:name="_Toc242267716"/>
      <w:bookmarkStart w:id="1606" w:name="_Toc240344714"/>
      <w:bookmarkEnd w:id="1601"/>
      <w:r>
        <w:lastRenderedPageBreak/>
        <w:t>10. Changes to Protocol-planned Analyses</w:t>
      </w:r>
      <w:bookmarkEnd w:id="1605"/>
      <w:bookmarkEnd w:id="1606"/>
    </w:p>
    <w:p w14:paraId="0539EF13" w14:textId="77777777" w:rsidR="007D09B7" w:rsidRDefault="00000000">
      <w:pPr>
        <w:rPr>
          <w:ins w:id="1607" w:author="Inge Christoffer Olsen" w:date="2026-10-07T12:16:00Z" w16du:dateUtc="2026-10-07T10:16:00Z"/>
        </w:rPr>
      </w:pPr>
      <w:ins w:id="1608" w:author="Inge Christoffer Olsen" w:date="2026-10-07T12:16:00Z" w16du:dateUtc="2026-10-07T10:16:00Z">
        <w:r>
          <w:t>The following changes to the analyses planned in protocol version 1.06 were decided before database lock and without access to unblinded data.</w:t>
        </w:r>
      </w:ins>
    </w:p>
    <w:p w14:paraId="1A9550EB" w14:textId="77777777" w:rsidR="007D09B7" w:rsidRDefault="00000000">
      <w:pPr>
        <w:pStyle w:val="BodyText"/>
        <w:pPrChange w:id="1609" w:author="Inge Christoffer Olsen" w:date="2026-10-07T12:16:00Z" w16du:dateUtc="2026-10-07T10:16:00Z">
          <w:pPr/>
        </w:pPrChange>
      </w:pPr>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r>
        <w:fldChar w:fldCharType="begin"/>
      </w:r>
      <w:r>
        <w:instrText>HYPERLINK \l "Xfbdf877e17bbaaf76fc553bfd91d7adc87eabe8" \h</w:instrText>
      </w:r>
      <w:r>
        <w:fldChar w:fldCharType="separate"/>
      </w:r>
      <w:r>
        <w:rPr>
          <w:rStyle w:val="Hyperlink"/>
        </w:rPr>
        <w:t>Section 2.1</w:t>
      </w:r>
      <w:r>
        <w:fldChar w:fldCharType="end"/>
      </w:r>
      <w:r>
        <w:t xml:space="preserve">). </w:t>
      </w:r>
      <w:del w:id="1610" w:author="Inge Christoffer Olsen" w:date="2026-10-07T12:16:00Z" w16du:dateUtc="2026-10-07T10:16:00Z">
        <w:r w:rsidR="007D33E9">
          <w:delText>The decision was made on 11 September 2026, before database lock and without access to unblinded data; it</w:delText>
        </w:r>
      </w:del>
      <w:ins w:id="1611" w:author="Inge Christoffer Olsen" w:date="2026-10-07T12:16:00Z" w16du:dateUtc="2026-10-07T10:16:00Z">
        <w:r>
          <w:t>This</w:t>
        </w:r>
      </w:ins>
      <w:r>
        <w:t xml:space="preserve"> does not reduce the power of the planned sample size (</w:t>
      </w:r>
      <w:r>
        <w:fldChar w:fldCharType="begin"/>
      </w:r>
      <w:r>
        <w:instrText>HYPERLINK \l "sec-sample-size-determination" \h</w:instrText>
      </w:r>
      <w:r>
        <w:fldChar w:fldCharType="separate"/>
      </w:r>
      <w:r>
        <w:rPr>
          <w:rStyle w:val="Hyperlink"/>
        </w:rPr>
        <w:t>Section 11</w:t>
      </w:r>
      <w:r>
        <w:fldChar w:fldCharType="end"/>
      </w:r>
      <w:r>
        <w:t>).</w:t>
      </w:r>
    </w:p>
    <w:p w14:paraId="6D4E16DE" w14:textId="77777777" w:rsidR="007D09B7" w:rsidRDefault="00000000">
      <w:pPr>
        <w:pStyle w:val="BodyText"/>
        <w:rPr>
          <w:ins w:id="1612" w:author="Inge Christoffer Olsen" w:date="2026-10-07T12:16:00Z" w16du:dateUtc="2026-10-07T10:16:00Z"/>
        </w:rPr>
      </w:pPr>
      <w:ins w:id="1613" w:author="Inge Christoffer Olsen" w:date="2026-10-07T12:16:00Z" w16du:dateUtc="2026-10-07T10:16:00Z">
        <w:r>
          <w:rPr>
            <w:b/>
            <w:bCs/>
          </w:rPr>
          <w:t>Summary measure.</w:t>
        </w:r>
        <w:r>
          <w:t xml:space="preserve"> The protocol presents the difference between groups as a risk ratio. The non-inferiority margin is defined on the absolute scale, so the absolute risk difference is the primary summary measure and the relative risk is supplementary; both are marginal (population-averaged) estimates obtained by G-computation (</w:t>
        </w:r>
        <w:r>
          <w:fldChar w:fldCharType="begin"/>
        </w:r>
        <w:r>
          <w:instrText>HYPERLINK \l "sec-main-analytical-approach" \h</w:instrText>
        </w:r>
        <w:r>
          <w:fldChar w:fldCharType="separate"/>
        </w:r>
        <w:r>
          <w:rPr>
            <w:rStyle w:val="Hyperlink"/>
          </w:rPr>
          <w:t>Section 4.1.2</w:t>
        </w:r>
        <w:r>
          <w:fldChar w:fldCharType="end"/>
        </w:r>
        <w:r>
          <w:t>).</w:t>
        </w:r>
      </w:ins>
    </w:p>
    <w:p w14:paraId="67D03822" w14:textId="77777777" w:rsidR="007D09B7" w:rsidRDefault="00000000">
      <w:pPr>
        <w:pStyle w:val="BodyText"/>
        <w:rPr>
          <w:ins w:id="1614" w:author="Inge Christoffer Olsen" w:date="2026-10-07T12:16:00Z" w16du:dateUtc="2026-10-07T10:16:00Z"/>
        </w:rPr>
      </w:pPr>
      <w:ins w:id="1615" w:author="Inge Christoffer Olsen" w:date="2026-10-07T12:16:00Z" w16du:dateUtc="2026-10-07T10:16:00Z">
        <w:r>
          <w:rPr>
            <w:b/>
            <w:bCs/>
          </w:rPr>
          <w:t>Tests for secondary endpoints.</w:t>
        </w:r>
        <w:r>
          <w:t xml:space="preserve"> The protocol plans a significance test accounting for the cluster structure for the dichotomous efficacy variables. Secondary endpoints are reported with 95% confidence intervals without hypothesis tests and without adjustment for multiplicity (</w:t>
        </w:r>
        <w:r>
          <w:fldChar w:fldCharType="begin"/>
        </w:r>
        <w:r>
          <w:instrText>HYPERLINK \l "sec-multiplicity-adjustment" \h</w:instrText>
        </w:r>
        <w:r>
          <w:fldChar w:fldCharType="separate"/>
        </w:r>
        <w:r>
          <w:rPr>
            <w:rStyle w:val="Hyperlink"/>
          </w:rPr>
          <w:t>Section 2.2</w:t>
        </w:r>
        <w:r>
          <w:fldChar w:fldCharType="end"/>
        </w:r>
        <w:r>
          <w:t>).</w:t>
        </w:r>
      </w:ins>
    </w:p>
    <w:p w14:paraId="3A06695D" w14:textId="77777777" w:rsidR="007D09B7" w:rsidRDefault="00000000">
      <w:pPr>
        <w:pStyle w:val="BodyText"/>
        <w:rPr>
          <w:ins w:id="1616" w:author="Inge Christoffer Olsen" w:date="2026-10-07T12:16:00Z" w16du:dateUtc="2026-10-07T10:16:00Z"/>
        </w:rPr>
      </w:pPr>
      <w:ins w:id="1617" w:author="Inge Christoffer Olsen" w:date="2026-10-07T12:16:00Z" w16du:dateUtc="2026-10-07T10:16:00Z">
        <w:r>
          <w:rPr>
            <w:b/>
            <w:bCs/>
          </w:rPr>
          <w:t>Covariate adjustment.</w:t>
        </w:r>
        <w:r>
          <w:t xml:space="preserve"> The protocol’s model contains the random cluster effect, treatment and time interval. The prespecified prognostic covariates of </w:t>
        </w:r>
        <w:r>
          <w:fldChar w:fldCharType="begin"/>
        </w:r>
        <w:r>
          <w:instrText>HYPERLINK \l "sec-adjustment-for-covariates" \h</w:instrText>
        </w:r>
        <w:r>
          <w:fldChar w:fldCharType="separate"/>
        </w:r>
        <w:r>
          <w:rPr>
            <w:rStyle w:val="Hyperlink"/>
          </w:rPr>
          <w:t>Section 4.1.3</w:t>
        </w:r>
        <w:r>
          <w:fldChar w:fldCharType="end"/>
        </w:r>
        <w:r>
          <w:t xml:space="preserve"> are added to increase precision and to protect against changes in case mix across time intervals; the unadjusted model is a sensitivity analysis.</w:t>
        </w:r>
      </w:ins>
    </w:p>
    <w:p w14:paraId="2304D5AD" w14:textId="77777777" w:rsidR="007D09B7" w:rsidRDefault="00000000">
      <w:pPr>
        <w:pStyle w:val="BodyText"/>
        <w:rPr>
          <w:ins w:id="1618" w:author="Inge Christoffer Olsen" w:date="2026-10-07T12:16:00Z" w16du:dateUtc="2026-10-07T10:16:00Z"/>
        </w:rPr>
      </w:pPr>
      <w:ins w:id="1619" w:author="Inge Christoffer Olsen" w:date="2026-10-07T12:16:00Z" w16du:dateUtc="2026-10-07T10:16:00Z">
        <w:r>
          <w:rPr>
            <w:b/>
            <w:bCs/>
          </w:rPr>
          <w:t>Estimands and analysis populations.</w:t>
        </w:r>
        <w:r>
          <w:t xml:space="preserve"> The protocol specifies an intention-to-treat analysis. This SAP specifies the estimands according to ICH E9(R1) (</w:t>
        </w:r>
        <w:r>
          <w:fldChar w:fldCharType="begin"/>
        </w:r>
        <w:r>
          <w:instrText>HYPERLINK \l "sec-objectives-endpoints-and-estimands" \h</w:instrText>
        </w:r>
        <w:r>
          <w:fldChar w:fldCharType="separate"/>
        </w:r>
        <w:r>
          <w:rPr>
            <w:rStyle w:val="Hyperlink"/>
          </w:rPr>
          <w:t>Section 1.1</w:t>
        </w:r>
        <w:r>
          <w:fldChar w:fldCharType="end"/>
        </w:r>
        <w:r>
          <w:t>): a treatment policy strategy for non-adherence; treatment defined by the eCRF, which changed at the randomised crossover dates (</w:t>
        </w:r>
        <w:r>
          <w:fldChar w:fldCharType="begin"/>
        </w:r>
        <w:r>
          <w:instrText>HYPERLINK \l "sec-analysis-sets" \h</w:instrText>
        </w:r>
        <w:r>
          <w:fldChar w:fldCharType="separate"/>
        </w:r>
        <w:r>
          <w:rPr>
            <w:rStyle w:val="Hyperlink"/>
          </w:rPr>
          <w:t>Section 3</w:t>
        </w:r>
        <w:r>
          <w:fldChar w:fldCharType="end"/>
        </w:r>
        <w:r>
          <w:t>); the transition periods excluded from the primary analysis set and included in a supplementary analysis; a principal stratum excluding caesarean sections at ≤ 4 cm for the primary endpoint; and composite and principal stratum strategies for selected secondary endpoints.</w:t>
        </w:r>
      </w:ins>
    </w:p>
    <w:p w14:paraId="0B860CDE" w14:textId="77777777" w:rsidR="007D09B7" w:rsidRDefault="00000000">
      <w:pPr>
        <w:pStyle w:val="BodyText"/>
        <w:rPr>
          <w:ins w:id="1620" w:author="Inge Christoffer Olsen" w:date="2026-10-07T12:16:00Z" w16du:dateUtc="2026-10-07T10:16:00Z"/>
        </w:rPr>
      </w:pPr>
      <w:ins w:id="1621" w:author="Inge Christoffer Olsen" w:date="2026-10-07T12:16:00Z" w16du:dateUtc="2026-10-07T10:16:00Z">
        <w:r>
          <w:rPr>
            <w:b/>
            <w:bCs/>
          </w:rPr>
          <w:t>Subgroup analyses.</w:t>
        </w:r>
        <w:r>
          <w:t xml:space="preserve"> The protocol plans subgroup analyses of specific elements of the LCG (start of active labour at 5 cm, labour progression assessed by time intervals, and shared decision making). These elements are features of the LCG period after randomisation, not baseline characteristics, so they do not define subgroups in which the randomised comparison is preserved, and they are not analysed as subgroups. The 5 cm element is reflected in the principal stratum and the 4 cm windows of the secondary endpoints, and shared decision making is described (</w:t>
        </w:r>
        <w:r>
          <w:fldChar w:fldCharType="begin"/>
        </w:r>
        <w:r>
          <w:instrText>HYPERLINK \l "sec-definition-of-descriptive-or" \h</w:instrText>
        </w:r>
        <w:r>
          <w:fldChar w:fldCharType="separate"/>
        </w:r>
        <w:r>
          <w:rPr>
            <w:rStyle w:val="Hyperlink"/>
          </w:rPr>
          <w:t>Section 5.1.1.3</w:t>
        </w:r>
        <w:r>
          <w:fldChar w:fldCharType="end"/>
        </w:r>
        <w:r>
          <w:t>). One exploratory subgroup analysis by Robson group is added (</w:t>
        </w:r>
        <w:r>
          <w:fldChar w:fldCharType="begin"/>
        </w:r>
        <w:r>
          <w:instrText>HYPERLINK \l "sec-subgroup-analyses" \h</w:instrText>
        </w:r>
        <w:r>
          <w:fldChar w:fldCharType="separate"/>
        </w:r>
        <w:r>
          <w:rPr>
            <w:rStyle w:val="Hyperlink"/>
          </w:rPr>
          <w:t>Section 8.2</w:t>
        </w:r>
        <w:r>
          <w:fldChar w:fldCharType="end"/>
        </w:r>
        <w:r>
          <w:t>).</w:t>
        </w:r>
      </w:ins>
    </w:p>
    <w:p w14:paraId="30A84AE9" w14:textId="77777777" w:rsidR="007D09B7" w:rsidRDefault="00000000">
      <w:pPr>
        <w:pStyle w:val="BodyText"/>
        <w:rPr>
          <w:ins w:id="1622" w:author="Inge Christoffer Olsen" w:date="2026-10-07T12:16:00Z" w16du:dateUtc="2026-10-07T10:16:00Z"/>
        </w:rPr>
      </w:pPr>
      <w:ins w:id="1623" w:author="Inge Christoffer Olsen" w:date="2026-10-07T12:16:00Z" w16du:dateUtc="2026-10-07T10:16:00Z">
        <w:r>
          <w:rPr>
            <w:b/>
            <w:bCs/>
          </w:rPr>
          <w:t>As-treated and per-protocol analyses.</w:t>
        </w:r>
        <w:r>
          <w:t xml:space="preserve"> The protocol plans as-treated or per-protocol analyses with inverse probability weighting or g-estimation in case of substantial lack of adherence due to missing data. These will not be performed, there is no individual measure of adherence, and missing data on the primary endpoint are negligible (</w:t>
        </w:r>
        <w:r>
          <w:fldChar w:fldCharType="begin"/>
        </w:r>
        <w:r>
          <w:instrText>HYPERLINK \l "sec-main-analytical-approach" \h</w:instrText>
        </w:r>
        <w:r>
          <w:fldChar w:fldCharType="separate"/>
        </w:r>
        <w:r>
          <w:rPr>
            <w:rStyle w:val="Hyperlink"/>
          </w:rPr>
          <w:t>Section 4.1.2</w:t>
        </w:r>
        <w:r>
          <w:fldChar w:fldCharType="end"/>
        </w:r>
        <w:r>
          <w:t>).</w:t>
        </w:r>
      </w:ins>
    </w:p>
    <w:p w14:paraId="434E9134" w14:textId="77777777" w:rsidR="007D09B7" w:rsidRDefault="00000000">
      <w:pPr>
        <w:pStyle w:val="BodyText"/>
        <w:rPr>
          <w:ins w:id="1624" w:author="Inge Christoffer Olsen" w:date="2026-10-07T12:16:00Z" w16du:dateUtc="2026-10-07T10:16:00Z"/>
        </w:rPr>
      </w:pPr>
      <w:ins w:id="1625" w:author="Inge Christoffer Olsen" w:date="2026-10-07T12:16:00Z" w16du:dateUtc="2026-10-07T10:16:00Z">
        <w:r>
          <w:rPr>
            <w:b/>
            <w:bCs/>
          </w:rPr>
          <w:t>Endpoints.</w:t>
        </w:r>
        <w:r>
          <w:t xml:space="preserve"> The protocol’s labour duration is specified as time from 4 cm cervical dilatation to vaginal delivery, analysed as the restricted mean time without vaginal delivery (</w:t>
        </w:r>
        <w:r>
          <w:fldChar w:fldCharType="begin"/>
        </w:r>
        <w:r>
          <w:instrText>HYPERLINK \l "sec-main-analytical-approach-for-time-to" \h</w:instrText>
        </w:r>
        <w:r>
          <w:fldChar w:fldCharType="separate"/>
        </w:r>
        <w:r>
          <w:rPr>
            <w:rStyle w:val="Hyperlink"/>
          </w:rPr>
          <w:t>Section 5.1.1.6</w:t>
        </w:r>
        <w:r>
          <w:fldChar w:fldCharType="end"/>
        </w:r>
        <w:r>
          <w:t xml:space="preserve">). Labour progression, childbirth experience and other secondary endpoints of the protocol are </w:t>
        </w:r>
        <w:r>
          <w:lastRenderedPageBreak/>
          <w:t>analysed in later statistical analysis plans (</w:t>
        </w:r>
        <w:r>
          <w:fldChar w:fldCharType="begin"/>
        </w:r>
        <w:r>
          <w:instrText>HYPERLINK \l "X080d42069a3c984192fff251286ff35077da3f3" \h</w:instrText>
        </w:r>
        <w:r>
          <w:fldChar w:fldCharType="separate"/>
        </w:r>
        <w:r>
          <w:rPr>
            <w:rStyle w:val="Hyperlink"/>
          </w:rPr>
          <w:t>Section 12.1</w:t>
        </w:r>
        <w:r>
          <w:fldChar w:fldCharType="end"/>
        </w:r>
        <w:r>
          <w:t>); this is a matter of scope, not a change of analysis.</w:t>
        </w:r>
      </w:ins>
    </w:p>
    <w:p w14:paraId="38255973" w14:textId="77777777" w:rsidR="007D09B7" w:rsidRDefault="00000000">
      <w:pPr>
        <w:pStyle w:val="Heading1"/>
        <w:rPr>
          <w:rFonts w:hint="eastAsia"/>
        </w:rPr>
      </w:pPr>
      <w:bookmarkStart w:id="1626" w:name="sec-sample-size-determination"/>
      <w:bookmarkStart w:id="1627" w:name="_Toc242267717"/>
      <w:bookmarkStart w:id="1628" w:name="_Toc240344715"/>
      <w:bookmarkEnd w:id="1604"/>
      <w:r>
        <w:lastRenderedPageBreak/>
        <w:t>11. Sample Size Determination</w:t>
      </w:r>
      <w:bookmarkEnd w:id="1627"/>
      <w:bookmarkEnd w:id="1628"/>
    </w:p>
    <w:p w14:paraId="0BE5574A" w14:textId="77777777" w:rsidR="007D09B7" w:rsidRDefault="007D33E9">
      <w:del w:id="1629" w:author="Inge Christoffer Olsen" w:date="2026-10-07T12:16:00Z" w16du:dateUtc="2026-10-07T10:16:00Z">
        <w:r>
          <w:delText>Our</w:delText>
        </w:r>
      </w:del>
      <w:ins w:id="1630" w:author="Inge Christoffer Olsen" w:date="2026-10-07T12:16:00Z" w16du:dateUtc="2026-10-07T10:16:00Z">
        <w:r w:rsidR="00000000">
          <w:t>From the protocol: The</w:t>
        </w:r>
      </w:ins>
      <w:r w:rsidR="00000000">
        <w:t xml:space="preserve">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7852626F" w14:textId="77777777" w:rsidR="007D09B7" w:rsidRDefault="00000000">
      <w:pPr>
        <w:pStyle w:val="BodyText"/>
      </w:pPr>
      <w:r>
        <w:t>The primary hypothesis is non-inferiority (</w:t>
      </w:r>
      <w:hyperlink w:anchor="Xfbdf877e17bbaaf76fc553bfd91d7adc87eabe8">
        <w:r>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0B973124" w14:textId="77777777" w:rsidR="007D09B7" w:rsidRDefault="00000000">
      <w:pPr>
        <w:pStyle w:val="Heading1"/>
        <w:rPr>
          <w:rFonts w:hint="eastAsia"/>
        </w:rPr>
      </w:pPr>
      <w:bookmarkStart w:id="1631" w:name="sec-supporting-documentation"/>
      <w:bookmarkStart w:id="1632" w:name="_Toc242267718"/>
      <w:bookmarkStart w:id="1633" w:name="_Toc240344716"/>
      <w:bookmarkEnd w:id="1626"/>
      <w:r>
        <w:lastRenderedPageBreak/>
        <w:t>12. Supporting Documentation</w:t>
      </w:r>
      <w:bookmarkEnd w:id="1632"/>
      <w:bookmarkEnd w:id="1633"/>
    </w:p>
    <w:p w14:paraId="4244EC73" w14:textId="77777777" w:rsidR="007D09B7" w:rsidRDefault="00000000">
      <w:pPr>
        <w:rPr>
          <w:ins w:id="1634" w:author="Inge Christoffer Olsen" w:date="2026-10-07T12:16:00Z" w16du:dateUtc="2026-10-07T10:16:00Z"/>
        </w:rPr>
      </w:pPr>
      <w:ins w:id="1635" w:author="Inge Christoffer Olsen" w:date="2026-10-07T12:16:00Z" w16du:dateUtc="2026-10-07T10:16:00Z">
        <w:r>
          <w:t>Table and figure layouts are given by the mock-up statistical report, produced with the analysis code on an anonymised copy of the data.</w:t>
        </w:r>
      </w:ins>
    </w:p>
    <w:p w14:paraId="290E97AD" w14:textId="541B6B02" w:rsidR="005F364C" w:rsidRDefault="00000000">
      <w:pPr>
        <w:pStyle w:val="Heading2"/>
        <w:rPr>
          <w:del w:id="1636" w:author="Inge Christoffer Olsen" w:date="2026-10-07T12:16:00Z" w16du:dateUtc="2026-10-07T10:16:00Z"/>
          <w:rFonts w:hint="eastAsia"/>
        </w:rPr>
      </w:pPr>
      <w:bookmarkStart w:id="1637" w:name="X080d42069a3c984192fff251286ff35077da3f3"/>
      <w:bookmarkStart w:id="1638" w:name="_Toc242267719"/>
      <w:bookmarkStart w:id="1639" w:name="_Toc240344717"/>
      <w:r>
        <w:t xml:space="preserve">12.1 Other objectives and endpoints </w:t>
      </w:r>
      <w:del w:id="1640" w:author="Inge Christoffer Olsen" w:date="2026-10-07T12:16:00Z" w16du:dateUtc="2026-10-07T10:16:00Z">
        <w:r w:rsidR="007D33E9">
          <w:delText>detailed els</w:delText>
        </w:r>
        <w:r w:rsidR="46F24BF7">
          <w:delText>e</w:delText>
        </w:r>
        <w:r w:rsidR="007D33E9">
          <w:delText>where</w:delText>
        </w:r>
        <w:bookmarkEnd w:id="1639"/>
      </w:del>
    </w:p>
    <w:p w14:paraId="692FBE5C" w14:textId="77777777" w:rsidR="007D09B7" w:rsidRDefault="008F16F3">
      <w:pPr>
        <w:pStyle w:val="Heading2"/>
        <w:rPr>
          <w:rFonts w:hint="eastAsia"/>
        </w:rPr>
        <w:pPrChange w:id="1641" w:author="Inge Christoffer Olsen" w:date="2026-10-07T12:16:00Z" w16du:dateUtc="2026-10-07T10:16:00Z">
          <w:pPr/>
        </w:pPrChange>
      </w:pPr>
      <w:del w:id="1642" w:author="Inge Christoffer Olsen" w:date="2026-10-07T12:16:00Z" w16du:dateUtc="2026-10-07T10:16:00Z">
        <w:r>
          <w:delText xml:space="preserve">Some endpoints have been </w:delText>
        </w:r>
      </w:del>
      <w:r w:rsidR="00000000">
        <w:t>specified in the protocol</w:t>
      </w:r>
      <w:del w:id="1643" w:author="Inge Christoffer Olsen" w:date="2026-10-07T12:16:00Z" w16du:dateUtc="2026-10-07T10:16:00Z">
        <w:r>
          <w:delText xml:space="preserve"> but will be detailed in statistical analyses plans for secondary endpoints. </w:delText>
        </w:r>
      </w:del>
      <w:ins w:id="1644" w:author="Inge Christoffer Olsen" w:date="2026-10-07T12:16:00Z" w16du:dateUtc="2026-10-07T10:16:00Z">
        <w:r w:rsidR="00000000">
          <w:t>, detailed elsewhere</w:t>
        </w:r>
      </w:ins>
      <w:bookmarkEnd w:id="1638"/>
      <w:commentRangeStart w:id="1645"/>
      <w:commentRangeStart w:id="1646"/>
      <w:commentRangeEnd w:id="1645"/>
      <w:r w:rsidR="007D33E9">
        <w:rPr>
          <w:rStyle w:val="CommentReference"/>
          <w:rFonts w:hint="eastAsia"/>
          <w:sz w:val="28"/>
          <w:szCs w:val="22"/>
        </w:rPr>
        <w:commentReference w:id="1645"/>
      </w:r>
      <w:commentRangeEnd w:id="1646"/>
      <w:r w:rsidR="007D33E9">
        <w:rPr>
          <w:rStyle w:val="CommentReference"/>
          <w:rFonts w:hint="eastAsia"/>
          <w:sz w:val="28"/>
          <w:szCs w:val="22"/>
        </w:rPr>
        <w:commentReference w:id="1646"/>
      </w:r>
    </w:p>
    <w:tbl>
      <w:tblPr>
        <w:tblW w:w="5000" w:type="pct"/>
        <w:tblLayout w:type="fixed"/>
        <w:tblLook w:val="0020" w:firstRow="1" w:lastRow="0" w:firstColumn="0" w:lastColumn="0" w:noHBand="0" w:noVBand="0"/>
        <w:tblPrChange w:id="1647" w:author="Inge Christoffer Olsen" w:date="2026-10-07T12:16:00Z" w16du:dateUtc="2026-10-07T10:16: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220"/>
        <w:gridCol w:w="5140"/>
        <w:tblGridChange w:id="1648">
          <w:tblGrid>
            <w:gridCol w:w="5"/>
            <w:gridCol w:w="4215"/>
            <w:gridCol w:w="4856"/>
            <w:gridCol w:w="279"/>
            <w:gridCol w:w="5"/>
          </w:tblGrid>
        </w:tblGridChange>
      </w:tblGrid>
      <w:tr w:rsidR="007D09B7" w14:paraId="1D7D3F94" w14:textId="77777777">
        <w:trPr>
          <w:tblHeader/>
          <w:trPrChange w:id="1649" w:author="Inge Christoffer Olsen" w:date="2026-10-07T12:16:00Z" w16du:dateUtc="2026-10-07T10:16:00Z">
            <w:trPr>
              <w:gridBefore w:val="1"/>
              <w:gridAfter w:val="1"/>
              <w:tblHeader/>
            </w:trPr>
          </w:trPrChange>
        </w:trPr>
        <w:tc>
          <w:tcPr>
            <w:tcW w:w="3680" w:type="dxa"/>
            <w:tcPrChange w:id="1650" w:author="Inge Christoffer Olsen" w:date="2026-10-07T12:16:00Z" w16du:dateUtc="2026-10-07T10:16:00Z">
              <w:tcPr>
                <w:tcW w:w="4215" w:type="dxa"/>
              </w:tcPr>
            </w:tcPrChange>
          </w:tcPr>
          <w:p w14:paraId="67A6AD4E" w14:textId="77777777" w:rsidR="007D09B7" w:rsidRDefault="00000000">
            <w:pPr>
              <w:rPr>
                <w:rPrChange w:id="1651" w:author="Inge Christoffer Olsen" w:date="2026-10-07T12:16:00Z" w16du:dateUtc="2026-10-07T10:16:00Z">
                  <w:rPr>
                    <w:b/>
                  </w:rPr>
                </w:rPrChange>
              </w:rPr>
            </w:pPr>
            <w:r>
              <w:rPr>
                <w:rPrChange w:id="1652" w:author="Inge Christoffer Olsen" w:date="2026-10-07T12:16:00Z" w16du:dateUtc="2026-10-07T10:16:00Z">
                  <w:rPr>
                    <w:b/>
                  </w:rPr>
                </w:rPrChange>
              </w:rPr>
              <w:t>Objectives</w:t>
            </w:r>
          </w:p>
        </w:tc>
        <w:tc>
          <w:tcPr>
            <w:tcW w:w="4240" w:type="dxa"/>
            <w:tcPrChange w:id="1653" w:author="Inge Christoffer Olsen" w:date="2026-10-07T12:16:00Z" w16du:dateUtc="2026-10-07T10:16:00Z">
              <w:tcPr>
                <w:tcW w:w="5135" w:type="dxa"/>
                <w:gridSpan w:val="2"/>
              </w:tcPr>
            </w:tcPrChange>
          </w:tcPr>
          <w:p w14:paraId="00537A08" w14:textId="77777777" w:rsidR="007D09B7" w:rsidRDefault="00000000">
            <w:pPr>
              <w:rPr>
                <w:rPrChange w:id="1654" w:author="Inge Christoffer Olsen" w:date="2026-10-07T12:16:00Z" w16du:dateUtc="2026-10-07T10:16:00Z">
                  <w:rPr>
                    <w:b/>
                  </w:rPr>
                </w:rPrChange>
              </w:rPr>
            </w:pPr>
            <w:r>
              <w:rPr>
                <w:rPrChange w:id="1655" w:author="Inge Christoffer Olsen" w:date="2026-10-07T12:16:00Z" w16du:dateUtc="2026-10-07T10:16:00Z">
                  <w:rPr>
                    <w:b/>
                  </w:rPr>
                </w:rPrChange>
              </w:rPr>
              <w:t>Endpoints</w:t>
            </w:r>
          </w:p>
        </w:tc>
      </w:tr>
      <w:tr w:rsidR="007D09B7" w14:paraId="0D37E027" w14:textId="77777777">
        <w:trPr>
          <w:trPrChange w:id="1656" w:author="Inge Christoffer Olsen" w:date="2026-10-07T12:16:00Z" w16du:dateUtc="2026-10-07T10:16:00Z">
            <w:trPr>
              <w:gridBefore w:val="1"/>
              <w:gridAfter w:val="1"/>
            </w:trPr>
          </w:trPrChange>
        </w:trPr>
        <w:tc>
          <w:tcPr>
            <w:tcW w:w="3680" w:type="dxa"/>
            <w:tcPrChange w:id="1657" w:author="Inge Christoffer Olsen" w:date="2026-10-07T12:16:00Z" w16du:dateUtc="2026-10-07T10:16:00Z">
              <w:tcPr>
                <w:tcW w:w="4215" w:type="dxa"/>
              </w:tcPr>
            </w:tcPrChange>
          </w:tcPr>
          <w:p w14:paraId="68FCCCDB" w14:textId="77777777" w:rsidR="007D09B7" w:rsidRDefault="00000000">
            <w:r>
              <w:t>Secondary</w:t>
            </w:r>
          </w:p>
        </w:tc>
        <w:tc>
          <w:tcPr>
            <w:tcW w:w="4240" w:type="dxa"/>
            <w:tcPrChange w:id="1658" w:author="Inge Christoffer Olsen" w:date="2026-10-07T12:16:00Z" w16du:dateUtc="2026-10-07T10:16:00Z">
              <w:tcPr>
                <w:tcW w:w="5135" w:type="dxa"/>
                <w:gridSpan w:val="2"/>
              </w:tcPr>
            </w:tcPrChange>
          </w:tcPr>
          <w:p w14:paraId="454BEFB6" w14:textId="77777777" w:rsidR="007D09B7" w:rsidRDefault="007D09B7"/>
        </w:tc>
      </w:tr>
      <w:tr w:rsidR="007D09B7" w14:paraId="4E30BF7E" w14:textId="77777777">
        <w:trPr>
          <w:trPrChange w:id="1659" w:author="Inge Christoffer Olsen" w:date="2026-10-07T12:16:00Z" w16du:dateUtc="2026-10-07T10:16:00Z">
            <w:trPr>
              <w:gridBefore w:val="1"/>
              <w:gridAfter w:val="1"/>
            </w:trPr>
          </w:trPrChange>
        </w:trPr>
        <w:tc>
          <w:tcPr>
            <w:tcW w:w="3680" w:type="dxa"/>
            <w:tcPrChange w:id="1660" w:author="Inge Christoffer Olsen" w:date="2026-10-07T12:16:00Z" w16du:dateUtc="2026-10-07T10:16:00Z">
              <w:tcPr>
                <w:tcW w:w="4215" w:type="dxa"/>
              </w:tcPr>
            </w:tcPrChange>
          </w:tcPr>
          <w:p w14:paraId="339EF323" w14:textId="77777777" w:rsidR="007D09B7" w:rsidRDefault="00000000">
            <w:pPr>
              <w:numPr>
                <w:ilvl w:val="0"/>
                <w:numId w:val="77"/>
              </w:numPr>
            </w:pPr>
            <w:r>
              <w:t>To investigate the woman’s experience with the LCG in women with a planned vaginal delivery</w:t>
            </w:r>
          </w:p>
        </w:tc>
        <w:tc>
          <w:tcPr>
            <w:tcW w:w="4240" w:type="dxa"/>
            <w:tcPrChange w:id="1661" w:author="Inge Christoffer Olsen" w:date="2026-10-07T12:16:00Z" w16du:dateUtc="2026-10-07T10:16:00Z">
              <w:tcPr>
                <w:tcW w:w="5135" w:type="dxa"/>
                <w:gridSpan w:val="2"/>
              </w:tcPr>
            </w:tcPrChange>
          </w:tcPr>
          <w:p w14:paraId="73E25DAE" w14:textId="77777777" w:rsidR="007D09B7" w:rsidRDefault="00000000">
            <w:pPr>
              <w:numPr>
                <w:ilvl w:val="0"/>
                <w:numId w:val="78"/>
              </w:numPr>
            </w:pPr>
            <w:r>
              <w:t>Total and mean scores of the four domains (Own capacity, Professional support, Perceived safety and Participation) of the Childbirth Experience Questionnaire (CEQ2)</w:t>
            </w:r>
          </w:p>
        </w:tc>
      </w:tr>
      <w:tr w:rsidR="007D09B7" w14:paraId="21E7D54C" w14:textId="77777777">
        <w:trPr>
          <w:trPrChange w:id="1662" w:author="Inge Christoffer Olsen" w:date="2026-10-07T12:16:00Z" w16du:dateUtc="2026-10-07T10:16:00Z">
            <w:trPr>
              <w:gridBefore w:val="1"/>
              <w:gridAfter w:val="1"/>
            </w:trPr>
          </w:trPrChange>
        </w:trPr>
        <w:tc>
          <w:tcPr>
            <w:tcW w:w="3680" w:type="dxa"/>
            <w:tcPrChange w:id="1663" w:author="Inge Christoffer Olsen" w:date="2026-10-07T12:16:00Z" w16du:dateUtc="2026-10-07T10:16:00Z">
              <w:tcPr>
                <w:tcW w:w="4215" w:type="dxa"/>
              </w:tcPr>
            </w:tcPrChange>
          </w:tcPr>
          <w:p w14:paraId="3F2F122D" w14:textId="77777777" w:rsidR="007D09B7" w:rsidRDefault="00000000">
            <w:pPr>
              <w:numPr>
                <w:ilvl w:val="0"/>
                <w:numId w:val="79"/>
              </w:numPr>
            </w:pPr>
            <w:r>
              <w:t>To investigate the effect of LCG in women with a planned vaginal delivery</w:t>
            </w:r>
          </w:p>
        </w:tc>
        <w:tc>
          <w:tcPr>
            <w:tcW w:w="4240" w:type="dxa"/>
            <w:tcPrChange w:id="1664" w:author="Inge Christoffer Olsen" w:date="2026-10-07T12:16:00Z" w16du:dateUtc="2026-10-07T10:16:00Z">
              <w:tcPr>
                <w:tcW w:w="5135" w:type="dxa"/>
                <w:gridSpan w:val="2"/>
              </w:tcPr>
            </w:tcPrChange>
          </w:tcPr>
          <w:p w14:paraId="0BD9142E" w14:textId="77777777" w:rsidR="007D09B7" w:rsidRDefault="00000000">
            <w:pPr>
              <w:numPr>
                <w:ilvl w:val="0"/>
                <w:numId w:val="80"/>
              </w:numPr>
            </w:pPr>
            <w:r>
              <w:t>Total dosage of oxytocin</w:t>
            </w:r>
          </w:p>
        </w:tc>
      </w:tr>
      <w:tr w:rsidR="007D09B7" w14:paraId="2FDD35E2" w14:textId="77777777">
        <w:trPr>
          <w:trPrChange w:id="1665" w:author="Inge Christoffer Olsen" w:date="2026-10-07T12:16:00Z" w16du:dateUtc="2026-10-07T10:16:00Z">
            <w:trPr>
              <w:gridBefore w:val="1"/>
              <w:gridAfter w:val="1"/>
            </w:trPr>
          </w:trPrChange>
        </w:trPr>
        <w:tc>
          <w:tcPr>
            <w:tcW w:w="3680" w:type="dxa"/>
            <w:tcPrChange w:id="1666" w:author="Inge Christoffer Olsen" w:date="2026-10-07T12:16:00Z" w16du:dateUtc="2026-10-07T10:16:00Z">
              <w:tcPr>
                <w:tcW w:w="4215" w:type="dxa"/>
              </w:tcPr>
            </w:tcPrChange>
          </w:tcPr>
          <w:p w14:paraId="55EE7B02" w14:textId="77777777" w:rsidR="007D09B7" w:rsidRDefault="007D09B7"/>
        </w:tc>
        <w:tc>
          <w:tcPr>
            <w:tcW w:w="4240" w:type="dxa"/>
            <w:tcPrChange w:id="1667" w:author="Inge Christoffer Olsen" w:date="2026-10-07T12:16:00Z" w16du:dateUtc="2026-10-07T10:16:00Z">
              <w:tcPr>
                <w:tcW w:w="5135" w:type="dxa"/>
                <w:gridSpan w:val="2"/>
              </w:tcPr>
            </w:tcPrChange>
          </w:tcPr>
          <w:p w14:paraId="38F1D09F" w14:textId="77777777" w:rsidR="007D09B7" w:rsidRDefault="00000000">
            <w:pPr>
              <w:numPr>
                <w:ilvl w:val="0"/>
                <w:numId w:val="81"/>
              </w:numPr>
            </w:pPr>
            <w:r>
              <w:t>Maximum dosage of oxytocin</w:t>
            </w:r>
          </w:p>
        </w:tc>
      </w:tr>
      <w:tr w:rsidR="007D09B7" w14:paraId="47D97AB9" w14:textId="77777777">
        <w:trPr>
          <w:trPrChange w:id="1668" w:author="Inge Christoffer Olsen" w:date="2026-10-07T12:16:00Z" w16du:dateUtc="2026-10-07T10:16:00Z">
            <w:trPr>
              <w:gridBefore w:val="1"/>
              <w:gridAfter w:val="1"/>
            </w:trPr>
          </w:trPrChange>
        </w:trPr>
        <w:tc>
          <w:tcPr>
            <w:tcW w:w="3680" w:type="dxa"/>
            <w:tcPrChange w:id="1669" w:author="Inge Christoffer Olsen" w:date="2026-10-07T12:16:00Z" w16du:dateUtc="2026-10-07T10:16:00Z">
              <w:tcPr>
                <w:tcW w:w="4215" w:type="dxa"/>
              </w:tcPr>
            </w:tcPrChange>
          </w:tcPr>
          <w:p w14:paraId="5468FBF0" w14:textId="77777777" w:rsidR="007D09B7" w:rsidRDefault="007D09B7"/>
        </w:tc>
        <w:tc>
          <w:tcPr>
            <w:tcW w:w="4240" w:type="dxa"/>
            <w:tcPrChange w:id="1670" w:author="Inge Christoffer Olsen" w:date="2026-10-07T12:16:00Z" w16du:dateUtc="2026-10-07T10:16:00Z">
              <w:tcPr>
                <w:tcW w:w="5135" w:type="dxa"/>
                <w:gridSpan w:val="2"/>
              </w:tcPr>
            </w:tcPrChange>
          </w:tcPr>
          <w:p w14:paraId="5A96020C" w14:textId="77777777" w:rsidR="007D09B7" w:rsidRDefault="00000000">
            <w:pPr>
              <w:numPr>
                <w:ilvl w:val="0"/>
                <w:numId w:val="82"/>
              </w:numPr>
            </w:pPr>
            <w:r>
              <w:t>Total duration of oxytocin</w:t>
            </w:r>
          </w:p>
        </w:tc>
      </w:tr>
      <w:tr w:rsidR="007D09B7" w14:paraId="4E23DC73" w14:textId="77777777">
        <w:trPr>
          <w:trPrChange w:id="1671" w:author="Inge Christoffer Olsen" w:date="2026-10-07T12:16:00Z" w16du:dateUtc="2026-10-07T10:16:00Z">
            <w:trPr>
              <w:gridBefore w:val="1"/>
              <w:gridAfter w:val="1"/>
            </w:trPr>
          </w:trPrChange>
        </w:trPr>
        <w:tc>
          <w:tcPr>
            <w:tcW w:w="3680" w:type="dxa"/>
            <w:tcPrChange w:id="1672" w:author="Inge Christoffer Olsen" w:date="2026-10-07T12:16:00Z" w16du:dateUtc="2026-10-07T10:16:00Z">
              <w:tcPr>
                <w:tcW w:w="4215" w:type="dxa"/>
              </w:tcPr>
            </w:tcPrChange>
          </w:tcPr>
          <w:p w14:paraId="7D45E86A" w14:textId="77777777" w:rsidR="007D09B7" w:rsidRDefault="007D09B7"/>
        </w:tc>
        <w:tc>
          <w:tcPr>
            <w:tcW w:w="4240" w:type="dxa"/>
            <w:tcPrChange w:id="1673" w:author="Inge Christoffer Olsen" w:date="2026-10-07T12:16:00Z" w16du:dateUtc="2026-10-07T10:16:00Z">
              <w:tcPr>
                <w:tcW w:w="5135" w:type="dxa"/>
                <w:gridSpan w:val="2"/>
              </w:tcPr>
            </w:tcPrChange>
          </w:tcPr>
          <w:p w14:paraId="7DF22935" w14:textId="77777777" w:rsidR="007D09B7" w:rsidRDefault="00000000">
            <w:pPr>
              <w:numPr>
                <w:ilvl w:val="0"/>
                <w:numId w:val="83"/>
              </w:numPr>
            </w:pPr>
            <w:r>
              <w:t>Initiation of oxytocin</w:t>
            </w:r>
          </w:p>
        </w:tc>
      </w:tr>
      <w:tr w:rsidR="007D09B7" w14:paraId="10FA4E00" w14:textId="77777777">
        <w:trPr>
          <w:trPrChange w:id="1674" w:author="Inge Christoffer Olsen" w:date="2026-10-07T12:16:00Z" w16du:dateUtc="2026-10-07T10:16:00Z">
            <w:trPr>
              <w:gridBefore w:val="1"/>
              <w:gridAfter w:val="1"/>
            </w:trPr>
          </w:trPrChange>
        </w:trPr>
        <w:tc>
          <w:tcPr>
            <w:tcW w:w="3680" w:type="dxa"/>
            <w:tcPrChange w:id="1675" w:author="Inge Christoffer Olsen" w:date="2026-10-07T12:16:00Z" w16du:dateUtc="2026-10-07T10:16:00Z">
              <w:tcPr>
                <w:tcW w:w="4215" w:type="dxa"/>
              </w:tcPr>
            </w:tcPrChange>
          </w:tcPr>
          <w:p w14:paraId="50CD0DE7" w14:textId="77777777" w:rsidR="007D09B7" w:rsidRDefault="007D09B7"/>
        </w:tc>
        <w:tc>
          <w:tcPr>
            <w:tcW w:w="4240" w:type="dxa"/>
            <w:tcPrChange w:id="1676" w:author="Inge Christoffer Olsen" w:date="2026-10-07T12:16:00Z" w16du:dateUtc="2026-10-07T10:16:00Z">
              <w:tcPr>
                <w:tcW w:w="5135" w:type="dxa"/>
                <w:gridSpan w:val="2"/>
              </w:tcPr>
            </w:tcPrChange>
          </w:tcPr>
          <w:p w14:paraId="659B46DC" w14:textId="77777777" w:rsidR="007D09B7" w:rsidRDefault="00000000">
            <w:pPr>
              <w:numPr>
                <w:ilvl w:val="0"/>
                <w:numId w:val="84"/>
              </w:numPr>
            </w:pPr>
            <w:r>
              <w:t>Total duration of epidural analgesia</w:t>
            </w:r>
          </w:p>
        </w:tc>
      </w:tr>
      <w:tr w:rsidR="007D09B7" w14:paraId="513D5902" w14:textId="77777777">
        <w:trPr>
          <w:trPrChange w:id="1677" w:author="Inge Christoffer Olsen" w:date="2026-10-07T12:16:00Z" w16du:dateUtc="2026-10-07T10:16:00Z">
            <w:trPr>
              <w:gridBefore w:val="1"/>
              <w:gridAfter w:val="1"/>
            </w:trPr>
          </w:trPrChange>
        </w:trPr>
        <w:tc>
          <w:tcPr>
            <w:tcW w:w="3680" w:type="dxa"/>
            <w:tcPrChange w:id="1678" w:author="Inge Christoffer Olsen" w:date="2026-10-07T12:16:00Z" w16du:dateUtc="2026-10-07T10:16:00Z">
              <w:tcPr>
                <w:tcW w:w="4215" w:type="dxa"/>
              </w:tcPr>
            </w:tcPrChange>
          </w:tcPr>
          <w:p w14:paraId="6D8F14F0" w14:textId="77777777" w:rsidR="007D09B7" w:rsidRDefault="007D09B7"/>
        </w:tc>
        <w:tc>
          <w:tcPr>
            <w:tcW w:w="4240" w:type="dxa"/>
            <w:tcPrChange w:id="1679" w:author="Inge Christoffer Olsen" w:date="2026-10-07T12:16:00Z" w16du:dateUtc="2026-10-07T10:16:00Z">
              <w:tcPr>
                <w:tcW w:w="5135" w:type="dxa"/>
                <w:gridSpan w:val="2"/>
              </w:tcPr>
            </w:tcPrChange>
          </w:tcPr>
          <w:p w14:paraId="25232B35" w14:textId="77777777" w:rsidR="007D09B7" w:rsidRDefault="00000000">
            <w:pPr>
              <w:numPr>
                <w:ilvl w:val="0"/>
                <w:numId w:val="85"/>
              </w:numPr>
            </w:pPr>
            <w:r>
              <w:t>Use of non-medical pain relief in labour</w:t>
            </w:r>
          </w:p>
        </w:tc>
      </w:tr>
      <w:tr w:rsidR="007D09B7" w14:paraId="09139FD8" w14:textId="77777777">
        <w:trPr>
          <w:trPrChange w:id="1680" w:author="Inge Christoffer Olsen" w:date="2026-10-07T12:16:00Z" w16du:dateUtc="2026-10-07T10:16:00Z">
            <w:trPr>
              <w:gridBefore w:val="1"/>
              <w:gridAfter w:val="1"/>
            </w:trPr>
          </w:trPrChange>
        </w:trPr>
        <w:tc>
          <w:tcPr>
            <w:tcW w:w="3680" w:type="dxa"/>
            <w:tcPrChange w:id="1681" w:author="Inge Christoffer Olsen" w:date="2026-10-07T12:16:00Z" w16du:dateUtc="2026-10-07T10:16:00Z">
              <w:tcPr>
                <w:tcW w:w="4215" w:type="dxa"/>
              </w:tcPr>
            </w:tcPrChange>
          </w:tcPr>
          <w:p w14:paraId="398C89E1" w14:textId="77777777" w:rsidR="007D09B7" w:rsidRDefault="007D09B7"/>
        </w:tc>
        <w:tc>
          <w:tcPr>
            <w:tcW w:w="4240" w:type="dxa"/>
            <w:tcPrChange w:id="1682" w:author="Inge Christoffer Olsen" w:date="2026-10-07T12:16:00Z" w16du:dateUtc="2026-10-07T10:16:00Z">
              <w:tcPr>
                <w:tcW w:w="5135" w:type="dxa"/>
                <w:gridSpan w:val="2"/>
              </w:tcPr>
            </w:tcPrChange>
          </w:tcPr>
          <w:p w14:paraId="5F9242A5" w14:textId="77777777" w:rsidR="007D09B7" w:rsidRDefault="00000000">
            <w:pPr>
              <w:numPr>
                <w:ilvl w:val="0"/>
                <w:numId w:val="86"/>
              </w:numPr>
            </w:pPr>
            <w:r>
              <w:t>Occurrence of continuous support in labour</w:t>
            </w:r>
          </w:p>
        </w:tc>
      </w:tr>
      <w:tr w:rsidR="007D09B7" w14:paraId="2102C160" w14:textId="77777777">
        <w:trPr>
          <w:trPrChange w:id="1683" w:author="Inge Christoffer Olsen" w:date="2026-10-07T12:16:00Z" w16du:dateUtc="2026-10-07T10:16:00Z">
            <w:trPr>
              <w:gridBefore w:val="1"/>
              <w:gridAfter w:val="1"/>
            </w:trPr>
          </w:trPrChange>
        </w:trPr>
        <w:tc>
          <w:tcPr>
            <w:tcW w:w="3680" w:type="dxa"/>
            <w:tcPrChange w:id="1684" w:author="Inge Christoffer Olsen" w:date="2026-10-07T12:16:00Z" w16du:dateUtc="2026-10-07T10:16:00Z">
              <w:tcPr>
                <w:tcW w:w="4215" w:type="dxa"/>
              </w:tcPr>
            </w:tcPrChange>
          </w:tcPr>
          <w:p w14:paraId="50E7C429" w14:textId="77777777" w:rsidR="007D09B7" w:rsidRDefault="007D09B7"/>
        </w:tc>
        <w:tc>
          <w:tcPr>
            <w:tcW w:w="4240" w:type="dxa"/>
            <w:tcPrChange w:id="1685" w:author="Inge Christoffer Olsen" w:date="2026-10-07T12:16:00Z" w16du:dateUtc="2026-10-07T10:16:00Z">
              <w:tcPr>
                <w:tcW w:w="5135" w:type="dxa"/>
                <w:gridSpan w:val="2"/>
              </w:tcPr>
            </w:tcPrChange>
          </w:tcPr>
          <w:p w14:paraId="665D368E" w14:textId="77777777" w:rsidR="007D09B7" w:rsidRDefault="00000000">
            <w:pPr>
              <w:numPr>
                <w:ilvl w:val="0"/>
                <w:numId w:val="87"/>
              </w:numPr>
            </w:pPr>
            <w:r>
              <w:t>Occurrence of perineal tears</w:t>
            </w:r>
          </w:p>
        </w:tc>
      </w:tr>
      <w:tr w:rsidR="007D09B7" w14:paraId="595F4601" w14:textId="77777777">
        <w:trPr>
          <w:trPrChange w:id="1686" w:author="Inge Christoffer Olsen" w:date="2026-10-07T12:16:00Z" w16du:dateUtc="2026-10-07T10:16:00Z">
            <w:trPr>
              <w:gridBefore w:val="1"/>
              <w:gridAfter w:val="1"/>
            </w:trPr>
          </w:trPrChange>
        </w:trPr>
        <w:tc>
          <w:tcPr>
            <w:tcW w:w="3680" w:type="dxa"/>
            <w:tcPrChange w:id="1687" w:author="Inge Christoffer Olsen" w:date="2026-10-07T12:16:00Z" w16du:dateUtc="2026-10-07T10:16:00Z">
              <w:tcPr>
                <w:tcW w:w="4215" w:type="dxa"/>
              </w:tcPr>
            </w:tcPrChange>
          </w:tcPr>
          <w:p w14:paraId="01C146E9" w14:textId="77777777" w:rsidR="007D09B7" w:rsidRDefault="007D09B7"/>
        </w:tc>
        <w:tc>
          <w:tcPr>
            <w:tcW w:w="4240" w:type="dxa"/>
            <w:tcPrChange w:id="1688" w:author="Inge Christoffer Olsen" w:date="2026-10-07T12:16:00Z" w16du:dateUtc="2026-10-07T10:16:00Z">
              <w:tcPr>
                <w:tcW w:w="5135" w:type="dxa"/>
                <w:gridSpan w:val="2"/>
              </w:tcPr>
            </w:tcPrChange>
          </w:tcPr>
          <w:p w14:paraId="6ECA139C" w14:textId="77777777" w:rsidR="007D09B7" w:rsidRDefault="00000000">
            <w:pPr>
              <w:numPr>
                <w:ilvl w:val="0"/>
                <w:numId w:val="88"/>
              </w:numPr>
            </w:pPr>
            <w:r>
              <w:t>Total estimated blood loss</w:t>
            </w:r>
          </w:p>
        </w:tc>
      </w:tr>
      <w:tr w:rsidR="007D09B7" w14:paraId="40876073" w14:textId="77777777">
        <w:trPr>
          <w:trPrChange w:id="1689" w:author="Inge Christoffer Olsen" w:date="2026-10-07T12:16:00Z" w16du:dateUtc="2026-10-07T10:16:00Z">
            <w:trPr>
              <w:gridBefore w:val="1"/>
              <w:gridAfter w:val="1"/>
            </w:trPr>
          </w:trPrChange>
        </w:trPr>
        <w:tc>
          <w:tcPr>
            <w:tcW w:w="3680" w:type="dxa"/>
            <w:tcPrChange w:id="1690" w:author="Inge Christoffer Olsen" w:date="2026-10-07T12:16:00Z" w16du:dateUtc="2026-10-07T10:16:00Z">
              <w:tcPr>
                <w:tcW w:w="4215" w:type="dxa"/>
              </w:tcPr>
            </w:tcPrChange>
          </w:tcPr>
          <w:p w14:paraId="370D6835" w14:textId="77777777" w:rsidR="007D09B7" w:rsidRDefault="007D09B7"/>
        </w:tc>
        <w:tc>
          <w:tcPr>
            <w:tcW w:w="4240" w:type="dxa"/>
            <w:tcPrChange w:id="1691" w:author="Inge Christoffer Olsen" w:date="2026-10-07T12:16:00Z" w16du:dateUtc="2026-10-07T10:16:00Z">
              <w:tcPr>
                <w:tcW w:w="5135" w:type="dxa"/>
                <w:gridSpan w:val="2"/>
              </w:tcPr>
            </w:tcPrChange>
          </w:tcPr>
          <w:p w14:paraId="18639CE9" w14:textId="77777777" w:rsidR="007D09B7" w:rsidRDefault="00000000">
            <w:pPr>
              <w:numPr>
                <w:ilvl w:val="0"/>
                <w:numId w:val="89"/>
              </w:numPr>
            </w:pPr>
            <w:r>
              <w:t>Occurrence of postpartum blood transfusion</w:t>
            </w:r>
          </w:p>
        </w:tc>
      </w:tr>
      <w:tr w:rsidR="007D09B7" w14:paraId="2D1C42A2" w14:textId="77777777">
        <w:trPr>
          <w:trPrChange w:id="1692" w:author="Inge Christoffer Olsen" w:date="2026-10-07T12:16:00Z" w16du:dateUtc="2026-10-07T10:16:00Z">
            <w:trPr>
              <w:gridBefore w:val="1"/>
              <w:gridAfter w:val="1"/>
            </w:trPr>
          </w:trPrChange>
        </w:trPr>
        <w:tc>
          <w:tcPr>
            <w:tcW w:w="3680" w:type="dxa"/>
            <w:tcPrChange w:id="1693" w:author="Inge Christoffer Olsen" w:date="2026-10-07T12:16:00Z" w16du:dateUtc="2026-10-07T10:16:00Z">
              <w:tcPr>
                <w:tcW w:w="4215" w:type="dxa"/>
              </w:tcPr>
            </w:tcPrChange>
          </w:tcPr>
          <w:p w14:paraId="248BF265" w14:textId="77777777" w:rsidR="007D09B7" w:rsidRDefault="007D09B7"/>
        </w:tc>
        <w:tc>
          <w:tcPr>
            <w:tcW w:w="4240" w:type="dxa"/>
            <w:tcPrChange w:id="1694" w:author="Inge Christoffer Olsen" w:date="2026-10-07T12:16:00Z" w16du:dateUtc="2026-10-07T10:16:00Z">
              <w:tcPr>
                <w:tcW w:w="5135" w:type="dxa"/>
                <w:gridSpan w:val="2"/>
              </w:tcPr>
            </w:tcPrChange>
          </w:tcPr>
          <w:p w14:paraId="393BA87E" w14:textId="328C9403" w:rsidR="00C42813" w:rsidRDefault="00000000">
            <w:pPr>
              <w:numPr>
                <w:ilvl w:val="0"/>
                <w:numId w:val="30"/>
              </w:numPr>
              <w:rPr>
                <w:del w:id="1695" w:author="Inge Christoffer Olsen" w:date="2026-10-07T12:16:00Z" w16du:dateUtc="2026-10-07T10:16:00Z"/>
              </w:rPr>
            </w:pPr>
            <w:r>
              <w:t>Labour progression:</w:t>
            </w:r>
          </w:p>
          <w:p w14:paraId="27DEE5A2" w14:textId="77777777" w:rsidR="007D09B7" w:rsidRDefault="007D33E9">
            <w:pPr>
              <w:numPr>
                <w:ilvl w:val="0"/>
                <w:numId w:val="90"/>
              </w:numPr>
              <w:pPrChange w:id="1696" w:author="Inge Christoffer Olsen" w:date="2026-10-07T12:16:00Z" w16du:dateUtc="2026-10-07T10:16:00Z">
                <w:pPr>
                  <w:ind w:left="360"/>
                </w:pPr>
              </w:pPrChange>
            </w:pPr>
            <w:del w:id="1697" w:author="Inge Christoffer Olsen" w:date="2026-10-07T12:16:00Z" w16du:dateUtc="2026-10-07T10:16:00Z">
              <w:r>
                <w:delText>Time</w:delText>
              </w:r>
            </w:del>
            <w:ins w:id="1698" w:author="Inge Christoffer Olsen" w:date="2026-10-07T12:16:00Z" w16du:dateUtc="2026-10-07T10:16:00Z">
              <w:r w:rsidR="00000000">
                <w:t xml:space="preserve"> time</w:t>
              </w:r>
            </w:ins>
            <w:r w:rsidR="00000000">
              <w:t xml:space="preserve"> from one </w:t>
            </w:r>
            <w:del w:id="1699" w:author="Inge Christoffer Olsen" w:date="2026-10-07T12:16:00Z" w16du:dateUtc="2026-10-07T10:16:00Z">
              <w:r>
                <w:delText>centimeter</w:delText>
              </w:r>
            </w:del>
            <w:ins w:id="1700" w:author="Inge Christoffer Olsen" w:date="2026-10-07T12:16:00Z" w16du:dateUtc="2026-10-07T10:16:00Z">
              <w:r w:rsidR="00000000">
                <w:t>centimetre</w:t>
              </w:r>
            </w:ins>
            <w:r w:rsidR="00000000">
              <w:t xml:space="preserve"> to the next, starting at 5 cm, until 10 cm</w:t>
            </w:r>
            <w:del w:id="1701" w:author="Inge Christoffer Olsen" w:date="2026-10-07T12:16:00Z" w16du:dateUtc="2026-10-07T10:16:00Z">
              <w:r>
                <w:delText xml:space="preserve"> </w:delText>
              </w:r>
            </w:del>
          </w:p>
        </w:tc>
      </w:tr>
      <w:tr w:rsidR="007D09B7" w14:paraId="6185234D" w14:textId="77777777">
        <w:trPr>
          <w:trPrChange w:id="1702" w:author="Inge Christoffer Olsen" w:date="2026-10-07T12:16:00Z" w16du:dateUtc="2026-10-07T10:16:00Z">
            <w:trPr>
              <w:gridBefore w:val="1"/>
              <w:gridAfter w:val="1"/>
            </w:trPr>
          </w:trPrChange>
        </w:trPr>
        <w:tc>
          <w:tcPr>
            <w:tcW w:w="3680" w:type="dxa"/>
            <w:tcPrChange w:id="1703" w:author="Inge Christoffer Olsen" w:date="2026-10-07T12:16:00Z" w16du:dateUtc="2026-10-07T10:16:00Z">
              <w:tcPr>
                <w:tcW w:w="4215" w:type="dxa"/>
              </w:tcPr>
            </w:tcPrChange>
          </w:tcPr>
          <w:p w14:paraId="3034FEF8" w14:textId="77777777" w:rsidR="007D09B7" w:rsidRDefault="007D09B7"/>
        </w:tc>
        <w:tc>
          <w:tcPr>
            <w:tcW w:w="4240" w:type="dxa"/>
            <w:tcPrChange w:id="1704" w:author="Inge Christoffer Olsen" w:date="2026-10-07T12:16:00Z" w16du:dateUtc="2026-10-07T10:16:00Z">
              <w:tcPr>
                <w:tcW w:w="5135" w:type="dxa"/>
                <w:gridSpan w:val="2"/>
              </w:tcPr>
            </w:tcPrChange>
          </w:tcPr>
          <w:p w14:paraId="7C2639D2" w14:textId="77777777" w:rsidR="007D09B7" w:rsidRDefault="00000000">
            <w:pPr>
              <w:numPr>
                <w:ilvl w:val="0"/>
                <w:numId w:val="91"/>
              </w:numPr>
              <w:pPrChange w:id="1705" w:author="Inge Christoffer Olsen" w:date="2026-10-07T12:16:00Z" w16du:dateUtc="2026-10-07T10:16:00Z">
                <w:pPr>
                  <w:pStyle w:val="ListParagraph"/>
                  <w:numPr>
                    <w:numId w:val="114"/>
                  </w:numPr>
                  <w:ind w:left="720" w:hanging="360"/>
                </w:pPr>
              </w:pPrChange>
            </w:pPr>
            <w:r>
              <w:t>Time related aspects of labour duration</w:t>
            </w:r>
          </w:p>
        </w:tc>
      </w:tr>
      <w:tr w:rsidR="007D09B7" w14:paraId="5DE75D60" w14:textId="77777777">
        <w:trPr>
          <w:trPrChange w:id="1706" w:author="Inge Christoffer Olsen" w:date="2026-10-07T12:16:00Z" w16du:dateUtc="2026-10-07T10:16:00Z">
            <w:trPr>
              <w:gridBefore w:val="1"/>
              <w:gridAfter w:val="1"/>
            </w:trPr>
          </w:trPrChange>
        </w:trPr>
        <w:tc>
          <w:tcPr>
            <w:tcW w:w="3680" w:type="dxa"/>
            <w:tcPrChange w:id="1707"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4BA81E1C" w14:textId="77777777" w:rsidR="007D09B7" w:rsidRDefault="007D09B7"/>
        </w:tc>
        <w:tc>
          <w:tcPr>
            <w:tcW w:w="4240" w:type="dxa"/>
            <w:tcPrChange w:id="1708"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0B97E98C" w14:textId="77777777" w:rsidR="007D09B7" w:rsidRDefault="00000000">
            <w:pPr>
              <w:numPr>
                <w:ilvl w:val="0"/>
                <w:numId w:val="92"/>
              </w:numPr>
            </w:pPr>
            <w:r>
              <w:t>Breastfeeding at discharge</w:t>
            </w:r>
          </w:p>
        </w:tc>
      </w:tr>
      <w:tr w:rsidR="007D09B7" w14:paraId="56A10773" w14:textId="77777777">
        <w:trPr>
          <w:trPrChange w:id="1709" w:author="Inge Christoffer Olsen" w:date="2026-10-07T12:16:00Z" w16du:dateUtc="2026-10-07T10:16:00Z">
            <w:trPr>
              <w:gridBefore w:val="1"/>
              <w:gridAfter w:val="1"/>
            </w:trPr>
          </w:trPrChange>
        </w:trPr>
        <w:tc>
          <w:tcPr>
            <w:tcW w:w="3680" w:type="dxa"/>
            <w:tcPrChange w:id="1710"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0FF60A96" w14:textId="77777777" w:rsidR="007D09B7" w:rsidRDefault="00000000">
            <w:pPr>
              <w:numPr>
                <w:ilvl w:val="0"/>
                <w:numId w:val="93"/>
              </w:numPr>
            </w:pPr>
            <w:r>
              <w:lastRenderedPageBreak/>
              <w:t>To investigate the effect of LCG on the neonate</w:t>
            </w:r>
          </w:p>
        </w:tc>
        <w:tc>
          <w:tcPr>
            <w:tcW w:w="4240" w:type="dxa"/>
            <w:tcPrChange w:id="1711"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6D00E6BE" w14:textId="77777777" w:rsidR="007D09B7" w:rsidRDefault="00000000">
            <w:pPr>
              <w:numPr>
                <w:ilvl w:val="0"/>
                <w:numId w:val="94"/>
              </w:numPr>
            </w:pPr>
            <w:r>
              <w:t>Apgar scores at 1, 5 and 10 minutes</w:t>
            </w:r>
          </w:p>
        </w:tc>
      </w:tr>
      <w:tr w:rsidR="007D09B7" w14:paraId="0BAAA058" w14:textId="77777777">
        <w:trPr>
          <w:trPrChange w:id="1712" w:author="Inge Christoffer Olsen" w:date="2026-10-07T12:16:00Z" w16du:dateUtc="2026-10-07T10:16:00Z">
            <w:trPr>
              <w:gridBefore w:val="1"/>
              <w:gridAfter w:val="1"/>
            </w:trPr>
          </w:trPrChange>
        </w:trPr>
        <w:tc>
          <w:tcPr>
            <w:tcW w:w="3680" w:type="dxa"/>
            <w:tcPrChange w:id="1713"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7AA7AD5A" w14:textId="77777777" w:rsidR="007D09B7" w:rsidRDefault="007D09B7"/>
        </w:tc>
        <w:tc>
          <w:tcPr>
            <w:tcW w:w="4240" w:type="dxa"/>
            <w:tcPrChange w:id="1714"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0DB24917" w14:textId="77777777" w:rsidR="007D09B7" w:rsidRDefault="00000000">
            <w:pPr>
              <w:numPr>
                <w:ilvl w:val="0"/>
                <w:numId w:val="95"/>
              </w:numPr>
            </w:pPr>
            <w:r>
              <w:t xml:space="preserve">Neonatal </w:t>
            </w:r>
            <w:r>
              <w:rPr>
                <w:strike/>
                <w:rPrChange w:id="1715" w:author="Inge Christoffer Olsen" w:date="2026-10-07T12:16:00Z" w16du:dateUtc="2026-10-07T10:16:00Z">
                  <w:rPr/>
                </w:rPrChange>
              </w:rPr>
              <w:t>morbidity</w:t>
            </w:r>
            <w:r>
              <w:t xml:space="preserve"> </w:t>
            </w:r>
            <w:del w:id="1716" w:author="Inge Christoffer Olsen" w:date="2026-10-07T12:16:00Z" w16du:dateUtc="2026-10-07T10:16:00Z">
              <w:r w:rsidR="008F16F3" w:rsidRPr="008E36AF">
                <w:delText>and</w:delText>
              </w:r>
              <w:r w:rsidR="008F16F3">
                <w:rPr>
                  <w:strike/>
                </w:rPr>
                <w:delText xml:space="preserve"> </w:delText>
              </w:r>
              <w:r w:rsidR="008F16F3">
                <w:delText xml:space="preserve"> </w:delText>
              </w:r>
            </w:del>
            <w:r>
              <w:rPr>
                <w:u w:val="single"/>
              </w:rPr>
              <w:t>mortality</w:t>
            </w:r>
            <w:r>
              <w:t xml:space="preserve"> occurring during active </w:t>
            </w:r>
            <w:commentRangeStart w:id="1717"/>
            <w:commentRangeStart w:id="1718"/>
            <w:r>
              <w:t>labour</w:t>
            </w:r>
            <w:commentRangeEnd w:id="1717"/>
            <w:r w:rsidR="008A21AF">
              <w:rPr>
                <w:rStyle w:val="CommentReference"/>
                <w:sz w:val="24"/>
                <w:szCs w:val="22"/>
              </w:rPr>
              <w:commentReference w:id="1717"/>
            </w:r>
            <w:commentRangeEnd w:id="1718"/>
            <w:r w:rsidR="008F16F3">
              <w:rPr>
                <w:rStyle w:val="CommentReference"/>
                <w:sz w:val="24"/>
                <w:szCs w:val="22"/>
              </w:rPr>
              <w:commentReference w:id="1718"/>
            </w:r>
          </w:p>
        </w:tc>
      </w:tr>
      <w:tr w:rsidR="007D09B7" w14:paraId="61CC1D5F" w14:textId="77777777">
        <w:trPr>
          <w:trPrChange w:id="1719" w:author="Inge Christoffer Olsen" w:date="2026-10-07T12:16:00Z" w16du:dateUtc="2026-10-07T10:16:00Z">
            <w:trPr>
              <w:gridBefore w:val="1"/>
              <w:gridAfter w:val="1"/>
            </w:trPr>
          </w:trPrChange>
        </w:trPr>
        <w:tc>
          <w:tcPr>
            <w:tcW w:w="3680" w:type="dxa"/>
            <w:tcPrChange w:id="1720"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2BD61128" w14:textId="77777777" w:rsidR="007D09B7" w:rsidRDefault="007D09B7"/>
        </w:tc>
        <w:tc>
          <w:tcPr>
            <w:tcW w:w="4240" w:type="dxa"/>
            <w:tcPrChange w:id="1721"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4E5D066B" w14:textId="77777777" w:rsidR="007D09B7" w:rsidRDefault="00000000">
            <w:pPr>
              <w:numPr>
                <w:ilvl w:val="0"/>
                <w:numId w:val="96"/>
              </w:numPr>
            </w:pPr>
            <w:r>
              <w:t xml:space="preserve">Occurrence of neonatal metabolic acidosis (arterial umbilical cord </w:t>
            </w:r>
            <w:del w:id="1722" w:author="Inge Christoffer Olsen" w:date="2026-10-07T12:16:00Z" w16du:dateUtc="2026-10-07T10:16:00Z">
              <w:r w:rsidR="007D33E9">
                <w:delText>ph</w:delText>
              </w:r>
            </w:del>
            <w:ins w:id="1723" w:author="Inge Christoffer Olsen" w:date="2026-10-07T12:16:00Z" w16du:dateUtc="2026-10-07T10:16:00Z">
              <w:r>
                <w:t>pH</w:t>
              </w:r>
            </w:ins>
            <w:r>
              <w:t xml:space="preserve"> &lt; 7 and BE ≤ -12 or BD ≥ 12)</w:t>
            </w:r>
          </w:p>
        </w:tc>
      </w:tr>
      <w:tr w:rsidR="007D09B7" w14:paraId="279AB16D" w14:textId="77777777">
        <w:trPr>
          <w:trPrChange w:id="1724" w:author="Inge Christoffer Olsen" w:date="2026-10-07T12:16:00Z" w16du:dateUtc="2026-10-07T10:16:00Z">
            <w:trPr>
              <w:gridBefore w:val="1"/>
              <w:gridAfter w:val="1"/>
            </w:trPr>
          </w:trPrChange>
        </w:trPr>
        <w:tc>
          <w:tcPr>
            <w:tcW w:w="3680" w:type="dxa"/>
            <w:tcPrChange w:id="1725"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6E8FB1EE" w14:textId="77777777" w:rsidR="007D09B7" w:rsidRDefault="007D09B7"/>
        </w:tc>
        <w:tc>
          <w:tcPr>
            <w:tcW w:w="4240" w:type="dxa"/>
            <w:tcPrChange w:id="1726"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19A9F14C" w14:textId="77777777" w:rsidR="007D09B7" w:rsidRDefault="00000000">
            <w:pPr>
              <w:numPr>
                <w:ilvl w:val="0"/>
                <w:numId w:val="97"/>
              </w:numPr>
            </w:pPr>
            <w:r>
              <w:t xml:space="preserve">Arterial umbilical cord </w:t>
            </w:r>
            <w:commentRangeStart w:id="1727"/>
            <w:commentRangeStart w:id="1728"/>
            <w:r>
              <w:t>pH</w:t>
            </w:r>
            <w:commentRangeEnd w:id="1727"/>
            <w:r w:rsidR="009F2157">
              <w:rPr>
                <w:rStyle w:val="CommentReference"/>
                <w:sz w:val="24"/>
                <w:szCs w:val="22"/>
              </w:rPr>
              <w:commentReference w:id="1727"/>
            </w:r>
            <w:commentRangeEnd w:id="1728"/>
            <w:r w:rsidR="008F16F3">
              <w:rPr>
                <w:rStyle w:val="CommentReference"/>
                <w:sz w:val="24"/>
                <w:szCs w:val="22"/>
              </w:rPr>
              <w:commentReference w:id="1728"/>
            </w:r>
          </w:p>
        </w:tc>
      </w:tr>
      <w:tr w:rsidR="007D09B7" w14:paraId="7D956432" w14:textId="77777777">
        <w:trPr>
          <w:trPrChange w:id="1729" w:author="Inge Christoffer Olsen" w:date="2026-10-07T12:16:00Z" w16du:dateUtc="2026-10-07T10:16:00Z">
            <w:trPr>
              <w:gridBefore w:val="1"/>
              <w:gridAfter w:val="1"/>
            </w:trPr>
          </w:trPrChange>
        </w:trPr>
        <w:tc>
          <w:tcPr>
            <w:tcW w:w="3680" w:type="dxa"/>
            <w:tcPrChange w:id="1730"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74955AA4" w14:textId="77777777" w:rsidR="007D09B7" w:rsidRDefault="007D09B7"/>
        </w:tc>
        <w:tc>
          <w:tcPr>
            <w:tcW w:w="4240" w:type="dxa"/>
            <w:tcPrChange w:id="1731"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20C340B0" w14:textId="77777777" w:rsidR="007D09B7" w:rsidRDefault="00000000">
            <w:pPr>
              <w:numPr>
                <w:ilvl w:val="0"/>
                <w:numId w:val="98"/>
              </w:numPr>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7D09B7" w14:paraId="0E66DA18" w14:textId="77777777">
        <w:trPr>
          <w:trPrChange w:id="1732" w:author="Inge Christoffer Olsen" w:date="2026-10-07T12:16:00Z" w16du:dateUtc="2026-10-07T10:16:00Z">
            <w:trPr>
              <w:gridBefore w:val="1"/>
              <w:gridAfter w:val="1"/>
            </w:trPr>
          </w:trPrChange>
        </w:trPr>
        <w:tc>
          <w:tcPr>
            <w:tcW w:w="3680" w:type="dxa"/>
            <w:tcPrChange w:id="1733"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6731BE35" w14:textId="77777777" w:rsidR="007D09B7" w:rsidRDefault="007D09B7"/>
        </w:tc>
        <w:tc>
          <w:tcPr>
            <w:tcW w:w="4240" w:type="dxa"/>
            <w:tcPrChange w:id="1734"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7A5AF49B" w14:textId="77777777" w:rsidR="007D09B7" w:rsidRDefault="00000000">
            <w:pPr>
              <w:numPr>
                <w:ilvl w:val="0"/>
                <w:numId w:val="99"/>
              </w:numPr>
            </w:pPr>
            <w:r>
              <w:t>Breastfeeding within two hours after birth</w:t>
            </w:r>
          </w:p>
        </w:tc>
      </w:tr>
      <w:tr w:rsidR="007D09B7" w14:paraId="43687032" w14:textId="77777777">
        <w:trPr>
          <w:trPrChange w:id="1735" w:author="Inge Christoffer Olsen" w:date="2026-10-07T12:16:00Z" w16du:dateUtc="2026-10-07T10:16:00Z">
            <w:trPr>
              <w:gridBefore w:val="1"/>
              <w:gridAfter w:val="1"/>
            </w:trPr>
          </w:trPrChange>
        </w:trPr>
        <w:tc>
          <w:tcPr>
            <w:tcW w:w="3680" w:type="dxa"/>
            <w:tcPrChange w:id="1736" w:author="Inge Christoffer Olsen" w:date="2026-10-07T12:16:00Z" w16du:dateUtc="2026-10-07T10:16:00Z">
              <w:tcPr>
                <w:tcW w:w="4215" w:type="dxa"/>
              </w:tcPr>
            </w:tcPrChange>
          </w:tcPr>
          <w:p w14:paraId="1AC980E5" w14:textId="77777777" w:rsidR="007D09B7" w:rsidRDefault="007D09B7"/>
        </w:tc>
        <w:tc>
          <w:tcPr>
            <w:tcW w:w="4240" w:type="dxa"/>
            <w:tcPrChange w:id="1737" w:author="Inge Christoffer Olsen" w:date="2026-10-07T12:16:00Z" w16du:dateUtc="2026-10-07T10:16:00Z">
              <w:tcPr>
                <w:tcW w:w="5135" w:type="dxa"/>
                <w:gridSpan w:val="2"/>
              </w:tcPr>
            </w:tcPrChange>
          </w:tcPr>
          <w:p w14:paraId="3F62912E" w14:textId="77777777" w:rsidR="007D09B7" w:rsidRDefault="00000000">
            <w:pPr>
              <w:numPr>
                <w:ilvl w:val="0"/>
                <w:numId w:val="100"/>
              </w:numPr>
            </w:pPr>
            <w:r>
              <w:t>The use of formula milk</w:t>
            </w:r>
          </w:p>
        </w:tc>
      </w:tr>
      <w:tr w:rsidR="007D09B7" w14:paraId="48EFE9ED" w14:textId="77777777">
        <w:trPr>
          <w:trPrChange w:id="1738" w:author="Inge Christoffer Olsen" w:date="2026-10-07T12:16:00Z" w16du:dateUtc="2026-10-07T10:16:00Z">
            <w:trPr>
              <w:gridBefore w:val="1"/>
              <w:gridAfter w:val="1"/>
            </w:trPr>
          </w:trPrChange>
        </w:trPr>
        <w:tc>
          <w:tcPr>
            <w:tcW w:w="3680" w:type="dxa"/>
            <w:tcPrChange w:id="1739"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18A509E1" w14:textId="77777777" w:rsidR="007D09B7" w:rsidRDefault="00000000">
            <w:pPr>
              <w:numPr>
                <w:ilvl w:val="0"/>
                <w:numId w:val="101"/>
              </w:numPr>
            </w:pPr>
            <w:r>
              <w:t>Exploratory</w:t>
            </w:r>
          </w:p>
        </w:tc>
        <w:tc>
          <w:tcPr>
            <w:tcW w:w="4240" w:type="dxa"/>
            <w:tcPrChange w:id="1740"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0E78BCCE" w14:textId="77777777" w:rsidR="007D09B7" w:rsidRDefault="007D09B7"/>
        </w:tc>
      </w:tr>
      <w:tr w:rsidR="007D09B7" w14:paraId="23AFA298" w14:textId="77777777">
        <w:trPr>
          <w:trPrChange w:id="1741" w:author="Inge Christoffer Olsen" w:date="2026-10-07T12:16:00Z" w16du:dateUtc="2026-10-07T10:16:00Z">
            <w:trPr>
              <w:gridBefore w:val="1"/>
              <w:gridAfter w:val="1"/>
            </w:trPr>
          </w:trPrChange>
        </w:trPr>
        <w:tc>
          <w:tcPr>
            <w:tcW w:w="3680" w:type="dxa"/>
            <w:tcPrChange w:id="1742"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36EE00B1" w14:textId="77777777" w:rsidR="007D09B7" w:rsidRDefault="00000000">
            <w:pPr>
              <w:numPr>
                <w:ilvl w:val="0"/>
                <w:numId w:val="102"/>
              </w:numPr>
            </w:pPr>
            <w:r>
              <w:t>To describe and explore the effect of LCG in women with a planned vaginal delivery</w:t>
            </w:r>
          </w:p>
        </w:tc>
        <w:tc>
          <w:tcPr>
            <w:tcW w:w="4240" w:type="dxa"/>
            <w:tcPrChange w:id="1743"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639D46BD" w14:textId="77777777" w:rsidR="007D09B7" w:rsidRDefault="00000000">
            <w:pPr>
              <w:numPr>
                <w:ilvl w:val="0"/>
                <w:numId w:val="103"/>
              </w:numPr>
              <w:pPrChange w:id="1744" w:author="Inge Christoffer Olsen" w:date="2026-10-07T12:16:00Z" w16du:dateUtc="2026-10-07T10:16:00Z">
                <w:pPr>
                  <w:ind w:left="720"/>
                </w:pPr>
              </w:pPrChange>
            </w:pPr>
            <w:ins w:id="1745" w:author="Inge Christoffer Olsen" w:date="2026-10-07T12:16:00Z" w16du:dateUtc="2026-10-07T10:16:00Z">
              <w:r>
                <w:t>Fetal presentation at time of delivery</w:t>
              </w:r>
            </w:ins>
          </w:p>
        </w:tc>
      </w:tr>
      <w:tr w:rsidR="005F364C" w14:paraId="29D533B1" w14:textId="77777777" w:rsidTr="00F679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1746" w:author="Inge Christoffer Olsen" w:date="2026-10-07T12:16:00Z" w16du:dateUtc="2026-10-07T10:16:00Z"/>
        </w:trPr>
        <w:tc>
          <w:tcPr>
            <w:tcW w:w="4215" w:type="dxa"/>
            <w:tcBorders>
              <w:top w:val="single" w:sz="4" w:space="0" w:color="auto"/>
              <w:left w:val="single" w:sz="4" w:space="0" w:color="auto"/>
              <w:bottom w:val="single" w:sz="4" w:space="0" w:color="auto"/>
              <w:right w:val="single" w:sz="4" w:space="0" w:color="auto"/>
            </w:tcBorders>
          </w:tcPr>
          <w:p w14:paraId="257BA44F" w14:textId="77777777" w:rsidR="005F364C" w:rsidRDefault="005F364C">
            <w:pPr>
              <w:rPr>
                <w:del w:id="1747" w:author="Inge Christoffer Olsen" w:date="2026-10-07T12:16:00Z" w16du:dateUtc="2026-10-07T10:16:00Z"/>
              </w:rPr>
            </w:pPr>
          </w:p>
        </w:tc>
        <w:tc>
          <w:tcPr>
            <w:tcW w:w="5135" w:type="dxa"/>
            <w:tcBorders>
              <w:top w:val="single" w:sz="4" w:space="0" w:color="auto"/>
              <w:left w:val="single" w:sz="4" w:space="0" w:color="auto"/>
              <w:bottom w:val="single" w:sz="4" w:space="0" w:color="auto"/>
              <w:right w:val="single" w:sz="4" w:space="0" w:color="auto"/>
            </w:tcBorders>
          </w:tcPr>
          <w:p w14:paraId="135B1F87" w14:textId="77777777" w:rsidR="005F364C" w:rsidRDefault="005F364C" w:rsidP="00835811">
            <w:pPr>
              <w:ind w:left="720"/>
              <w:rPr>
                <w:del w:id="1748" w:author="Inge Christoffer Olsen" w:date="2026-10-07T12:16:00Z" w16du:dateUtc="2026-10-07T10:16:00Z"/>
              </w:rPr>
            </w:pPr>
          </w:p>
        </w:tc>
      </w:tr>
      <w:tr w:rsidR="00284F73" w14:paraId="224B3115" w14:textId="77777777" w:rsidTr="00F679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del w:id="1749" w:author="Inge Christoffer Olsen" w:date="2026-10-07T12:16:00Z" w16du:dateUtc="2026-10-07T10:16:00Z"/>
        </w:trPr>
        <w:tc>
          <w:tcPr>
            <w:tcW w:w="4215" w:type="dxa"/>
            <w:tcBorders>
              <w:top w:val="single" w:sz="4" w:space="0" w:color="auto"/>
              <w:left w:val="single" w:sz="4" w:space="0" w:color="auto"/>
              <w:bottom w:val="single" w:sz="4" w:space="0" w:color="auto"/>
              <w:right w:val="single" w:sz="4" w:space="0" w:color="auto"/>
            </w:tcBorders>
          </w:tcPr>
          <w:p w14:paraId="732CE93C" w14:textId="77777777" w:rsidR="00284F73" w:rsidRDefault="00284F73">
            <w:pPr>
              <w:rPr>
                <w:del w:id="1750" w:author="Inge Christoffer Olsen" w:date="2026-10-07T12:16:00Z" w16du:dateUtc="2026-10-07T10:16:00Z"/>
              </w:rPr>
            </w:pPr>
          </w:p>
        </w:tc>
        <w:tc>
          <w:tcPr>
            <w:tcW w:w="4856" w:type="dxa"/>
            <w:tcBorders>
              <w:top w:val="single" w:sz="4" w:space="0" w:color="auto"/>
              <w:left w:val="single" w:sz="4" w:space="0" w:color="auto"/>
              <w:bottom w:val="single" w:sz="4" w:space="0" w:color="auto"/>
              <w:right w:val="single" w:sz="4" w:space="0" w:color="auto"/>
            </w:tcBorders>
          </w:tcPr>
          <w:p w14:paraId="1CFC9E22" w14:textId="77777777" w:rsidR="00284F73" w:rsidRDefault="00284F73">
            <w:pPr>
              <w:numPr>
                <w:ilvl w:val="0"/>
                <w:numId w:val="30"/>
              </w:numPr>
              <w:rPr>
                <w:del w:id="1751" w:author="Inge Christoffer Olsen" w:date="2026-10-07T12:16:00Z" w16du:dateUtc="2026-10-07T10:16:00Z"/>
              </w:rPr>
            </w:pPr>
            <w:del w:id="1752" w:author="Inge Christoffer Olsen" w:date="2026-10-07T12:16:00Z" w16du:dateUtc="2026-10-07T10:16:00Z">
              <w:r>
                <w:delText>F</w:delText>
              </w:r>
              <w:r w:rsidR="00B83646">
                <w:delText>e</w:delText>
              </w:r>
              <w:r>
                <w:delText>tal presentation at time of delivery</w:delText>
              </w:r>
            </w:del>
          </w:p>
        </w:tc>
      </w:tr>
      <w:tr w:rsidR="007D09B7" w14:paraId="750115FF" w14:textId="77777777">
        <w:trPr>
          <w:trPrChange w:id="1753" w:author="Inge Christoffer Olsen" w:date="2026-10-07T12:16:00Z" w16du:dateUtc="2026-10-07T10:16:00Z">
            <w:trPr>
              <w:gridBefore w:val="1"/>
              <w:gridAfter w:val="2"/>
              <w:wAfter w:w="279" w:type="dxa"/>
            </w:trPr>
          </w:trPrChange>
        </w:trPr>
        <w:tc>
          <w:tcPr>
            <w:tcW w:w="3680" w:type="dxa"/>
            <w:tcPrChange w:id="1754"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23FD6435" w14:textId="77777777" w:rsidR="007D09B7" w:rsidRDefault="007D09B7"/>
        </w:tc>
        <w:tc>
          <w:tcPr>
            <w:tcW w:w="4240" w:type="dxa"/>
            <w:tcPrChange w:id="1755" w:author="Inge Christoffer Olsen" w:date="2026-10-07T12:16:00Z" w16du:dateUtc="2026-10-07T10:16:00Z">
              <w:tcPr>
                <w:tcW w:w="4856" w:type="dxa"/>
                <w:tcBorders>
                  <w:top w:val="single" w:sz="4" w:space="0" w:color="auto"/>
                  <w:left w:val="single" w:sz="4" w:space="0" w:color="auto"/>
                  <w:bottom w:val="single" w:sz="4" w:space="0" w:color="auto"/>
                  <w:right w:val="single" w:sz="4" w:space="0" w:color="auto"/>
                </w:tcBorders>
              </w:tcPr>
            </w:tcPrChange>
          </w:tcPr>
          <w:p w14:paraId="4AFA0791" w14:textId="77777777" w:rsidR="007D09B7" w:rsidRDefault="00000000">
            <w:pPr>
              <w:numPr>
                <w:ilvl w:val="0"/>
                <w:numId w:val="104"/>
              </w:numPr>
            </w:pPr>
            <w:r>
              <w:t>Fetal position at time of delivery</w:t>
            </w:r>
          </w:p>
        </w:tc>
      </w:tr>
      <w:tr w:rsidR="007D09B7" w14:paraId="06C50F4D" w14:textId="77777777">
        <w:trPr>
          <w:trPrChange w:id="1756" w:author="Inge Christoffer Olsen" w:date="2026-10-07T12:16:00Z" w16du:dateUtc="2026-10-07T10:16:00Z">
            <w:trPr>
              <w:gridBefore w:val="1"/>
              <w:gridAfter w:val="1"/>
            </w:trPr>
          </w:trPrChange>
        </w:trPr>
        <w:tc>
          <w:tcPr>
            <w:tcW w:w="3680" w:type="dxa"/>
            <w:tcPrChange w:id="1757"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45B5CD0D" w14:textId="77777777" w:rsidR="007D09B7" w:rsidRDefault="007D09B7"/>
        </w:tc>
        <w:tc>
          <w:tcPr>
            <w:tcW w:w="4240" w:type="dxa"/>
            <w:tcPrChange w:id="1758"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6A883779" w14:textId="77777777" w:rsidR="007D09B7" w:rsidRDefault="00000000">
            <w:pPr>
              <w:numPr>
                <w:ilvl w:val="0"/>
                <w:numId w:val="105"/>
              </w:numPr>
            </w:pPr>
            <w:r>
              <w:t>Initiation of epidural analgesia</w:t>
            </w:r>
          </w:p>
        </w:tc>
      </w:tr>
      <w:tr w:rsidR="007D09B7" w14:paraId="0973DFE5" w14:textId="77777777">
        <w:trPr>
          <w:trPrChange w:id="1759" w:author="Inge Christoffer Olsen" w:date="2026-10-07T12:16:00Z" w16du:dateUtc="2026-10-07T10:16:00Z">
            <w:trPr>
              <w:gridBefore w:val="1"/>
              <w:gridAfter w:val="1"/>
            </w:trPr>
          </w:trPrChange>
        </w:trPr>
        <w:tc>
          <w:tcPr>
            <w:tcW w:w="3680" w:type="dxa"/>
            <w:tcPrChange w:id="1760"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50E8B77E" w14:textId="77777777" w:rsidR="007D09B7" w:rsidRDefault="007D09B7"/>
        </w:tc>
        <w:tc>
          <w:tcPr>
            <w:tcW w:w="4240" w:type="dxa"/>
            <w:tcPrChange w:id="1761"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0AD4314C" w14:textId="77777777" w:rsidR="007D09B7" w:rsidRDefault="00000000">
            <w:pPr>
              <w:numPr>
                <w:ilvl w:val="0"/>
                <w:numId w:val="106"/>
              </w:numPr>
            </w:pPr>
            <w:r>
              <w:t>Birthing position</w:t>
            </w:r>
          </w:p>
        </w:tc>
      </w:tr>
      <w:tr w:rsidR="007D09B7" w14:paraId="5D1254AC" w14:textId="77777777">
        <w:trPr>
          <w:trPrChange w:id="1762" w:author="Inge Christoffer Olsen" w:date="2026-10-07T12:16:00Z" w16du:dateUtc="2026-10-07T10:16:00Z">
            <w:trPr>
              <w:gridBefore w:val="1"/>
              <w:gridAfter w:val="1"/>
            </w:trPr>
          </w:trPrChange>
        </w:trPr>
        <w:tc>
          <w:tcPr>
            <w:tcW w:w="3680" w:type="dxa"/>
            <w:tcPrChange w:id="1763"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3D60F8E8" w14:textId="77777777" w:rsidR="007D09B7" w:rsidRDefault="007D09B7"/>
        </w:tc>
        <w:tc>
          <w:tcPr>
            <w:tcW w:w="4240" w:type="dxa"/>
            <w:tcPrChange w:id="1764"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4C39B645" w14:textId="77777777" w:rsidR="007D09B7" w:rsidRDefault="00000000">
            <w:pPr>
              <w:numPr>
                <w:ilvl w:val="0"/>
                <w:numId w:val="107"/>
              </w:numPr>
            </w:pPr>
            <w:r>
              <w:t>Women’s childbirth experiences through qualitative interviews</w:t>
            </w:r>
          </w:p>
        </w:tc>
      </w:tr>
      <w:tr w:rsidR="007D09B7" w14:paraId="5C5A25BE" w14:textId="77777777">
        <w:trPr>
          <w:trPrChange w:id="1765" w:author="Inge Christoffer Olsen" w:date="2026-10-07T12:16:00Z" w16du:dateUtc="2026-10-07T10:16:00Z">
            <w:trPr>
              <w:gridBefore w:val="1"/>
              <w:gridAfter w:val="1"/>
            </w:trPr>
          </w:trPrChange>
        </w:trPr>
        <w:tc>
          <w:tcPr>
            <w:tcW w:w="3680" w:type="dxa"/>
            <w:tcPrChange w:id="1766"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234741FF" w14:textId="77777777" w:rsidR="007D09B7" w:rsidRDefault="00000000">
            <w:pPr>
              <w:numPr>
                <w:ilvl w:val="0"/>
                <w:numId w:val="108"/>
              </w:numPr>
            </w:pPr>
            <w:r>
              <w:t>To describe and explore the effect of LCG on the neonate</w:t>
            </w:r>
          </w:p>
        </w:tc>
        <w:tc>
          <w:tcPr>
            <w:tcW w:w="4240" w:type="dxa"/>
            <w:tcPrChange w:id="1767"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7FBBA29C" w14:textId="77777777" w:rsidR="007D09B7" w:rsidRDefault="00000000">
            <w:pPr>
              <w:numPr>
                <w:ilvl w:val="0"/>
                <w:numId w:val="109"/>
              </w:numPr>
            </w:pPr>
            <w:r>
              <w:t>Timing of cord clamping</w:t>
            </w:r>
          </w:p>
        </w:tc>
      </w:tr>
      <w:tr w:rsidR="007D09B7" w14:paraId="74C572AF" w14:textId="77777777">
        <w:trPr>
          <w:trPrChange w:id="1768" w:author="Inge Christoffer Olsen" w:date="2026-10-07T12:16:00Z" w16du:dateUtc="2026-10-07T10:16:00Z">
            <w:trPr>
              <w:gridBefore w:val="1"/>
              <w:gridAfter w:val="1"/>
            </w:trPr>
          </w:trPrChange>
        </w:trPr>
        <w:tc>
          <w:tcPr>
            <w:tcW w:w="3680" w:type="dxa"/>
            <w:tcPrChange w:id="1769"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0966D998" w14:textId="77777777" w:rsidR="007D09B7" w:rsidRDefault="007D09B7"/>
        </w:tc>
        <w:tc>
          <w:tcPr>
            <w:tcW w:w="4240" w:type="dxa"/>
            <w:tcPrChange w:id="1770"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49B66174" w14:textId="77777777" w:rsidR="007D09B7" w:rsidRDefault="00000000">
            <w:pPr>
              <w:numPr>
                <w:ilvl w:val="0"/>
                <w:numId w:val="110"/>
              </w:numPr>
            </w:pPr>
            <w:r>
              <w:t>Occurrence of neonatal morbidity defined as reasons for admittance to neonatal intensive unit within 2 hours after birth</w:t>
            </w:r>
          </w:p>
        </w:tc>
      </w:tr>
      <w:tr w:rsidR="007D09B7" w14:paraId="4A635F78" w14:textId="77777777">
        <w:trPr>
          <w:trPrChange w:id="1771" w:author="Inge Christoffer Olsen" w:date="2026-10-07T12:16:00Z" w16du:dateUtc="2026-10-07T10:16:00Z">
            <w:trPr>
              <w:gridBefore w:val="1"/>
              <w:gridAfter w:val="1"/>
            </w:trPr>
          </w:trPrChange>
        </w:trPr>
        <w:tc>
          <w:tcPr>
            <w:tcW w:w="3680" w:type="dxa"/>
            <w:tcPrChange w:id="1772" w:author="Inge Christoffer Olsen" w:date="2026-10-07T12:16:00Z" w16du:dateUtc="2026-10-07T10:16:00Z">
              <w:tcPr>
                <w:tcW w:w="4215" w:type="dxa"/>
                <w:tcBorders>
                  <w:top w:val="single" w:sz="4" w:space="0" w:color="auto"/>
                  <w:left w:val="single" w:sz="4" w:space="0" w:color="auto"/>
                  <w:bottom w:val="single" w:sz="4" w:space="0" w:color="auto"/>
                  <w:right w:val="single" w:sz="4" w:space="0" w:color="auto"/>
                </w:tcBorders>
              </w:tcPr>
            </w:tcPrChange>
          </w:tcPr>
          <w:p w14:paraId="55CD91B8" w14:textId="77777777" w:rsidR="007D09B7" w:rsidRDefault="00000000">
            <w:pPr>
              <w:numPr>
                <w:ilvl w:val="0"/>
                <w:numId w:val="111"/>
              </w:numPr>
            </w:pPr>
            <w:r>
              <w:lastRenderedPageBreak/>
              <w:t>To describe and explore the use of LCG from the health care providers perspective</w:t>
            </w:r>
          </w:p>
        </w:tc>
        <w:tc>
          <w:tcPr>
            <w:tcW w:w="4240" w:type="dxa"/>
            <w:tcPrChange w:id="1773" w:author="Inge Christoffer Olsen" w:date="2026-10-07T12:16:00Z" w16du:dateUtc="2026-10-07T10:16:00Z">
              <w:tcPr>
                <w:tcW w:w="5135" w:type="dxa"/>
                <w:gridSpan w:val="2"/>
                <w:tcBorders>
                  <w:top w:val="single" w:sz="4" w:space="0" w:color="auto"/>
                  <w:left w:val="single" w:sz="4" w:space="0" w:color="auto"/>
                  <w:bottom w:val="single" w:sz="4" w:space="0" w:color="auto"/>
                  <w:right w:val="single" w:sz="4" w:space="0" w:color="auto"/>
                </w:tcBorders>
              </w:tcPr>
            </w:tcPrChange>
          </w:tcPr>
          <w:p w14:paraId="4A5C1A22" w14:textId="77777777" w:rsidR="007D09B7" w:rsidRDefault="00000000">
            <w:pPr>
              <w:numPr>
                <w:ilvl w:val="0"/>
                <w:numId w:val="112"/>
              </w:numPr>
            </w:pPr>
            <w:r>
              <w:t>Health care providers experiences with using the LCG in clinical practice through a survey and through qualitative interviews</w:t>
            </w:r>
          </w:p>
        </w:tc>
      </w:tr>
    </w:tbl>
    <w:p w14:paraId="22304B1C" w14:textId="48304E60" w:rsidR="53CCF8CA" w:rsidRPr="008F16F3" w:rsidRDefault="53CCF8CA" w:rsidP="53CCF8CA">
      <w:pPr>
        <w:pStyle w:val="Heading2"/>
        <w:rPr>
          <w:del w:id="1774" w:author="Inge Christoffer Olsen" w:date="2026-10-07T12:16:00Z" w16du:dateUtc="2026-10-07T10:16:00Z"/>
          <w:rFonts w:hint="eastAsia"/>
        </w:rPr>
      </w:pPr>
    </w:p>
    <w:p w14:paraId="6152659E" w14:textId="77777777" w:rsidR="007D09B7" w:rsidRDefault="00000000">
      <w:pPr>
        <w:pStyle w:val="Heading2"/>
        <w:rPr>
          <w:rFonts w:hint="eastAsia"/>
        </w:rPr>
      </w:pPr>
      <w:bookmarkStart w:id="1775" w:name="sec-data-derivations"/>
      <w:bookmarkStart w:id="1776" w:name="_Toc242267720"/>
      <w:bookmarkStart w:id="1777" w:name="_Toc240344718"/>
      <w:bookmarkEnd w:id="1637"/>
      <w:r>
        <w:t>12.2 Data derivations</w:t>
      </w:r>
      <w:bookmarkEnd w:id="1776"/>
      <w:bookmarkEnd w:id="1777"/>
    </w:p>
    <w:p w14:paraId="3111553C" w14:textId="77777777" w:rsidR="007D09B7" w:rsidRDefault="00000000">
      <w:r>
        <w:t>Derivation of covariates and baseline characteristics from the trial database (variable names as in the data export). For multiple births, neonatal characteristics refer to the first-born twin.</w:t>
      </w:r>
    </w:p>
    <w:tbl>
      <w:tblPr>
        <w:tblW w:w="5000" w:type="pct"/>
        <w:tblLayout w:type="fixed"/>
        <w:tblLook w:val="0020" w:firstRow="1" w:lastRow="0" w:firstColumn="0" w:lastColumn="0" w:noHBand="0" w:noVBand="0"/>
        <w:tblPrChange w:id="1778" w:author="Inge Christoffer Olsen" w:date="2026-10-07T12:16:00Z" w16du:dateUtc="2026-10-07T10:16: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3120"/>
        <w:gridCol w:w="3120"/>
        <w:gridCol w:w="3120"/>
        <w:tblGridChange w:id="1779">
          <w:tblGrid>
            <w:gridCol w:w="5"/>
            <w:gridCol w:w="3023"/>
            <w:gridCol w:w="92"/>
            <w:gridCol w:w="2932"/>
            <w:gridCol w:w="188"/>
            <w:gridCol w:w="2836"/>
            <w:gridCol w:w="279"/>
            <w:gridCol w:w="5"/>
          </w:tblGrid>
        </w:tblGridChange>
      </w:tblGrid>
      <w:tr w:rsidR="007D09B7" w14:paraId="004962C5" w14:textId="77777777">
        <w:trPr>
          <w:tblHeader/>
          <w:trPrChange w:id="1780" w:author="Inge Christoffer Olsen" w:date="2026-10-07T12:16:00Z" w16du:dateUtc="2026-10-07T10:16:00Z">
            <w:trPr>
              <w:gridBefore w:val="1"/>
              <w:gridAfter w:val="1"/>
              <w:tblHeader/>
            </w:trPr>
          </w:trPrChange>
        </w:trPr>
        <w:tc>
          <w:tcPr>
            <w:tcW w:w="2640" w:type="dxa"/>
            <w:tcPrChange w:id="1781" w:author="Inge Christoffer Olsen" w:date="2026-10-07T12:16:00Z" w16du:dateUtc="2026-10-07T10:16:00Z">
              <w:tcPr>
                <w:tcW w:w="3023" w:type="dxa"/>
              </w:tcPr>
            </w:tcPrChange>
          </w:tcPr>
          <w:p w14:paraId="00FFBBC9" w14:textId="77777777" w:rsidR="007D09B7" w:rsidRDefault="00000000">
            <w:pPr>
              <w:rPr>
                <w:rPrChange w:id="1782" w:author="Inge Christoffer Olsen" w:date="2026-10-07T12:16:00Z" w16du:dateUtc="2026-10-07T10:16:00Z">
                  <w:rPr>
                    <w:b/>
                  </w:rPr>
                </w:rPrChange>
              </w:rPr>
            </w:pPr>
            <w:r>
              <w:rPr>
                <w:rPrChange w:id="1783" w:author="Inge Christoffer Olsen" w:date="2026-10-07T12:16:00Z" w16du:dateUtc="2026-10-07T10:16:00Z">
                  <w:rPr>
                    <w:b/>
                  </w:rPr>
                </w:rPrChange>
              </w:rPr>
              <w:t>Characteristic</w:t>
            </w:r>
          </w:p>
        </w:tc>
        <w:tc>
          <w:tcPr>
            <w:tcW w:w="2640" w:type="dxa"/>
            <w:tcPrChange w:id="1784" w:author="Inge Christoffer Olsen" w:date="2026-10-07T12:16:00Z" w16du:dateUtc="2026-10-07T10:16:00Z">
              <w:tcPr>
                <w:tcW w:w="3024" w:type="dxa"/>
                <w:gridSpan w:val="2"/>
              </w:tcPr>
            </w:tcPrChange>
          </w:tcPr>
          <w:p w14:paraId="6DD3D174" w14:textId="77777777" w:rsidR="007D09B7" w:rsidRDefault="00000000">
            <w:pPr>
              <w:rPr>
                <w:rPrChange w:id="1785" w:author="Inge Christoffer Olsen" w:date="2026-10-07T12:16:00Z" w16du:dateUtc="2026-10-07T10:16:00Z">
                  <w:rPr>
                    <w:b/>
                  </w:rPr>
                </w:rPrChange>
              </w:rPr>
            </w:pPr>
            <w:r>
              <w:rPr>
                <w:rPrChange w:id="1786" w:author="Inge Christoffer Olsen" w:date="2026-10-07T12:16:00Z" w16du:dateUtc="2026-10-07T10:16:00Z">
                  <w:rPr>
                    <w:b/>
                  </w:rPr>
                </w:rPrChange>
              </w:rPr>
              <w:t>Source variable(s)</w:t>
            </w:r>
          </w:p>
        </w:tc>
        <w:tc>
          <w:tcPr>
            <w:tcW w:w="2640" w:type="dxa"/>
            <w:tcPrChange w:id="1787" w:author="Inge Christoffer Olsen" w:date="2026-10-07T12:16:00Z" w16du:dateUtc="2026-10-07T10:16:00Z">
              <w:tcPr>
                <w:tcW w:w="3303" w:type="dxa"/>
                <w:gridSpan w:val="3"/>
              </w:tcPr>
            </w:tcPrChange>
          </w:tcPr>
          <w:p w14:paraId="72173B43" w14:textId="77777777" w:rsidR="007D09B7" w:rsidRDefault="00000000">
            <w:pPr>
              <w:rPr>
                <w:rPrChange w:id="1788" w:author="Inge Christoffer Olsen" w:date="2026-10-07T12:16:00Z" w16du:dateUtc="2026-10-07T10:16:00Z">
                  <w:rPr>
                    <w:b/>
                  </w:rPr>
                </w:rPrChange>
              </w:rPr>
            </w:pPr>
            <w:r>
              <w:rPr>
                <w:rPrChange w:id="1789" w:author="Inge Christoffer Olsen" w:date="2026-10-07T12:16:00Z" w16du:dateUtc="2026-10-07T10:16:00Z">
                  <w:rPr>
                    <w:b/>
                  </w:rPr>
                </w:rPrChange>
              </w:rPr>
              <w:t>Derivation</w:t>
            </w:r>
          </w:p>
        </w:tc>
      </w:tr>
      <w:tr w:rsidR="007D09B7" w14:paraId="118B356E" w14:textId="77777777">
        <w:trPr>
          <w:trPrChange w:id="1790" w:author="Inge Christoffer Olsen" w:date="2026-10-07T12:16:00Z" w16du:dateUtc="2026-10-07T10:16:00Z">
            <w:trPr>
              <w:gridBefore w:val="1"/>
              <w:gridAfter w:val="1"/>
              <w:trHeight w:val="300"/>
            </w:trPr>
          </w:trPrChange>
        </w:trPr>
        <w:tc>
          <w:tcPr>
            <w:tcW w:w="2640" w:type="dxa"/>
            <w:tcPrChange w:id="1791" w:author="Inge Christoffer Olsen" w:date="2026-10-07T12:16:00Z" w16du:dateUtc="2026-10-07T10:16:00Z">
              <w:tcPr>
                <w:tcW w:w="3023" w:type="dxa"/>
              </w:tcPr>
            </w:tcPrChange>
          </w:tcPr>
          <w:p w14:paraId="1A5EC290" w14:textId="77777777" w:rsidR="007D09B7" w:rsidRDefault="00000000">
            <w:pPr>
              <w:rPr>
                <w:rPrChange w:id="1792" w:author="Inge Christoffer Olsen" w:date="2026-10-07T12:16:00Z" w16du:dateUtc="2026-10-07T10:16:00Z">
                  <w:rPr>
                    <w:color w:val="FF0000"/>
                  </w:rPr>
                </w:rPrChange>
              </w:rPr>
            </w:pPr>
            <w:r>
              <w:rPr>
                <w:rPrChange w:id="1793" w:author="Inge Christoffer Olsen" w:date="2026-10-07T12:16:00Z" w16du:dateUtc="2026-10-07T10:16:00Z">
                  <w:rPr>
                    <w:color w:val="FF0000"/>
                  </w:rPr>
                </w:rPrChange>
              </w:rPr>
              <w:t>Annual number of deliveries</w:t>
            </w:r>
          </w:p>
        </w:tc>
        <w:tc>
          <w:tcPr>
            <w:tcW w:w="2640" w:type="dxa"/>
            <w:tcPrChange w:id="1794" w:author="Inge Christoffer Olsen" w:date="2026-10-07T12:16:00Z" w16du:dateUtc="2026-10-07T10:16:00Z">
              <w:tcPr>
                <w:tcW w:w="3024" w:type="dxa"/>
                <w:gridSpan w:val="2"/>
              </w:tcPr>
            </w:tcPrChange>
          </w:tcPr>
          <w:p w14:paraId="405ABB1F" w14:textId="77777777" w:rsidR="007D09B7" w:rsidRDefault="5566061B">
            <w:pPr>
              <w:rPr>
                <w:rPrChange w:id="1795" w:author="Inge Christoffer Olsen" w:date="2026-10-07T12:16:00Z" w16du:dateUtc="2026-10-07T10:16:00Z">
                  <w:rPr>
                    <w:color w:val="FF0000"/>
                  </w:rPr>
                </w:rPrChange>
              </w:rPr>
            </w:pPr>
            <w:del w:id="1796" w:author="Inge Christoffer Olsen" w:date="2026-10-07T12:16:00Z" w16du:dateUtc="2026-10-07T10:16:00Z">
              <w:r w:rsidRPr="008E36AF">
                <w:rPr>
                  <w:color w:val="FF0000"/>
                </w:rPr>
                <w:delText>Årlig antall fødsler</w:delText>
              </w:r>
            </w:del>
            <w:ins w:id="1797" w:author="Inge Christoffer Olsen" w:date="2026-10-07T12:16:00Z" w16du:dateUtc="2026-10-07T10:16:00Z">
              <w:r w:rsidR="00000000">
                <w:t>metadata/hospitals.csv (births per year at the hospital)</w:t>
              </w:r>
            </w:ins>
          </w:p>
        </w:tc>
        <w:tc>
          <w:tcPr>
            <w:tcW w:w="2640" w:type="dxa"/>
            <w:tcPrChange w:id="1798" w:author="Inge Christoffer Olsen" w:date="2026-10-07T12:16:00Z" w16du:dateUtc="2026-10-07T10:16:00Z">
              <w:tcPr>
                <w:tcW w:w="3303" w:type="dxa"/>
                <w:gridSpan w:val="3"/>
              </w:tcPr>
            </w:tcPrChange>
          </w:tcPr>
          <w:p w14:paraId="73C96DEE" w14:textId="77777777" w:rsidR="007D09B7" w:rsidRDefault="58BB569E">
            <w:pPr>
              <w:rPr>
                <w:rPrChange w:id="1799" w:author="Inge Christoffer Olsen" w:date="2026-10-07T12:16:00Z" w16du:dateUtc="2026-10-07T10:16:00Z">
                  <w:rPr>
                    <w:color w:val="FF0000"/>
                  </w:rPr>
                </w:rPrChange>
              </w:rPr>
            </w:pPr>
            <w:commentRangeStart w:id="1800"/>
            <w:commentRangeStart w:id="1801"/>
            <w:commentRangeEnd w:id="1800"/>
            <w:del w:id="1802" w:author="Inge Christoffer Olsen" w:date="2026-10-07T12:16:00Z" w16du:dateUtc="2026-10-07T10:16:00Z">
              <w:r w:rsidRPr="00B879FB">
                <w:rPr>
                  <w:rStyle w:val="CommentReference"/>
                  <w:color w:val="FF0000"/>
                  <w:sz w:val="24"/>
                  <w:szCs w:val="22"/>
                </w:rPr>
                <w:commentReference w:id="1800"/>
              </w:r>
              <w:commentRangeEnd w:id="1801"/>
              <w:r w:rsidR="001C4BA2" w:rsidRPr="00B879FB">
                <w:rPr>
                  <w:rStyle w:val="CommentReference"/>
                  <w:color w:val="FF0000"/>
                  <w:sz w:val="24"/>
                  <w:szCs w:val="22"/>
                </w:rPr>
                <w:commentReference w:id="1801"/>
              </w:r>
              <w:r w:rsidRPr="008E36AF">
                <w:rPr>
                  <w:color w:val="FF0000"/>
                </w:rPr>
                <w:delText>Annual deliveries pr year</w:delText>
              </w:r>
              <w:r w:rsidR="2BE7248C" w:rsidRPr="008E36AF">
                <w:rPr>
                  <w:color w:val="FF0000"/>
                </w:rPr>
                <w:delText xml:space="preserve">; </w:delText>
              </w:r>
            </w:del>
            <w:r w:rsidR="00000000">
              <w:rPr>
                <w:rPrChange w:id="1803" w:author="Inge Christoffer Olsen" w:date="2026-10-07T12:16:00Z" w16du:dateUtc="2026-10-07T10:16:00Z">
                  <w:rPr>
                    <w:color w:val="FF0000"/>
                  </w:rPr>
                </w:rPrChange>
              </w:rPr>
              <w:t>1000</w:t>
            </w:r>
            <w:del w:id="1804" w:author="Inge Christoffer Olsen" w:date="2026-10-07T12:16:00Z" w16du:dateUtc="2026-10-07T10:16:00Z">
              <w:r w:rsidR="2BE7248C" w:rsidRPr="008E36AF">
                <w:rPr>
                  <w:color w:val="FF0000"/>
                </w:rPr>
                <w:delText>-</w:delText>
              </w:r>
            </w:del>
            <w:ins w:id="1805" w:author="Inge Christoffer Olsen" w:date="2026-10-07T12:16:00Z" w16du:dateUtc="2026-10-07T10:16:00Z">
              <w:r w:rsidR="00000000">
                <w:t>–</w:t>
              </w:r>
            </w:ins>
            <w:r w:rsidR="00000000">
              <w:rPr>
                <w:rPrChange w:id="1806" w:author="Inge Christoffer Olsen" w:date="2026-10-07T12:16:00Z" w16du:dateUtc="2026-10-07T10:16:00Z">
                  <w:rPr>
                    <w:color w:val="FF0000"/>
                  </w:rPr>
                </w:rPrChange>
              </w:rPr>
              <w:t>1999, 2000</w:t>
            </w:r>
            <w:del w:id="1807" w:author="Inge Christoffer Olsen" w:date="2026-10-07T12:16:00Z" w16du:dateUtc="2026-10-07T10:16:00Z">
              <w:r w:rsidR="2BE7248C" w:rsidRPr="008E36AF">
                <w:rPr>
                  <w:color w:val="FF0000"/>
                </w:rPr>
                <w:delText>-</w:delText>
              </w:r>
            </w:del>
            <w:ins w:id="1808" w:author="Inge Christoffer Olsen" w:date="2026-10-07T12:16:00Z" w16du:dateUtc="2026-10-07T10:16:00Z">
              <w:r w:rsidR="00000000">
                <w:t>–</w:t>
              </w:r>
            </w:ins>
            <w:r w:rsidR="00000000">
              <w:rPr>
                <w:rPrChange w:id="1809" w:author="Inge Christoffer Olsen" w:date="2026-10-07T12:16:00Z" w16du:dateUtc="2026-10-07T10:16:00Z">
                  <w:rPr>
                    <w:color w:val="FF0000"/>
                  </w:rPr>
                </w:rPrChange>
              </w:rPr>
              <w:t>3999, ≥</w:t>
            </w:r>
            <w:ins w:id="1810" w:author="Inge Christoffer Olsen" w:date="2026-10-07T12:16:00Z" w16du:dateUtc="2026-10-07T10:16:00Z">
              <w:r w:rsidR="00000000">
                <w:t xml:space="preserve"> </w:t>
              </w:r>
            </w:ins>
            <w:r w:rsidR="00000000">
              <w:rPr>
                <w:rPrChange w:id="1811" w:author="Inge Christoffer Olsen" w:date="2026-10-07T12:16:00Z" w16du:dateUtc="2026-10-07T10:16:00Z">
                  <w:rPr>
                    <w:color w:val="FF0000"/>
                  </w:rPr>
                </w:rPrChange>
              </w:rPr>
              <w:t>4000</w:t>
            </w:r>
          </w:p>
        </w:tc>
      </w:tr>
      <w:tr w:rsidR="007D09B7" w14:paraId="4D6C6A94" w14:textId="77777777">
        <w:trPr>
          <w:trPrChange w:id="1812" w:author="Inge Christoffer Olsen" w:date="2026-10-07T12:16:00Z" w16du:dateUtc="2026-10-07T10:16:00Z">
            <w:trPr>
              <w:gridBefore w:val="1"/>
              <w:gridAfter w:val="1"/>
              <w:trHeight w:val="300"/>
            </w:trPr>
          </w:trPrChange>
        </w:trPr>
        <w:tc>
          <w:tcPr>
            <w:tcW w:w="2640" w:type="dxa"/>
            <w:tcPrChange w:id="1813" w:author="Inge Christoffer Olsen" w:date="2026-10-07T12:16:00Z" w16du:dateUtc="2026-10-07T10:16:00Z">
              <w:tcPr>
                <w:tcW w:w="3023" w:type="dxa"/>
              </w:tcPr>
            </w:tcPrChange>
          </w:tcPr>
          <w:p w14:paraId="248D7B14" w14:textId="77777777" w:rsidR="007D09B7" w:rsidRDefault="00000000">
            <w:r>
              <w:t>Contractions at admission</w:t>
            </w:r>
          </w:p>
        </w:tc>
        <w:tc>
          <w:tcPr>
            <w:tcW w:w="2640" w:type="dxa"/>
            <w:tcPrChange w:id="1814" w:author="Inge Christoffer Olsen" w:date="2026-10-07T12:16:00Z" w16du:dateUtc="2026-10-07T10:16:00Z">
              <w:tcPr>
                <w:tcW w:w="3024" w:type="dxa"/>
                <w:gridSpan w:val="2"/>
              </w:tcPr>
            </w:tcPrChange>
          </w:tcPr>
          <w:p w14:paraId="62B777FE" w14:textId="77777777" w:rsidR="007D09B7" w:rsidRDefault="00C12D82">
            <w:del w:id="1815" w:author="Inge Christoffer Olsen" w:date="2026-10-07T12:16:00Z" w16du:dateUtc="2026-10-07T10:16:00Z">
              <w:r>
                <w:delText>Antall</w:delText>
              </w:r>
            </w:del>
            <w:ins w:id="1816" w:author="Inge Christoffer Olsen" w:date="2026-10-07T12:16:00Z" w16du:dateUtc="2026-10-07T10:16:00Z">
              <w:r w:rsidR="00000000">
                <w:t>antall</w:t>
              </w:r>
            </w:ins>
            <w:r w:rsidR="00000000">
              <w:t>_rier_</w:t>
            </w:r>
            <w:del w:id="1817" w:author="Inge Christoffer Olsen" w:date="2026-10-07T12:16:00Z" w16du:dateUtc="2026-10-07T10:16:00Z">
              <w:r>
                <w:delText>10 min</w:delText>
              </w:r>
            </w:del>
            <w:ins w:id="1818" w:author="Inge Christoffer Olsen" w:date="2026-10-07T12:16:00Z" w16du:dateUtc="2026-10-07T10:16:00Z">
              <w:r w:rsidR="00000000">
                <w:t>10min</w:t>
              </w:r>
            </w:ins>
            <w:r w:rsidR="00000000">
              <w:t>_innkomst</w:t>
            </w:r>
          </w:p>
        </w:tc>
        <w:tc>
          <w:tcPr>
            <w:tcW w:w="2640" w:type="dxa"/>
            <w:tcPrChange w:id="1819" w:author="Inge Christoffer Olsen" w:date="2026-10-07T12:16:00Z" w16du:dateUtc="2026-10-07T10:16:00Z">
              <w:tcPr>
                <w:tcW w:w="3303" w:type="dxa"/>
                <w:gridSpan w:val="3"/>
              </w:tcPr>
            </w:tcPrChange>
          </w:tcPr>
          <w:p w14:paraId="33834149" w14:textId="77777777" w:rsidR="007D09B7" w:rsidRDefault="00000000">
            <w:r>
              <w:t xml:space="preserve">Number of contractions </w:t>
            </w:r>
            <w:del w:id="1820" w:author="Inge Christoffer Olsen" w:date="2026-10-07T12:16:00Z" w16du:dateUtc="2026-10-07T10:16:00Z">
              <w:r w:rsidR="00F640B0">
                <w:delText>pr</w:delText>
              </w:r>
            </w:del>
            <w:ins w:id="1821" w:author="Inge Christoffer Olsen" w:date="2026-10-07T12:16:00Z" w16du:dateUtc="2026-10-07T10:16:00Z">
              <w:r>
                <w:t>per</w:t>
              </w:r>
            </w:ins>
            <w:r>
              <w:t xml:space="preserve"> 10 minutes at admission</w:t>
            </w:r>
          </w:p>
        </w:tc>
      </w:tr>
      <w:tr w:rsidR="007D09B7" w14:paraId="49EEE1AC" w14:textId="77777777">
        <w:trPr>
          <w:trPrChange w:id="1822" w:author="Inge Christoffer Olsen" w:date="2026-10-07T12:16:00Z" w16du:dateUtc="2026-10-07T10:16:00Z">
            <w:trPr>
              <w:gridBefore w:val="1"/>
              <w:gridAfter w:val="1"/>
            </w:trPr>
          </w:trPrChange>
        </w:trPr>
        <w:tc>
          <w:tcPr>
            <w:tcW w:w="2640" w:type="dxa"/>
            <w:tcPrChange w:id="1823" w:author="Inge Christoffer Olsen" w:date="2026-10-07T12:16:00Z" w16du:dateUtc="2026-10-07T10:16:00Z">
              <w:tcPr>
                <w:tcW w:w="3023" w:type="dxa"/>
              </w:tcPr>
            </w:tcPrChange>
          </w:tcPr>
          <w:p w14:paraId="5341A088" w14:textId="77777777" w:rsidR="007D09B7" w:rsidRDefault="00000000">
            <w:r>
              <w:t>Maternal age</w:t>
            </w:r>
          </w:p>
        </w:tc>
        <w:tc>
          <w:tcPr>
            <w:tcW w:w="2640" w:type="dxa"/>
            <w:tcPrChange w:id="1824" w:author="Inge Christoffer Olsen" w:date="2026-10-07T12:16:00Z" w16du:dateUtc="2026-10-07T10:16:00Z">
              <w:tcPr>
                <w:tcW w:w="3024" w:type="dxa"/>
                <w:gridSpan w:val="2"/>
              </w:tcPr>
            </w:tcPrChange>
          </w:tcPr>
          <w:p w14:paraId="17B86969" w14:textId="77777777" w:rsidR="007D09B7" w:rsidRDefault="00000000">
            <w:r>
              <w:t>alder</w:t>
            </w:r>
          </w:p>
        </w:tc>
        <w:tc>
          <w:tcPr>
            <w:tcW w:w="2640" w:type="dxa"/>
            <w:tcPrChange w:id="1825" w:author="Inge Christoffer Olsen" w:date="2026-10-07T12:16:00Z" w16du:dateUtc="2026-10-07T10:16:00Z">
              <w:tcPr>
                <w:tcW w:w="3303" w:type="dxa"/>
                <w:gridSpan w:val="3"/>
              </w:tcPr>
            </w:tcPrChange>
          </w:tcPr>
          <w:p w14:paraId="18B0991E" w14:textId="77777777" w:rsidR="007D09B7" w:rsidRDefault="00000000">
            <w:r>
              <w:t xml:space="preserve">Age at </w:t>
            </w:r>
            <w:ins w:id="1826" w:author="Inge Christoffer Olsen" w:date="2026-10-07T12:16:00Z" w16du:dateUtc="2026-10-07T10:16:00Z">
              <w:r>
                <w:t xml:space="preserve">the </w:t>
              </w:r>
            </w:ins>
            <w:r>
              <w:t>time of delivery in completed years (from date of birth), as recorded</w:t>
            </w:r>
          </w:p>
        </w:tc>
      </w:tr>
      <w:tr w:rsidR="007D09B7" w14:paraId="4103FEAA" w14:textId="77777777">
        <w:trPr>
          <w:trPrChange w:id="1827" w:author="Inge Christoffer Olsen" w:date="2026-10-07T12:16:00Z" w16du:dateUtc="2026-10-07T10:16:00Z">
            <w:trPr>
              <w:gridBefore w:val="1"/>
              <w:gridAfter w:val="1"/>
            </w:trPr>
          </w:trPrChange>
        </w:trPr>
        <w:tc>
          <w:tcPr>
            <w:tcW w:w="2640" w:type="dxa"/>
            <w:tcPrChange w:id="1828" w:author="Inge Christoffer Olsen" w:date="2026-10-07T12:16:00Z" w16du:dateUtc="2026-10-07T10:16:00Z">
              <w:tcPr>
                <w:tcW w:w="3023" w:type="dxa"/>
              </w:tcPr>
            </w:tcPrChange>
          </w:tcPr>
          <w:p w14:paraId="6C547227" w14:textId="77777777" w:rsidR="007D09B7" w:rsidRDefault="00000000">
            <w:r>
              <w:t>Country of origin</w:t>
            </w:r>
          </w:p>
        </w:tc>
        <w:tc>
          <w:tcPr>
            <w:tcW w:w="2640" w:type="dxa"/>
            <w:tcPrChange w:id="1829" w:author="Inge Christoffer Olsen" w:date="2026-10-07T12:16:00Z" w16du:dateUtc="2026-10-07T10:16:00Z">
              <w:tcPr>
                <w:tcW w:w="3024" w:type="dxa"/>
                <w:gridSpan w:val="2"/>
              </w:tcPr>
            </w:tcPrChange>
          </w:tcPr>
          <w:p w14:paraId="7EAC26DE" w14:textId="77777777" w:rsidR="007D09B7" w:rsidRDefault="00000000">
            <w:r>
              <w:t>landbakgrunn</w:t>
            </w:r>
          </w:p>
        </w:tc>
        <w:tc>
          <w:tcPr>
            <w:tcW w:w="2640" w:type="dxa"/>
            <w:tcPrChange w:id="1830" w:author="Inge Christoffer Olsen" w:date="2026-10-07T12:16:00Z" w16du:dateUtc="2026-10-07T10:16:00Z">
              <w:tcPr>
                <w:tcW w:w="3303" w:type="dxa"/>
                <w:gridSpan w:val="3"/>
              </w:tcPr>
            </w:tcPrChange>
          </w:tcPr>
          <w:p w14:paraId="2D5C17A6" w14:textId="77777777" w:rsidR="007D09B7" w:rsidRDefault="00000000">
            <w:r>
              <w:t>Grouped by continent (country-to-continent lookup)</w:t>
            </w:r>
          </w:p>
        </w:tc>
      </w:tr>
      <w:tr w:rsidR="007D09B7" w14:paraId="43CF1235" w14:textId="77777777">
        <w:trPr>
          <w:ins w:id="1831" w:author="Inge Christoffer Olsen" w:date="2026-10-07T12:16:00Z" w16du:dateUtc="2026-10-07T10:16:00Z"/>
        </w:trPr>
        <w:tc>
          <w:tcPr>
            <w:tcW w:w="2640" w:type="dxa"/>
          </w:tcPr>
          <w:p w14:paraId="514DA4E9" w14:textId="77777777" w:rsidR="007D09B7" w:rsidRDefault="00000000">
            <w:pPr>
              <w:rPr>
                <w:ins w:id="1832" w:author="Inge Christoffer Olsen" w:date="2026-10-07T12:16:00Z" w16du:dateUtc="2026-10-07T10:16:00Z"/>
              </w:rPr>
            </w:pPr>
            <w:ins w:id="1833" w:author="Inge Christoffer Olsen" w:date="2026-10-07T12:16:00Z" w16du:dateUtc="2026-10-07T10:16:00Z">
              <w:r>
                <w:t>Country of origin Norway</w:t>
              </w:r>
            </w:ins>
          </w:p>
        </w:tc>
        <w:tc>
          <w:tcPr>
            <w:tcW w:w="2640" w:type="dxa"/>
          </w:tcPr>
          <w:p w14:paraId="2ABC60BA" w14:textId="77777777" w:rsidR="007D09B7" w:rsidRDefault="00000000">
            <w:pPr>
              <w:rPr>
                <w:ins w:id="1834" w:author="Inge Christoffer Olsen" w:date="2026-10-07T12:16:00Z" w16du:dateUtc="2026-10-07T10:16:00Z"/>
              </w:rPr>
            </w:pPr>
            <w:ins w:id="1835" w:author="Inge Christoffer Olsen" w:date="2026-10-07T12:16:00Z" w16du:dateUtc="2026-10-07T10:16:00Z">
              <w:r>
                <w:t>landbakgrunn</w:t>
              </w:r>
            </w:ins>
          </w:p>
        </w:tc>
        <w:tc>
          <w:tcPr>
            <w:tcW w:w="2640" w:type="dxa"/>
          </w:tcPr>
          <w:p w14:paraId="17D7907F" w14:textId="77777777" w:rsidR="007D09B7" w:rsidRDefault="00000000">
            <w:pPr>
              <w:rPr>
                <w:ins w:id="1836" w:author="Inge Christoffer Olsen" w:date="2026-10-07T12:16:00Z" w16du:dateUtc="2026-10-07T10:16:00Z"/>
              </w:rPr>
            </w:pPr>
            <w:ins w:id="1837" w:author="Inge Christoffer Olsen" w:date="2026-10-07T12:16:00Z" w16du:dateUtc="2026-10-07T10:16:00Z">
              <w:r>
                <w:t>Norway vs other</w:t>
              </w:r>
            </w:ins>
          </w:p>
        </w:tc>
      </w:tr>
      <w:tr w:rsidR="007D09B7" w14:paraId="0B75DD38" w14:textId="77777777">
        <w:trPr>
          <w:trPrChange w:id="1838" w:author="Inge Christoffer Olsen" w:date="2026-10-07T12:16:00Z" w16du:dateUtc="2026-10-07T10:16:00Z">
            <w:trPr>
              <w:gridBefore w:val="1"/>
              <w:gridAfter w:val="1"/>
            </w:trPr>
          </w:trPrChange>
        </w:trPr>
        <w:tc>
          <w:tcPr>
            <w:tcW w:w="2640" w:type="dxa"/>
            <w:tcPrChange w:id="1839" w:author="Inge Christoffer Olsen" w:date="2026-10-07T12:16:00Z" w16du:dateUtc="2026-10-07T10:16:00Z">
              <w:tcPr>
                <w:tcW w:w="3023" w:type="dxa"/>
              </w:tcPr>
            </w:tcPrChange>
          </w:tcPr>
          <w:p w14:paraId="79FA4C53" w14:textId="77777777" w:rsidR="007D09B7" w:rsidRDefault="00000000">
            <w:r>
              <w:t>Married or cohabiting</w:t>
            </w:r>
          </w:p>
        </w:tc>
        <w:tc>
          <w:tcPr>
            <w:tcW w:w="2640" w:type="dxa"/>
            <w:tcPrChange w:id="1840" w:author="Inge Christoffer Olsen" w:date="2026-10-07T12:16:00Z" w16du:dateUtc="2026-10-07T10:16:00Z">
              <w:tcPr>
                <w:tcW w:w="3024" w:type="dxa"/>
                <w:gridSpan w:val="2"/>
              </w:tcPr>
            </w:tcPrChange>
          </w:tcPr>
          <w:p w14:paraId="124EFA86" w14:textId="77777777" w:rsidR="007D09B7" w:rsidRDefault="00000000">
            <w:r>
              <w:t>sivilstatus</w:t>
            </w:r>
          </w:p>
        </w:tc>
        <w:tc>
          <w:tcPr>
            <w:tcW w:w="2640" w:type="dxa"/>
            <w:tcPrChange w:id="1841" w:author="Inge Christoffer Olsen" w:date="2026-10-07T12:16:00Z" w16du:dateUtc="2026-10-07T10:16:00Z">
              <w:tcPr>
                <w:tcW w:w="3303" w:type="dxa"/>
                <w:gridSpan w:val="3"/>
              </w:tcPr>
            </w:tcPrChange>
          </w:tcPr>
          <w:p w14:paraId="7AEDAF95" w14:textId="77777777" w:rsidR="007D09B7" w:rsidRDefault="3D021150">
            <w:del w:id="1842" w:author="Inge Christoffer Olsen" w:date="2026-10-07T12:16:00Z" w16du:dateUtc="2026-10-07T10:16:00Z">
              <w:r>
                <w:delText>married</w:delText>
              </w:r>
            </w:del>
            <w:ins w:id="1843" w:author="Inge Christoffer Olsen" w:date="2026-10-07T12:16:00Z" w16du:dateUtc="2026-10-07T10:16:00Z">
              <w:r w:rsidR="00000000">
                <w:t>Married (gift)</w:t>
              </w:r>
            </w:ins>
            <w:r w:rsidR="00000000">
              <w:t xml:space="preserve"> or cohabiting </w:t>
            </w:r>
            <w:ins w:id="1844" w:author="Inge Christoffer Olsen" w:date="2026-10-07T12:16:00Z" w16du:dateUtc="2026-10-07T10:16:00Z">
              <w:r w:rsidR="00000000">
                <w:t xml:space="preserve">(samboer) </w:t>
              </w:r>
            </w:ins>
            <w:r w:rsidR="00000000">
              <w:t>vs other</w:t>
            </w:r>
          </w:p>
        </w:tc>
      </w:tr>
      <w:tr w:rsidR="007D09B7" w14:paraId="79F7CB5A" w14:textId="77777777">
        <w:trPr>
          <w:trPrChange w:id="1845" w:author="Inge Christoffer Olsen" w:date="2026-10-07T12:16:00Z" w16du:dateUtc="2026-10-07T10:16:00Z">
            <w:trPr>
              <w:gridBefore w:val="1"/>
              <w:gridAfter w:val="1"/>
            </w:trPr>
          </w:trPrChange>
        </w:trPr>
        <w:tc>
          <w:tcPr>
            <w:tcW w:w="2640" w:type="dxa"/>
            <w:tcPrChange w:id="1846" w:author="Inge Christoffer Olsen" w:date="2026-10-07T12:16:00Z" w16du:dateUtc="2026-10-07T10:16:00Z">
              <w:tcPr>
                <w:tcW w:w="3023" w:type="dxa"/>
              </w:tcPr>
            </w:tcPrChange>
          </w:tcPr>
          <w:p w14:paraId="43B46B03" w14:textId="77777777" w:rsidR="007D09B7" w:rsidRDefault="00000000">
            <w:r>
              <w:t>Higher education</w:t>
            </w:r>
          </w:p>
        </w:tc>
        <w:tc>
          <w:tcPr>
            <w:tcW w:w="2640" w:type="dxa"/>
            <w:tcPrChange w:id="1847" w:author="Inge Christoffer Olsen" w:date="2026-10-07T12:16:00Z" w16du:dateUtc="2026-10-07T10:16:00Z">
              <w:tcPr>
                <w:tcW w:w="3024" w:type="dxa"/>
                <w:gridSpan w:val="2"/>
              </w:tcPr>
            </w:tcPrChange>
          </w:tcPr>
          <w:p w14:paraId="7B7A185F" w14:textId="77777777" w:rsidR="007D09B7" w:rsidRDefault="00000000">
            <w:r>
              <w:t>utdanning</w:t>
            </w:r>
          </w:p>
        </w:tc>
        <w:tc>
          <w:tcPr>
            <w:tcW w:w="2640" w:type="dxa"/>
            <w:tcPrChange w:id="1848" w:author="Inge Christoffer Olsen" w:date="2026-10-07T12:16:00Z" w16du:dateUtc="2026-10-07T10:16:00Z">
              <w:tcPr>
                <w:tcW w:w="3303" w:type="dxa"/>
                <w:gridSpan w:val="3"/>
              </w:tcPr>
            </w:tcPrChange>
          </w:tcPr>
          <w:p w14:paraId="1605DCE4" w14:textId="77777777" w:rsidR="007D09B7" w:rsidRDefault="00000000">
            <w:r>
              <w:t>University or college (hoyere_utdanning) vs lower</w:t>
            </w:r>
          </w:p>
        </w:tc>
      </w:tr>
      <w:tr w:rsidR="007D09B7" w14:paraId="0391A18C" w14:textId="77777777">
        <w:trPr>
          <w:trPrChange w:id="1849" w:author="Inge Christoffer Olsen" w:date="2026-10-07T12:16:00Z" w16du:dateUtc="2026-10-07T10:16:00Z">
            <w:trPr>
              <w:gridBefore w:val="1"/>
              <w:gridAfter w:val="1"/>
            </w:trPr>
          </w:trPrChange>
        </w:trPr>
        <w:tc>
          <w:tcPr>
            <w:tcW w:w="2640" w:type="dxa"/>
            <w:tcPrChange w:id="1850" w:author="Inge Christoffer Olsen" w:date="2026-10-07T12:16:00Z" w16du:dateUtc="2026-10-07T10:16:00Z">
              <w:tcPr>
                <w:tcW w:w="3023" w:type="dxa"/>
              </w:tcPr>
            </w:tcPrChange>
          </w:tcPr>
          <w:p w14:paraId="32412233" w14:textId="77777777" w:rsidR="007D09B7" w:rsidRDefault="00000000">
            <w:r>
              <w:t>Height</w:t>
            </w:r>
          </w:p>
        </w:tc>
        <w:tc>
          <w:tcPr>
            <w:tcW w:w="2640" w:type="dxa"/>
            <w:tcPrChange w:id="1851" w:author="Inge Christoffer Olsen" w:date="2026-10-07T12:16:00Z" w16du:dateUtc="2026-10-07T10:16:00Z">
              <w:tcPr>
                <w:tcW w:w="3024" w:type="dxa"/>
                <w:gridSpan w:val="2"/>
              </w:tcPr>
            </w:tcPrChange>
          </w:tcPr>
          <w:p w14:paraId="07C9C497" w14:textId="77777777" w:rsidR="007D09B7" w:rsidRDefault="00000000">
            <w:r>
              <w:t>hoyde</w:t>
            </w:r>
          </w:p>
        </w:tc>
        <w:tc>
          <w:tcPr>
            <w:tcW w:w="2640" w:type="dxa"/>
            <w:tcPrChange w:id="1852" w:author="Inge Christoffer Olsen" w:date="2026-10-07T12:16:00Z" w16du:dateUtc="2026-10-07T10:16:00Z">
              <w:tcPr>
                <w:tcW w:w="3303" w:type="dxa"/>
                <w:gridSpan w:val="3"/>
              </w:tcPr>
            </w:tcPrChange>
          </w:tcPr>
          <w:p w14:paraId="628781F6" w14:textId="77777777" w:rsidR="007D09B7" w:rsidRDefault="00000000">
            <w:r>
              <w:t>cm</w:t>
            </w:r>
          </w:p>
        </w:tc>
      </w:tr>
      <w:tr w:rsidR="007D09B7" w14:paraId="51C560A6" w14:textId="77777777">
        <w:trPr>
          <w:trPrChange w:id="1853" w:author="Inge Christoffer Olsen" w:date="2026-10-07T12:16:00Z" w16du:dateUtc="2026-10-07T10:16:00Z">
            <w:trPr>
              <w:gridBefore w:val="1"/>
              <w:gridAfter w:val="1"/>
            </w:trPr>
          </w:trPrChange>
        </w:trPr>
        <w:tc>
          <w:tcPr>
            <w:tcW w:w="2640" w:type="dxa"/>
            <w:tcPrChange w:id="1854" w:author="Inge Christoffer Olsen" w:date="2026-10-07T12:16:00Z" w16du:dateUtc="2026-10-07T10:16:00Z">
              <w:tcPr>
                <w:tcW w:w="3023" w:type="dxa"/>
              </w:tcPr>
            </w:tcPrChange>
          </w:tcPr>
          <w:p w14:paraId="04EF2FE9" w14:textId="77777777" w:rsidR="007D09B7" w:rsidRDefault="00000000">
            <w:r>
              <w:t>Pre-pregnancy weight</w:t>
            </w:r>
          </w:p>
        </w:tc>
        <w:tc>
          <w:tcPr>
            <w:tcW w:w="2640" w:type="dxa"/>
            <w:tcPrChange w:id="1855" w:author="Inge Christoffer Olsen" w:date="2026-10-07T12:16:00Z" w16du:dateUtc="2026-10-07T10:16:00Z">
              <w:tcPr>
                <w:tcW w:w="3024" w:type="dxa"/>
                <w:gridSpan w:val="2"/>
              </w:tcPr>
            </w:tcPrChange>
          </w:tcPr>
          <w:p w14:paraId="670DAC06" w14:textId="77777777" w:rsidR="007D09B7" w:rsidRDefault="00000000">
            <w:r>
              <w:t>pregravid_vekt</w:t>
            </w:r>
          </w:p>
        </w:tc>
        <w:tc>
          <w:tcPr>
            <w:tcW w:w="2640" w:type="dxa"/>
            <w:tcPrChange w:id="1856" w:author="Inge Christoffer Olsen" w:date="2026-10-07T12:16:00Z" w16du:dateUtc="2026-10-07T10:16:00Z">
              <w:tcPr>
                <w:tcW w:w="3303" w:type="dxa"/>
                <w:gridSpan w:val="3"/>
              </w:tcPr>
            </w:tcPrChange>
          </w:tcPr>
          <w:p w14:paraId="128D4CBB" w14:textId="77777777" w:rsidR="007D09B7" w:rsidRDefault="00000000">
            <w:r>
              <w:t>kg</w:t>
            </w:r>
          </w:p>
        </w:tc>
      </w:tr>
      <w:tr w:rsidR="007D09B7" w14:paraId="63AA79C5" w14:textId="77777777">
        <w:trPr>
          <w:trPrChange w:id="1857" w:author="Inge Christoffer Olsen" w:date="2026-10-07T12:16:00Z" w16du:dateUtc="2026-10-07T10:16:00Z">
            <w:trPr>
              <w:gridBefore w:val="1"/>
              <w:gridAfter w:val="1"/>
            </w:trPr>
          </w:trPrChange>
        </w:trPr>
        <w:tc>
          <w:tcPr>
            <w:tcW w:w="2640" w:type="dxa"/>
            <w:tcPrChange w:id="1858" w:author="Inge Christoffer Olsen" w:date="2026-10-07T12:16:00Z" w16du:dateUtc="2026-10-07T10:16:00Z">
              <w:tcPr>
                <w:tcW w:w="3023" w:type="dxa"/>
              </w:tcPr>
            </w:tcPrChange>
          </w:tcPr>
          <w:p w14:paraId="1C199B6C" w14:textId="77777777" w:rsidR="007D09B7" w:rsidRDefault="00000000">
            <w:r>
              <w:t>Pre-pregnancy BMI</w:t>
            </w:r>
          </w:p>
        </w:tc>
        <w:tc>
          <w:tcPr>
            <w:tcW w:w="2640" w:type="dxa"/>
            <w:tcPrChange w:id="1859" w:author="Inge Christoffer Olsen" w:date="2026-10-07T12:16:00Z" w16du:dateUtc="2026-10-07T10:16:00Z">
              <w:tcPr>
                <w:tcW w:w="3024" w:type="dxa"/>
                <w:gridSpan w:val="2"/>
              </w:tcPr>
            </w:tcPrChange>
          </w:tcPr>
          <w:p w14:paraId="1D6C2CEB" w14:textId="77777777" w:rsidR="007D09B7" w:rsidRDefault="00000000">
            <w:r>
              <w:t>hoyde, pregravid_vekt</w:t>
            </w:r>
          </w:p>
        </w:tc>
        <w:tc>
          <w:tcPr>
            <w:tcW w:w="2640" w:type="dxa"/>
            <w:tcPrChange w:id="1860" w:author="Inge Christoffer Olsen" w:date="2026-10-07T12:16:00Z" w16du:dateUtc="2026-10-07T10:16:00Z">
              <w:tcPr>
                <w:tcW w:w="3303" w:type="dxa"/>
                <w:gridSpan w:val="3"/>
              </w:tcPr>
            </w:tcPrChange>
          </w:tcPr>
          <w:p w14:paraId="5A03ED11" w14:textId="77777777" w:rsidR="007D09B7" w:rsidRDefault="00000000">
            <w:r>
              <w:t>weight (kg) / height (m)</w:t>
            </w:r>
            <w:r>
              <w:rPr>
                <w:vertAlign w:val="superscript"/>
              </w:rPr>
              <w:t>2</w:t>
            </w:r>
          </w:p>
        </w:tc>
      </w:tr>
      <w:tr w:rsidR="007D09B7" w14:paraId="0A25B923" w14:textId="77777777">
        <w:trPr>
          <w:trPrChange w:id="1861" w:author="Inge Christoffer Olsen" w:date="2026-10-07T12:16:00Z" w16du:dateUtc="2026-10-07T10:16:00Z">
            <w:trPr>
              <w:gridBefore w:val="1"/>
              <w:gridAfter w:val="1"/>
            </w:trPr>
          </w:trPrChange>
        </w:trPr>
        <w:tc>
          <w:tcPr>
            <w:tcW w:w="2640" w:type="dxa"/>
            <w:tcPrChange w:id="1862" w:author="Inge Christoffer Olsen" w:date="2026-10-07T12:16:00Z" w16du:dateUtc="2026-10-07T10:16:00Z">
              <w:tcPr>
                <w:tcW w:w="3023" w:type="dxa"/>
              </w:tcPr>
            </w:tcPrChange>
          </w:tcPr>
          <w:p w14:paraId="1E0E572E" w14:textId="77777777" w:rsidR="007D09B7" w:rsidRDefault="00000000">
            <w:r>
              <w:t>Smoking</w:t>
            </w:r>
          </w:p>
        </w:tc>
        <w:tc>
          <w:tcPr>
            <w:tcW w:w="2640" w:type="dxa"/>
            <w:tcPrChange w:id="1863" w:author="Inge Christoffer Olsen" w:date="2026-10-07T12:16:00Z" w16du:dateUtc="2026-10-07T10:16:00Z">
              <w:tcPr>
                <w:tcW w:w="3024" w:type="dxa"/>
                <w:gridSpan w:val="2"/>
              </w:tcPr>
            </w:tcPrChange>
          </w:tcPr>
          <w:p w14:paraId="273346AB" w14:textId="77777777" w:rsidR="007D09B7" w:rsidRDefault="00000000">
            <w:pPr>
              <w:rPr>
                <w:rPrChange w:id="1864" w:author="Inge Christoffer Olsen" w:date="2026-10-07T12:16:00Z" w16du:dateUtc="2026-10-07T10:16:00Z">
                  <w:rPr>
                    <w:lang w:val="nb-NO"/>
                  </w:rPr>
                </w:rPrChange>
              </w:rPr>
            </w:pPr>
            <w:r>
              <w:rPr>
                <w:rPrChange w:id="1865" w:author="Inge Christoffer Olsen" w:date="2026-10-07T12:16:00Z" w16du:dateUtc="2026-10-07T10:16:00Z">
                  <w:rPr>
                    <w:lang w:val="nb-NO"/>
                  </w:rPr>
                </w:rPrChange>
              </w:rPr>
              <w:t>royk_for_eller_i_sv_s</w:t>
            </w:r>
          </w:p>
        </w:tc>
        <w:tc>
          <w:tcPr>
            <w:tcW w:w="2640" w:type="dxa"/>
            <w:tcPrChange w:id="1866" w:author="Inge Christoffer Olsen" w:date="2026-10-07T12:16:00Z" w16du:dateUtc="2026-10-07T10:16:00Z">
              <w:tcPr>
                <w:tcW w:w="3303" w:type="dxa"/>
                <w:gridSpan w:val="3"/>
              </w:tcPr>
            </w:tcPrChange>
          </w:tcPr>
          <w:p w14:paraId="752AE87B" w14:textId="77777777" w:rsidR="007D09B7" w:rsidRDefault="00000000">
            <w:r>
              <w:t>Smoking before or during pregnancy</w:t>
            </w:r>
          </w:p>
        </w:tc>
      </w:tr>
      <w:tr w:rsidR="007D09B7" w14:paraId="75B9805E" w14:textId="77777777">
        <w:trPr>
          <w:trPrChange w:id="1867" w:author="Inge Christoffer Olsen" w:date="2026-10-07T12:16:00Z" w16du:dateUtc="2026-10-07T10:16:00Z">
            <w:trPr>
              <w:gridBefore w:val="1"/>
              <w:gridAfter w:val="1"/>
            </w:trPr>
          </w:trPrChange>
        </w:trPr>
        <w:tc>
          <w:tcPr>
            <w:tcW w:w="2640" w:type="dxa"/>
            <w:tcPrChange w:id="1868" w:author="Inge Christoffer Olsen" w:date="2026-10-07T12:16:00Z" w16du:dateUtc="2026-10-07T10:16:00Z">
              <w:tcPr>
                <w:tcW w:w="3023" w:type="dxa"/>
              </w:tcPr>
            </w:tcPrChange>
          </w:tcPr>
          <w:p w14:paraId="643C3054" w14:textId="77777777" w:rsidR="007D09B7" w:rsidRDefault="00000000">
            <w:r>
              <w:t>Snuff use</w:t>
            </w:r>
          </w:p>
        </w:tc>
        <w:tc>
          <w:tcPr>
            <w:tcW w:w="2640" w:type="dxa"/>
            <w:tcPrChange w:id="1869" w:author="Inge Christoffer Olsen" w:date="2026-10-07T12:16:00Z" w16du:dateUtc="2026-10-07T10:16:00Z">
              <w:tcPr>
                <w:tcW w:w="3024" w:type="dxa"/>
                <w:gridSpan w:val="2"/>
              </w:tcPr>
            </w:tcPrChange>
          </w:tcPr>
          <w:p w14:paraId="741704B1" w14:textId="77777777" w:rsidR="007D09B7" w:rsidRDefault="00000000">
            <w:pPr>
              <w:rPr>
                <w:rPrChange w:id="1870" w:author="Inge Christoffer Olsen" w:date="2026-10-07T12:16:00Z" w16du:dateUtc="2026-10-07T10:16:00Z">
                  <w:rPr>
                    <w:lang w:val="nb-NO"/>
                  </w:rPr>
                </w:rPrChange>
              </w:rPr>
            </w:pPr>
            <w:r>
              <w:rPr>
                <w:rPrChange w:id="1871" w:author="Inge Christoffer Olsen" w:date="2026-10-07T12:16:00Z" w16du:dateUtc="2026-10-07T10:16:00Z">
                  <w:rPr>
                    <w:lang w:val="nb-NO"/>
                  </w:rPr>
                </w:rPrChange>
              </w:rPr>
              <w:t>snus_for_eller_i_sv_s</w:t>
            </w:r>
          </w:p>
        </w:tc>
        <w:tc>
          <w:tcPr>
            <w:tcW w:w="2640" w:type="dxa"/>
            <w:tcPrChange w:id="1872" w:author="Inge Christoffer Olsen" w:date="2026-10-07T12:16:00Z" w16du:dateUtc="2026-10-07T10:16:00Z">
              <w:tcPr>
                <w:tcW w:w="3303" w:type="dxa"/>
                <w:gridSpan w:val="3"/>
              </w:tcPr>
            </w:tcPrChange>
          </w:tcPr>
          <w:p w14:paraId="321BF602" w14:textId="77777777" w:rsidR="007D09B7" w:rsidRDefault="00000000">
            <w:r>
              <w:t>Snuff use before or during pregnancy</w:t>
            </w:r>
          </w:p>
        </w:tc>
      </w:tr>
      <w:tr w:rsidR="007D09B7" w14:paraId="6090C369" w14:textId="77777777">
        <w:trPr>
          <w:trPrChange w:id="1873" w:author="Inge Christoffer Olsen" w:date="2026-10-07T12:16:00Z" w16du:dateUtc="2026-10-07T10:16:00Z">
            <w:trPr>
              <w:gridBefore w:val="1"/>
              <w:gridAfter w:val="1"/>
            </w:trPr>
          </w:trPrChange>
        </w:trPr>
        <w:tc>
          <w:tcPr>
            <w:tcW w:w="2640" w:type="dxa"/>
            <w:tcPrChange w:id="1874" w:author="Inge Christoffer Olsen" w:date="2026-10-07T12:16:00Z" w16du:dateUtc="2026-10-07T10:16:00Z">
              <w:tcPr>
                <w:tcW w:w="3023" w:type="dxa"/>
              </w:tcPr>
            </w:tcPrChange>
          </w:tcPr>
          <w:p w14:paraId="687E8796" w14:textId="77777777" w:rsidR="007D09B7" w:rsidRDefault="00000000">
            <w:r>
              <w:lastRenderedPageBreak/>
              <w:t>Medically treated diabetes</w:t>
            </w:r>
          </w:p>
        </w:tc>
        <w:tc>
          <w:tcPr>
            <w:tcW w:w="2640" w:type="dxa"/>
            <w:tcPrChange w:id="1875" w:author="Inge Christoffer Olsen" w:date="2026-10-07T12:16:00Z" w16du:dateUtc="2026-10-07T10:16:00Z">
              <w:tcPr>
                <w:tcW w:w="3024" w:type="dxa"/>
                <w:gridSpan w:val="2"/>
              </w:tcPr>
            </w:tcPrChange>
          </w:tcPr>
          <w:p w14:paraId="592485D8" w14:textId="77777777" w:rsidR="007D09B7" w:rsidRDefault="00000000">
            <w:pPr>
              <w:rPr>
                <w:rPrChange w:id="1876" w:author="Inge Christoffer Olsen" w:date="2026-10-07T12:16:00Z" w16du:dateUtc="2026-10-07T10:16:00Z">
                  <w:rPr>
                    <w:lang w:val="nb-NO"/>
                  </w:rPr>
                </w:rPrChange>
              </w:rPr>
            </w:pPr>
            <w:r>
              <w:rPr>
                <w:rPrChange w:id="1877" w:author="Inge Christoffer Olsen" w:date="2026-10-07T12:16:00Z" w16du:dateUtc="2026-10-07T10:16:00Z">
                  <w:rPr>
                    <w:lang w:val="nb-NO"/>
                  </w:rPr>
                </w:rPrChange>
              </w:rPr>
              <w:t>hvilke_kjente_pregravide_sykdommer, hvilke_svangerskapsrelaterte_sykdommer</w:t>
            </w:r>
          </w:p>
        </w:tc>
        <w:tc>
          <w:tcPr>
            <w:tcW w:w="2640" w:type="dxa"/>
            <w:tcPrChange w:id="1878" w:author="Inge Christoffer Olsen" w:date="2026-10-07T12:16:00Z" w16du:dateUtc="2026-10-07T10:16:00Z">
              <w:tcPr>
                <w:tcW w:w="3303" w:type="dxa"/>
                <w:gridSpan w:val="3"/>
              </w:tcPr>
            </w:tcPrChange>
          </w:tcPr>
          <w:p w14:paraId="692F8F13" w14:textId="77777777" w:rsidR="007D09B7" w:rsidRDefault="00000000">
            <w:r>
              <w:t>Type 1 or type 2 diabetes, or gestational diabetes treated with metformin or insulin</w:t>
            </w:r>
          </w:p>
        </w:tc>
      </w:tr>
      <w:tr w:rsidR="007D09B7" w14:paraId="50A836F0" w14:textId="77777777">
        <w:trPr>
          <w:trPrChange w:id="1879" w:author="Inge Christoffer Olsen" w:date="2026-10-07T12:16:00Z" w16du:dateUtc="2026-10-07T10:16:00Z">
            <w:trPr>
              <w:gridBefore w:val="1"/>
              <w:gridAfter w:val="1"/>
            </w:trPr>
          </w:trPrChange>
        </w:trPr>
        <w:tc>
          <w:tcPr>
            <w:tcW w:w="2640" w:type="dxa"/>
            <w:tcPrChange w:id="1880" w:author="Inge Christoffer Olsen" w:date="2026-10-07T12:16:00Z" w16du:dateUtc="2026-10-07T10:16:00Z">
              <w:tcPr>
                <w:tcW w:w="3023" w:type="dxa"/>
              </w:tcPr>
            </w:tcPrChange>
          </w:tcPr>
          <w:p w14:paraId="2CA5887C" w14:textId="77777777" w:rsidR="007D09B7" w:rsidRDefault="00000000">
            <w:r>
              <w:t>Hypertensive disorders</w:t>
            </w:r>
          </w:p>
        </w:tc>
        <w:tc>
          <w:tcPr>
            <w:tcW w:w="2640" w:type="dxa"/>
            <w:tcPrChange w:id="1881" w:author="Inge Christoffer Olsen" w:date="2026-10-07T12:16:00Z" w16du:dateUtc="2026-10-07T10:16:00Z">
              <w:tcPr>
                <w:tcW w:w="3024" w:type="dxa"/>
                <w:gridSpan w:val="2"/>
              </w:tcPr>
            </w:tcPrChange>
          </w:tcPr>
          <w:p w14:paraId="6571C1C1" w14:textId="77777777" w:rsidR="007D09B7" w:rsidRDefault="00000000">
            <w:r>
              <w:t>as above</w:t>
            </w:r>
          </w:p>
        </w:tc>
        <w:tc>
          <w:tcPr>
            <w:tcW w:w="2640" w:type="dxa"/>
            <w:tcPrChange w:id="1882" w:author="Inge Christoffer Olsen" w:date="2026-10-07T12:16:00Z" w16du:dateUtc="2026-10-07T10:16:00Z">
              <w:tcPr>
                <w:tcW w:w="3303" w:type="dxa"/>
                <w:gridSpan w:val="3"/>
              </w:tcPr>
            </w:tcPrChange>
          </w:tcPr>
          <w:p w14:paraId="5822F89B" w14:textId="77777777" w:rsidR="007D09B7" w:rsidRDefault="00000000">
            <w:r>
              <w:t>Chronic hypertension, gestational hypertension or pre-eclampsia</w:t>
            </w:r>
          </w:p>
        </w:tc>
      </w:tr>
      <w:tr w:rsidR="007D09B7" w14:paraId="059CC8DC" w14:textId="77777777">
        <w:trPr>
          <w:trPrChange w:id="1883" w:author="Inge Christoffer Olsen" w:date="2026-10-07T12:16:00Z" w16du:dateUtc="2026-10-07T10:16:00Z">
            <w:trPr>
              <w:gridBefore w:val="1"/>
              <w:gridAfter w:val="1"/>
            </w:trPr>
          </w:trPrChange>
        </w:trPr>
        <w:tc>
          <w:tcPr>
            <w:tcW w:w="2640" w:type="dxa"/>
            <w:tcPrChange w:id="1884" w:author="Inge Christoffer Olsen" w:date="2026-10-07T12:16:00Z" w16du:dateUtc="2026-10-07T10:16:00Z">
              <w:tcPr>
                <w:tcW w:w="3023" w:type="dxa"/>
              </w:tcPr>
            </w:tcPrChange>
          </w:tcPr>
          <w:p w14:paraId="60506CDA" w14:textId="77777777" w:rsidR="007D09B7" w:rsidRDefault="00000000">
            <w:r>
              <w:t>Robson group</w:t>
            </w:r>
          </w:p>
        </w:tc>
        <w:tc>
          <w:tcPr>
            <w:tcW w:w="2640" w:type="dxa"/>
            <w:tcPrChange w:id="1885" w:author="Inge Christoffer Olsen" w:date="2026-10-07T12:16:00Z" w16du:dateUtc="2026-10-07T10:16:00Z">
              <w:tcPr>
                <w:tcW w:w="3024" w:type="dxa"/>
                <w:gridSpan w:val="2"/>
              </w:tcPr>
            </w:tcPrChange>
          </w:tcPr>
          <w:p w14:paraId="086CD4F8" w14:textId="77777777" w:rsidR="007D09B7" w:rsidRDefault="00000000">
            <w:r>
              <w:t>robson_gruppe</w:t>
            </w:r>
          </w:p>
        </w:tc>
        <w:tc>
          <w:tcPr>
            <w:tcW w:w="2640" w:type="dxa"/>
            <w:tcPrChange w:id="1886" w:author="Inge Christoffer Olsen" w:date="2026-10-07T12:16:00Z" w16du:dateUtc="2026-10-07T10:16:00Z">
              <w:tcPr>
                <w:tcW w:w="3303" w:type="dxa"/>
                <w:gridSpan w:val="3"/>
              </w:tcPr>
            </w:tcPrChange>
          </w:tcPr>
          <w:p w14:paraId="5232E58A" w14:textId="77777777" w:rsidR="007D09B7" w:rsidRDefault="00000000">
            <w:r>
              <w:t>As recorded (ten-group classification)</w:t>
            </w:r>
          </w:p>
        </w:tc>
      </w:tr>
      <w:tr w:rsidR="007D09B7" w14:paraId="3488BB15" w14:textId="77777777">
        <w:trPr>
          <w:trPrChange w:id="1887" w:author="Inge Christoffer Olsen" w:date="2026-10-07T12:16:00Z" w16du:dateUtc="2026-10-07T10:16:00Z">
            <w:trPr>
              <w:gridBefore w:val="1"/>
              <w:gridAfter w:val="1"/>
            </w:trPr>
          </w:trPrChange>
        </w:trPr>
        <w:tc>
          <w:tcPr>
            <w:tcW w:w="2640" w:type="dxa"/>
            <w:tcPrChange w:id="1888" w:author="Inge Christoffer Olsen" w:date="2026-10-07T12:16:00Z" w16du:dateUtc="2026-10-07T10:16:00Z">
              <w:tcPr>
                <w:tcW w:w="3023" w:type="dxa"/>
              </w:tcPr>
            </w:tcPrChange>
          </w:tcPr>
          <w:p w14:paraId="6AD25EB6" w14:textId="77777777" w:rsidR="007D09B7" w:rsidRDefault="00000000">
            <w:r>
              <w:t>Parity</w:t>
            </w:r>
          </w:p>
        </w:tc>
        <w:tc>
          <w:tcPr>
            <w:tcW w:w="2640" w:type="dxa"/>
            <w:tcPrChange w:id="1889" w:author="Inge Christoffer Olsen" w:date="2026-10-07T12:16:00Z" w16du:dateUtc="2026-10-07T10:16:00Z">
              <w:tcPr>
                <w:tcW w:w="3024" w:type="dxa"/>
                <w:gridSpan w:val="2"/>
              </w:tcPr>
            </w:tcPrChange>
          </w:tcPr>
          <w:p w14:paraId="23884E33" w14:textId="77777777" w:rsidR="007D09B7" w:rsidRDefault="00000000">
            <w:r>
              <w:t>paritet</w:t>
            </w:r>
          </w:p>
        </w:tc>
        <w:tc>
          <w:tcPr>
            <w:tcW w:w="2640" w:type="dxa"/>
            <w:tcPrChange w:id="1890" w:author="Inge Christoffer Olsen" w:date="2026-10-07T12:16:00Z" w16du:dateUtc="2026-10-07T10:16:00Z">
              <w:tcPr>
                <w:tcW w:w="3303" w:type="dxa"/>
                <w:gridSpan w:val="3"/>
              </w:tcPr>
            </w:tcPrChange>
          </w:tcPr>
          <w:p w14:paraId="3F2CCB86" w14:textId="77777777" w:rsidR="007D09B7" w:rsidRDefault="00000000">
            <w:r>
              <w:t>0, 1, ≥ 2</w:t>
            </w:r>
          </w:p>
        </w:tc>
      </w:tr>
      <w:tr w:rsidR="007D09B7" w14:paraId="1C92C112" w14:textId="77777777">
        <w:trPr>
          <w:trPrChange w:id="1891" w:author="Inge Christoffer Olsen" w:date="2026-10-07T12:16:00Z" w16du:dateUtc="2026-10-07T10:16:00Z">
            <w:trPr>
              <w:gridBefore w:val="1"/>
              <w:gridAfter w:val="1"/>
            </w:trPr>
          </w:trPrChange>
        </w:trPr>
        <w:tc>
          <w:tcPr>
            <w:tcW w:w="2640" w:type="dxa"/>
            <w:tcPrChange w:id="1892" w:author="Inge Christoffer Olsen" w:date="2026-10-07T12:16:00Z" w16du:dateUtc="2026-10-07T10:16:00Z">
              <w:tcPr>
                <w:tcW w:w="3023" w:type="dxa"/>
              </w:tcPr>
            </w:tcPrChange>
          </w:tcPr>
          <w:p w14:paraId="7C7DE194" w14:textId="77777777" w:rsidR="007D09B7" w:rsidRDefault="00000000">
            <w:r>
              <w:t>Previous caesarean section</w:t>
            </w:r>
          </w:p>
        </w:tc>
        <w:tc>
          <w:tcPr>
            <w:tcW w:w="2640" w:type="dxa"/>
            <w:tcPrChange w:id="1893" w:author="Inge Christoffer Olsen" w:date="2026-10-07T12:16:00Z" w16du:dateUtc="2026-10-07T10:16:00Z">
              <w:tcPr>
                <w:tcW w:w="3024" w:type="dxa"/>
                <w:gridSpan w:val="2"/>
              </w:tcPr>
            </w:tcPrChange>
          </w:tcPr>
          <w:p w14:paraId="0443D983" w14:textId="77777777" w:rsidR="007D09B7" w:rsidRDefault="00000000">
            <w:r>
              <w:t>tidligere_sectio</w:t>
            </w:r>
          </w:p>
        </w:tc>
        <w:tc>
          <w:tcPr>
            <w:tcW w:w="2640" w:type="dxa"/>
            <w:tcPrChange w:id="1894" w:author="Inge Christoffer Olsen" w:date="2026-10-07T12:16:00Z" w16du:dateUtc="2026-10-07T10:16:00Z">
              <w:tcPr>
                <w:tcW w:w="3303" w:type="dxa"/>
                <w:gridSpan w:val="3"/>
              </w:tcPr>
            </w:tcPrChange>
          </w:tcPr>
          <w:p w14:paraId="39FC3BE6" w14:textId="77777777" w:rsidR="007D09B7" w:rsidRDefault="00000000">
            <w:r>
              <w:t>As recorded</w:t>
            </w:r>
          </w:p>
        </w:tc>
      </w:tr>
      <w:tr w:rsidR="007D09B7" w14:paraId="7253967A" w14:textId="77777777">
        <w:trPr>
          <w:trPrChange w:id="1895" w:author="Inge Christoffer Olsen" w:date="2026-10-07T12:16:00Z" w16du:dateUtc="2026-10-07T10:16:00Z">
            <w:trPr>
              <w:gridBefore w:val="1"/>
              <w:gridAfter w:val="2"/>
              <w:wAfter w:w="279" w:type="dxa"/>
              <w:trHeight w:val="300"/>
            </w:trPr>
          </w:trPrChange>
        </w:trPr>
        <w:tc>
          <w:tcPr>
            <w:tcW w:w="2640" w:type="dxa"/>
            <w:tcPrChange w:id="1896" w:author="Inge Christoffer Olsen" w:date="2026-10-07T12:16:00Z" w16du:dateUtc="2026-10-07T10:16:00Z">
              <w:tcPr>
                <w:tcW w:w="3023" w:type="dxa"/>
              </w:tcPr>
            </w:tcPrChange>
          </w:tcPr>
          <w:p w14:paraId="45059333" w14:textId="77777777" w:rsidR="007D09B7" w:rsidRDefault="00000000">
            <w:r>
              <w:t xml:space="preserve">First vaginal </w:t>
            </w:r>
            <w:commentRangeStart w:id="1897"/>
            <w:commentRangeStart w:id="1898"/>
            <w:r>
              <w:t>delivery</w:t>
            </w:r>
            <w:commentRangeEnd w:id="1897"/>
            <w:r w:rsidR="002144BC">
              <w:rPr>
                <w:rStyle w:val="CommentReference"/>
                <w:sz w:val="24"/>
                <w:szCs w:val="22"/>
              </w:rPr>
              <w:commentReference w:id="1897"/>
            </w:r>
            <w:commentRangeEnd w:id="1898"/>
            <w:r w:rsidR="001C4BA2">
              <w:rPr>
                <w:rStyle w:val="CommentReference"/>
                <w:sz w:val="24"/>
                <w:szCs w:val="22"/>
              </w:rPr>
              <w:commentReference w:id="1898"/>
            </w:r>
          </w:p>
        </w:tc>
        <w:tc>
          <w:tcPr>
            <w:tcW w:w="2640" w:type="dxa"/>
            <w:tcPrChange w:id="1899" w:author="Inge Christoffer Olsen" w:date="2026-10-07T12:16:00Z" w16du:dateUtc="2026-10-07T10:16:00Z">
              <w:tcPr>
                <w:tcW w:w="3024" w:type="dxa"/>
                <w:gridSpan w:val="2"/>
              </w:tcPr>
            </w:tcPrChange>
          </w:tcPr>
          <w:p w14:paraId="01ECE632" w14:textId="77777777" w:rsidR="007D09B7" w:rsidRDefault="00000000">
            <w:ins w:id="1900" w:author="Inge Christoffer Olsen" w:date="2026-10-07T12:16:00Z" w16du:dateUtc="2026-10-07T10:16:00Z">
              <w:r>
                <w:t>paritet, tidligere_sectio</w:t>
              </w:r>
            </w:ins>
          </w:p>
        </w:tc>
        <w:tc>
          <w:tcPr>
            <w:tcW w:w="2640" w:type="dxa"/>
            <w:tcPrChange w:id="1901" w:author="Inge Christoffer Olsen" w:date="2026-10-07T12:16:00Z" w16du:dateUtc="2026-10-07T10:16:00Z">
              <w:tcPr>
                <w:tcW w:w="3024" w:type="dxa"/>
                <w:gridSpan w:val="2"/>
              </w:tcPr>
            </w:tcPrChange>
          </w:tcPr>
          <w:p w14:paraId="7847B765" w14:textId="77777777" w:rsidR="007D09B7" w:rsidRDefault="00000000">
            <w:ins w:id="1902" w:author="Inge Christoffer Olsen" w:date="2026-10-07T12:16:00Z" w16du:dateUtc="2026-10-07T10:16:00Z">
              <w:r>
                <w:t>Nulliparous, or para 1 with a previous caesarean section (para ≥ 2 with a previous caesarean section counted as no: not derivable)</w:t>
              </w:r>
            </w:ins>
          </w:p>
        </w:tc>
      </w:tr>
      <w:tr w:rsidR="007D09B7" w14:paraId="118A5811" w14:textId="77777777">
        <w:trPr>
          <w:trPrChange w:id="1903" w:author="Inge Christoffer Olsen" w:date="2026-10-07T12:16:00Z" w16du:dateUtc="2026-10-07T10:16:00Z">
            <w:trPr>
              <w:gridBefore w:val="1"/>
              <w:gridAfter w:val="1"/>
            </w:trPr>
          </w:trPrChange>
        </w:trPr>
        <w:tc>
          <w:tcPr>
            <w:tcW w:w="2640" w:type="dxa"/>
            <w:tcPrChange w:id="1904" w:author="Inge Christoffer Olsen" w:date="2026-10-07T12:16:00Z" w16du:dateUtc="2026-10-07T10:16:00Z">
              <w:tcPr>
                <w:tcW w:w="3023" w:type="dxa"/>
              </w:tcPr>
            </w:tcPrChange>
          </w:tcPr>
          <w:p w14:paraId="0BC0AF99" w14:textId="77777777" w:rsidR="007D09B7" w:rsidRDefault="00000000">
            <w:r>
              <w:t>Spontaneous onset of labour</w:t>
            </w:r>
          </w:p>
        </w:tc>
        <w:tc>
          <w:tcPr>
            <w:tcW w:w="2640" w:type="dxa"/>
            <w:tcPrChange w:id="1905" w:author="Inge Christoffer Olsen" w:date="2026-10-07T12:16:00Z" w16du:dateUtc="2026-10-07T10:16:00Z">
              <w:tcPr>
                <w:tcW w:w="3024" w:type="dxa"/>
                <w:gridSpan w:val="2"/>
              </w:tcPr>
            </w:tcPrChange>
          </w:tcPr>
          <w:p w14:paraId="7A1D3BFF" w14:textId="77777777" w:rsidR="007D09B7" w:rsidRDefault="449ACB3C">
            <w:del w:id="1906" w:author="Inge Christoffer Olsen" w:date="2026-10-07T12:16:00Z" w16du:dateUtc="2026-10-07T10:16:00Z">
              <w:r>
                <w:delText>spontan fødselsstart</w:delText>
              </w:r>
            </w:del>
            <w:ins w:id="1907" w:author="Inge Christoffer Olsen" w:date="2026-10-07T12:16:00Z" w16du:dateUtc="2026-10-07T10:16:00Z">
              <w:r w:rsidR="00000000">
                <w:t>induksjon</w:t>
              </w:r>
            </w:ins>
          </w:p>
        </w:tc>
        <w:tc>
          <w:tcPr>
            <w:tcW w:w="2640" w:type="dxa"/>
            <w:tcPrChange w:id="1908" w:author="Inge Christoffer Olsen" w:date="2026-10-07T12:16:00Z" w16du:dateUtc="2026-10-07T10:16:00Z">
              <w:tcPr>
                <w:tcW w:w="3303" w:type="dxa"/>
                <w:gridSpan w:val="3"/>
              </w:tcPr>
            </w:tcPrChange>
          </w:tcPr>
          <w:p w14:paraId="4E93A769" w14:textId="77777777" w:rsidR="007D09B7" w:rsidRDefault="00000000">
            <w:r>
              <w:t>No induction</w:t>
            </w:r>
            <w:ins w:id="1909" w:author="Inge Christoffer Olsen" w:date="2026-10-07T12:16:00Z" w16du:dateUtc="2026-10-07T10:16:00Z">
              <w:r>
                <w:t xml:space="preserve"> (induksjon = 0)</w:t>
              </w:r>
            </w:ins>
          </w:p>
        </w:tc>
      </w:tr>
      <w:tr w:rsidR="007D09B7" w14:paraId="495BDE15" w14:textId="77777777">
        <w:trPr>
          <w:trPrChange w:id="1910" w:author="Inge Christoffer Olsen" w:date="2026-10-07T12:16:00Z" w16du:dateUtc="2026-10-07T10:16:00Z">
            <w:trPr>
              <w:gridBefore w:val="1"/>
              <w:gridAfter w:val="1"/>
              <w:trHeight w:val="300"/>
            </w:trPr>
          </w:trPrChange>
        </w:trPr>
        <w:tc>
          <w:tcPr>
            <w:tcW w:w="2640" w:type="dxa"/>
            <w:tcPrChange w:id="1911" w:author="Inge Christoffer Olsen" w:date="2026-10-07T12:16:00Z" w16du:dateUtc="2026-10-07T10:16:00Z">
              <w:tcPr>
                <w:tcW w:w="3023" w:type="dxa"/>
              </w:tcPr>
            </w:tcPrChange>
          </w:tcPr>
          <w:p w14:paraId="03612D64" w14:textId="77777777" w:rsidR="007D09B7" w:rsidRDefault="00000000">
            <w:r>
              <w:t>Induction of labour</w:t>
            </w:r>
          </w:p>
        </w:tc>
        <w:tc>
          <w:tcPr>
            <w:tcW w:w="2640" w:type="dxa"/>
            <w:tcPrChange w:id="1912" w:author="Inge Christoffer Olsen" w:date="2026-10-07T12:16:00Z" w16du:dateUtc="2026-10-07T10:16:00Z">
              <w:tcPr>
                <w:tcW w:w="3024" w:type="dxa"/>
                <w:gridSpan w:val="2"/>
              </w:tcPr>
            </w:tcPrChange>
          </w:tcPr>
          <w:p w14:paraId="4217050F" w14:textId="77777777" w:rsidR="007D09B7" w:rsidRDefault="00000000">
            <w:r>
              <w:t>induksjon</w:t>
            </w:r>
          </w:p>
        </w:tc>
        <w:tc>
          <w:tcPr>
            <w:tcW w:w="2640" w:type="dxa"/>
            <w:tcPrChange w:id="1913" w:author="Inge Christoffer Olsen" w:date="2026-10-07T12:16:00Z" w16du:dateUtc="2026-10-07T10:16:00Z">
              <w:tcPr>
                <w:tcW w:w="3303" w:type="dxa"/>
                <w:gridSpan w:val="3"/>
              </w:tcPr>
            </w:tcPrChange>
          </w:tcPr>
          <w:p w14:paraId="0829DEFA" w14:textId="77777777" w:rsidR="007D09B7" w:rsidRDefault="03FFB445">
            <w:del w:id="1914" w:author="Inge Christoffer Olsen" w:date="2026-10-07T12:16:00Z" w16du:dateUtc="2026-10-07T10:16:00Z">
              <w:r>
                <w:delText>No spontaneous onset of labour</w:delText>
              </w:r>
            </w:del>
            <w:ins w:id="1915" w:author="Inge Christoffer Olsen" w:date="2026-10-07T12:16:00Z" w16du:dateUtc="2026-10-07T10:16:00Z">
              <w:r w:rsidR="00000000">
                <w:t>induksjon = 1</w:t>
              </w:r>
            </w:ins>
          </w:p>
        </w:tc>
      </w:tr>
      <w:tr w:rsidR="007D09B7" w14:paraId="0832BCA5" w14:textId="77777777">
        <w:trPr>
          <w:trPrChange w:id="1916" w:author="Inge Christoffer Olsen" w:date="2026-10-07T12:16:00Z" w16du:dateUtc="2026-10-07T10:16:00Z">
            <w:trPr>
              <w:gridBefore w:val="1"/>
              <w:gridAfter w:val="1"/>
            </w:trPr>
          </w:trPrChange>
        </w:trPr>
        <w:tc>
          <w:tcPr>
            <w:tcW w:w="2640" w:type="dxa"/>
            <w:tcPrChange w:id="1917" w:author="Inge Christoffer Olsen" w:date="2026-10-07T12:16:00Z" w16du:dateUtc="2026-10-07T10:16:00Z">
              <w:tcPr>
                <w:tcW w:w="3023" w:type="dxa"/>
              </w:tcPr>
            </w:tcPrChange>
          </w:tcPr>
          <w:p w14:paraId="6463AD7C" w14:textId="77777777" w:rsidR="007D09B7" w:rsidRDefault="00000000">
            <w:r>
              <w:t>Gestational age</w:t>
            </w:r>
          </w:p>
        </w:tc>
        <w:tc>
          <w:tcPr>
            <w:tcW w:w="2640" w:type="dxa"/>
            <w:tcPrChange w:id="1918" w:author="Inge Christoffer Olsen" w:date="2026-10-07T12:16:00Z" w16du:dateUtc="2026-10-07T10:16:00Z">
              <w:tcPr>
                <w:tcW w:w="3024" w:type="dxa"/>
                <w:gridSpan w:val="2"/>
              </w:tcPr>
            </w:tcPrChange>
          </w:tcPr>
          <w:p w14:paraId="5F03506D" w14:textId="77777777" w:rsidR="007D09B7" w:rsidRDefault="00000000">
            <w:pPr>
              <w:rPr>
                <w:rPrChange w:id="1919" w:author="Inge Christoffer Olsen" w:date="2026-10-07T12:16:00Z" w16du:dateUtc="2026-10-07T10:16:00Z">
                  <w:rPr>
                    <w:lang w:val="nb-NO"/>
                  </w:rPr>
                </w:rPrChange>
              </w:rPr>
            </w:pPr>
            <w:r>
              <w:rPr>
                <w:rPrChange w:id="1920" w:author="Inge Christoffer Olsen" w:date="2026-10-07T12:16:00Z" w16du:dateUtc="2026-10-07T10:16:00Z">
                  <w:rPr>
                    <w:lang w:val="nb-NO"/>
                  </w:rPr>
                </w:rPrChange>
              </w:rPr>
              <w:t>gestasjonsalder_ved_fodsel_hele_uker, ..._pluss_dager</w:t>
            </w:r>
          </w:p>
        </w:tc>
        <w:tc>
          <w:tcPr>
            <w:tcW w:w="2640" w:type="dxa"/>
            <w:tcPrChange w:id="1921" w:author="Inge Christoffer Olsen" w:date="2026-10-07T12:16:00Z" w16du:dateUtc="2026-10-07T10:16:00Z">
              <w:tcPr>
                <w:tcW w:w="3303" w:type="dxa"/>
                <w:gridSpan w:val="3"/>
              </w:tcPr>
            </w:tcPrChange>
          </w:tcPr>
          <w:p w14:paraId="1D315265" w14:textId="77777777" w:rsidR="007D09B7" w:rsidRDefault="00000000">
            <w:r>
              <w:t>Weeks + days at birth</w:t>
            </w:r>
          </w:p>
        </w:tc>
      </w:tr>
      <w:tr w:rsidR="007D09B7" w14:paraId="29BA0F06" w14:textId="77777777">
        <w:trPr>
          <w:trPrChange w:id="1922" w:author="Inge Christoffer Olsen" w:date="2026-10-07T12:16:00Z" w16du:dateUtc="2026-10-07T10:16:00Z">
            <w:trPr>
              <w:gridBefore w:val="1"/>
              <w:gridAfter w:val="1"/>
            </w:trPr>
          </w:trPrChange>
        </w:trPr>
        <w:tc>
          <w:tcPr>
            <w:tcW w:w="2640" w:type="dxa"/>
            <w:tcPrChange w:id="1923" w:author="Inge Christoffer Olsen" w:date="2026-10-07T12:16:00Z" w16du:dateUtc="2026-10-07T10:16:00Z">
              <w:tcPr>
                <w:tcW w:w="3023" w:type="dxa"/>
              </w:tcPr>
            </w:tcPrChange>
          </w:tcPr>
          <w:p w14:paraId="1D7BB227" w14:textId="77777777" w:rsidR="007D09B7" w:rsidRDefault="63BD2BA4">
            <w:del w:id="1924" w:author="Inge Christoffer Olsen" w:date="2026-10-07T12:16:00Z" w16du:dateUtc="2026-10-07T10:16:00Z">
              <w:r>
                <w:delText>Gender</w:delText>
              </w:r>
            </w:del>
            <w:ins w:id="1925" w:author="Inge Christoffer Olsen" w:date="2026-10-07T12:16:00Z" w16du:dateUtc="2026-10-07T10:16:00Z">
              <w:r w:rsidR="00000000">
                <w:t>Sex</w:t>
              </w:r>
            </w:ins>
            <w:r w:rsidR="00000000">
              <w:t xml:space="preserve"> of the baby</w:t>
            </w:r>
          </w:p>
        </w:tc>
        <w:tc>
          <w:tcPr>
            <w:tcW w:w="2640" w:type="dxa"/>
            <w:tcPrChange w:id="1926" w:author="Inge Christoffer Olsen" w:date="2026-10-07T12:16:00Z" w16du:dateUtc="2026-10-07T10:16:00Z">
              <w:tcPr>
                <w:tcW w:w="3024" w:type="dxa"/>
                <w:gridSpan w:val="2"/>
              </w:tcPr>
            </w:tcPrChange>
          </w:tcPr>
          <w:p w14:paraId="2D6E3C17" w14:textId="77777777" w:rsidR="007D09B7" w:rsidRDefault="00000000">
            <w:r>
              <w:t>barnets_kjonn</w:t>
            </w:r>
          </w:p>
        </w:tc>
        <w:tc>
          <w:tcPr>
            <w:tcW w:w="2640" w:type="dxa"/>
            <w:tcPrChange w:id="1927" w:author="Inge Christoffer Olsen" w:date="2026-10-07T12:16:00Z" w16du:dateUtc="2026-10-07T10:16:00Z">
              <w:tcPr>
                <w:tcW w:w="3303" w:type="dxa"/>
                <w:gridSpan w:val="3"/>
              </w:tcPr>
            </w:tcPrChange>
          </w:tcPr>
          <w:p w14:paraId="7904017D" w14:textId="77777777" w:rsidR="007D09B7" w:rsidRDefault="00000000">
            <w:r>
              <w:t>As recorded</w:t>
            </w:r>
          </w:p>
        </w:tc>
      </w:tr>
      <w:tr w:rsidR="007D09B7" w14:paraId="5E2A32D8" w14:textId="77777777">
        <w:trPr>
          <w:trPrChange w:id="1928" w:author="Inge Christoffer Olsen" w:date="2026-10-07T12:16:00Z" w16du:dateUtc="2026-10-07T10:16:00Z">
            <w:trPr>
              <w:gridBefore w:val="1"/>
              <w:gridAfter w:val="1"/>
            </w:trPr>
          </w:trPrChange>
        </w:trPr>
        <w:tc>
          <w:tcPr>
            <w:tcW w:w="2640" w:type="dxa"/>
            <w:tcPrChange w:id="1929" w:author="Inge Christoffer Olsen" w:date="2026-10-07T12:16:00Z" w16du:dateUtc="2026-10-07T10:16:00Z">
              <w:tcPr>
                <w:tcW w:w="3023" w:type="dxa"/>
              </w:tcPr>
            </w:tcPrChange>
          </w:tcPr>
          <w:p w14:paraId="61DF2155" w14:textId="77777777" w:rsidR="007D09B7" w:rsidRDefault="007D33E9">
            <w:del w:id="1930" w:author="Inge Christoffer Olsen" w:date="2026-10-07T12:16:00Z" w16du:dateUtc="2026-10-07T10:16:00Z">
              <w:r>
                <w:delText>Birthweight</w:delText>
              </w:r>
            </w:del>
            <w:ins w:id="1931" w:author="Inge Christoffer Olsen" w:date="2026-10-07T12:16:00Z" w16du:dateUtc="2026-10-07T10:16:00Z">
              <w:r w:rsidR="00000000">
                <w:t>Birth weight</w:t>
              </w:r>
            </w:ins>
          </w:p>
        </w:tc>
        <w:tc>
          <w:tcPr>
            <w:tcW w:w="2640" w:type="dxa"/>
            <w:tcPrChange w:id="1932" w:author="Inge Christoffer Olsen" w:date="2026-10-07T12:16:00Z" w16du:dateUtc="2026-10-07T10:16:00Z">
              <w:tcPr>
                <w:tcW w:w="3024" w:type="dxa"/>
                <w:gridSpan w:val="2"/>
              </w:tcPr>
            </w:tcPrChange>
          </w:tcPr>
          <w:p w14:paraId="480EB702" w14:textId="77777777" w:rsidR="007D09B7" w:rsidRDefault="00000000">
            <w:r>
              <w:t>fodselsvekt_gram</w:t>
            </w:r>
          </w:p>
        </w:tc>
        <w:tc>
          <w:tcPr>
            <w:tcW w:w="2640" w:type="dxa"/>
            <w:tcPrChange w:id="1933" w:author="Inge Christoffer Olsen" w:date="2026-10-07T12:16:00Z" w16du:dateUtc="2026-10-07T10:16:00Z">
              <w:tcPr>
                <w:tcW w:w="3303" w:type="dxa"/>
                <w:gridSpan w:val="3"/>
              </w:tcPr>
            </w:tcPrChange>
          </w:tcPr>
          <w:p w14:paraId="778FAE9A" w14:textId="77777777" w:rsidR="007D09B7" w:rsidRDefault="00000000">
            <w:r>
              <w:t>g</w:t>
            </w:r>
          </w:p>
        </w:tc>
      </w:tr>
      <w:tr w:rsidR="007D09B7" w14:paraId="5F0A7DF6" w14:textId="77777777">
        <w:trPr>
          <w:trPrChange w:id="1934" w:author="Inge Christoffer Olsen" w:date="2026-10-07T12:16:00Z" w16du:dateUtc="2026-10-07T10:16:00Z">
            <w:trPr>
              <w:gridBefore w:val="1"/>
              <w:gridAfter w:val="2"/>
              <w:wAfter w:w="279" w:type="dxa"/>
              <w:trHeight w:val="300"/>
            </w:trPr>
          </w:trPrChange>
        </w:trPr>
        <w:tc>
          <w:tcPr>
            <w:tcW w:w="2640" w:type="dxa"/>
            <w:tcPrChange w:id="1935" w:author="Inge Christoffer Olsen" w:date="2026-10-07T12:16:00Z" w16du:dateUtc="2026-10-07T10:16:00Z">
              <w:tcPr>
                <w:tcW w:w="3023" w:type="dxa"/>
              </w:tcPr>
            </w:tcPrChange>
          </w:tcPr>
          <w:p w14:paraId="13ED6DB3" w14:textId="77777777" w:rsidR="007D09B7" w:rsidRDefault="00000000">
            <w:r>
              <w:t xml:space="preserve">Birthweight </w:t>
            </w:r>
            <w:del w:id="1936" w:author="Inge Christoffer Olsen" w:date="2026-10-07T12:16:00Z" w16du:dateUtc="2026-10-07T10:16:00Z">
              <w:r w:rsidR="3AFB2C63">
                <w:delText>percentile</w:delText>
              </w:r>
              <w:r w:rsidR="004E3AC3">
                <w:delText>s</w:delText>
              </w:r>
              <w:r w:rsidR="00E85D5D">
                <w:delText>?</w:delText>
              </w:r>
            </w:del>
            <w:ins w:id="1937" w:author="Inge Christoffer Olsen" w:date="2026-10-07T12:16:00Z" w16du:dateUtc="2026-10-07T10:16:00Z">
              <w:r>
                <w:t>percentile</w:t>
              </w:r>
            </w:ins>
          </w:p>
        </w:tc>
        <w:tc>
          <w:tcPr>
            <w:tcW w:w="2640" w:type="dxa"/>
            <w:tcPrChange w:id="1938" w:author="Inge Christoffer Olsen" w:date="2026-10-07T12:16:00Z" w16du:dateUtc="2026-10-07T10:16:00Z">
              <w:tcPr>
                <w:tcW w:w="3024" w:type="dxa"/>
                <w:gridSpan w:val="2"/>
              </w:tcPr>
            </w:tcPrChange>
          </w:tcPr>
          <w:p w14:paraId="16962EB7" w14:textId="77777777" w:rsidR="007D09B7" w:rsidRDefault="00000000">
            <w:ins w:id="1939" w:author="Inge Christoffer Olsen" w:date="2026-10-07T12:16:00Z" w16du:dateUtc="2026-10-07T10:16:00Z">
              <w:r>
                <w:t>fodselsvekt_gram, gestational age (completed weeks), barnets_kjonn</w:t>
              </w:r>
            </w:ins>
          </w:p>
        </w:tc>
        <w:tc>
          <w:tcPr>
            <w:tcW w:w="2640" w:type="dxa"/>
            <w:tcPrChange w:id="1940" w:author="Inge Christoffer Olsen" w:date="2026-10-07T12:16:00Z" w16du:dateUtc="2026-10-07T10:16:00Z">
              <w:tcPr>
                <w:tcW w:w="3024" w:type="dxa"/>
                <w:gridSpan w:val="2"/>
              </w:tcPr>
            </w:tcPrChange>
          </w:tcPr>
          <w:p w14:paraId="1A8AEF49" w14:textId="77777777" w:rsidR="007D09B7" w:rsidRDefault="00B14BE9">
            <w:del w:id="1941" w:author="Inge Christoffer Olsen" w:date="2026-10-07T12:16:00Z" w16du:dateUtc="2026-10-07T10:16:00Z">
              <w:r>
                <w:delText>Birthweight percentile</w:delText>
              </w:r>
              <w:r w:rsidR="004E3AC3">
                <w:delText>s</w:delText>
              </w:r>
              <w:r w:rsidR="002C0786">
                <w:delText xml:space="preserve"> by </w:delText>
              </w:r>
              <w:commentRangeStart w:id="1942"/>
              <w:commentRangeStart w:id="1943"/>
              <w:commentRangeStart w:id="1944"/>
              <w:r w:rsidR="002C0786">
                <w:delText>GA</w:delText>
              </w:r>
              <w:commentRangeEnd w:id="1942"/>
              <w:r w:rsidR="008D1295">
                <w:rPr>
                  <w:rStyle w:val="CommentReference"/>
                  <w:sz w:val="24"/>
                  <w:szCs w:val="22"/>
                </w:rPr>
                <w:commentReference w:id="1942"/>
              </w:r>
              <w:commentRangeEnd w:id="1943"/>
              <w:r>
                <w:rPr>
                  <w:rStyle w:val="CommentReference"/>
                  <w:sz w:val="24"/>
                  <w:szCs w:val="22"/>
                </w:rPr>
                <w:commentReference w:id="1943"/>
              </w:r>
              <w:commentRangeEnd w:id="1944"/>
              <w:r w:rsidR="001C4BA2">
                <w:rPr>
                  <w:rStyle w:val="CommentReference"/>
                  <w:sz w:val="24"/>
                  <w:szCs w:val="22"/>
                </w:rPr>
                <w:commentReference w:id="1944"/>
              </w:r>
            </w:del>
            <w:ins w:id="1945" w:author="Inge Christoffer Olsen" w:date="2026-10-07T12:16:00Z" w16du:dateUtc="2026-10-07T10:16:00Z">
              <w:r w:rsidR="00000000">
                <w:t>Percentile for gestational age and sex by the Norwegian standard of Skjærven et al. (2000); small (&lt; 10th percentile), appropriate (10th–90th) or large (&gt; 90th) for gestational age</w:t>
              </w:r>
            </w:ins>
          </w:p>
        </w:tc>
      </w:tr>
      <w:tr w:rsidR="007D09B7" w14:paraId="1D8E4B34" w14:textId="77777777">
        <w:trPr>
          <w:ins w:id="1946" w:author="Inge Christoffer Olsen" w:date="2026-10-07T12:16:00Z" w16du:dateUtc="2026-10-07T10:16:00Z"/>
        </w:trPr>
        <w:tc>
          <w:tcPr>
            <w:tcW w:w="2640" w:type="dxa"/>
          </w:tcPr>
          <w:p w14:paraId="308F3A48" w14:textId="77777777" w:rsidR="007D09B7" w:rsidRDefault="00000000">
            <w:pPr>
              <w:rPr>
                <w:ins w:id="1947" w:author="Inge Christoffer Olsen" w:date="2026-10-07T12:16:00Z" w16du:dateUtc="2026-10-07T10:16:00Z"/>
              </w:rPr>
            </w:pPr>
            <w:ins w:id="1948" w:author="Inge Christoffer Olsen" w:date="2026-10-07T12:16:00Z" w16du:dateUtc="2026-10-07T10:16:00Z">
              <w:r>
                <w:t>Birth weight category</w:t>
              </w:r>
            </w:ins>
          </w:p>
        </w:tc>
        <w:tc>
          <w:tcPr>
            <w:tcW w:w="2640" w:type="dxa"/>
          </w:tcPr>
          <w:p w14:paraId="01BBB5ED" w14:textId="77777777" w:rsidR="007D09B7" w:rsidRDefault="00000000">
            <w:pPr>
              <w:rPr>
                <w:ins w:id="1949" w:author="Inge Christoffer Olsen" w:date="2026-10-07T12:16:00Z" w16du:dateUtc="2026-10-07T10:16:00Z"/>
              </w:rPr>
            </w:pPr>
            <w:ins w:id="1950" w:author="Inge Christoffer Olsen" w:date="2026-10-07T12:16:00Z" w16du:dateUtc="2026-10-07T10:16:00Z">
              <w:r>
                <w:t>fodselsvekt_gram</w:t>
              </w:r>
            </w:ins>
          </w:p>
        </w:tc>
        <w:tc>
          <w:tcPr>
            <w:tcW w:w="2640" w:type="dxa"/>
          </w:tcPr>
          <w:p w14:paraId="193EE971" w14:textId="77777777" w:rsidR="007D09B7" w:rsidRDefault="00000000">
            <w:pPr>
              <w:rPr>
                <w:ins w:id="1951" w:author="Inge Christoffer Olsen" w:date="2026-10-07T12:16:00Z" w16du:dateUtc="2026-10-07T10:16:00Z"/>
              </w:rPr>
            </w:pPr>
            <w:ins w:id="1952" w:author="Inge Christoffer Olsen" w:date="2026-10-07T12:16:00Z" w16du:dateUtc="2026-10-07T10:16:00Z">
              <w:r>
                <w:t>&lt; 3000, 3000–3499, 3500–3999, 4000–4499, ≥ 4500 g</w:t>
              </w:r>
            </w:ins>
          </w:p>
        </w:tc>
      </w:tr>
      <w:tr w:rsidR="007D09B7" w14:paraId="15F44C1E" w14:textId="77777777">
        <w:trPr>
          <w:trPrChange w:id="1953" w:author="Inge Christoffer Olsen" w:date="2026-10-07T12:16:00Z" w16du:dateUtc="2026-10-07T10:16:00Z">
            <w:trPr>
              <w:gridBefore w:val="1"/>
              <w:gridAfter w:val="1"/>
            </w:trPr>
          </w:trPrChange>
        </w:trPr>
        <w:tc>
          <w:tcPr>
            <w:tcW w:w="2640" w:type="dxa"/>
            <w:tcPrChange w:id="1954" w:author="Inge Christoffer Olsen" w:date="2026-10-07T12:16:00Z" w16du:dateUtc="2026-10-07T10:16:00Z">
              <w:tcPr>
                <w:tcW w:w="3023" w:type="dxa"/>
              </w:tcPr>
            </w:tcPrChange>
          </w:tcPr>
          <w:p w14:paraId="76E7C861" w14:textId="77777777" w:rsidR="007D09B7" w:rsidRDefault="00000000">
            <w:r>
              <w:t>Head circumference</w:t>
            </w:r>
          </w:p>
        </w:tc>
        <w:tc>
          <w:tcPr>
            <w:tcW w:w="2640" w:type="dxa"/>
            <w:tcPrChange w:id="1955" w:author="Inge Christoffer Olsen" w:date="2026-10-07T12:16:00Z" w16du:dateUtc="2026-10-07T10:16:00Z">
              <w:tcPr>
                <w:tcW w:w="3024" w:type="dxa"/>
                <w:gridSpan w:val="2"/>
              </w:tcPr>
            </w:tcPrChange>
          </w:tcPr>
          <w:p w14:paraId="34FF1DCF" w14:textId="77777777" w:rsidR="007D09B7" w:rsidRDefault="00000000">
            <w:r>
              <w:t>neonatal_hodeomkrets</w:t>
            </w:r>
          </w:p>
        </w:tc>
        <w:tc>
          <w:tcPr>
            <w:tcW w:w="2640" w:type="dxa"/>
            <w:tcPrChange w:id="1956" w:author="Inge Christoffer Olsen" w:date="2026-10-07T12:16:00Z" w16du:dateUtc="2026-10-07T10:16:00Z">
              <w:tcPr>
                <w:tcW w:w="3303" w:type="dxa"/>
                <w:gridSpan w:val="3"/>
              </w:tcPr>
            </w:tcPrChange>
          </w:tcPr>
          <w:p w14:paraId="3A276FAE" w14:textId="77777777" w:rsidR="007D09B7" w:rsidRDefault="00000000">
            <w:r>
              <w:t>cm</w:t>
            </w:r>
          </w:p>
        </w:tc>
      </w:tr>
      <w:tr w:rsidR="007D09B7" w14:paraId="3DC946B8" w14:textId="77777777">
        <w:trPr>
          <w:trPrChange w:id="1957" w:author="Inge Christoffer Olsen" w:date="2026-10-07T12:16:00Z" w16du:dateUtc="2026-10-07T10:16:00Z">
            <w:trPr>
              <w:gridBefore w:val="1"/>
              <w:gridAfter w:val="1"/>
            </w:trPr>
          </w:trPrChange>
        </w:trPr>
        <w:tc>
          <w:tcPr>
            <w:tcW w:w="2640" w:type="dxa"/>
            <w:tcPrChange w:id="1958" w:author="Inge Christoffer Olsen" w:date="2026-10-07T12:16:00Z" w16du:dateUtc="2026-10-07T10:16:00Z">
              <w:tcPr>
                <w:tcW w:w="3023" w:type="dxa"/>
              </w:tcPr>
            </w:tcPrChange>
          </w:tcPr>
          <w:p w14:paraId="5818CF92" w14:textId="77777777" w:rsidR="007D09B7" w:rsidRDefault="00000000">
            <w:r>
              <w:lastRenderedPageBreak/>
              <w:t>Amniotomy before 4 cm</w:t>
            </w:r>
          </w:p>
        </w:tc>
        <w:tc>
          <w:tcPr>
            <w:tcW w:w="2640" w:type="dxa"/>
            <w:tcPrChange w:id="1959" w:author="Inge Christoffer Olsen" w:date="2026-10-07T12:16:00Z" w16du:dateUtc="2026-10-07T10:16:00Z">
              <w:tcPr>
                <w:tcW w:w="3024" w:type="dxa"/>
                <w:gridSpan w:val="2"/>
              </w:tcPr>
            </w:tcPrChange>
          </w:tcPr>
          <w:p w14:paraId="4AE0087A" w14:textId="77777777" w:rsidR="007D09B7" w:rsidRDefault="00000000">
            <w:r>
              <w:t>amniotomi, cervix_apning_amniotomi</w:t>
            </w:r>
          </w:p>
        </w:tc>
        <w:tc>
          <w:tcPr>
            <w:tcW w:w="2640" w:type="dxa"/>
            <w:tcPrChange w:id="1960" w:author="Inge Christoffer Olsen" w:date="2026-10-07T12:16:00Z" w16du:dateUtc="2026-10-07T10:16:00Z">
              <w:tcPr>
                <w:tcW w:w="3303" w:type="dxa"/>
                <w:gridSpan w:val="3"/>
              </w:tcPr>
            </w:tcPrChange>
          </w:tcPr>
          <w:p w14:paraId="0FB21481" w14:textId="77777777" w:rsidR="007D09B7" w:rsidRDefault="00000000">
            <w:r>
              <w:t>Amniotomy at ≤ 3 cm cervical dilatation</w:t>
            </w:r>
          </w:p>
        </w:tc>
      </w:tr>
      <w:tr w:rsidR="007D09B7" w14:paraId="7CA38A0C" w14:textId="77777777">
        <w:trPr>
          <w:trPrChange w:id="1961" w:author="Inge Christoffer Olsen" w:date="2026-10-07T12:16:00Z" w16du:dateUtc="2026-10-07T10:16:00Z">
            <w:trPr>
              <w:gridBefore w:val="1"/>
              <w:gridAfter w:val="1"/>
            </w:trPr>
          </w:trPrChange>
        </w:trPr>
        <w:tc>
          <w:tcPr>
            <w:tcW w:w="2640" w:type="dxa"/>
            <w:tcPrChange w:id="1962" w:author="Inge Christoffer Olsen" w:date="2026-10-07T12:16:00Z" w16du:dateUtc="2026-10-07T10:16:00Z">
              <w:tcPr>
                <w:tcW w:w="3023" w:type="dxa"/>
              </w:tcPr>
            </w:tcPrChange>
          </w:tcPr>
          <w:p w14:paraId="6DAAE0F9" w14:textId="77777777" w:rsidR="007D09B7" w:rsidRDefault="00000000">
            <w:r>
              <w:t>Oxytocin started before 4 cm</w:t>
            </w:r>
          </w:p>
        </w:tc>
        <w:tc>
          <w:tcPr>
            <w:tcW w:w="2640" w:type="dxa"/>
            <w:tcPrChange w:id="1963" w:author="Inge Christoffer Olsen" w:date="2026-10-07T12:16:00Z" w16du:dateUtc="2026-10-07T10:16:00Z">
              <w:tcPr>
                <w:tcW w:w="3024" w:type="dxa"/>
                <w:gridSpan w:val="2"/>
              </w:tcPr>
            </w:tcPrChange>
          </w:tcPr>
          <w:p w14:paraId="4F85B262" w14:textId="77777777" w:rsidR="007D09B7" w:rsidRDefault="00000000">
            <w:pPr>
              <w:rPr>
                <w:rPrChange w:id="1964" w:author="Inge Christoffer Olsen" w:date="2026-10-07T12:16:00Z" w16du:dateUtc="2026-10-07T10:16:00Z">
                  <w:rPr>
                    <w:lang w:val="nb-NO"/>
                  </w:rPr>
                </w:rPrChange>
              </w:rPr>
            </w:pPr>
            <w:r>
              <w:rPr>
                <w:rPrChange w:id="1965" w:author="Inge Christoffer Olsen" w:date="2026-10-07T12:16:00Z" w16du:dateUtc="2026-10-07T10:16:00Z">
                  <w:rPr>
                    <w:lang w:val="nb-NO"/>
                  </w:rPr>
                </w:rPrChange>
              </w:rPr>
              <w:t>oxytocin_infusjon, cx_oppstart_oxytocin_infusjon</w:t>
            </w:r>
          </w:p>
        </w:tc>
        <w:tc>
          <w:tcPr>
            <w:tcW w:w="2640" w:type="dxa"/>
            <w:tcPrChange w:id="1966" w:author="Inge Christoffer Olsen" w:date="2026-10-07T12:16:00Z" w16du:dateUtc="2026-10-07T10:16:00Z">
              <w:tcPr>
                <w:tcW w:w="3303" w:type="dxa"/>
                <w:gridSpan w:val="3"/>
              </w:tcPr>
            </w:tcPrChange>
          </w:tcPr>
          <w:p w14:paraId="57193217" w14:textId="77777777" w:rsidR="007D09B7" w:rsidRDefault="00000000">
            <w:r>
              <w:t>Infusion started at ≤ 3 cm cervical dilatation</w:t>
            </w:r>
          </w:p>
        </w:tc>
      </w:tr>
      <w:tr w:rsidR="007D09B7" w14:paraId="005B4632" w14:textId="77777777">
        <w:trPr>
          <w:trPrChange w:id="1967" w:author="Inge Christoffer Olsen" w:date="2026-10-07T12:16:00Z" w16du:dateUtc="2026-10-07T10:16:00Z">
            <w:trPr>
              <w:gridBefore w:val="1"/>
              <w:gridAfter w:val="1"/>
            </w:trPr>
          </w:trPrChange>
        </w:trPr>
        <w:tc>
          <w:tcPr>
            <w:tcW w:w="2640" w:type="dxa"/>
            <w:tcPrChange w:id="1968" w:author="Inge Christoffer Olsen" w:date="2026-10-07T12:16:00Z" w16du:dateUtc="2026-10-07T10:16:00Z">
              <w:tcPr>
                <w:tcW w:w="3023" w:type="dxa"/>
              </w:tcPr>
            </w:tcPrChange>
          </w:tcPr>
          <w:p w14:paraId="28F3EB91" w14:textId="77777777" w:rsidR="007D09B7" w:rsidRDefault="00000000">
            <w:r>
              <w:t>Epidural started before 4 cm</w:t>
            </w:r>
          </w:p>
        </w:tc>
        <w:tc>
          <w:tcPr>
            <w:tcW w:w="2640" w:type="dxa"/>
            <w:tcPrChange w:id="1969" w:author="Inge Christoffer Olsen" w:date="2026-10-07T12:16:00Z" w16du:dateUtc="2026-10-07T10:16:00Z">
              <w:tcPr>
                <w:tcW w:w="3024" w:type="dxa"/>
                <w:gridSpan w:val="2"/>
              </w:tcPr>
            </w:tcPrChange>
          </w:tcPr>
          <w:p w14:paraId="30A0E13C" w14:textId="77777777" w:rsidR="007D09B7" w:rsidRDefault="00000000">
            <w:pPr>
              <w:rPr>
                <w:rPrChange w:id="1970" w:author="Inge Christoffer Olsen" w:date="2026-10-07T12:16:00Z" w16du:dateUtc="2026-10-07T10:16:00Z">
                  <w:rPr>
                    <w:lang w:val="nb-NO"/>
                  </w:rPr>
                </w:rPrChange>
              </w:rPr>
            </w:pPr>
            <w:r>
              <w:rPr>
                <w:rPrChange w:id="1971" w:author="Inge Christoffer Olsen" w:date="2026-10-07T12:16:00Z" w16du:dateUtc="2026-10-07T10:16:00Z">
                  <w:rPr>
                    <w:lang w:val="nb-NO"/>
                  </w:rPr>
                </w:rPrChange>
              </w:rPr>
              <w:t>type_medikamentell_smertelindring.epidural, cx_start_eda</w:t>
            </w:r>
          </w:p>
        </w:tc>
        <w:tc>
          <w:tcPr>
            <w:tcW w:w="2640" w:type="dxa"/>
            <w:tcPrChange w:id="1972" w:author="Inge Christoffer Olsen" w:date="2026-10-07T12:16:00Z" w16du:dateUtc="2026-10-07T10:16:00Z">
              <w:tcPr>
                <w:tcW w:w="3303" w:type="dxa"/>
                <w:gridSpan w:val="3"/>
              </w:tcPr>
            </w:tcPrChange>
          </w:tcPr>
          <w:p w14:paraId="26ED802F" w14:textId="77777777" w:rsidR="007D09B7" w:rsidRDefault="00000000">
            <w:r>
              <w:t>Epidural started at ≤ 3 cm cervical dilatation</w:t>
            </w:r>
          </w:p>
        </w:tc>
      </w:tr>
    </w:tbl>
    <w:p w14:paraId="05158497" w14:textId="2C7FE9D4" w:rsidR="005F364C" w:rsidRPr="008E36AF" w:rsidRDefault="005F364C" w:rsidP="008E36AF">
      <w:pPr>
        <w:rPr>
          <w:del w:id="1973" w:author="Inge Christoffer Olsen" w:date="2026-10-07T12:16:00Z" w16du:dateUtc="2026-10-07T10:16:00Z"/>
          <w:rFonts w:hint="eastAsia"/>
          <w:lang w:val="en-US"/>
        </w:rPr>
      </w:pPr>
    </w:p>
    <w:p w14:paraId="48A0ABB4" w14:textId="77777777" w:rsidR="007D09B7" w:rsidRDefault="00000000">
      <w:pPr>
        <w:pStyle w:val="BodyText"/>
        <w:rPr>
          <w:ins w:id="1974" w:author="Inge Christoffer Olsen" w:date="2026-10-07T12:16:00Z" w16du:dateUtc="2026-10-07T10:16:00Z"/>
        </w:rPr>
      </w:pPr>
      <w:ins w:id="1975" w:author="Inge Christoffer Olsen" w:date="2026-10-07T12:16:00Z" w16du:dateUtc="2026-10-07T10:16:00Z">
        <w:r>
          <w:t>The English labels of all coded values of the export are kept in a validated codelist file with the analysis code.</w:t>
        </w:r>
      </w:ins>
    </w:p>
    <w:p w14:paraId="56E7F36E" w14:textId="77777777" w:rsidR="007D09B7" w:rsidRDefault="00000000">
      <w:pPr>
        <w:pStyle w:val="BodyText"/>
        <w:rPr>
          <w:ins w:id="1976" w:author="Inge Christoffer Olsen" w:date="2026-10-07T12:16:00Z" w16du:dateUtc="2026-10-07T10:16:00Z"/>
        </w:rPr>
      </w:pPr>
      <w:ins w:id="1977" w:author="Inge Christoffer Olsen" w:date="2026-10-07T12:16:00Z" w16du:dateUtc="2026-10-07T10:16:00Z">
        <w:r>
          <w:t>Shared decision making and labour companionship are recorded on the LCG form only. The items, their wording on the form and the condition under which each follow-up question is asked are given below.</w:t>
        </w:r>
      </w:ins>
    </w:p>
    <w:tbl>
      <w:tblPr>
        <w:tblW w:w="5000" w:type="pct"/>
        <w:tblLayout w:type="fixed"/>
        <w:tblLook w:val="0000" w:firstRow="0" w:lastRow="0" w:firstColumn="0" w:lastColumn="0" w:noHBand="0" w:noVBand="0"/>
      </w:tblPr>
      <w:tblGrid>
        <w:gridCol w:w="9360"/>
      </w:tblGrid>
      <w:tr w:rsidR="007D09B7" w14:paraId="223F1C21" w14:textId="77777777">
        <w:trPr>
          <w:ins w:id="1978" w:author="Inge Christoffer Olsen" w:date="2026-10-07T12:16:00Z" w16du:dateUtc="2026-10-07T10:16:00Z"/>
        </w:trPr>
        <w:tc>
          <w:tcPr>
            <w:tcW w:w="7920" w:type="dxa"/>
          </w:tcPr>
          <w:p w14:paraId="1B729F6D" w14:textId="77777777" w:rsidR="007D09B7" w:rsidRDefault="00000000">
            <w:pPr>
              <w:spacing w:before="200"/>
              <w:rPr>
                <w:ins w:id="1979" w:author="Inge Christoffer Olsen" w:date="2026-10-07T12:16:00Z" w16du:dateUtc="2026-10-07T10:16:00Z"/>
              </w:rPr>
            </w:pPr>
            <w:bookmarkStart w:id="1980" w:name="tbl-sdm-items"/>
            <w:ins w:id="1981" w:author="Inge Christoffer Olsen" w:date="2026-10-07T12:16:00Z" w16du:dateUtc="2026-10-07T10:16:00Z">
              <w:r>
                <w:t>Table 3: Shared decision-making and labour companionship items (LCG form). † Norwegian wording reconstructed from the form’s pattern for items not in the form version of 9 March 2025; to be verified.</w:t>
              </w:r>
            </w:ins>
          </w:p>
          <w:tbl>
            <w:tblPr>
              <w:tblW w:w="5000" w:type="pct"/>
              <w:tblLayout w:type="fixed"/>
              <w:tblLook w:val="0020" w:firstRow="1" w:lastRow="0" w:firstColumn="0" w:lastColumn="0" w:noHBand="0" w:noVBand="0"/>
            </w:tblPr>
            <w:tblGrid>
              <w:gridCol w:w="848"/>
              <w:gridCol w:w="2548"/>
              <w:gridCol w:w="2580"/>
              <w:gridCol w:w="881"/>
              <w:gridCol w:w="2287"/>
            </w:tblGrid>
            <w:tr w:rsidR="007D09B7" w14:paraId="1FC22DAC" w14:textId="77777777">
              <w:trPr>
                <w:tblHeader/>
                <w:ins w:id="1982" w:author="Inge Christoffer Olsen" w:date="2026-10-07T12:16:00Z" w16du:dateUtc="2026-10-07T10:16:00Z"/>
              </w:trPr>
              <w:tc>
                <w:tcPr>
                  <w:tcW w:w="735" w:type="dxa"/>
                </w:tcPr>
                <w:p w14:paraId="175AD19F" w14:textId="77777777" w:rsidR="007D09B7" w:rsidRDefault="00000000">
                  <w:pPr>
                    <w:jc w:val="center"/>
                    <w:rPr>
                      <w:ins w:id="1983" w:author="Inge Christoffer Olsen" w:date="2026-10-07T12:16:00Z" w16du:dateUtc="2026-10-07T10:16:00Z"/>
                    </w:rPr>
                  </w:pPr>
                  <w:ins w:id="1984" w:author="Inge Christoffer Olsen" w:date="2026-10-07T12:16:00Z" w16du:dateUtc="2026-10-07T10:16:00Z">
                    <w:r>
                      <w:t>Domain</w:t>
                    </w:r>
                  </w:ins>
                </w:p>
              </w:tc>
              <w:tc>
                <w:tcPr>
                  <w:tcW w:w="2206" w:type="dxa"/>
                </w:tcPr>
                <w:p w14:paraId="12287D02" w14:textId="77777777" w:rsidR="007D09B7" w:rsidRDefault="00000000">
                  <w:pPr>
                    <w:jc w:val="center"/>
                    <w:rPr>
                      <w:ins w:id="1985" w:author="Inge Christoffer Olsen" w:date="2026-10-07T12:16:00Z" w16du:dateUtc="2026-10-07T10:16:00Z"/>
                    </w:rPr>
                  </w:pPr>
                  <w:ins w:id="1986" w:author="Inge Christoffer Olsen" w:date="2026-10-07T12:16:00Z" w16du:dateUtc="2026-10-07T10:16:00Z">
                    <w:r>
                      <w:t>Item</w:t>
                    </w:r>
                  </w:ins>
                </w:p>
              </w:tc>
              <w:tc>
                <w:tcPr>
                  <w:tcW w:w="2234" w:type="dxa"/>
                </w:tcPr>
                <w:p w14:paraId="36506AB4" w14:textId="77777777" w:rsidR="007D09B7" w:rsidRDefault="00000000">
                  <w:pPr>
                    <w:jc w:val="center"/>
                    <w:rPr>
                      <w:ins w:id="1987" w:author="Inge Christoffer Olsen" w:date="2026-10-07T12:16:00Z" w16du:dateUtc="2026-10-07T10:16:00Z"/>
                    </w:rPr>
                  </w:pPr>
                  <w:ins w:id="1988" w:author="Inge Christoffer Olsen" w:date="2026-10-07T12:16:00Z" w16du:dateUtc="2026-10-07T10:16:00Z">
                    <w:r>
                      <w:t>Wording on the form</w:t>
                    </w:r>
                  </w:ins>
                </w:p>
              </w:tc>
              <w:tc>
                <w:tcPr>
                  <w:tcW w:w="763" w:type="dxa"/>
                </w:tcPr>
                <w:p w14:paraId="461A3EFA" w14:textId="77777777" w:rsidR="007D09B7" w:rsidRDefault="00000000">
                  <w:pPr>
                    <w:jc w:val="center"/>
                    <w:rPr>
                      <w:ins w:id="1989" w:author="Inge Christoffer Olsen" w:date="2026-10-07T12:16:00Z" w16du:dateUtc="2026-10-07T10:16:00Z"/>
                    </w:rPr>
                  </w:pPr>
                  <w:ins w:id="1990" w:author="Inge Christoffer Olsen" w:date="2026-10-07T12:16:00Z" w16du:dateUtc="2026-10-07T10:16:00Z">
                    <w:r>
                      <w:t>Responses</w:t>
                    </w:r>
                  </w:ins>
                </w:p>
              </w:tc>
              <w:tc>
                <w:tcPr>
                  <w:tcW w:w="1980" w:type="dxa"/>
                </w:tcPr>
                <w:p w14:paraId="77EED083" w14:textId="77777777" w:rsidR="007D09B7" w:rsidRDefault="00000000">
                  <w:pPr>
                    <w:jc w:val="center"/>
                    <w:rPr>
                      <w:ins w:id="1991" w:author="Inge Christoffer Olsen" w:date="2026-10-07T12:16:00Z" w16du:dateUtc="2026-10-07T10:16:00Z"/>
                    </w:rPr>
                  </w:pPr>
                  <w:ins w:id="1992" w:author="Inge Christoffer Olsen" w:date="2026-10-07T12:16:00Z" w16du:dateUtc="2026-10-07T10:16:00Z">
                    <w:r>
                      <w:t>Asked if yes to</w:t>
                    </w:r>
                  </w:ins>
                </w:p>
              </w:tc>
            </w:tr>
            <w:tr w:rsidR="007D09B7" w14:paraId="3F408C93" w14:textId="77777777">
              <w:trPr>
                <w:ins w:id="1993" w:author="Inge Christoffer Olsen" w:date="2026-10-07T12:16:00Z" w16du:dateUtc="2026-10-07T10:16:00Z"/>
              </w:trPr>
              <w:tc>
                <w:tcPr>
                  <w:tcW w:w="735" w:type="dxa"/>
                </w:tcPr>
                <w:p w14:paraId="775EF187" w14:textId="77777777" w:rsidR="007D09B7" w:rsidRDefault="00000000">
                  <w:pPr>
                    <w:jc w:val="center"/>
                    <w:rPr>
                      <w:ins w:id="1994" w:author="Inge Christoffer Olsen" w:date="2026-10-07T12:16:00Z" w16du:dateUtc="2026-10-07T10:16:00Z"/>
                    </w:rPr>
                  </w:pPr>
                  <w:ins w:id="1995" w:author="Inge Christoffer Olsen" w:date="2026-10-07T12:16:00Z" w16du:dateUtc="2026-10-07T10:16:00Z">
                    <w:r>
                      <w:t>Positions</w:t>
                    </w:r>
                  </w:ins>
                </w:p>
              </w:tc>
              <w:tc>
                <w:tcPr>
                  <w:tcW w:w="2206" w:type="dxa"/>
                </w:tcPr>
                <w:p w14:paraId="1064C447" w14:textId="77777777" w:rsidR="007D09B7" w:rsidRDefault="00000000">
                  <w:pPr>
                    <w:jc w:val="center"/>
                    <w:rPr>
                      <w:ins w:id="1996" w:author="Inge Christoffer Olsen" w:date="2026-10-07T12:16:00Z" w16du:dateUtc="2026-10-07T10:16:00Z"/>
                    </w:rPr>
                  </w:pPr>
                  <w:ins w:id="1997" w:author="Inge Christoffer Olsen" w:date="2026-10-07T12:16:00Z" w16du:dateUtc="2026-10-07T10:16:00Z">
                    <w:r>
                      <w:t>Were positions during the first stage decided in consultation with the woman?</w:t>
                    </w:r>
                  </w:ins>
                </w:p>
              </w:tc>
              <w:tc>
                <w:tcPr>
                  <w:tcW w:w="2234" w:type="dxa"/>
                </w:tcPr>
                <w:p w14:paraId="04CA916B" w14:textId="77777777" w:rsidR="007D09B7" w:rsidRDefault="00000000">
                  <w:pPr>
                    <w:jc w:val="center"/>
                    <w:rPr>
                      <w:ins w:id="1998" w:author="Inge Christoffer Olsen" w:date="2026-10-07T12:16:00Z" w16du:dateUtc="2026-10-07T10:16:00Z"/>
                    </w:rPr>
                  </w:pPr>
                  <w:ins w:id="1999" w:author="Inge Christoffer Olsen" w:date="2026-10-07T12:16:00Z" w16du:dateUtc="2026-10-07T10:16:00Z">
                    <w:r>
                      <w:t>Ble stillinger i åpningsfasen besluttet i samråd med kvinnen?</w:t>
                    </w:r>
                  </w:ins>
                </w:p>
              </w:tc>
              <w:tc>
                <w:tcPr>
                  <w:tcW w:w="763" w:type="dxa"/>
                </w:tcPr>
                <w:p w14:paraId="6A395D22" w14:textId="77777777" w:rsidR="007D09B7" w:rsidRDefault="00000000">
                  <w:pPr>
                    <w:jc w:val="center"/>
                    <w:rPr>
                      <w:ins w:id="2000" w:author="Inge Christoffer Olsen" w:date="2026-10-07T12:16:00Z" w16du:dateUtc="2026-10-07T10:16:00Z"/>
                    </w:rPr>
                  </w:pPr>
                  <w:ins w:id="2001" w:author="Inge Christoffer Olsen" w:date="2026-10-07T12:16:00Z" w16du:dateUtc="2026-10-07T10:16:00Z">
                    <w:r>
                      <w:t>yes/no</w:t>
                    </w:r>
                  </w:ins>
                </w:p>
              </w:tc>
              <w:tc>
                <w:tcPr>
                  <w:tcW w:w="1980" w:type="dxa"/>
                </w:tcPr>
                <w:p w14:paraId="35B6C216" w14:textId="77777777" w:rsidR="007D09B7" w:rsidRDefault="007D09B7">
                  <w:pPr>
                    <w:rPr>
                      <w:ins w:id="2002" w:author="Inge Christoffer Olsen" w:date="2026-10-07T12:16:00Z" w16du:dateUtc="2026-10-07T10:16:00Z"/>
                    </w:rPr>
                  </w:pPr>
                </w:p>
              </w:tc>
            </w:tr>
            <w:tr w:rsidR="007D09B7" w14:paraId="10D3CC6E" w14:textId="77777777">
              <w:trPr>
                <w:ins w:id="2003" w:author="Inge Christoffer Olsen" w:date="2026-10-07T12:16:00Z" w16du:dateUtc="2026-10-07T10:16:00Z"/>
              </w:trPr>
              <w:tc>
                <w:tcPr>
                  <w:tcW w:w="735" w:type="dxa"/>
                </w:tcPr>
                <w:p w14:paraId="2A5DC14A" w14:textId="77777777" w:rsidR="007D09B7" w:rsidRDefault="007D09B7">
                  <w:pPr>
                    <w:rPr>
                      <w:ins w:id="2004" w:author="Inge Christoffer Olsen" w:date="2026-10-07T12:16:00Z" w16du:dateUtc="2026-10-07T10:16:00Z"/>
                    </w:rPr>
                  </w:pPr>
                </w:p>
              </w:tc>
              <w:tc>
                <w:tcPr>
                  <w:tcW w:w="2206" w:type="dxa"/>
                </w:tcPr>
                <w:p w14:paraId="69CCFE36" w14:textId="77777777" w:rsidR="007D09B7" w:rsidRDefault="00000000">
                  <w:pPr>
                    <w:jc w:val="center"/>
                    <w:rPr>
                      <w:ins w:id="2005" w:author="Inge Christoffer Olsen" w:date="2026-10-07T12:16:00Z" w16du:dateUtc="2026-10-07T10:16:00Z"/>
                    </w:rPr>
                  </w:pPr>
                  <w:ins w:id="2006" w:author="Inge Christoffer Olsen" w:date="2026-10-07T12:16:00Z" w16du:dateUtc="2026-10-07T10:16:00Z">
                    <w:r>
                      <w:t>Was the birthing position decided in consultation with the woman?</w:t>
                    </w:r>
                  </w:ins>
                </w:p>
              </w:tc>
              <w:tc>
                <w:tcPr>
                  <w:tcW w:w="2234" w:type="dxa"/>
                </w:tcPr>
                <w:p w14:paraId="78413EA5" w14:textId="77777777" w:rsidR="007D09B7" w:rsidRDefault="00000000">
                  <w:pPr>
                    <w:jc w:val="center"/>
                    <w:rPr>
                      <w:ins w:id="2007" w:author="Inge Christoffer Olsen" w:date="2026-10-07T12:16:00Z" w16du:dateUtc="2026-10-07T10:16:00Z"/>
                    </w:rPr>
                  </w:pPr>
                  <w:ins w:id="2008" w:author="Inge Christoffer Olsen" w:date="2026-10-07T12:16:00Z" w16du:dateUtc="2026-10-07T10:16:00Z">
                    <w:r>
                      <w:t>Ble fødestilling besluttet i samråd med kvinnen?</w:t>
                    </w:r>
                  </w:ins>
                </w:p>
              </w:tc>
              <w:tc>
                <w:tcPr>
                  <w:tcW w:w="763" w:type="dxa"/>
                </w:tcPr>
                <w:p w14:paraId="7A0D48C2" w14:textId="77777777" w:rsidR="007D09B7" w:rsidRDefault="00000000">
                  <w:pPr>
                    <w:jc w:val="center"/>
                    <w:rPr>
                      <w:ins w:id="2009" w:author="Inge Christoffer Olsen" w:date="2026-10-07T12:16:00Z" w16du:dateUtc="2026-10-07T10:16:00Z"/>
                    </w:rPr>
                  </w:pPr>
                  <w:ins w:id="2010" w:author="Inge Christoffer Olsen" w:date="2026-10-07T12:16:00Z" w16du:dateUtc="2026-10-07T10:16:00Z">
                    <w:r>
                      <w:t>yes/no</w:t>
                    </w:r>
                  </w:ins>
                </w:p>
              </w:tc>
              <w:tc>
                <w:tcPr>
                  <w:tcW w:w="1980" w:type="dxa"/>
                </w:tcPr>
                <w:p w14:paraId="6AAD2E3D" w14:textId="77777777" w:rsidR="007D09B7" w:rsidRDefault="007D09B7">
                  <w:pPr>
                    <w:rPr>
                      <w:ins w:id="2011" w:author="Inge Christoffer Olsen" w:date="2026-10-07T12:16:00Z" w16du:dateUtc="2026-10-07T10:16:00Z"/>
                    </w:rPr>
                  </w:pPr>
                </w:p>
              </w:tc>
            </w:tr>
            <w:tr w:rsidR="007D09B7" w14:paraId="132C4E9A" w14:textId="77777777">
              <w:trPr>
                <w:ins w:id="2012" w:author="Inge Christoffer Olsen" w:date="2026-10-07T12:16:00Z" w16du:dateUtc="2026-10-07T10:16:00Z"/>
              </w:trPr>
              <w:tc>
                <w:tcPr>
                  <w:tcW w:w="735" w:type="dxa"/>
                </w:tcPr>
                <w:p w14:paraId="28564B83" w14:textId="77777777" w:rsidR="007D09B7" w:rsidRDefault="00000000">
                  <w:pPr>
                    <w:jc w:val="center"/>
                    <w:rPr>
                      <w:ins w:id="2013" w:author="Inge Christoffer Olsen" w:date="2026-10-07T12:16:00Z" w16du:dateUtc="2026-10-07T10:16:00Z"/>
                    </w:rPr>
                  </w:pPr>
                  <w:ins w:id="2014" w:author="Inge Christoffer Olsen" w:date="2026-10-07T12:16:00Z" w16du:dateUtc="2026-10-07T10:16:00Z">
                    <w:r>
                      <w:t>Pain relief</w:t>
                    </w:r>
                  </w:ins>
                </w:p>
              </w:tc>
              <w:tc>
                <w:tcPr>
                  <w:tcW w:w="2206" w:type="dxa"/>
                </w:tcPr>
                <w:p w14:paraId="119BB93C" w14:textId="77777777" w:rsidR="007D09B7" w:rsidRDefault="00000000">
                  <w:pPr>
                    <w:jc w:val="center"/>
                    <w:rPr>
                      <w:ins w:id="2015" w:author="Inge Christoffer Olsen" w:date="2026-10-07T12:16:00Z" w16du:dateUtc="2026-10-07T10:16:00Z"/>
                    </w:rPr>
                  </w:pPr>
                  <w:ins w:id="2016" w:author="Inge Christoffer Olsen" w:date="2026-10-07T12:16:00Z" w16du:dateUtc="2026-10-07T10:16:00Z">
                    <w:r>
                      <w:t>If pain relief: was the woman involved in the choice of pain relief method?</w:t>
                    </w:r>
                  </w:ins>
                </w:p>
              </w:tc>
              <w:tc>
                <w:tcPr>
                  <w:tcW w:w="2234" w:type="dxa"/>
                </w:tcPr>
                <w:p w14:paraId="1E1DE1B4" w14:textId="77777777" w:rsidR="007D09B7" w:rsidRDefault="00000000">
                  <w:pPr>
                    <w:jc w:val="center"/>
                    <w:rPr>
                      <w:ins w:id="2017" w:author="Inge Christoffer Olsen" w:date="2026-10-07T12:16:00Z" w16du:dateUtc="2026-10-07T10:16:00Z"/>
                    </w:rPr>
                  </w:pPr>
                  <w:ins w:id="2018" w:author="Inge Christoffer Olsen" w:date="2026-10-07T12:16:00Z" w16du:dateUtc="2026-10-07T10:16:00Z">
                    <w:r>
                      <w:t>Hvis smertelindring - ble kvinnen involvert i valget av smertelindringsmetode</w:t>
                    </w:r>
                  </w:ins>
                </w:p>
              </w:tc>
              <w:tc>
                <w:tcPr>
                  <w:tcW w:w="763" w:type="dxa"/>
                </w:tcPr>
                <w:p w14:paraId="7B6884FD" w14:textId="77777777" w:rsidR="007D09B7" w:rsidRDefault="00000000">
                  <w:pPr>
                    <w:jc w:val="center"/>
                    <w:rPr>
                      <w:ins w:id="2019" w:author="Inge Christoffer Olsen" w:date="2026-10-07T12:16:00Z" w16du:dateUtc="2026-10-07T10:16:00Z"/>
                    </w:rPr>
                  </w:pPr>
                  <w:ins w:id="2020" w:author="Inge Christoffer Olsen" w:date="2026-10-07T12:16:00Z" w16du:dateUtc="2026-10-07T10:16:00Z">
                    <w:r>
                      <w:t>yes/no</w:t>
                    </w:r>
                  </w:ins>
                </w:p>
              </w:tc>
              <w:tc>
                <w:tcPr>
                  <w:tcW w:w="1980" w:type="dxa"/>
                </w:tcPr>
                <w:p w14:paraId="73C2CC80" w14:textId="77777777" w:rsidR="007D09B7" w:rsidRDefault="007D09B7">
                  <w:pPr>
                    <w:rPr>
                      <w:ins w:id="2021" w:author="Inge Christoffer Olsen" w:date="2026-10-07T12:16:00Z" w16du:dateUtc="2026-10-07T10:16:00Z"/>
                    </w:rPr>
                  </w:pPr>
                </w:p>
              </w:tc>
            </w:tr>
            <w:tr w:rsidR="007D09B7" w14:paraId="0FF9DEC4" w14:textId="77777777">
              <w:trPr>
                <w:ins w:id="2022" w:author="Inge Christoffer Olsen" w:date="2026-10-07T12:16:00Z" w16du:dateUtc="2026-10-07T10:16:00Z"/>
              </w:trPr>
              <w:tc>
                <w:tcPr>
                  <w:tcW w:w="735" w:type="dxa"/>
                </w:tcPr>
                <w:p w14:paraId="25D0266A" w14:textId="77777777" w:rsidR="007D09B7" w:rsidRDefault="007D09B7">
                  <w:pPr>
                    <w:rPr>
                      <w:ins w:id="2023" w:author="Inge Christoffer Olsen" w:date="2026-10-07T12:16:00Z" w16du:dateUtc="2026-10-07T10:16:00Z"/>
                    </w:rPr>
                  </w:pPr>
                </w:p>
              </w:tc>
              <w:tc>
                <w:tcPr>
                  <w:tcW w:w="2206" w:type="dxa"/>
                </w:tcPr>
                <w:p w14:paraId="3D5E7A63" w14:textId="77777777" w:rsidR="007D09B7" w:rsidRDefault="00000000">
                  <w:pPr>
                    <w:jc w:val="center"/>
                    <w:rPr>
                      <w:ins w:id="2024" w:author="Inge Christoffer Olsen" w:date="2026-10-07T12:16:00Z" w16du:dateUtc="2026-10-07T10:16:00Z"/>
                    </w:rPr>
                  </w:pPr>
                  <w:ins w:id="2025" w:author="Inge Christoffer Olsen" w:date="2026-10-07T12:16:00Z" w16du:dateUtc="2026-10-07T10:16:00Z">
                    <w:r>
                      <w:t>If pain relief: did she agree with the chosen pain relief method?</w:t>
                    </w:r>
                  </w:ins>
                </w:p>
              </w:tc>
              <w:tc>
                <w:tcPr>
                  <w:tcW w:w="2234" w:type="dxa"/>
                </w:tcPr>
                <w:p w14:paraId="6C8A058C" w14:textId="77777777" w:rsidR="007D09B7" w:rsidRDefault="00000000">
                  <w:pPr>
                    <w:jc w:val="center"/>
                    <w:rPr>
                      <w:ins w:id="2026" w:author="Inge Christoffer Olsen" w:date="2026-10-07T12:16:00Z" w16du:dateUtc="2026-10-07T10:16:00Z"/>
                    </w:rPr>
                  </w:pPr>
                  <w:ins w:id="2027" w:author="Inge Christoffer Olsen" w:date="2026-10-07T12:16:00Z" w16du:dateUtc="2026-10-07T10:16:00Z">
                    <w:r>
                      <w:t>Hvis smertelindring - var hun enig i valgt smertelindringsmetode</w:t>
                    </w:r>
                  </w:ins>
                </w:p>
              </w:tc>
              <w:tc>
                <w:tcPr>
                  <w:tcW w:w="763" w:type="dxa"/>
                </w:tcPr>
                <w:p w14:paraId="0603C70C" w14:textId="77777777" w:rsidR="007D09B7" w:rsidRDefault="00000000">
                  <w:pPr>
                    <w:jc w:val="center"/>
                    <w:rPr>
                      <w:ins w:id="2028" w:author="Inge Christoffer Olsen" w:date="2026-10-07T12:16:00Z" w16du:dateUtc="2026-10-07T10:16:00Z"/>
                    </w:rPr>
                  </w:pPr>
                  <w:ins w:id="2029" w:author="Inge Christoffer Olsen" w:date="2026-10-07T12:16:00Z" w16du:dateUtc="2026-10-07T10:16:00Z">
                    <w:r>
                      <w:t>yes/no/not asked/no answer</w:t>
                    </w:r>
                  </w:ins>
                </w:p>
              </w:tc>
              <w:tc>
                <w:tcPr>
                  <w:tcW w:w="1980" w:type="dxa"/>
                </w:tcPr>
                <w:p w14:paraId="59F7BC26" w14:textId="77777777" w:rsidR="007D09B7" w:rsidRDefault="007D09B7">
                  <w:pPr>
                    <w:rPr>
                      <w:ins w:id="2030" w:author="Inge Christoffer Olsen" w:date="2026-10-07T12:16:00Z" w16du:dateUtc="2026-10-07T10:16:00Z"/>
                    </w:rPr>
                  </w:pPr>
                </w:p>
              </w:tc>
            </w:tr>
            <w:tr w:rsidR="007D09B7" w14:paraId="6BDB7608" w14:textId="77777777">
              <w:trPr>
                <w:ins w:id="2031" w:author="Inge Christoffer Olsen" w:date="2026-10-07T12:16:00Z" w16du:dateUtc="2026-10-07T10:16:00Z"/>
              </w:trPr>
              <w:tc>
                <w:tcPr>
                  <w:tcW w:w="735" w:type="dxa"/>
                </w:tcPr>
                <w:p w14:paraId="7FE3BA53" w14:textId="77777777" w:rsidR="007D09B7" w:rsidRDefault="00000000">
                  <w:pPr>
                    <w:jc w:val="center"/>
                    <w:rPr>
                      <w:ins w:id="2032" w:author="Inge Christoffer Olsen" w:date="2026-10-07T12:16:00Z" w16du:dateUtc="2026-10-07T10:16:00Z"/>
                    </w:rPr>
                  </w:pPr>
                  <w:ins w:id="2033" w:author="Inge Christoffer Olsen" w:date="2026-10-07T12:16:00Z" w16du:dateUtc="2026-10-07T10:16:00Z">
                    <w:r>
                      <w:lastRenderedPageBreak/>
                      <w:t>Plan for prolonged labour</w:t>
                    </w:r>
                  </w:ins>
                </w:p>
              </w:tc>
              <w:tc>
                <w:tcPr>
                  <w:tcW w:w="2206" w:type="dxa"/>
                </w:tcPr>
                <w:p w14:paraId="5E6FFA09" w14:textId="77777777" w:rsidR="007D09B7" w:rsidRDefault="00000000">
                  <w:pPr>
                    <w:jc w:val="center"/>
                    <w:rPr>
                      <w:ins w:id="2034" w:author="Inge Christoffer Olsen" w:date="2026-10-07T12:16:00Z" w16du:dateUtc="2026-10-07T10:16:00Z"/>
                    </w:rPr>
                  </w:pPr>
                  <w:ins w:id="2035" w:author="Inge Christoffer Olsen" w:date="2026-10-07T12:16:00Z" w16du:dateUtc="2026-10-07T10:16:00Z">
                    <w:r>
                      <w:t>If prolonged labour: was a plan established for managing it?</w:t>
                    </w:r>
                  </w:ins>
                </w:p>
              </w:tc>
              <w:tc>
                <w:tcPr>
                  <w:tcW w:w="2234" w:type="dxa"/>
                </w:tcPr>
                <w:p w14:paraId="08D81D17" w14:textId="77777777" w:rsidR="007D09B7" w:rsidRDefault="00000000">
                  <w:pPr>
                    <w:jc w:val="center"/>
                    <w:rPr>
                      <w:ins w:id="2036" w:author="Inge Christoffer Olsen" w:date="2026-10-07T12:16:00Z" w16du:dateUtc="2026-10-07T10:16:00Z"/>
                    </w:rPr>
                  </w:pPr>
                  <w:ins w:id="2037" w:author="Inge Christoffer Olsen" w:date="2026-10-07T12:16:00Z" w16du:dateUtc="2026-10-07T10:16:00Z">
                    <w:r>
                      <w:t>Hvis langsom fremgang, ble det lagt en plan for oppfølging av langsom fremgang</w:t>
                    </w:r>
                  </w:ins>
                </w:p>
              </w:tc>
              <w:tc>
                <w:tcPr>
                  <w:tcW w:w="763" w:type="dxa"/>
                </w:tcPr>
                <w:p w14:paraId="65E0AB75" w14:textId="77777777" w:rsidR="007D09B7" w:rsidRDefault="00000000">
                  <w:pPr>
                    <w:jc w:val="center"/>
                    <w:rPr>
                      <w:ins w:id="2038" w:author="Inge Christoffer Olsen" w:date="2026-10-07T12:16:00Z" w16du:dateUtc="2026-10-07T10:16:00Z"/>
                    </w:rPr>
                  </w:pPr>
                  <w:ins w:id="2039" w:author="Inge Christoffer Olsen" w:date="2026-10-07T12:16:00Z" w16du:dateUtc="2026-10-07T10:16:00Z">
                    <w:r>
                      <w:t>yes/no</w:t>
                    </w:r>
                  </w:ins>
                </w:p>
              </w:tc>
              <w:tc>
                <w:tcPr>
                  <w:tcW w:w="1980" w:type="dxa"/>
                </w:tcPr>
                <w:p w14:paraId="771E98DE" w14:textId="77777777" w:rsidR="007D09B7" w:rsidRDefault="007D09B7">
                  <w:pPr>
                    <w:rPr>
                      <w:ins w:id="2040" w:author="Inge Christoffer Olsen" w:date="2026-10-07T12:16:00Z" w16du:dateUtc="2026-10-07T10:16:00Z"/>
                    </w:rPr>
                  </w:pPr>
                </w:p>
              </w:tc>
            </w:tr>
            <w:tr w:rsidR="007D09B7" w14:paraId="6535E2D9" w14:textId="77777777">
              <w:trPr>
                <w:ins w:id="2041" w:author="Inge Christoffer Olsen" w:date="2026-10-07T12:16:00Z" w16du:dateUtc="2026-10-07T10:16:00Z"/>
              </w:trPr>
              <w:tc>
                <w:tcPr>
                  <w:tcW w:w="735" w:type="dxa"/>
                </w:tcPr>
                <w:p w14:paraId="5D4BF4A2" w14:textId="77777777" w:rsidR="007D09B7" w:rsidRDefault="007D09B7">
                  <w:pPr>
                    <w:rPr>
                      <w:ins w:id="2042" w:author="Inge Christoffer Olsen" w:date="2026-10-07T12:16:00Z" w16du:dateUtc="2026-10-07T10:16:00Z"/>
                    </w:rPr>
                  </w:pPr>
                </w:p>
              </w:tc>
              <w:tc>
                <w:tcPr>
                  <w:tcW w:w="2206" w:type="dxa"/>
                </w:tcPr>
                <w:p w14:paraId="45F4E210" w14:textId="77777777" w:rsidR="007D09B7" w:rsidRDefault="00000000">
                  <w:pPr>
                    <w:jc w:val="center"/>
                    <w:rPr>
                      <w:ins w:id="2043" w:author="Inge Christoffer Olsen" w:date="2026-10-07T12:16:00Z" w16du:dateUtc="2026-10-07T10:16:00Z"/>
                    </w:rPr>
                  </w:pPr>
                  <w:ins w:id="2044" w:author="Inge Christoffer Olsen" w:date="2026-10-07T12:16:00Z" w16du:dateUtc="2026-10-07T10:16:00Z">
                    <w:r>
                      <w:t>If prolonged labour: was the woman involved in the discussion about the plan?</w:t>
                    </w:r>
                  </w:ins>
                </w:p>
              </w:tc>
              <w:tc>
                <w:tcPr>
                  <w:tcW w:w="2234" w:type="dxa"/>
                </w:tcPr>
                <w:p w14:paraId="5E915946" w14:textId="77777777" w:rsidR="007D09B7" w:rsidRDefault="00000000">
                  <w:pPr>
                    <w:jc w:val="center"/>
                    <w:rPr>
                      <w:ins w:id="2045" w:author="Inge Christoffer Olsen" w:date="2026-10-07T12:16:00Z" w16du:dateUtc="2026-10-07T10:16:00Z"/>
                    </w:rPr>
                  </w:pPr>
                  <w:ins w:id="2046" w:author="Inge Christoffer Olsen" w:date="2026-10-07T12:16:00Z" w16du:dateUtc="2026-10-07T10:16:00Z">
                    <w:r>
                      <w:t>Hvis langsom fremgang, ble kvinnen involvert i diskusjonen om planen</w:t>
                    </w:r>
                  </w:ins>
                </w:p>
              </w:tc>
              <w:tc>
                <w:tcPr>
                  <w:tcW w:w="763" w:type="dxa"/>
                </w:tcPr>
                <w:p w14:paraId="091ACDFD" w14:textId="77777777" w:rsidR="007D09B7" w:rsidRDefault="00000000">
                  <w:pPr>
                    <w:jc w:val="center"/>
                    <w:rPr>
                      <w:ins w:id="2047" w:author="Inge Christoffer Olsen" w:date="2026-10-07T12:16:00Z" w16du:dateUtc="2026-10-07T10:16:00Z"/>
                    </w:rPr>
                  </w:pPr>
                  <w:ins w:id="2048" w:author="Inge Christoffer Olsen" w:date="2026-10-07T12:16:00Z" w16du:dateUtc="2026-10-07T10:16:00Z">
                    <w:r>
                      <w:t>yes/no</w:t>
                    </w:r>
                  </w:ins>
                </w:p>
              </w:tc>
              <w:tc>
                <w:tcPr>
                  <w:tcW w:w="1980" w:type="dxa"/>
                </w:tcPr>
                <w:p w14:paraId="645D2A8A" w14:textId="77777777" w:rsidR="007D09B7" w:rsidRDefault="00000000">
                  <w:pPr>
                    <w:jc w:val="center"/>
                    <w:rPr>
                      <w:ins w:id="2049" w:author="Inge Christoffer Olsen" w:date="2026-10-07T12:16:00Z" w16du:dateUtc="2026-10-07T10:16:00Z"/>
                    </w:rPr>
                  </w:pPr>
                  <w:ins w:id="2050" w:author="Inge Christoffer Olsen" w:date="2026-10-07T12:16:00Z" w16du:dateUtc="2026-10-07T10:16:00Z">
                    <w:r>
                      <w:t>If prolonged labour: was a plan established for managing it?</w:t>
                    </w:r>
                  </w:ins>
                </w:p>
              </w:tc>
            </w:tr>
            <w:tr w:rsidR="007D09B7" w14:paraId="3B7444D8" w14:textId="77777777">
              <w:trPr>
                <w:ins w:id="2051" w:author="Inge Christoffer Olsen" w:date="2026-10-07T12:16:00Z" w16du:dateUtc="2026-10-07T10:16:00Z"/>
              </w:trPr>
              <w:tc>
                <w:tcPr>
                  <w:tcW w:w="735" w:type="dxa"/>
                </w:tcPr>
                <w:p w14:paraId="5F4C7C31" w14:textId="77777777" w:rsidR="007D09B7" w:rsidRDefault="007D09B7">
                  <w:pPr>
                    <w:rPr>
                      <w:ins w:id="2052" w:author="Inge Christoffer Olsen" w:date="2026-10-07T12:16:00Z" w16du:dateUtc="2026-10-07T10:16:00Z"/>
                    </w:rPr>
                  </w:pPr>
                </w:p>
              </w:tc>
              <w:tc>
                <w:tcPr>
                  <w:tcW w:w="2206" w:type="dxa"/>
                </w:tcPr>
                <w:p w14:paraId="14454A15" w14:textId="77777777" w:rsidR="007D09B7" w:rsidRDefault="00000000">
                  <w:pPr>
                    <w:jc w:val="center"/>
                    <w:rPr>
                      <w:ins w:id="2053" w:author="Inge Christoffer Olsen" w:date="2026-10-07T12:16:00Z" w16du:dateUtc="2026-10-07T10:16:00Z"/>
                    </w:rPr>
                  </w:pPr>
                  <w:ins w:id="2054" w:author="Inge Christoffer Olsen" w:date="2026-10-07T12:16:00Z" w16du:dateUtc="2026-10-07T10:16:00Z">
                    <w:r>
                      <w:t>If prolonged labour: was the plan documented continuously?</w:t>
                    </w:r>
                  </w:ins>
                </w:p>
              </w:tc>
              <w:tc>
                <w:tcPr>
                  <w:tcW w:w="2234" w:type="dxa"/>
                </w:tcPr>
                <w:p w14:paraId="4137B8C8" w14:textId="77777777" w:rsidR="007D09B7" w:rsidRDefault="00000000">
                  <w:pPr>
                    <w:jc w:val="center"/>
                    <w:rPr>
                      <w:ins w:id="2055" w:author="Inge Christoffer Olsen" w:date="2026-10-07T12:16:00Z" w16du:dateUtc="2026-10-07T10:16:00Z"/>
                    </w:rPr>
                  </w:pPr>
                  <w:ins w:id="2056" w:author="Inge Christoffer Olsen" w:date="2026-10-07T12:16:00Z" w16du:dateUtc="2026-10-07T10:16:00Z">
                    <w:r>
                      <w:t>Hvis langsom fremgang, ble planen dokumentert fortløpende</w:t>
                    </w:r>
                  </w:ins>
                </w:p>
              </w:tc>
              <w:tc>
                <w:tcPr>
                  <w:tcW w:w="763" w:type="dxa"/>
                </w:tcPr>
                <w:p w14:paraId="11B8B07E" w14:textId="77777777" w:rsidR="007D09B7" w:rsidRDefault="00000000">
                  <w:pPr>
                    <w:jc w:val="center"/>
                    <w:rPr>
                      <w:ins w:id="2057" w:author="Inge Christoffer Olsen" w:date="2026-10-07T12:16:00Z" w16du:dateUtc="2026-10-07T10:16:00Z"/>
                    </w:rPr>
                  </w:pPr>
                  <w:ins w:id="2058" w:author="Inge Christoffer Olsen" w:date="2026-10-07T12:16:00Z" w16du:dateUtc="2026-10-07T10:16:00Z">
                    <w:r>
                      <w:t>yes/no</w:t>
                    </w:r>
                  </w:ins>
                </w:p>
              </w:tc>
              <w:tc>
                <w:tcPr>
                  <w:tcW w:w="1980" w:type="dxa"/>
                </w:tcPr>
                <w:p w14:paraId="75579176" w14:textId="77777777" w:rsidR="007D09B7" w:rsidRDefault="00000000">
                  <w:pPr>
                    <w:jc w:val="center"/>
                    <w:rPr>
                      <w:ins w:id="2059" w:author="Inge Christoffer Olsen" w:date="2026-10-07T12:16:00Z" w16du:dateUtc="2026-10-07T10:16:00Z"/>
                    </w:rPr>
                  </w:pPr>
                  <w:ins w:id="2060" w:author="Inge Christoffer Olsen" w:date="2026-10-07T12:16:00Z" w16du:dateUtc="2026-10-07T10:16:00Z">
                    <w:r>
                      <w:t>If prolonged labour: was a plan established for managing it?</w:t>
                    </w:r>
                  </w:ins>
                </w:p>
              </w:tc>
            </w:tr>
            <w:tr w:rsidR="007D09B7" w14:paraId="5DE4A2EB" w14:textId="77777777">
              <w:trPr>
                <w:ins w:id="2061" w:author="Inge Christoffer Olsen" w:date="2026-10-07T12:16:00Z" w16du:dateUtc="2026-10-07T10:16:00Z"/>
              </w:trPr>
              <w:tc>
                <w:tcPr>
                  <w:tcW w:w="735" w:type="dxa"/>
                </w:tcPr>
                <w:p w14:paraId="7681D860" w14:textId="77777777" w:rsidR="007D09B7" w:rsidRDefault="007D09B7">
                  <w:pPr>
                    <w:rPr>
                      <w:ins w:id="2062" w:author="Inge Christoffer Olsen" w:date="2026-10-07T12:16:00Z" w16du:dateUtc="2026-10-07T10:16:00Z"/>
                    </w:rPr>
                  </w:pPr>
                </w:p>
              </w:tc>
              <w:tc>
                <w:tcPr>
                  <w:tcW w:w="2206" w:type="dxa"/>
                </w:tcPr>
                <w:p w14:paraId="6E56C6C5" w14:textId="77777777" w:rsidR="007D09B7" w:rsidRDefault="00000000">
                  <w:pPr>
                    <w:jc w:val="center"/>
                    <w:rPr>
                      <w:ins w:id="2063" w:author="Inge Christoffer Olsen" w:date="2026-10-07T12:16:00Z" w16du:dateUtc="2026-10-07T10:16:00Z"/>
                    </w:rPr>
                  </w:pPr>
                  <w:ins w:id="2064" w:author="Inge Christoffer Olsen" w:date="2026-10-07T12:16:00Z" w16du:dateUtc="2026-10-07T10:16:00Z">
                    <w:r>
                      <w:t>If prolonged labour: did the woman agree with the chosen plan?</w:t>
                    </w:r>
                  </w:ins>
                </w:p>
              </w:tc>
              <w:tc>
                <w:tcPr>
                  <w:tcW w:w="2234" w:type="dxa"/>
                </w:tcPr>
                <w:p w14:paraId="121462FD" w14:textId="77777777" w:rsidR="007D09B7" w:rsidRDefault="00000000">
                  <w:pPr>
                    <w:jc w:val="center"/>
                    <w:rPr>
                      <w:ins w:id="2065" w:author="Inge Christoffer Olsen" w:date="2026-10-07T12:16:00Z" w16du:dateUtc="2026-10-07T10:16:00Z"/>
                    </w:rPr>
                  </w:pPr>
                  <w:ins w:id="2066" w:author="Inge Christoffer Olsen" w:date="2026-10-07T12:16:00Z" w16du:dateUtc="2026-10-07T10:16:00Z">
                    <w:r>
                      <w:t>Hvis langsom fremgang, var kvinnen enig i valgt plan</w:t>
                    </w:r>
                  </w:ins>
                </w:p>
              </w:tc>
              <w:tc>
                <w:tcPr>
                  <w:tcW w:w="763" w:type="dxa"/>
                </w:tcPr>
                <w:p w14:paraId="33263B49" w14:textId="77777777" w:rsidR="007D09B7" w:rsidRDefault="00000000">
                  <w:pPr>
                    <w:jc w:val="center"/>
                    <w:rPr>
                      <w:ins w:id="2067" w:author="Inge Christoffer Olsen" w:date="2026-10-07T12:16:00Z" w16du:dateUtc="2026-10-07T10:16:00Z"/>
                    </w:rPr>
                  </w:pPr>
                  <w:ins w:id="2068" w:author="Inge Christoffer Olsen" w:date="2026-10-07T12:16:00Z" w16du:dateUtc="2026-10-07T10:16:00Z">
                    <w:r>
                      <w:t>yes/no/not asked/no answer</w:t>
                    </w:r>
                  </w:ins>
                </w:p>
              </w:tc>
              <w:tc>
                <w:tcPr>
                  <w:tcW w:w="1980" w:type="dxa"/>
                </w:tcPr>
                <w:p w14:paraId="5CBD1BE9" w14:textId="77777777" w:rsidR="007D09B7" w:rsidRDefault="00000000">
                  <w:pPr>
                    <w:jc w:val="center"/>
                    <w:rPr>
                      <w:ins w:id="2069" w:author="Inge Christoffer Olsen" w:date="2026-10-07T12:16:00Z" w16du:dateUtc="2026-10-07T10:16:00Z"/>
                    </w:rPr>
                  </w:pPr>
                  <w:ins w:id="2070" w:author="Inge Christoffer Olsen" w:date="2026-10-07T12:16:00Z" w16du:dateUtc="2026-10-07T10:16:00Z">
                    <w:r>
                      <w:t>If prolonged labour: was a plan established for managing it?</w:t>
                    </w:r>
                  </w:ins>
                </w:p>
              </w:tc>
            </w:tr>
            <w:tr w:rsidR="007D09B7" w14:paraId="0AD09B64" w14:textId="77777777">
              <w:trPr>
                <w:ins w:id="2071" w:author="Inge Christoffer Olsen" w:date="2026-10-07T12:16:00Z" w16du:dateUtc="2026-10-07T10:16:00Z"/>
              </w:trPr>
              <w:tc>
                <w:tcPr>
                  <w:tcW w:w="735" w:type="dxa"/>
                </w:tcPr>
                <w:p w14:paraId="274AF314" w14:textId="77777777" w:rsidR="007D09B7" w:rsidRDefault="00000000">
                  <w:pPr>
                    <w:jc w:val="center"/>
                    <w:rPr>
                      <w:ins w:id="2072" w:author="Inge Christoffer Olsen" w:date="2026-10-07T12:16:00Z" w16du:dateUtc="2026-10-07T10:16:00Z"/>
                    </w:rPr>
                  </w:pPr>
                  <w:ins w:id="2073" w:author="Inge Christoffer Olsen" w:date="2026-10-07T12:16:00Z" w16du:dateUtc="2026-10-07T10:16:00Z">
                    <w:r>
                      <w:t>Interventions</w:t>
                    </w:r>
                  </w:ins>
                </w:p>
              </w:tc>
              <w:tc>
                <w:tcPr>
                  <w:tcW w:w="2206" w:type="dxa"/>
                </w:tcPr>
                <w:p w14:paraId="015C1AB7" w14:textId="77777777" w:rsidR="007D09B7" w:rsidRDefault="00000000">
                  <w:pPr>
                    <w:jc w:val="center"/>
                    <w:rPr>
                      <w:ins w:id="2074" w:author="Inge Christoffer Olsen" w:date="2026-10-07T12:16:00Z" w16du:dateUtc="2026-10-07T10:16:00Z"/>
                    </w:rPr>
                  </w:pPr>
                  <w:ins w:id="2075" w:author="Inge Christoffer Olsen" w:date="2026-10-07T12:16:00Z" w16du:dateUtc="2026-10-07T10:16:00Z">
                    <w:r>
                      <w:t>External CTG: was the intervention performed?</w:t>
                    </w:r>
                  </w:ins>
                </w:p>
              </w:tc>
              <w:tc>
                <w:tcPr>
                  <w:tcW w:w="2234" w:type="dxa"/>
                </w:tcPr>
                <w:p w14:paraId="457986CB" w14:textId="77777777" w:rsidR="007D09B7" w:rsidRDefault="00000000">
                  <w:pPr>
                    <w:jc w:val="center"/>
                    <w:rPr>
                      <w:ins w:id="2076" w:author="Inge Christoffer Olsen" w:date="2026-10-07T12:16:00Z" w16du:dateUtc="2026-10-07T10:16:00Z"/>
                    </w:rPr>
                  </w:pPr>
                  <w:ins w:id="2077" w:author="Inge Christoffer Olsen" w:date="2026-10-07T12:16:00Z" w16du:dateUtc="2026-10-07T10:16:00Z">
                    <w:r>
                      <w:t>Ekstern CTG †</w:t>
                    </w:r>
                  </w:ins>
                </w:p>
              </w:tc>
              <w:tc>
                <w:tcPr>
                  <w:tcW w:w="763" w:type="dxa"/>
                </w:tcPr>
                <w:p w14:paraId="6234E8F2" w14:textId="77777777" w:rsidR="007D09B7" w:rsidRDefault="00000000">
                  <w:pPr>
                    <w:jc w:val="center"/>
                    <w:rPr>
                      <w:ins w:id="2078" w:author="Inge Christoffer Olsen" w:date="2026-10-07T12:16:00Z" w16du:dateUtc="2026-10-07T10:16:00Z"/>
                    </w:rPr>
                  </w:pPr>
                  <w:ins w:id="2079" w:author="Inge Christoffer Olsen" w:date="2026-10-07T12:16:00Z" w16du:dateUtc="2026-10-07T10:16:00Z">
                    <w:r>
                      <w:t>yes/no</w:t>
                    </w:r>
                  </w:ins>
                </w:p>
              </w:tc>
              <w:tc>
                <w:tcPr>
                  <w:tcW w:w="1980" w:type="dxa"/>
                </w:tcPr>
                <w:p w14:paraId="22D970FF" w14:textId="77777777" w:rsidR="007D09B7" w:rsidRDefault="007D09B7">
                  <w:pPr>
                    <w:rPr>
                      <w:ins w:id="2080" w:author="Inge Christoffer Olsen" w:date="2026-10-07T12:16:00Z" w16du:dateUtc="2026-10-07T10:16:00Z"/>
                    </w:rPr>
                  </w:pPr>
                </w:p>
              </w:tc>
            </w:tr>
            <w:tr w:rsidR="007D09B7" w14:paraId="10DB67B5" w14:textId="77777777">
              <w:trPr>
                <w:ins w:id="2081" w:author="Inge Christoffer Olsen" w:date="2026-10-07T12:16:00Z" w16du:dateUtc="2026-10-07T10:16:00Z"/>
              </w:trPr>
              <w:tc>
                <w:tcPr>
                  <w:tcW w:w="735" w:type="dxa"/>
                </w:tcPr>
                <w:p w14:paraId="7FE5FA01" w14:textId="77777777" w:rsidR="007D09B7" w:rsidRDefault="007D09B7">
                  <w:pPr>
                    <w:rPr>
                      <w:ins w:id="2082" w:author="Inge Christoffer Olsen" w:date="2026-10-07T12:16:00Z" w16du:dateUtc="2026-10-07T10:16:00Z"/>
                    </w:rPr>
                  </w:pPr>
                </w:p>
              </w:tc>
              <w:tc>
                <w:tcPr>
                  <w:tcW w:w="2206" w:type="dxa"/>
                </w:tcPr>
                <w:p w14:paraId="34B4FEC9" w14:textId="77777777" w:rsidR="007D09B7" w:rsidRDefault="00000000">
                  <w:pPr>
                    <w:jc w:val="center"/>
                    <w:rPr>
                      <w:ins w:id="2083" w:author="Inge Christoffer Olsen" w:date="2026-10-07T12:16:00Z" w16du:dateUtc="2026-10-07T10:16:00Z"/>
                    </w:rPr>
                  </w:pPr>
                  <w:ins w:id="2084" w:author="Inge Christoffer Olsen" w:date="2026-10-07T12:16:00Z" w16du:dateUtc="2026-10-07T10:16:00Z">
                    <w:r>
                      <w:t>External CTG: was the woman informed?</w:t>
                    </w:r>
                  </w:ins>
                </w:p>
              </w:tc>
              <w:tc>
                <w:tcPr>
                  <w:tcW w:w="2234" w:type="dxa"/>
                </w:tcPr>
                <w:p w14:paraId="1E9F399E" w14:textId="77777777" w:rsidR="007D09B7" w:rsidRDefault="00000000">
                  <w:pPr>
                    <w:jc w:val="center"/>
                    <w:rPr>
                      <w:ins w:id="2085" w:author="Inge Christoffer Olsen" w:date="2026-10-07T12:16:00Z" w16du:dateUtc="2026-10-07T10:16:00Z"/>
                    </w:rPr>
                  </w:pPr>
                  <w:ins w:id="2086" w:author="Inge Christoffer Olsen" w:date="2026-10-07T12:16:00Z" w16du:dateUtc="2026-10-07T10:16:00Z">
                    <w:r>
                      <w:t>Hvis ekstern CTG - ble kvinnen informert om tiltaket †</w:t>
                    </w:r>
                  </w:ins>
                </w:p>
              </w:tc>
              <w:tc>
                <w:tcPr>
                  <w:tcW w:w="763" w:type="dxa"/>
                </w:tcPr>
                <w:p w14:paraId="5D7218A5" w14:textId="77777777" w:rsidR="007D09B7" w:rsidRDefault="00000000">
                  <w:pPr>
                    <w:jc w:val="center"/>
                    <w:rPr>
                      <w:ins w:id="2087" w:author="Inge Christoffer Olsen" w:date="2026-10-07T12:16:00Z" w16du:dateUtc="2026-10-07T10:16:00Z"/>
                    </w:rPr>
                  </w:pPr>
                  <w:ins w:id="2088" w:author="Inge Christoffer Olsen" w:date="2026-10-07T12:16:00Z" w16du:dateUtc="2026-10-07T10:16:00Z">
                    <w:r>
                      <w:t>yes/no</w:t>
                    </w:r>
                  </w:ins>
                </w:p>
              </w:tc>
              <w:tc>
                <w:tcPr>
                  <w:tcW w:w="1980" w:type="dxa"/>
                </w:tcPr>
                <w:p w14:paraId="7D285F42" w14:textId="77777777" w:rsidR="007D09B7" w:rsidRDefault="00000000">
                  <w:pPr>
                    <w:jc w:val="center"/>
                    <w:rPr>
                      <w:ins w:id="2089" w:author="Inge Christoffer Olsen" w:date="2026-10-07T12:16:00Z" w16du:dateUtc="2026-10-07T10:16:00Z"/>
                    </w:rPr>
                  </w:pPr>
                  <w:ins w:id="2090" w:author="Inge Christoffer Olsen" w:date="2026-10-07T12:16:00Z" w16du:dateUtc="2026-10-07T10:16:00Z">
                    <w:r>
                      <w:t>External CTG: was the intervention performed?</w:t>
                    </w:r>
                  </w:ins>
                </w:p>
              </w:tc>
            </w:tr>
            <w:tr w:rsidR="007D09B7" w14:paraId="23D326B6" w14:textId="77777777">
              <w:trPr>
                <w:ins w:id="2091" w:author="Inge Christoffer Olsen" w:date="2026-10-07T12:16:00Z" w16du:dateUtc="2026-10-07T10:16:00Z"/>
              </w:trPr>
              <w:tc>
                <w:tcPr>
                  <w:tcW w:w="735" w:type="dxa"/>
                </w:tcPr>
                <w:p w14:paraId="4C26407A" w14:textId="77777777" w:rsidR="007D09B7" w:rsidRDefault="007D09B7">
                  <w:pPr>
                    <w:rPr>
                      <w:ins w:id="2092" w:author="Inge Christoffer Olsen" w:date="2026-10-07T12:16:00Z" w16du:dateUtc="2026-10-07T10:16:00Z"/>
                    </w:rPr>
                  </w:pPr>
                </w:p>
              </w:tc>
              <w:tc>
                <w:tcPr>
                  <w:tcW w:w="2206" w:type="dxa"/>
                </w:tcPr>
                <w:p w14:paraId="72846B39" w14:textId="77777777" w:rsidR="007D09B7" w:rsidRDefault="00000000">
                  <w:pPr>
                    <w:jc w:val="center"/>
                    <w:rPr>
                      <w:ins w:id="2093" w:author="Inge Christoffer Olsen" w:date="2026-10-07T12:16:00Z" w16du:dateUtc="2026-10-07T10:16:00Z"/>
                    </w:rPr>
                  </w:pPr>
                  <w:ins w:id="2094" w:author="Inge Christoffer Olsen" w:date="2026-10-07T12:16:00Z" w16du:dateUtc="2026-10-07T10:16:00Z">
                    <w:r>
                      <w:t>External CTG: did she agree?</w:t>
                    </w:r>
                  </w:ins>
                </w:p>
              </w:tc>
              <w:tc>
                <w:tcPr>
                  <w:tcW w:w="2234" w:type="dxa"/>
                </w:tcPr>
                <w:p w14:paraId="5D1260EB" w14:textId="77777777" w:rsidR="007D09B7" w:rsidRDefault="00000000">
                  <w:pPr>
                    <w:jc w:val="center"/>
                    <w:rPr>
                      <w:ins w:id="2095" w:author="Inge Christoffer Olsen" w:date="2026-10-07T12:16:00Z" w16du:dateUtc="2026-10-07T10:16:00Z"/>
                    </w:rPr>
                  </w:pPr>
                  <w:ins w:id="2096" w:author="Inge Christoffer Olsen" w:date="2026-10-07T12:16:00Z" w16du:dateUtc="2026-10-07T10:16:00Z">
                    <w:r>
                      <w:t>Hvis ekstern CTG - var hun enig i tiltaket †</w:t>
                    </w:r>
                  </w:ins>
                </w:p>
              </w:tc>
              <w:tc>
                <w:tcPr>
                  <w:tcW w:w="763" w:type="dxa"/>
                </w:tcPr>
                <w:p w14:paraId="251CF0EA" w14:textId="77777777" w:rsidR="007D09B7" w:rsidRDefault="00000000">
                  <w:pPr>
                    <w:jc w:val="center"/>
                    <w:rPr>
                      <w:ins w:id="2097" w:author="Inge Christoffer Olsen" w:date="2026-10-07T12:16:00Z" w16du:dateUtc="2026-10-07T10:16:00Z"/>
                    </w:rPr>
                  </w:pPr>
                  <w:ins w:id="2098" w:author="Inge Christoffer Olsen" w:date="2026-10-07T12:16:00Z" w16du:dateUtc="2026-10-07T10:16:00Z">
                    <w:r>
                      <w:t>yes/no/not asked/no answer</w:t>
                    </w:r>
                  </w:ins>
                </w:p>
              </w:tc>
              <w:tc>
                <w:tcPr>
                  <w:tcW w:w="1980" w:type="dxa"/>
                </w:tcPr>
                <w:p w14:paraId="6252F6CE" w14:textId="77777777" w:rsidR="007D09B7" w:rsidRDefault="00000000">
                  <w:pPr>
                    <w:jc w:val="center"/>
                    <w:rPr>
                      <w:ins w:id="2099" w:author="Inge Christoffer Olsen" w:date="2026-10-07T12:16:00Z" w16du:dateUtc="2026-10-07T10:16:00Z"/>
                    </w:rPr>
                  </w:pPr>
                  <w:ins w:id="2100" w:author="Inge Christoffer Olsen" w:date="2026-10-07T12:16:00Z" w16du:dateUtc="2026-10-07T10:16:00Z">
                    <w:r>
                      <w:t>External CTG: was the intervention performed?</w:t>
                    </w:r>
                  </w:ins>
                </w:p>
              </w:tc>
            </w:tr>
            <w:tr w:rsidR="007D09B7" w14:paraId="3862CBDD" w14:textId="77777777">
              <w:trPr>
                <w:ins w:id="2101" w:author="Inge Christoffer Olsen" w:date="2026-10-07T12:16:00Z" w16du:dateUtc="2026-10-07T10:16:00Z"/>
              </w:trPr>
              <w:tc>
                <w:tcPr>
                  <w:tcW w:w="735" w:type="dxa"/>
                </w:tcPr>
                <w:p w14:paraId="7680E0D7" w14:textId="77777777" w:rsidR="007D09B7" w:rsidRDefault="007D09B7">
                  <w:pPr>
                    <w:rPr>
                      <w:ins w:id="2102" w:author="Inge Christoffer Olsen" w:date="2026-10-07T12:16:00Z" w16du:dateUtc="2026-10-07T10:16:00Z"/>
                    </w:rPr>
                  </w:pPr>
                </w:p>
              </w:tc>
              <w:tc>
                <w:tcPr>
                  <w:tcW w:w="2206" w:type="dxa"/>
                </w:tcPr>
                <w:p w14:paraId="493E984F" w14:textId="77777777" w:rsidR="007D09B7" w:rsidRDefault="00000000">
                  <w:pPr>
                    <w:jc w:val="center"/>
                    <w:rPr>
                      <w:ins w:id="2103" w:author="Inge Christoffer Olsen" w:date="2026-10-07T12:16:00Z" w16du:dateUtc="2026-10-07T10:16:00Z"/>
                    </w:rPr>
                  </w:pPr>
                  <w:ins w:id="2104" w:author="Inge Christoffer Olsen" w:date="2026-10-07T12:16:00Z" w16du:dateUtc="2026-10-07T10:16:00Z">
                    <w:r>
                      <w:t>STAN or continuous internal CTG: was the intervention performed?</w:t>
                    </w:r>
                  </w:ins>
                </w:p>
              </w:tc>
              <w:tc>
                <w:tcPr>
                  <w:tcW w:w="2234" w:type="dxa"/>
                </w:tcPr>
                <w:p w14:paraId="0165E073" w14:textId="77777777" w:rsidR="007D09B7" w:rsidRDefault="00000000">
                  <w:pPr>
                    <w:jc w:val="center"/>
                    <w:rPr>
                      <w:ins w:id="2105" w:author="Inge Christoffer Olsen" w:date="2026-10-07T12:16:00Z" w16du:dateUtc="2026-10-07T10:16:00Z"/>
                    </w:rPr>
                  </w:pPr>
                  <w:ins w:id="2106" w:author="Inge Christoffer Olsen" w:date="2026-10-07T12:16:00Z" w16du:dateUtc="2026-10-07T10:16:00Z">
                    <w:r>
                      <w:t>STAN/kontinuerlig intern CTG †</w:t>
                    </w:r>
                  </w:ins>
                </w:p>
              </w:tc>
              <w:tc>
                <w:tcPr>
                  <w:tcW w:w="763" w:type="dxa"/>
                </w:tcPr>
                <w:p w14:paraId="3C6055C6" w14:textId="77777777" w:rsidR="007D09B7" w:rsidRDefault="00000000">
                  <w:pPr>
                    <w:jc w:val="center"/>
                    <w:rPr>
                      <w:ins w:id="2107" w:author="Inge Christoffer Olsen" w:date="2026-10-07T12:16:00Z" w16du:dateUtc="2026-10-07T10:16:00Z"/>
                    </w:rPr>
                  </w:pPr>
                  <w:ins w:id="2108" w:author="Inge Christoffer Olsen" w:date="2026-10-07T12:16:00Z" w16du:dateUtc="2026-10-07T10:16:00Z">
                    <w:r>
                      <w:t>yes/no</w:t>
                    </w:r>
                  </w:ins>
                </w:p>
              </w:tc>
              <w:tc>
                <w:tcPr>
                  <w:tcW w:w="1980" w:type="dxa"/>
                </w:tcPr>
                <w:p w14:paraId="56C75709" w14:textId="77777777" w:rsidR="007D09B7" w:rsidRDefault="007D09B7">
                  <w:pPr>
                    <w:rPr>
                      <w:ins w:id="2109" w:author="Inge Christoffer Olsen" w:date="2026-10-07T12:16:00Z" w16du:dateUtc="2026-10-07T10:16:00Z"/>
                    </w:rPr>
                  </w:pPr>
                </w:p>
              </w:tc>
            </w:tr>
            <w:tr w:rsidR="007D09B7" w14:paraId="6D104437" w14:textId="77777777">
              <w:trPr>
                <w:ins w:id="2110" w:author="Inge Christoffer Olsen" w:date="2026-10-07T12:16:00Z" w16du:dateUtc="2026-10-07T10:16:00Z"/>
              </w:trPr>
              <w:tc>
                <w:tcPr>
                  <w:tcW w:w="735" w:type="dxa"/>
                </w:tcPr>
                <w:p w14:paraId="41339DB9" w14:textId="77777777" w:rsidR="007D09B7" w:rsidRDefault="007D09B7">
                  <w:pPr>
                    <w:rPr>
                      <w:ins w:id="2111" w:author="Inge Christoffer Olsen" w:date="2026-10-07T12:16:00Z" w16du:dateUtc="2026-10-07T10:16:00Z"/>
                    </w:rPr>
                  </w:pPr>
                </w:p>
              </w:tc>
              <w:tc>
                <w:tcPr>
                  <w:tcW w:w="2206" w:type="dxa"/>
                </w:tcPr>
                <w:p w14:paraId="7436A423" w14:textId="77777777" w:rsidR="007D09B7" w:rsidRDefault="00000000">
                  <w:pPr>
                    <w:jc w:val="center"/>
                    <w:rPr>
                      <w:ins w:id="2112" w:author="Inge Christoffer Olsen" w:date="2026-10-07T12:16:00Z" w16du:dateUtc="2026-10-07T10:16:00Z"/>
                    </w:rPr>
                  </w:pPr>
                  <w:ins w:id="2113" w:author="Inge Christoffer Olsen" w:date="2026-10-07T12:16:00Z" w16du:dateUtc="2026-10-07T10:16:00Z">
                    <w:r>
                      <w:t>STAN or continuous internal CTG: was the woman informed?</w:t>
                    </w:r>
                  </w:ins>
                </w:p>
              </w:tc>
              <w:tc>
                <w:tcPr>
                  <w:tcW w:w="2234" w:type="dxa"/>
                </w:tcPr>
                <w:p w14:paraId="6F43BC10" w14:textId="77777777" w:rsidR="007D09B7" w:rsidRDefault="00000000">
                  <w:pPr>
                    <w:jc w:val="center"/>
                    <w:rPr>
                      <w:ins w:id="2114" w:author="Inge Christoffer Olsen" w:date="2026-10-07T12:16:00Z" w16du:dateUtc="2026-10-07T10:16:00Z"/>
                    </w:rPr>
                  </w:pPr>
                  <w:ins w:id="2115" w:author="Inge Christoffer Olsen" w:date="2026-10-07T12:16:00Z" w16du:dateUtc="2026-10-07T10:16:00Z">
                    <w:r>
                      <w:t xml:space="preserve">Hvis STAN/kontinuerlig intern CTG - ble </w:t>
                    </w:r>
                    <w:r>
                      <w:lastRenderedPageBreak/>
                      <w:t>kvinnen informert om tiltaket †</w:t>
                    </w:r>
                  </w:ins>
                </w:p>
              </w:tc>
              <w:tc>
                <w:tcPr>
                  <w:tcW w:w="763" w:type="dxa"/>
                </w:tcPr>
                <w:p w14:paraId="14929A7E" w14:textId="77777777" w:rsidR="007D09B7" w:rsidRDefault="00000000">
                  <w:pPr>
                    <w:jc w:val="center"/>
                    <w:rPr>
                      <w:ins w:id="2116" w:author="Inge Christoffer Olsen" w:date="2026-10-07T12:16:00Z" w16du:dateUtc="2026-10-07T10:16:00Z"/>
                    </w:rPr>
                  </w:pPr>
                  <w:ins w:id="2117" w:author="Inge Christoffer Olsen" w:date="2026-10-07T12:16:00Z" w16du:dateUtc="2026-10-07T10:16:00Z">
                    <w:r>
                      <w:lastRenderedPageBreak/>
                      <w:t>yes/no</w:t>
                    </w:r>
                  </w:ins>
                </w:p>
              </w:tc>
              <w:tc>
                <w:tcPr>
                  <w:tcW w:w="1980" w:type="dxa"/>
                </w:tcPr>
                <w:p w14:paraId="573D7DCF" w14:textId="77777777" w:rsidR="007D09B7" w:rsidRDefault="00000000">
                  <w:pPr>
                    <w:jc w:val="center"/>
                    <w:rPr>
                      <w:ins w:id="2118" w:author="Inge Christoffer Olsen" w:date="2026-10-07T12:16:00Z" w16du:dateUtc="2026-10-07T10:16:00Z"/>
                    </w:rPr>
                  </w:pPr>
                  <w:ins w:id="2119" w:author="Inge Christoffer Olsen" w:date="2026-10-07T12:16:00Z" w16du:dateUtc="2026-10-07T10:16:00Z">
                    <w:r>
                      <w:t xml:space="preserve">STAN or continuous internal CTG: was </w:t>
                    </w:r>
                    <w:r>
                      <w:lastRenderedPageBreak/>
                      <w:t>the intervention performed?</w:t>
                    </w:r>
                  </w:ins>
                </w:p>
              </w:tc>
            </w:tr>
            <w:tr w:rsidR="007D09B7" w14:paraId="73A2C0B6" w14:textId="77777777">
              <w:trPr>
                <w:ins w:id="2120" w:author="Inge Christoffer Olsen" w:date="2026-10-07T12:16:00Z" w16du:dateUtc="2026-10-07T10:16:00Z"/>
              </w:trPr>
              <w:tc>
                <w:tcPr>
                  <w:tcW w:w="735" w:type="dxa"/>
                </w:tcPr>
                <w:p w14:paraId="2415DFE7" w14:textId="77777777" w:rsidR="007D09B7" w:rsidRDefault="007D09B7">
                  <w:pPr>
                    <w:rPr>
                      <w:ins w:id="2121" w:author="Inge Christoffer Olsen" w:date="2026-10-07T12:16:00Z" w16du:dateUtc="2026-10-07T10:16:00Z"/>
                    </w:rPr>
                  </w:pPr>
                </w:p>
              </w:tc>
              <w:tc>
                <w:tcPr>
                  <w:tcW w:w="2206" w:type="dxa"/>
                </w:tcPr>
                <w:p w14:paraId="763B6660" w14:textId="77777777" w:rsidR="007D09B7" w:rsidRDefault="00000000">
                  <w:pPr>
                    <w:jc w:val="center"/>
                    <w:rPr>
                      <w:ins w:id="2122" w:author="Inge Christoffer Olsen" w:date="2026-10-07T12:16:00Z" w16du:dateUtc="2026-10-07T10:16:00Z"/>
                    </w:rPr>
                  </w:pPr>
                  <w:ins w:id="2123" w:author="Inge Christoffer Olsen" w:date="2026-10-07T12:16:00Z" w16du:dateUtc="2026-10-07T10:16:00Z">
                    <w:r>
                      <w:t>STAN or continuous internal CTG: did she agree?</w:t>
                    </w:r>
                  </w:ins>
                </w:p>
              </w:tc>
              <w:tc>
                <w:tcPr>
                  <w:tcW w:w="2234" w:type="dxa"/>
                </w:tcPr>
                <w:p w14:paraId="5FD35953" w14:textId="77777777" w:rsidR="007D09B7" w:rsidRDefault="00000000">
                  <w:pPr>
                    <w:jc w:val="center"/>
                    <w:rPr>
                      <w:ins w:id="2124" w:author="Inge Christoffer Olsen" w:date="2026-10-07T12:16:00Z" w16du:dateUtc="2026-10-07T10:16:00Z"/>
                    </w:rPr>
                  </w:pPr>
                  <w:ins w:id="2125" w:author="Inge Christoffer Olsen" w:date="2026-10-07T12:16:00Z" w16du:dateUtc="2026-10-07T10:16:00Z">
                    <w:r>
                      <w:t>Hvis STAN/kontinuerlig intern CTG - var hun enig i tiltaket †</w:t>
                    </w:r>
                  </w:ins>
                </w:p>
              </w:tc>
              <w:tc>
                <w:tcPr>
                  <w:tcW w:w="763" w:type="dxa"/>
                </w:tcPr>
                <w:p w14:paraId="4A16A6EF" w14:textId="77777777" w:rsidR="007D09B7" w:rsidRDefault="00000000">
                  <w:pPr>
                    <w:jc w:val="center"/>
                    <w:rPr>
                      <w:ins w:id="2126" w:author="Inge Christoffer Olsen" w:date="2026-10-07T12:16:00Z" w16du:dateUtc="2026-10-07T10:16:00Z"/>
                    </w:rPr>
                  </w:pPr>
                  <w:ins w:id="2127" w:author="Inge Christoffer Olsen" w:date="2026-10-07T12:16:00Z" w16du:dateUtc="2026-10-07T10:16:00Z">
                    <w:r>
                      <w:t>yes/no/not asked/no answer</w:t>
                    </w:r>
                  </w:ins>
                </w:p>
              </w:tc>
              <w:tc>
                <w:tcPr>
                  <w:tcW w:w="1980" w:type="dxa"/>
                </w:tcPr>
                <w:p w14:paraId="620EFA3C" w14:textId="77777777" w:rsidR="007D09B7" w:rsidRDefault="00000000">
                  <w:pPr>
                    <w:jc w:val="center"/>
                    <w:rPr>
                      <w:ins w:id="2128" w:author="Inge Christoffer Olsen" w:date="2026-10-07T12:16:00Z" w16du:dateUtc="2026-10-07T10:16:00Z"/>
                    </w:rPr>
                  </w:pPr>
                  <w:ins w:id="2129" w:author="Inge Christoffer Olsen" w:date="2026-10-07T12:16:00Z" w16du:dateUtc="2026-10-07T10:16:00Z">
                    <w:r>
                      <w:t>STAN or continuous internal CTG: was the intervention performed?</w:t>
                    </w:r>
                  </w:ins>
                </w:p>
              </w:tc>
            </w:tr>
            <w:tr w:rsidR="007D09B7" w14:paraId="3B3038BD" w14:textId="77777777">
              <w:trPr>
                <w:ins w:id="2130" w:author="Inge Christoffer Olsen" w:date="2026-10-07T12:16:00Z" w16du:dateUtc="2026-10-07T10:16:00Z"/>
              </w:trPr>
              <w:tc>
                <w:tcPr>
                  <w:tcW w:w="735" w:type="dxa"/>
                </w:tcPr>
                <w:p w14:paraId="45C7FC0E" w14:textId="77777777" w:rsidR="007D09B7" w:rsidRDefault="007D09B7">
                  <w:pPr>
                    <w:rPr>
                      <w:ins w:id="2131" w:author="Inge Christoffer Olsen" w:date="2026-10-07T12:16:00Z" w16du:dateUtc="2026-10-07T10:16:00Z"/>
                    </w:rPr>
                  </w:pPr>
                </w:p>
              </w:tc>
              <w:tc>
                <w:tcPr>
                  <w:tcW w:w="2206" w:type="dxa"/>
                </w:tcPr>
                <w:p w14:paraId="241D7B2E" w14:textId="77777777" w:rsidR="007D09B7" w:rsidRDefault="00000000">
                  <w:pPr>
                    <w:jc w:val="center"/>
                    <w:rPr>
                      <w:ins w:id="2132" w:author="Inge Christoffer Olsen" w:date="2026-10-07T12:16:00Z" w16du:dateUtc="2026-10-07T10:16:00Z"/>
                    </w:rPr>
                  </w:pPr>
                  <w:ins w:id="2133" w:author="Inge Christoffer Olsen" w:date="2026-10-07T12:16:00Z" w16du:dateUtc="2026-10-07T10:16:00Z">
                    <w:r>
                      <w:t>Vaginal examination by the midwife: was the intervention performed?</w:t>
                    </w:r>
                  </w:ins>
                </w:p>
              </w:tc>
              <w:tc>
                <w:tcPr>
                  <w:tcW w:w="2234" w:type="dxa"/>
                </w:tcPr>
                <w:p w14:paraId="1A0B623D" w14:textId="77777777" w:rsidR="007D09B7" w:rsidRDefault="00000000">
                  <w:pPr>
                    <w:jc w:val="center"/>
                    <w:rPr>
                      <w:ins w:id="2134" w:author="Inge Christoffer Olsen" w:date="2026-10-07T12:16:00Z" w16du:dateUtc="2026-10-07T10:16:00Z"/>
                    </w:rPr>
                  </w:pPr>
                  <w:ins w:id="2135" w:author="Inge Christoffer Olsen" w:date="2026-10-07T12:16:00Z" w16du:dateUtc="2026-10-07T10:16:00Z">
                    <w:r>
                      <w:t>Vag.us jordmor</w:t>
                    </w:r>
                  </w:ins>
                </w:p>
              </w:tc>
              <w:tc>
                <w:tcPr>
                  <w:tcW w:w="763" w:type="dxa"/>
                </w:tcPr>
                <w:p w14:paraId="41C47F6C" w14:textId="77777777" w:rsidR="007D09B7" w:rsidRDefault="00000000">
                  <w:pPr>
                    <w:jc w:val="center"/>
                    <w:rPr>
                      <w:ins w:id="2136" w:author="Inge Christoffer Olsen" w:date="2026-10-07T12:16:00Z" w16du:dateUtc="2026-10-07T10:16:00Z"/>
                    </w:rPr>
                  </w:pPr>
                  <w:ins w:id="2137" w:author="Inge Christoffer Olsen" w:date="2026-10-07T12:16:00Z" w16du:dateUtc="2026-10-07T10:16:00Z">
                    <w:r>
                      <w:t>yes/no</w:t>
                    </w:r>
                  </w:ins>
                </w:p>
              </w:tc>
              <w:tc>
                <w:tcPr>
                  <w:tcW w:w="1980" w:type="dxa"/>
                </w:tcPr>
                <w:p w14:paraId="2A593418" w14:textId="77777777" w:rsidR="007D09B7" w:rsidRDefault="007D09B7">
                  <w:pPr>
                    <w:rPr>
                      <w:ins w:id="2138" w:author="Inge Christoffer Olsen" w:date="2026-10-07T12:16:00Z" w16du:dateUtc="2026-10-07T10:16:00Z"/>
                    </w:rPr>
                  </w:pPr>
                </w:p>
              </w:tc>
            </w:tr>
            <w:tr w:rsidR="007D09B7" w14:paraId="4BE7EEBC" w14:textId="77777777">
              <w:trPr>
                <w:ins w:id="2139" w:author="Inge Christoffer Olsen" w:date="2026-10-07T12:16:00Z" w16du:dateUtc="2026-10-07T10:16:00Z"/>
              </w:trPr>
              <w:tc>
                <w:tcPr>
                  <w:tcW w:w="735" w:type="dxa"/>
                </w:tcPr>
                <w:p w14:paraId="43FD7118" w14:textId="77777777" w:rsidR="007D09B7" w:rsidRDefault="007D09B7">
                  <w:pPr>
                    <w:rPr>
                      <w:ins w:id="2140" w:author="Inge Christoffer Olsen" w:date="2026-10-07T12:16:00Z" w16du:dateUtc="2026-10-07T10:16:00Z"/>
                    </w:rPr>
                  </w:pPr>
                </w:p>
              </w:tc>
              <w:tc>
                <w:tcPr>
                  <w:tcW w:w="2206" w:type="dxa"/>
                </w:tcPr>
                <w:p w14:paraId="6CE875AA" w14:textId="77777777" w:rsidR="007D09B7" w:rsidRDefault="00000000">
                  <w:pPr>
                    <w:jc w:val="center"/>
                    <w:rPr>
                      <w:ins w:id="2141" w:author="Inge Christoffer Olsen" w:date="2026-10-07T12:16:00Z" w16du:dateUtc="2026-10-07T10:16:00Z"/>
                    </w:rPr>
                  </w:pPr>
                  <w:ins w:id="2142" w:author="Inge Christoffer Olsen" w:date="2026-10-07T12:16:00Z" w16du:dateUtc="2026-10-07T10:16:00Z">
                    <w:r>
                      <w:t>Vaginal examination by the midwife: was the woman informed?</w:t>
                    </w:r>
                  </w:ins>
                </w:p>
              </w:tc>
              <w:tc>
                <w:tcPr>
                  <w:tcW w:w="2234" w:type="dxa"/>
                </w:tcPr>
                <w:p w14:paraId="2CF6F3B2" w14:textId="77777777" w:rsidR="007D09B7" w:rsidRDefault="00000000">
                  <w:pPr>
                    <w:jc w:val="center"/>
                    <w:rPr>
                      <w:ins w:id="2143" w:author="Inge Christoffer Olsen" w:date="2026-10-07T12:16:00Z" w16du:dateUtc="2026-10-07T10:16:00Z"/>
                    </w:rPr>
                  </w:pPr>
                  <w:ins w:id="2144" w:author="Inge Christoffer Olsen" w:date="2026-10-07T12:16:00Z" w16du:dateUtc="2026-10-07T10:16:00Z">
                    <w:r>
                      <w:t>Hvis vag.us jordmor - ble kvinnen informert om tiltaket</w:t>
                    </w:r>
                  </w:ins>
                </w:p>
              </w:tc>
              <w:tc>
                <w:tcPr>
                  <w:tcW w:w="763" w:type="dxa"/>
                </w:tcPr>
                <w:p w14:paraId="18EFAD96" w14:textId="77777777" w:rsidR="007D09B7" w:rsidRDefault="00000000">
                  <w:pPr>
                    <w:jc w:val="center"/>
                    <w:rPr>
                      <w:ins w:id="2145" w:author="Inge Christoffer Olsen" w:date="2026-10-07T12:16:00Z" w16du:dateUtc="2026-10-07T10:16:00Z"/>
                    </w:rPr>
                  </w:pPr>
                  <w:ins w:id="2146" w:author="Inge Christoffer Olsen" w:date="2026-10-07T12:16:00Z" w16du:dateUtc="2026-10-07T10:16:00Z">
                    <w:r>
                      <w:t>yes/no</w:t>
                    </w:r>
                  </w:ins>
                </w:p>
              </w:tc>
              <w:tc>
                <w:tcPr>
                  <w:tcW w:w="1980" w:type="dxa"/>
                </w:tcPr>
                <w:p w14:paraId="3DE316A1" w14:textId="77777777" w:rsidR="007D09B7" w:rsidRDefault="00000000">
                  <w:pPr>
                    <w:jc w:val="center"/>
                    <w:rPr>
                      <w:ins w:id="2147" w:author="Inge Christoffer Olsen" w:date="2026-10-07T12:16:00Z" w16du:dateUtc="2026-10-07T10:16:00Z"/>
                    </w:rPr>
                  </w:pPr>
                  <w:ins w:id="2148" w:author="Inge Christoffer Olsen" w:date="2026-10-07T12:16:00Z" w16du:dateUtc="2026-10-07T10:16:00Z">
                    <w:r>
                      <w:t>Vaginal examination by the midwife: was the intervention performed?</w:t>
                    </w:r>
                  </w:ins>
                </w:p>
              </w:tc>
            </w:tr>
            <w:tr w:rsidR="007D09B7" w14:paraId="78828BAE" w14:textId="77777777">
              <w:trPr>
                <w:ins w:id="2149" w:author="Inge Christoffer Olsen" w:date="2026-10-07T12:16:00Z" w16du:dateUtc="2026-10-07T10:16:00Z"/>
              </w:trPr>
              <w:tc>
                <w:tcPr>
                  <w:tcW w:w="735" w:type="dxa"/>
                </w:tcPr>
                <w:p w14:paraId="1BBE90BE" w14:textId="77777777" w:rsidR="007D09B7" w:rsidRDefault="007D09B7">
                  <w:pPr>
                    <w:rPr>
                      <w:ins w:id="2150" w:author="Inge Christoffer Olsen" w:date="2026-10-07T12:16:00Z" w16du:dateUtc="2026-10-07T10:16:00Z"/>
                    </w:rPr>
                  </w:pPr>
                </w:p>
              </w:tc>
              <w:tc>
                <w:tcPr>
                  <w:tcW w:w="2206" w:type="dxa"/>
                </w:tcPr>
                <w:p w14:paraId="78C398D2" w14:textId="77777777" w:rsidR="007D09B7" w:rsidRDefault="00000000">
                  <w:pPr>
                    <w:jc w:val="center"/>
                    <w:rPr>
                      <w:ins w:id="2151" w:author="Inge Christoffer Olsen" w:date="2026-10-07T12:16:00Z" w16du:dateUtc="2026-10-07T10:16:00Z"/>
                    </w:rPr>
                  </w:pPr>
                  <w:ins w:id="2152" w:author="Inge Christoffer Olsen" w:date="2026-10-07T12:16:00Z" w16du:dateUtc="2026-10-07T10:16:00Z">
                    <w:r>
                      <w:t>Vaginal examination by the midwife: did she agree?</w:t>
                    </w:r>
                  </w:ins>
                </w:p>
              </w:tc>
              <w:tc>
                <w:tcPr>
                  <w:tcW w:w="2234" w:type="dxa"/>
                </w:tcPr>
                <w:p w14:paraId="02CA9B4A" w14:textId="77777777" w:rsidR="007D09B7" w:rsidRDefault="00000000">
                  <w:pPr>
                    <w:jc w:val="center"/>
                    <w:rPr>
                      <w:ins w:id="2153" w:author="Inge Christoffer Olsen" w:date="2026-10-07T12:16:00Z" w16du:dateUtc="2026-10-07T10:16:00Z"/>
                    </w:rPr>
                  </w:pPr>
                  <w:ins w:id="2154" w:author="Inge Christoffer Olsen" w:date="2026-10-07T12:16:00Z" w16du:dateUtc="2026-10-07T10:16:00Z">
                    <w:r>
                      <w:t>Hvis vag.us jordmor - var hun enig i tiltaket</w:t>
                    </w:r>
                  </w:ins>
                </w:p>
              </w:tc>
              <w:tc>
                <w:tcPr>
                  <w:tcW w:w="763" w:type="dxa"/>
                </w:tcPr>
                <w:p w14:paraId="31B4280C" w14:textId="77777777" w:rsidR="007D09B7" w:rsidRDefault="00000000">
                  <w:pPr>
                    <w:jc w:val="center"/>
                    <w:rPr>
                      <w:ins w:id="2155" w:author="Inge Christoffer Olsen" w:date="2026-10-07T12:16:00Z" w16du:dateUtc="2026-10-07T10:16:00Z"/>
                    </w:rPr>
                  </w:pPr>
                  <w:ins w:id="2156" w:author="Inge Christoffer Olsen" w:date="2026-10-07T12:16:00Z" w16du:dateUtc="2026-10-07T10:16:00Z">
                    <w:r>
                      <w:t>yes/no/not asked/no answer</w:t>
                    </w:r>
                  </w:ins>
                </w:p>
              </w:tc>
              <w:tc>
                <w:tcPr>
                  <w:tcW w:w="1980" w:type="dxa"/>
                </w:tcPr>
                <w:p w14:paraId="677116BF" w14:textId="77777777" w:rsidR="007D09B7" w:rsidRDefault="00000000">
                  <w:pPr>
                    <w:jc w:val="center"/>
                    <w:rPr>
                      <w:ins w:id="2157" w:author="Inge Christoffer Olsen" w:date="2026-10-07T12:16:00Z" w16du:dateUtc="2026-10-07T10:16:00Z"/>
                    </w:rPr>
                  </w:pPr>
                  <w:ins w:id="2158" w:author="Inge Christoffer Olsen" w:date="2026-10-07T12:16:00Z" w16du:dateUtc="2026-10-07T10:16:00Z">
                    <w:r>
                      <w:t>Vaginal examination by the midwife: was the intervention performed?</w:t>
                    </w:r>
                  </w:ins>
                </w:p>
              </w:tc>
            </w:tr>
            <w:tr w:rsidR="007D09B7" w14:paraId="62538E72" w14:textId="77777777">
              <w:trPr>
                <w:ins w:id="2159" w:author="Inge Christoffer Olsen" w:date="2026-10-07T12:16:00Z" w16du:dateUtc="2026-10-07T10:16:00Z"/>
              </w:trPr>
              <w:tc>
                <w:tcPr>
                  <w:tcW w:w="735" w:type="dxa"/>
                </w:tcPr>
                <w:p w14:paraId="43357A70" w14:textId="77777777" w:rsidR="007D09B7" w:rsidRDefault="007D09B7">
                  <w:pPr>
                    <w:rPr>
                      <w:ins w:id="2160" w:author="Inge Christoffer Olsen" w:date="2026-10-07T12:16:00Z" w16du:dateUtc="2026-10-07T10:16:00Z"/>
                    </w:rPr>
                  </w:pPr>
                </w:p>
              </w:tc>
              <w:tc>
                <w:tcPr>
                  <w:tcW w:w="2206" w:type="dxa"/>
                </w:tcPr>
                <w:p w14:paraId="75A6E7A3" w14:textId="77777777" w:rsidR="007D09B7" w:rsidRDefault="00000000">
                  <w:pPr>
                    <w:jc w:val="center"/>
                    <w:rPr>
                      <w:ins w:id="2161" w:author="Inge Christoffer Olsen" w:date="2026-10-07T12:16:00Z" w16du:dateUtc="2026-10-07T10:16:00Z"/>
                    </w:rPr>
                  </w:pPr>
                  <w:ins w:id="2162" w:author="Inge Christoffer Olsen" w:date="2026-10-07T12:16:00Z" w16du:dateUtc="2026-10-07T10:16:00Z">
                    <w:r>
                      <w:t>Vaginal examination by a new midwife: was the intervention performed?</w:t>
                    </w:r>
                  </w:ins>
                </w:p>
              </w:tc>
              <w:tc>
                <w:tcPr>
                  <w:tcW w:w="2234" w:type="dxa"/>
                </w:tcPr>
                <w:p w14:paraId="1F1146F6" w14:textId="77777777" w:rsidR="007D09B7" w:rsidRDefault="00000000">
                  <w:pPr>
                    <w:jc w:val="center"/>
                    <w:rPr>
                      <w:ins w:id="2163" w:author="Inge Christoffer Olsen" w:date="2026-10-07T12:16:00Z" w16du:dateUtc="2026-10-07T10:16:00Z"/>
                    </w:rPr>
                  </w:pPr>
                  <w:ins w:id="2164" w:author="Inge Christoffer Olsen" w:date="2026-10-07T12:16:00Z" w16du:dateUtc="2026-10-07T10:16:00Z">
                    <w:r>
                      <w:t>Vag.us ny jordmor</w:t>
                    </w:r>
                  </w:ins>
                </w:p>
              </w:tc>
              <w:tc>
                <w:tcPr>
                  <w:tcW w:w="763" w:type="dxa"/>
                </w:tcPr>
                <w:p w14:paraId="74DC10AC" w14:textId="77777777" w:rsidR="007D09B7" w:rsidRDefault="00000000">
                  <w:pPr>
                    <w:jc w:val="center"/>
                    <w:rPr>
                      <w:ins w:id="2165" w:author="Inge Christoffer Olsen" w:date="2026-10-07T12:16:00Z" w16du:dateUtc="2026-10-07T10:16:00Z"/>
                    </w:rPr>
                  </w:pPr>
                  <w:ins w:id="2166" w:author="Inge Christoffer Olsen" w:date="2026-10-07T12:16:00Z" w16du:dateUtc="2026-10-07T10:16:00Z">
                    <w:r>
                      <w:t>yes/no</w:t>
                    </w:r>
                  </w:ins>
                </w:p>
              </w:tc>
              <w:tc>
                <w:tcPr>
                  <w:tcW w:w="1980" w:type="dxa"/>
                </w:tcPr>
                <w:p w14:paraId="3978975D" w14:textId="77777777" w:rsidR="007D09B7" w:rsidRDefault="007D09B7">
                  <w:pPr>
                    <w:rPr>
                      <w:ins w:id="2167" w:author="Inge Christoffer Olsen" w:date="2026-10-07T12:16:00Z" w16du:dateUtc="2026-10-07T10:16:00Z"/>
                    </w:rPr>
                  </w:pPr>
                </w:p>
              </w:tc>
            </w:tr>
            <w:tr w:rsidR="007D09B7" w14:paraId="72E4CE05" w14:textId="77777777">
              <w:trPr>
                <w:ins w:id="2168" w:author="Inge Christoffer Olsen" w:date="2026-10-07T12:16:00Z" w16du:dateUtc="2026-10-07T10:16:00Z"/>
              </w:trPr>
              <w:tc>
                <w:tcPr>
                  <w:tcW w:w="735" w:type="dxa"/>
                </w:tcPr>
                <w:p w14:paraId="3A8C8614" w14:textId="77777777" w:rsidR="007D09B7" w:rsidRDefault="007D09B7">
                  <w:pPr>
                    <w:rPr>
                      <w:ins w:id="2169" w:author="Inge Christoffer Olsen" w:date="2026-10-07T12:16:00Z" w16du:dateUtc="2026-10-07T10:16:00Z"/>
                    </w:rPr>
                  </w:pPr>
                </w:p>
              </w:tc>
              <w:tc>
                <w:tcPr>
                  <w:tcW w:w="2206" w:type="dxa"/>
                </w:tcPr>
                <w:p w14:paraId="3C007EDD" w14:textId="77777777" w:rsidR="007D09B7" w:rsidRDefault="00000000">
                  <w:pPr>
                    <w:jc w:val="center"/>
                    <w:rPr>
                      <w:ins w:id="2170" w:author="Inge Christoffer Olsen" w:date="2026-10-07T12:16:00Z" w16du:dateUtc="2026-10-07T10:16:00Z"/>
                    </w:rPr>
                  </w:pPr>
                  <w:ins w:id="2171" w:author="Inge Christoffer Olsen" w:date="2026-10-07T12:16:00Z" w16du:dateUtc="2026-10-07T10:16:00Z">
                    <w:r>
                      <w:t>Vaginal examination by a new midwife: was the woman informed?</w:t>
                    </w:r>
                  </w:ins>
                </w:p>
              </w:tc>
              <w:tc>
                <w:tcPr>
                  <w:tcW w:w="2234" w:type="dxa"/>
                </w:tcPr>
                <w:p w14:paraId="7A0FB6B4" w14:textId="77777777" w:rsidR="007D09B7" w:rsidRDefault="00000000">
                  <w:pPr>
                    <w:jc w:val="center"/>
                    <w:rPr>
                      <w:ins w:id="2172" w:author="Inge Christoffer Olsen" w:date="2026-10-07T12:16:00Z" w16du:dateUtc="2026-10-07T10:16:00Z"/>
                    </w:rPr>
                  </w:pPr>
                  <w:ins w:id="2173" w:author="Inge Christoffer Olsen" w:date="2026-10-07T12:16:00Z" w16du:dateUtc="2026-10-07T10:16:00Z">
                    <w:r>
                      <w:t>Hvis vag.us ny jordmor - ble kvinnen informert om tiltaket</w:t>
                    </w:r>
                  </w:ins>
                </w:p>
              </w:tc>
              <w:tc>
                <w:tcPr>
                  <w:tcW w:w="763" w:type="dxa"/>
                </w:tcPr>
                <w:p w14:paraId="47E1101A" w14:textId="77777777" w:rsidR="007D09B7" w:rsidRDefault="00000000">
                  <w:pPr>
                    <w:jc w:val="center"/>
                    <w:rPr>
                      <w:ins w:id="2174" w:author="Inge Christoffer Olsen" w:date="2026-10-07T12:16:00Z" w16du:dateUtc="2026-10-07T10:16:00Z"/>
                    </w:rPr>
                  </w:pPr>
                  <w:ins w:id="2175" w:author="Inge Christoffer Olsen" w:date="2026-10-07T12:16:00Z" w16du:dateUtc="2026-10-07T10:16:00Z">
                    <w:r>
                      <w:t>yes/no</w:t>
                    </w:r>
                  </w:ins>
                </w:p>
              </w:tc>
              <w:tc>
                <w:tcPr>
                  <w:tcW w:w="1980" w:type="dxa"/>
                </w:tcPr>
                <w:p w14:paraId="203380E6" w14:textId="77777777" w:rsidR="007D09B7" w:rsidRDefault="00000000">
                  <w:pPr>
                    <w:jc w:val="center"/>
                    <w:rPr>
                      <w:ins w:id="2176" w:author="Inge Christoffer Olsen" w:date="2026-10-07T12:16:00Z" w16du:dateUtc="2026-10-07T10:16:00Z"/>
                    </w:rPr>
                  </w:pPr>
                  <w:ins w:id="2177" w:author="Inge Christoffer Olsen" w:date="2026-10-07T12:16:00Z" w16du:dateUtc="2026-10-07T10:16:00Z">
                    <w:r>
                      <w:t>Vaginal examination by a new midwife: was the intervention performed?</w:t>
                    </w:r>
                  </w:ins>
                </w:p>
              </w:tc>
            </w:tr>
            <w:tr w:rsidR="007D09B7" w14:paraId="77C19B86" w14:textId="77777777">
              <w:trPr>
                <w:ins w:id="2178" w:author="Inge Christoffer Olsen" w:date="2026-10-07T12:16:00Z" w16du:dateUtc="2026-10-07T10:16:00Z"/>
              </w:trPr>
              <w:tc>
                <w:tcPr>
                  <w:tcW w:w="735" w:type="dxa"/>
                </w:tcPr>
                <w:p w14:paraId="4EC0872F" w14:textId="77777777" w:rsidR="007D09B7" w:rsidRDefault="007D09B7">
                  <w:pPr>
                    <w:rPr>
                      <w:ins w:id="2179" w:author="Inge Christoffer Olsen" w:date="2026-10-07T12:16:00Z" w16du:dateUtc="2026-10-07T10:16:00Z"/>
                    </w:rPr>
                  </w:pPr>
                </w:p>
              </w:tc>
              <w:tc>
                <w:tcPr>
                  <w:tcW w:w="2206" w:type="dxa"/>
                </w:tcPr>
                <w:p w14:paraId="4B0EE92B" w14:textId="77777777" w:rsidR="007D09B7" w:rsidRDefault="00000000">
                  <w:pPr>
                    <w:jc w:val="center"/>
                    <w:rPr>
                      <w:ins w:id="2180" w:author="Inge Christoffer Olsen" w:date="2026-10-07T12:16:00Z" w16du:dateUtc="2026-10-07T10:16:00Z"/>
                    </w:rPr>
                  </w:pPr>
                  <w:ins w:id="2181" w:author="Inge Christoffer Olsen" w:date="2026-10-07T12:16:00Z" w16du:dateUtc="2026-10-07T10:16:00Z">
                    <w:r>
                      <w:t>Vaginal examination by a new midwife: did she agree?</w:t>
                    </w:r>
                  </w:ins>
                </w:p>
              </w:tc>
              <w:tc>
                <w:tcPr>
                  <w:tcW w:w="2234" w:type="dxa"/>
                </w:tcPr>
                <w:p w14:paraId="16140152" w14:textId="77777777" w:rsidR="007D09B7" w:rsidRDefault="00000000">
                  <w:pPr>
                    <w:jc w:val="center"/>
                    <w:rPr>
                      <w:ins w:id="2182" w:author="Inge Christoffer Olsen" w:date="2026-10-07T12:16:00Z" w16du:dateUtc="2026-10-07T10:16:00Z"/>
                    </w:rPr>
                  </w:pPr>
                  <w:ins w:id="2183" w:author="Inge Christoffer Olsen" w:date="2026-10-07T12:16:00Z" w16du:dateUtc="2026-10-07T10:16:00Z">
                    <w:r>
                      <w:t>Hvis vag.us ny jordmor - var hun enig i tiltaket</w:t>
                    </w:r>
                  </w:ins>
                </w:p>
              </w:tc>
              <w:tc>
                <w:tcPr>
                  <w:tcW w:w="763" w:type="dxa"/>
                </w:tcPr>
                <w:p w14:paraId="18837372" w14:textId="77777777" w:rsidR="007D09B7" w:rsidRDefault="00000000">
                  <w:pPr>
                    <w:jc w:val="center"/>
                    <w:rPr>
                      <w:ins w:id="2184" w:author="Inge Christoffer Olsen" w:date="2026-10-07T12:16:00Z" w16du:dateUtc="2026-10-07T10:16:00Z"/>
                    </w:rPr>
                  </w:pPr>
                  <w:ins w:id="2185" w:author="Inge Christoffer Olsen" w:date="2026-10-07T12:16:00Z" w16du:dateUtc="2026-10-07T10:16:00Z">
                    <w:r>
                      <w:t>yes/no/not asked/no answer</w:t>
                    </w:r>
                  </w:ins>
                </w:p>
              </w:tc>
              <w:tc>
                <w:tcPr>
                  <w:tcW w:w="1980" w:type="dxa"/>
                </w:tcPr>
                <w:p w14:paraId="05F088ED" w14:textId="77777777" w:rsidR="007D09B7" w:rsidRDefault="00000000">
                  <w:pPr>
                    <w:jc w:val="center"/>
                    <w:rPr>
                      <w:ins w:id="2186" w:author="Inge Christoffer Olsen" w:date="2026-10-07T12:16:00Z" w16du:dateUtc="2026-10-07T10:16:00Z"/>
                    </w:rPr>
                  </w:pPr>
                  <w:ins w:id="2187" w:author="Inge Christoffer Olsen" w:date="2026-10-07T12:16:00Z" w16du:dateUtc="2026-10-07T10:16:00Z">
                    <w:r>
                      <w:t>Vaginal examination by a new midwife: was the intervention performed?</w:t>
                    </w:r>
                  </w:ins>
                </w:p>
              </w:tc>
            </w:tr>
            <w:tr w:rsidR="007D09B7" w14:paraId="44618543" w14:textId="77777777">
              <w:trPr>
                <w:ins w:id="2188" w:author="Inge Christoffer Olsen" w:date="2026-10-07T12:16:00Z" w16du:dateUtc="2026-10-07T10:16:00Z"/>
              </w:trPr>
              <w:tc>
                <w:tcPr>
                  <w:tcW w:w="735" w:type="dxa"/>
                </w:tcPr>
                <w:p w14:paraId="5978630E" w14:textId="77777777" w:rsidR="007D09B7" w:rsidRDefault="007D09B7">
                  <w:pPr>
                    <w:rPr>
                      <w:ins w:id="2189" w:author="Inge Christoffer Olsen" w:date="2026-10-07T12:16:00Z" w16du:dateUtc="2026-10-07T10:16:00Z"/>
                    </w:rPr>
                  </w:pPr>
                </w:p>
              </w:tc>
              <w:tc>
                <w:tcPr>
                  <w:tcW w:w="2206" w:type="dxa"/>
                </w:tcPr>
                <w:p w14:paraId="7A7D0831" w14:textId="77777777" w:rsidR="007D09B7" w:rsidRDefault="00000000">
                  <w:pPr>
                    <w:jc w:val="center"/>
                    <w:rPr>
                      <w:ins w:id="2190" w:author="Inge Christoffer Olsen" w:date="2026-10-07T12:16:00Z" w16du:dateUtc="2026-10-07T10:16:00Z"/>
                    </w:rPr>
                  </w:pPr>
                  <w:ins w:id="2191" w:author="Inge Christoffer Olsen" w:date="2026-10-07T12:16:00Z" w16du:dateUtc="2026-10-07T10:16:00Z">
                    <w:r>
                      <w:t>Vaginal examination by a doctor: was the intervention performed?</w:t>
                    </w:r>
                  </w:ins>
                </w:p>
              </w:tc>
              <w:tc>
                <w:tcPr>
                  <w:tcW w:w="2234" w:type="dxa"/>
                </w:tcPr>
                <w:p w14:paraId="29B04686" w14:textId="77777777" w:rsidR="007D09B7" w:rsidRDefault="00000000">
                  <w:pPr>
                    <w:jc w:val="center"/>
                    <w:rPr>
                      <w:ins w:id="2192" w:author="Inge Christoffer Olsen" w:date="2026-10-07T12:16:00Z" w16du:dateUtc="2026-10-07T10:16:00Z"/>
                    </w:rPr>
                  </w:pPr>
                  <w:ins w:id="2193" w:author="Inge Christoffer Olsen" w:date="2026-10-07T12:16:00Z" w16du:dateUtc="2026-10-07T10:16:00Z">
                    <w:r>
                      <w:t>Vag.us lege</w:t>
                    </w:r>
                  </w:ins>
                </w:p>
              </w:tc>
              <w:tc>
                <w:tcPr>
                  <w:tcW w:w="763" w:type="dxa"/>
                </w:tcPr>
                <w:p w14:paraId="6A8E4CC8" w14:textId="77777777" w:rsidR="007D09B7" w:rsidRDefault="00000000">
                  <w:pPr>
                    <w:jc w:val="center"/>
                    <w:rPr>
                      <w:ins w:id="2194" w:author="Inge Christoffer Olsen" w:date="2026-10-07T12:16:00Z" w16du:dateUtc="2026-10-07T10:16:00Z"/>
                    </w:rPr>
                  </w:pPr>
                  <w:ins w:id="2195" w:author="Inge Christoffer Olsen" w:date="2026-10-07T12:16:00Z" w16du:dateUtc="2026-10-07T10:16:00Z">
                    <w:r>
                      <w:t>yes/no</w:t>
                    </w:r>
                  </w:ins>
                </w:p>
              </w:tc>
              <w:tc>
                <w:tcPr>
                  <w:tcW w:w="1980" w:type="dxa"/>
                </w:tcPr>
                <w:p w14:paraId="70248725" w14:textId="77777777" w:rsidR="007D09B7" w:rsidRDefault="007D09B7">
                  <w:pPr>
                    <w:rPr>
                      <w:ins w:id="2196" w:author="Inge Christoffer Olsen" w:date="2026-10-07T12:16:00Z" w16du:dateUtc="2026-10-07T10:16:00Z"/>
                    </w:rPr>
                  </w:pPr>
                </w:p>
              </w:tc>
            </w:tr>
            <w:tr w:rsidR="007D09B7" w14:paraId="2111ED6F" w14:textId="77777777">
              <w:trPr>
                <w:ins w:id="2197" w:author="Inge Christoffer Olsen" w:date="2026-10-07T12:16:00Z" w16du:dateUtc="2026-10-07T10:16:00Z"/>
              </w:trPr>
              <w:tc>
                <w:tcPr>
                  <w:tcW w:w="735" w:type="dxa"/>
                </w:tcPr>
                <w:p w14:paraId="6C4227B0" w14:textId="77777777" w:rsidR="007D09B7" w:rsidRDefault="007D09B7">
                  <w:pPr>
                    <w:rPr>
                      <w:ins w:id="2198" w:author="Inge Christoffer Olsen" w:date="2026-10-07T12:16:00Z" w16du:dateUtc="2026-10-07T10:16:00Z"/>
                    </w:rPr>
                  </w:pPr>
                </w:p>
              </w:tc>
              <w:tc>
                <w:tcPr>
                  <w:tcW w:w="2206" w:type="dxa"/>
                </w:tcPr>
                <w:p w14:paraId="40F98EA9" w14:textId="77777777" w:rsidR="007D09B7" w:rsidRDefault="00000000">
                  <w:pPr>
                    <w:jc w:val="center"/>
                    <w:rPr>
                      <w:ins w:id="2199" w:author="Inge Christoffer Olsen" w:date="2026-10-07T12:16:00Z" w16du:dateUtc="2026-10-07T10:16:00Z"/>
                    </w:rPr>
                  </w:pPr>
                  <w:ins w:id="2200" w:author="Inge Christoffer Olsen" w:date="2026-10-07T12:16:00Z" w16du:dateUtc="2026-10-07T10:16:00Z">
                    <w:r>
                      <w:t>Vaginal examination by a doctor: was the woman informed?</w:t>
                    </w:r>
                  </w:ins>
                </w:p>
              </w:tc>
              <w:tc>
                <w:tcPr>
                  <w:tcW w:w="2234" w:type="dxa"/>
                </w:tcPr>
                <w:p w14:paraId="40E2CFAC" w14:textId="77777777" w:rsidR="007D09B7" w:rsidRDefault="00000000">
                  <w:pPr>
                    <w:jc w:val="center"/>
                    <w:rPr>
                      <w:ins w:id="2201" w:author="Inge Christoffer Olsen" w:date="2026-10-07T12:16:00Z" w16du:dateUtc="2026-10-07T10:16:00Z"/>
                    </w:rPr>
                  </w:pPr>
                  <w:ins w:id="2202" w:author="Inge Christoffer Olsen" w:date="2026-10-07T12:16:00Z" w16du:dateUtc="2026-10-07T10:16:00Z">
                    <w:r>
                      <w:t>Hvis vag.us lege - ble kvinnen informert om tiltaket</w:t>
                    </w:r>
                  </w:ins>
                </w:p>
              </w:tc>
              <w:tc>
                <w:tcPr>
                  <w:tcW w:w="763" w:type="dxa"/>
                </w:tcPr>
                <w:p w14:paraId="5845D100" w14:textId="77777777" w:rsidR="007D09B7" w:rsidRDefault="00000000">
                  <w:pPr>
                    <w:jc w:val="center"/>
                    <w:rPr>
                      <w:ins w:id="2203" w:author="Inge Christoffer Olsen" w:date="2026-10-07T12:16:00Z" w16du:dateUtc="2026-10-07T10:16:00Z"/>
                    </w:rPr>
                  </w:pPr>
                  <w:ins w:id="2204" w:author="Inge Christoffer Olsen" w:date="2026-10-07T12:16:00Z" w16du:dateUtc="2026-10-07T10:16:00Z">
                    <w:r>
                      <w:t>yes/no</w:t>
                    </w:r>
                  </w:ins>
                </w:p>
              </w:tc>
              <w:tc>
                <w:tcPr>
                  <w:tcW w:w="1980" w:type="dxa"/>
                </w:tcPr>
                <w:p w14:paraId="096FCCD6" w14:textId="77777777" w:rsidR="007D09B7" w:rsidRDefault="00000000">
                  <w:pPr>
                    <w:jc w:val="center"/>
                    <w:rPr>
                      <w:ins w:id="2205" w:author="Inge Christoffer Olsen" w:date="2026-10-07T12:16:00Z" w16du:dateUtc="2026-10-07T10:16:00Z"/>
                    </w:rPr>
                  </w:pPr>
                  <w:ins w:id="2206" w:author="Inge Christoffer Olsen" w:date="2026-10-07T12:16:00Z" w16du:dateUtc="2026-10-07T10:16:00Z">
                    <w:r>
                      <w:t>Vaginal examination by a doctor: was the intervention performed?</w:t>
                    </w:r>
                  </w:ins>
                </w:p>
              </w:tc>
            </w:tr>
            <w:tr w:rsidR="007D09B7" w14:paraId="6DDDDFE3" w14:textId="77777777">
              <w:trPr>
                <w:ins w:id="2207" w:author="Inge Christoffer Olsen" w:date="2026-10-07T12:16:00Z" w16du:dateUtc="2026-10-07T10:16:00Z"/>
              </w:trPr>
              <w:tc>
                <w:tcPr>
                  <w:tcW w:w="735" w:type="dxa"/>
                </w:tcPr>
                <w:p w14:paraId="47CE7DEF" w14:textId="77777777" w:rsidR="007D09B7" w:rsidRDefault="007D09B7">
                  <w:pPr>
                    <w:rPr>
                      <w:ins w:id="2208" w:author="Inge Christoffer Olsen" w:date="2026-10-07T12:16:00Z" w16du:dateUtc="2026-10-07T10:16:00Z"/>
                    </w:rPr>
                  </w:pPr>
                </w:p>
              </w:tc>
              <w:tc>
                <w:tcPr>
                  <w:tcW w:w="2206" w:type="dxa"/>
                </w:tcPr>
                <w:p w14:paraId="57C22605" w14:textId="77777777" w:rsidR="007D09B7" w:rsidRDefault="00000000">
                  <w:pPr>
                    <w:jc w:val="center"/>
                    <w:rPr>
                      <w:ins w:id="2209" w:author="Inge Christoffer Olsen" w:date="2026-10-07T12:16:00Z" w16du:dateUtc="2026-10-07T10:16:00Z"/>
                    </w:rPr>
                  </w:pPr>
                  <w:ins w:id="2210" w:author="Inge Christoffer Olsen" w:date="2026-10-07T12:16:00Z" w16du:dateUtc="2026-10-07T10:16:00Z">
                    <w:r>
                      <w:t>Vaginal examination by a doctor: did she agree?</w:t>
                    </w:r>
                  </w:ins>
                </w:p>
              </w:tc>
              <w:tc>
                <w:tcPr>
                  <w:tcW w:w="2234" w:type="dxa"/>
                </w:tcPr>
                <w:p w14:paraId="4E3972BF" w14:textId="77777777" w:rsidR="007D09B7" w:rsidRDefault="00000000">
                  <w:pPr>
                    <w:jc w:val="center"/>
                    <w:rPr>
                      <w:ins w:id="2211" w:author="Inge Christoffer Olsen" w:date="2026-10-07T12:16:00Z" w16du:dateUtc="2026-10-07T10:16:00Z"/>
                    </w:rPr>
                  </w:pPr>
                  <w:ins w:id="2212" w:author="Inge Christoffer Olsen" w:date="2026-10-07T12:16:00Z" w16du:dateUtc="2026-10-07T10:16:00Z">
                    <w:r>
                      <w:t>Hvis vag.us lege - var hun enig i tiltaket</w:t>
                    </w:r>
                  </w:ins>
                </w:p>
              </w:tc>
              <w:tc>
                <w:tcPr>
                  <w:tcW w:w="763" w:type="dxa"/>
                </w:tcPr>
                <w:p w14:paraId="0CF3D691" w14:textId="77777777" w:rsidR="007D09B7" w:rsidRDefault="00000000">
                  <w:pPr>
                    <w:jc w:val="center"/>
                    <w:rPr>
                      <w:ins w:id="2213" w:author="Inge Christoffer Olsen" w:date="2026-10-07T12:16:00Z" w16du:dateUtc="2026-10-07T10:16:00Z"/>
                    </w:rPr>
                  </w:pPr>
                  <w:ins w:id="2214" w:author="Inge Christoffer Olsen" w:date="2026-10-07T12:16:00Z" w16du:dateUtc="2026-10-07T10:16:00Z">
                    <w:r>
                      <w:t>yes/no/not asked/no answer</w:t>
                    </w:r>
                  </w:ins>
                </w:p>
              </w:tc>
              <w:tc>
                <w:tcPr>
                  <w:tcW w:w="1980" w:type="dxa"/>
                </w:tcPr>
                <w:p w14:paraId="017B2F9A" w14:textId="77777777" w:rsidR="007D09B7" w:rsidRDefault="00000000">
                  <w:pPr>
                    <w:jc w:val="center"/>
                    <w:rPr>
                      <w:ins w:id="2215" w:author="Inge Christoffer Olsen" w:date="2026-10-07T12:16:00Z" w16du:dateUtc="2026-10-07T10:16:00Z"/>
                    </w:rPr>
                  </w:pPr>
                  <w:ins w:id="2216" w:author="Inge Christoffer Olsen" w:date="2026-10-07T12:16:00Z" w16du:dateUtc="2026-10-07T10:16:00Z">
                    <w:r>
                      <w:t>Vaginal examination by a doctor: was the intervention performed?</w:t>
                    </w:r>
                  </w:ins>
                </w:p>
              </w:tc>
            </w:tr>
            <w:tr w:rsidR="007D09B7" w14:paraId="4468EFBA" w14:textId="77777777">
              <w:trPr>
                <w:ins w:id="2217" w:author="Inge Christoffer Olsen" w:date="2026-10-07T12:16:00Z" w16du:dateUtc="2026-10-07T10:16:00Z"/>
              </w:trPr>
              <w:tc>
                <w:tcPr>
                  <w:tcW w:w="735" w:type="dxa"/>
                </w:tcPr>
                <w:p w14:paraId="73E30977" w14:textId="77777777" w:rsidR="007D09B7" w:rsidRDefault="007D09B7">
                  <w:pPr>
                    <w:rPr>
                      <w:ins w:id="2218" w:author="Inge Christoffer Olsen" w:date="2026-10-07T12:16:00Z" w16du:dateUtc="2026-10-07T10:16:00Z"/>
                    </w:rPr>
                  </w:pPr>
                </w:p>
              </w:tc>
              <w:tc>
                <w:tcPr>
                  <w:tcW w:w="2206" w:type="dxa"/>
                </w:tcPr>
                <w:p w14:paraId="67EF0527" w14:textId="77777777" w:rsidR="007D09B7" w:rsidRDefault="00000000">
                  <w:pPr>
                    <w:jc w:val="center"/>
                    <w:rPr>
                      <w:ins w:id="2219" w:author="Inge Christoffer Olsen" w:date="2026-10-07T12:16:00Z" w16du:dateUtc="2026-10-07T10:16:00Z"/>
                    </w:rPr>
                  </w:pPr>
                  <w:ins w:id="2220" w:author="Inge Christoffer Olsen" w:date="2026-10-07T12:16:00Z" w16du:dateUtc="2026-10-07T10:16:00Z">
                    <w:r>
                      <w:t>Amniotomy: was the intervention performed?</w:t>
                    </w:r>
                  </w:ins>
                </w:p>
              </w:tc>
              <w:tc>
                <w:tcPr>
                  <w:tcW w:w="2234" w:type="dxa"/>
                </w:tcPr>
                <w:p w14:paraId="57A58ACC" w14:textId="77777777" w:rsidR="007D09B7" w:rsidRDefault="00000000">
                  <w:pPr>
                    <w:jc w:val="center"/>
                    <w:rPr>
                      <w:ins w:id="2221" w:author="Inge Christoffer Olsen" w:date="2026-10-07T12:16:00Z" w16du:dateUtc="2026-10-07T10:16:00Z"/>
                    </w:rPr>
                  </w:pPr>
                  <w:ins w:id="2222" w:author="Inge Christoffer Olsen" w:date="2026-10-07T12:16:00Z" w16du:dateUtc="2026-10-07T10:16:00Z">
                    <w:r>
                      <w:t>Amniotomi †</w:t>
                    </w:r>
                  </w:ins>
                </w:p>
              </w:tc>
              <w:tc>
                <w:tcPr>
                  <w:tcW w:w="763" w:type="dxa"/>
                </w:tcPr>
                <w:p w14:paraId="04CAA7F4" w14:textId="77777777" w:rsidR="007D09B7" w:rsidRDefault="00000000">
                  <w:pPr>
                    <w:jc w:val="center"/>
                    <w:rPr>
                      <w:ins w:id="2223" w:author="Inge Christoffer Olsen" w:date="2026-10-07T12:16:00Z" w16du:dateUtc="2026-10-07T10:16:00Z"/>
                    </w:rPr>
                  </w:pPr>
                  <w:ins w:id="2224" w:author="Inge Christoffer Olsen" w:date="2026-10-07T12:16:00Z" w16du:dateUtc="2026-10-07T10:16:00Z">
                    <w:r>
                      <w:t>yes/no</w:t>
                    </w:r>
                  </w:ins>
                </w:p>
              </w:tc>
              <w:tc>
                <w:tcPr>
                  <w:tcW w:w="1980" w:type="dxa"/>
                </w:tcPr>
                <w:p w14:paraId="6D99E812" w14:textId="77777777" w:rsidR="007D09B7" w:rsidRDefault="007D09B7">
                  <w:pPr>
                    <w:rPr>
                      <w:ins w:id="2225" w:author="Inge Christoffer Olsen" w:date="2026-10-07T12:16:00Z" w16du:dateUtc="2026-10-07T10:16:00Z"/>
                    </w:rPr>
                  </w:pPr>
                </w:p>
              </w:tc>
            </w:tr>
            <w:tr w:rsidR="007D09B7" w14:paraId="25998E2C" w14:textId="77777777">
              <w:trPr>
                <w:ins w:id="2226" w:author="Inge Christoffer Olsen" w:date="2026-10-07T12:16:00Z" w16du:dateUtc="2026-10-07T10:16:00Z"/>
              </w:trPr>
              <w:tc>
                <w:tcPr>
                  <w:tcW w:w="735" w:type="dxa"/>
                </w:tcPr>
                <w:p w14:paraId="08C18FB6" w14:textId="77777777" w:rsidR="007D09B7" w:rsidRDefault="007D09B7">
                  <w:pPr>
                    <w:rPr>
                      <w:ins w:id="2227" w:author="Inge Christoffer Olsen" w:date="2026-10-07T12:16:00Z" w16du:dateUtc="2026-10-07T10:16:00Z"/>
                    </w:rPr>
                  </w:pPr>
                </w:p>
              </w:tc>
              <w:tc>
                <w:tcPr>
                  <w:tcW w:w="2206" w:type="dxa"/>
                </w:tcPr>
                <w:p w14:paraId="04B2E421" w14:textId="77777777" w:rsidR="007D09B7" w:rsidRDefault="00000000">
                  <w:pPr>
                    <w:jc w:val="center"/>
                    <w:rPr>
                      <w:ins w:id="2228" w:author="Inge Christoffer Olsen" w:date="2026-10-07T12:16:00Z" w16du:dateUtc="2026-10-07T10:16:00Z"/>
                    </w:rPr>
                  </w:pPr>
                  <w:ins w:id="2229" w:author="Inge Christoffer Olsen" w:date="2026-10-07T12:16:00Z" w16du:dateUtc="2026-10-07T10:16:00Z">
                    <w:r>
                      <w:t>Amniotomy: was the woman informed?</w:t>
                    </w:r>
                  </w:ins>
                </w:p>
              </w:tc>
              <w:tc>
                <w:tcPr>
                  <w:tcW w:w="2234" w:type="dxa"/>
                </w:tcPr>
                <w:p w14:paraId="5DE68381" w14:textId="77777777" w:rsidR="007D09B7" w:rsidRDefault="00000000">
                  <w:pPr>
                    <w:jc w:val="center"/>
                    <w:rPr>
                      <w:ins w:id="2230" w:author="Inge Christoffer Olsen" w:date="2026-10-07T12:16:00Z" w16du:dateUtc="2026-10-07T10:16:00Z"/>
                    </w:rPr>
                  </w:pPr>
                  <w:ins w:id="2231" w:author="Inge Christoffer Olsen" w:date="2026-10-07T12:16:00Z" w16du:dateUtc="2026-10-07T10:16:00Z">
                    <w:r>
                      <w:t>Hvis amniotomi - ble kvinnen informert om tiltaket †</w:t>
                    </w:r>
                  </w:ins>
                </w:p>
              </w:tc>
              <w:tc>
                <w:tcPr>
                  <w:tcW w:w="763" w:type="dxa"/>
                </w:tcPr>
                <w:p w14:paraId="6F4FCA92" w14:textId="77777777" w:rsidR="007D09B7" w:rsidRDefault="00000000">
                  <w:pPr>
                    <w:jc w:val="center"/>
                    <w:rPr>
                      <w:ins w:id="2232" w:author="Inge Christoffer Olsen" w:date="2026-10-07T12:16:00Z" w16du:dateUtc="2026-10-07T10:16:00Z"/>
                    </w:rPr>
                  </w:pPr>
                  <w:ins w:id="2233" w:author="Inge Christoffer Olsen" w:date="2026-10-07T12:16:00Z" w16du:dateUtc="2026-10-07T10:16:00Z">
                    <w:r>
                      <w:t>yes/no</w:t>
                    </w:r>
                  </w:ins>
                </w:p>
              </w:tc>
              <w:tc>
                <w:tcPr>
                  <w:tcW w:w="1980" w:type="dxa"/>
                </w:tcPr>
                <w:p w14:paraId="631B33A8" w14:textId="77777777" w:rsidR="007D09B7" w:rsidRDefault="00000000">
                  <w:pPr>
                    <w:jc w:val="center"/>
                    <w:rPr>
                      <w:ins w:id="2234" w:author="Inge Christoffer Olsen" w:date="2026-10-07T12:16:00Z" w16du:dateUtc="2026-10-07T10:16:00Z"/>
                    </w:rPr>
                  </w:pPr>
                  <w:ins w:id="2235" w:author="Inge Christoffer Olsen" w:date="2026-10-07T12:16:00Z" w16du:dateUtc="2026-10-07T10:16:00Z">
                    <w:r>
                      <w:t>Amniotomy: was the intervention performed?</w:t>
                    </w:r>
                  </w:ins>
                </w:p>
              </w:tc>
            </w:tr>
            <w:tr w:rsidR="007D09B7" w14:paraId="7047F382" w14:textId="77777777">
              <w:trPr>
                <w:ins w:id="2236" w:author="Inge Christoffer Olsen" w:date="2026-10-07T12:16:00Z" w16du:dateUtc="2026-10-07T10:16:00Z"/>
              </w:trPr>
              <w:tc>
                <w:tcPr>
                  <w:tcW w:w="735" w:type="dxa"/>
                </w:tcPr>
                <w:p w14:paraId="0EEFF52B" w14:textId="77777777" w:rsidR="007D09B7" w:rsidRDefault="007D09B7">
                  <w:pPr>
                    <w:rPr>
                      <w:ins w:id="2237" w:author="Inge Christoffer Olsen" w:date="2026-10-07T12:16:00Z" w16du:dateUtc="2026-10-07T10:16:00Z"/>
                    </w:rPr>
                  </w:pPr>
                </w:p>
              </w:tc>
              <w:tc>
                <w:tcPr>
                  <w:tcW w:w="2206" w:type="dxa"/>
                </w:tcPr>
                <w:p w14:paraId="269D3B87" w14:textId="77777777" w:rsidR="007D09B7" w:rsidRDefault="00000000">
                  <w:pPr>
                    <w:jc w:val="center"/>
                    <w:rPr>
                      <w:ins w:id="2238" w:author="Inge Christoffer Olsen" w:date="2026-10-07T12:16:00Z" w16du:dateUtc="2026-10-07T10:16:00Z"/>
                    </w:rPr>
                  </w:pPr>
                  <w:ins w:id="2239" w:author="Inge Christoffer Olsen" w:date="2026-10-07T12:16:00Z" w16du:dateUtc="2026-10-07T10:16:00Z">
                    <w:r>
                      <w:t>Amniotomy: did she agree?</w:t>
                    </w:r>
                  </w:ins>
                </w:p>
              </w:tc>
              <w:tc>
                <w:tcPr>
                  <w:tcW w:w="2234" w:type="dxa"/>
                </w:tcPr>
                <w:p w14:paraId="790179C3" w14:textId="77777777" w:rsidR="007D09B7" w:rsidRDefault="00000000">
                  <w:pPr>
                    <w:jc w:val="center"/>
                    <w:rPr>
                      <w:ins w:id="2240" w:author="Inge Christoffer Olsen" w:date="2026-10-07T12:16:00Z" w16du:dateUtc="2026-10-07T10:16:00Z"/>
                    </w:rPr>
                  </w:pPr>
                  <w:ins w:id="2241" w:author="Inge Christoffer Olsen" w:date="2026-10-07T12:16:00Z" w16du:dateUtc="2026-10-07T10:16:00Z">
                    <w:r>
                      <w:t>Hvis amniotomi - var hun enig i tiltaket †</w:t>
                    </w:r>
                  </w:ins>
                </w:p>
              </w:tc>
              <w:tc>
                <w:tcPr>
                  <w:tcW w:w="763" w:type="dxa"/>
                </w:tcPr>
                <w:p w14:paraId="48A9383B" w14:textId="77777777" w:rsidR="007D09B7" w:rsidRDefault="00000000">
                  <w:pPr>
                    <w:jc w:val="center"/>
                    <w:rPr>
                      <w:ins w:id="2242" w:author="Inge Christoffer Olsen" w:date="2026-10-07T12:16:00Z" w16du:dateUtc="2026-10-07T10:16:00Z"/>
                    </w:rPr>
                  </w:pPr>
                  <w:ins w:id="2243" w:author="Inge Christoffer Olsen" w:date="2026-10-07T12:16:00Z" w16du:dateUtc="2026-10-07T10:16:00Z">
                    <w:r>
                      <w:t>yes/no/not asked/no answer</w:t>
                    </w:r>
                  </w:ins>
                </w:p>
              </w:tc>
              <w:tc>
                <w:tcPr>
                  <w:tcW w:w="1980" w:type="dxa"/>
                </w:tcPr>
                <w:p w14:paraId="1EDF1C28" w14:textId="77777777" w:rsidR="007D09B7" w:rsidRDefault="00000000">
                  <w:pPr>
                    <w:jc w:val="center"/>
                    <w:rPr>
                      <w:ins w:id="2244" w:author="Inge Christoffer Olsen" w:date="2026-10-07T12:16:00Z" w16du:dateUtc="2026-10-07T10:16:00Z"/>
                    </w:rPr>
                  </w:pPr>
                  <w:ins w:id="2245" w:author="Inge Christoffer Olsen" w:date="2026-10-07T12:16:00Z" w16du:dateUtc="2026-10-07T10:16:00Z">
                    <w:r>
                      <w:t>Amniotomy: was the intervention performed?</w:t>
                    </w:r>
                  </w:ins>
                </w:p>
              </w:tc>
            </w:tr>
            <w:tr w:rsidR="007D09B7" w14:paraId="792A7A02" w14:textId="77777777">
              <w:trPr>
                <w:ins w:id="2246" w:author="Inge Christoffer Olsen" w:date="2026-10-07T12:16:00Z" w16du:dateUtc="2026-10-07T10:16:00Z"/>
              </w:trPr>
              <w:tc>
                <w:tcPr>
                  <w:tcW w:w="735" w:type="dxa"/>
                </w:tcPr>
                <w:p w14:paraId="1355BF49" w14:textId="77777777" w:rsidR="007D09B7" w:rsidRDefault="007D09B7">
                  <w:pPr>
                    <w:rPr>
                      <w:ins w:id="2247" w:author="Inge Christoffer Olsen" w:date="2026-10-07T12:16:00Z" w16du:dateUtc="2026-10-07T10:16:00Z"/>
                    </w:rPr>
                  </w:pPr>
                </w:p>
              </w:tc>
              <w:tc>
                <w:tcPr>
                  <w:tcW w:w="2206" w:type="dxa"/>
                </w:tcPr>
                <w:p w14:paraId="5B980D23" w14:textId="77777777" w:rsidR="007D09B7" w:rsidRDefault="00000000">
                  <w:pPr>
                    <w:jc w:val="center"/>
                    <w:rPr>
                      <w:ins w:id="2248" w:author="Inge Christoffer Olsen" w:date="2026-10-07T12:16:00Z" w16du:dateUtc="2026-10-07T10:16:00Z"/>
                    </w:rPr>
                  </w:pPr>
                  <w:ins w:id="2249" w:author="Inge Christoffer Olsen" w:date="2026-10-07T12:16:00Z" w16du:dateUtc="2026-10-07T10:16:00Z">
                    <w:r>
                      <w:t>Oxytocin stimulation: was the intervention performed?</w:t>
                    </w:r>
                  </w:ins>
                </w:p>
              </w:tc>
              <w:tc>
                <w:tcPr>
                  <w:tcW w:w="2234" w:type="dxa"/>
                </w:tcPr>
                <w:p w14:paraId="733CEBB3" w14:textId="77777777" w:rsidR="007D09B7" w:rsidRDefault="00000000">
                  <w:pPr>
                    <w:jc w:val="center"/>
                    <w:rPr>
                      <w:ins w:id="2250" w:author="Inge Christoffer Olsen" w:date="2026-10-07T12:16:00Z" w16du:dateUtc="2026-10-07T10:16:00Z"/>
                    </w:rPr>
                  </w:pPr>
                  <w:ins w:id="2251" w:author="Inge Christoffer Olsen" w:date="2026-10-07T12:16:00Z" w16du:dateUtc="2026-10-07T10:16:00Z">
                    <w:r>
                      <w:t>Oxytocin-stimulering †</w:t>
                    </w:r>
                  </w:ins>
                </w:p>
              </w:tc>
              <w:tc>
                <w:tcPr>
                  <w:tcW w:w="763" w:type="dxa"/>
                </w:tcPr>
                <w:p w14:paraId="032B3921" w14:textId="77777777" w:rsidR="007D09B7" w:rsidRDefault="00000000">
                  <w:pPr>
                    <w:jc w:val="center"/>
                    <w:rPr>
                      <w:ins w:id="2252" w:author="Inge Christoffer Olsen" w:date="2026-10-07T12:16:00Z" w16du:dateUtc="2026-10-07T10:16:00Z"/>
                    </w:rPr>
                  </w:pPr>
                  <w:ins w:id="2253" w:author="Inge Christoffer Olsen" w:date="2026-10-07T12:16:00Z" w16du:dateUtc="2026-10-07T10:16:00Z">
                    <w:r>
                      <w:t>yes/no</w:t>
                    </w:r>
                  </w:ins>
                </w:p>
              </w:tc>
              <w:tc>
                <w:tcPr>
                  <w:tcW w:w="1980" w:type="dxa"/>
                </w:tcPr>
                <w:p w14:paraId="2C3B4749" w14:textId="77777777" w:rsidR="007D09B7" w:rsidRDefault="007D09B7">
                  <w:pPr>
                    <w:rPr>
                      <w:ins w:id="2254" w:author="Inge Christoffer Olsen" w:date="2026-10-07T12:16:00Z" w16du:dateUtc="2026-10-07T10:16:00Z"/>
                    </w:rPr>
                  </w:pPr>
                </w:p>
              </w:tc>
            </w:tr>
            <w:tr w:rsidR="007D09B7" w14:paraId="4AC43C18" w14:textId="77777777">
              <w:trPr>
                <w:ins w:id="2255" w:author="Inge Christoffer Olsen" w:date="2026-10-07T12:16:00Z" w16du:dateUtc="2026-10-07T10:16:00Z"/>
              </w:trPr>
              <w:tc>
                <w:tcPr>
                  <w:tcW w:w="735" w:type="dxa"/>
                </w:tcPr>
                <w:p w14:paraId="6D97A24C" w14:textId="77777777" w:rsidR="007D09B7" w:rsidRDefault="007D09B7">
                  <w:pPr>
                    <w:rPr>
                      <w:ins w:id="2256" w:author="Inge Christoffer Olsen" w:date="2026-10-07T12:16:00Z" w16du:dateUtc="2026-10-07T10:16:00Z"/>
                    </w:rPr>
                  </w:pPr>
                </w:p>
              </w:tc>
              <w:tc>
                <w:tcPr>
                  <w:tcW w:w="2206" w:type="dxa"/>
                </w:tcPr>
                <w:p w14:paraId="6D3A3C50" w14:textId="77777777" w:rsidR="007D09B7" w:rsidRDefault="00000000">
                  <w:pPr>
                    <w:jc w:val="center"/>
                    <w:rPr>
                      <w:ins w:id="2257" w:author="Inge Christoffer Olsen" w:date="2026-10-07T12:16:00Z" w16du:dateUtc="2026-10-07T10:16:00Z"/>
                    </w:rPr>
                  </w:pPr>
                  <w:ins w:id="2258" w:author="Inge Christoffer Olsen" w:date="2026-10-07T12:16:00Z" w16du:dateUtc="2026-10-07T10:16:00Z">
                    <w:r>
                      <w:t>Oxytocin stimulation: was the woman informed?</w:t>
                    </w:r>
                  </w:ins>
                </w:p>
              </w:tc>
              <w:tc>
                <w:tcPr>
                  <w:tcW w:w="2234" w:type="dxa"/>
                </w:tcPr>
                <w:p w14:paraId="6E28A8E5" w14:textId="77777777" w:rsidR="007D09B7" w:rsidRDefault="00000000">
                  <w:pPr>
                    <w:jc w:val="center"/>
                    <w:rPr>
                      <w:ins w:id="2259" w:author="Inge Christoffer Olsen" w:date="2026-10-07T12:16:00Z" w16du:dateUtc="2026-10-07T10:16:00Z"/>
                    </w:rPr>
                  </w:pPr>
                  <w:ins w:id="2260" w:author="Inge Christoffer Olsen" w:date="2026-10-07T12:16:00Z" w16du:dateUtc="2026-10-07T10:16:00Z">
                    <w:r>
                      <w:t>Hvis oxytocin-stimulering - ble kvinnen informert om tiltaket †</w:t>
                    </w:r>
                  </w:ins>
                </w:p>
              </w:tc>
              <w:tc>
                <w:tcPr>
                  <w:tcW w:w="763" w:type="dxa"/>
                </w:tcPr>
                <w:p w14:paraId="28E43F52" w14:textId="77777777" w:rsidR="007D09B7" w:rsidRDefault="00000000">
                  <w:pPr>
                    <w:jc w:val="center"/>
                    <w:rPr>
                      <w:ins w:id="2261" w:author="Inge Christoffer Olsen" w:date="2026-10-07T12:16:00Z" w16du:dateUtc="2026-10-07T10:16:00Z"/>
                    </w:rPr>
                  </w:pPr>
                  <w:ins w:id="2262" w:author="Inge Christoffer Olsen" w:date="2026-10-07T12:16:00Z" w16du:dateUtc="2026-10-07T10:16:00Z">
                    <w:r>
                      <w:t>yes/no</w:t>
                    </w:r>
                  </w:ins>
                </w:p>
              </w:tc>
              <w:tc>
                <w:tcPr>
                  <w:tcW w:w="1980" w:type="dxa"/>
                </w:tcPr>
                <w:p w14:paraId="575DF671" w14:textId="77777777" w:rsidR="007D09B7" w:rsidRDefault="00000000">
                  <w:pPr>
                    <w:jc w:val="center"/>
                    <w:rPr>
                      <w:ins w:id="2263" w:author="Inge Christoffer Olsen" w:date="2026-10-07T12:16:00Z" w16du:dateUtc="2026-10-07T10:16:00Z"/>
                    </w:rPr>
                  </w:pPr>
                  <w:ins w:id="2264" w:author="Inge Christoffer Olsen" w:date="2026-10-07T12:16:00Z" w16du:dateUtc="2026-10-07T10:16:00Z">
                    <w:r>
                      <w:t>Oxytocin stimulation: was the intervention performed?</w:t>
                    </w:r>
                  </w:ins>
                </w:p>
              </w:tc>
            </w:tr>
            <w:tr w:rsidR="007D09B7" w14:paraId="4CF88039" w14:textId="77777777">
              <w:trPr>
                <w:ins w:id="2265" w:author="Inge Christoffer Olsen" w:date="2026-10-07T12:16:00Z" w16du:dateUtc="2026-10-07T10:16:00Z"/>
              </w:trPr>
              <w:tc>
                <w:tcPr>
                  <w:tcW w:w="735" w:type="dxa"/>
                </w:tcPr>
                <w:p w14:paraId="654245E6" w14:textId="77777777" w:rsidR="007D09B7" w:rsidRDefault="007D09B7">
                  <w:pPr>
                    <w:rPr>
                      <w:ins w:id="2266" w:author="Inge Christoffer Olsen" w:date="2026-10-07T12:16:00Z" w16du:dateUtc="2026-10-07T10:16:00Z"/>
                    </w:rPr>
                  </w:pPr>
                </w:p>
              </w:tc>
              <w:tc>
                <w:tcPr>
                  <w:tcW w:w="2206" w:type="dxa"/>
                </w:tcPr>
                <w:p w14:paraId="3A8078F3" w14:textId="77777777" w:rsidR="007D09B7" w:rsidRDefault="00000000">
                  <w:pPr>
                    <w:jc w:val="center"/>
                    <w:rPr>
                      <w:ins w:id="2267" w:author="Inge Christoffer Olsen" w:date="2026-10-07T12:16:00Z" w16du:dateUtc="2026-10-07T10:16:00Z"/>
                    </w:rPr>
                  </w:pPr>
                  <w:ins w:id="2268" w:author="Inge Christoffer Olsen" w:date="2026-10-07T12:16:00Z" w16du:dateUtc="2026-10-07T10:16:00Z">
                    <w:r>
                      <w:t>Oxytocin stimulation: did she agree?</w:t>
                    </w:r>
                  </w:ins>
                </w:p>
              </w:tc>
              <w:tc>
                <w:tcPr>
                  <w:tcW w:w="2234" w:type="dxa"/>
                </w:tcPr>
                <w:p w14:paraId="6DACC76F" w14:textId="77777777" w:rsidR="007D09B7" w:rsidRDefault="00000000">
                  <w:pPr>
                    <w:jc w:val="center"/>
                    <w:rPr>
                      <w:ins w:id="2269" w:author="Inge Christoffer Olsen" w:date="2026-10-07T12:16:00Z" w16du:dateUtc="2026-10-07T10:16:00Z"/>
                    </w:rPr>
                  </w:pPr>
                  <w:ins w:id="2270" w:author="Inge Christoffer Olsen" w:date="2026-10-07T12:16:00Z" w16du:dateUtc="2026-10-07T10:16:00Z">
                    <w:r>
                      <w:t>Hvis oxytocin-stimulering - var hun enig i tiltaket †</w:t>
                    </w:r>
                  </w:ins>
                </w:p>
              </w:tc>
              <w:tc>
                <w:tcPr>
                  <w:tcW w:w="763" w:type="dxa"/>
                </w:tcPr>
                <w:p w14:paraId="186BE044" w14:textId="77777777" w:rsidR="007D09B7" w:rsidRDefault="00000000">
                  <w:pPr>
                    <w:jc w:val="center"/>
                    <w:rPr>
                      <w:ins w:id="2271" w:author="Inge Christoffer Olsen" w:date="2026-10-07T12:16:00Z" w16du:dateUtc="2026-10-07T10:16:00Z"/>
                    </w:rPr>
                  </w:pPr>
                  <w:ins w:id="2272" w:author="Inge Christoffer Olsen" w:date="2026-10-07T12:16:00Z" w16du:dateUtc="2026-10-07T10:16:00Z">
                    <w:r>
                      <w:t>yes/no/not asked/no answer</w:t>
                    </w:r>
                  </w:ins>
                </w:p>
              </w:tc>
              <w:tc>
                <w:tcPr>
                  <w:tcW w:w="1980" w:type="dxa"/>
                </w:tcPr>
                <w:p w14:paraId="7D875C9A" w14:textId="77777777" w:rsidR="007D09B7" w:rsidRDefault="00000000">
                  <w:pPr>
                    <w:jc w:val="center"/>
                    <w:rPr>
                      <w:ins w:id="2273" w:author="Inge Christoffer Olsen" w:date="2026-10-07T12:16:00Z" w16du:dateUtc="2026-10-07T10:16:00Z"/>
                    </w:rPr>
                  </w:pPr>
                  <w:ins w:id="2274" w:author="Inge Christoffer Olsen" w:date="2026-10-07T12:16:00Z" w16du:dateUtc="2026-10-07T10:16:00Z">
                    <w:r>
                      <w:t>Oxytocin stimulation: was the intervention performed?</w:t>
                    </w:r>
                  </w:ins>
                </w:p>
              </w:tc>
            </w:tr>
            <w:tr w:rsidR="007D09B7" w14:paraId="6F092C1C" w14:textId="77777777">
              <w:trPr>
                <w:ins w:id="2275" w:author="Inge Christoffer Olsen" w:date="2026-10-07T12:16:00Z" w16du:dateUtc="2026-10-07T10:16:00Z"/>
              </w:trPr>
              <w:tc>
                <w:tcPr>
                  <w:tcW w:w="735" w:type="dxa"/>
                </w:tcPr>
                <w:p w14:paraId="745BE358" w14:textId="77777777" w:rsidR="007D09B7" w:rsidRDefault="007D09B7">
                  <w:pPr>
                    <w:rPr>
                      <w:ins w:id="2276" w:author="Inge Christoffer Olsen" w:date="2026-10-07T12:16:00Z" w16du:dateUtc="2026-10-07T10:16:00Z"/>
                    </w:rPr>
                  </w:pPr>
                </w:p>
              </w:tc>
              <w:tc>
                <w:tcPr>
                  <w:tcW w:w="2206" w:type="dxa"/>
                </w:tcPr>
                <w:p w14:paraId="042DA29B" w14:textId="77777777" w:rsidR="007D09B7" w:rsidRDefault="00000000">
                  <w:pPr>
                    <w:jc w:val="center"/>
                    <w:rPr>
                      <w:ins w:id="2277" w:author="Inge Christoffer Olsen" w:date="2026-10-07T12:16:00Z" w16du:dateUtc="2026-10-07T10:16:00Z"/>
                    </w:rPr>
                  </w:pPr>
                  <w:ins w:id="2278" w:author="Inge Christoffer Olsen" w:date="2026-10-07T12:16:00Z" w16du:dateUtc="2026-10-07T10:16:00Z">
                    <w:r>
                      <w:t>Episiotomy: was the intervention performed?</w:t>
                    </w:r>
                  </w:ins>
                </w:p>
              </w:tc>
              <w:tc>
                <w:tcPr>
                  <w:tcW w:w="2234" w:type="dxa"/>
                </w:tcPr>
                <w:p w14:paraId="65C3BC8B" w14:textId="77777777" w:rsidR="007D09B7" w:rsidRDefault="00000000">
                  <w:pPr>
                    <w:jc w:val="center"/>
                    <w:rPr>
                      <w:ins w:id="2279" w:author="Inge Christoffer Olsen" w:date="2026-10-07T12:16:00Z" w16du:dateUtc="2026-10-07T10:16:00Z"/>
                    </w:rPr>
                  </w:pPr>
                  <w:ins w:id="2280" w:author="Inge Christoffer Olsen" w:date="2026-10-07T12:16:00Z" w16du:dateUtc="2026-10-07T10:16:00Z">
                    <w:r>
                      <w:t>Episiotomi †</w:t>
                    </w:r>
                  </w:ins>
                </w:p>
              </w:tc>
              <w:tc>
                <w:tcPr>
                  <w:tcW w:w="763" w:type="dxa"/>
                </w:tcPr>
                <w:p w14:paraId="21250F18" w14:textId="77777777" w:rsidR="007D09B7" w:rsidRDefault="00000000">
                  <w:pPr>
                    <w:jc w:val="center"/>
                    <w:rPr>
                      <w:ins w:id="2281" w:author="Inge Christoffer Olsen" w:date="2026-10-07T12:16:00Z" w16du:dateUtc="2026-10-07T10:16:00Z"/>
                    </w:rPr>
                  </w:pPr>
                  <w:ins w:id="2282" w:author="Inge Christoffer Olsen" w:date="2026-10-07T12:16:00Z" w16du:dateUtc="2026-10-07T10:16:00Z">
                    <w:r>
                      <w:t>yes/no</w:t>
                    </w:r>
                  </w:ins>
                </w:p>
              </w:tc>
              <w:tc>
                <w:tcPr>
                  <w:tcW w:w="1980" w:type="dxa"/>
                </w:tcPr>
                <w:p w14:paraId="25C0C318" w14:textId="77777777" w:rsidR="007D09B7" w:rsidRDefault="007D09B7">
                  <w:pPr>
                    <w:rPr>
                      <w:ins w:id="2283" w:author="Inge Christoffer Olsen" w:date="2026-10-07T12:16:00Z" w16du:dateUtc="2026-10-07T10:16:00Z"/>
                    </w:rPr>
                  </w:pPr>
                </w:p>
              </w:tc>
            </w:tr>
            <w:tr w:rsidR="007D09B7" w14:paraId="4E9041E1" w14:textId="77777777">
              <w:trPr>
                <w:ins w:id="2284" w:author="Inge Christoffer Olsen" w:date="2026-10-07T12:16:00Z" w16du:dateUtc="2026-10-07T10:16:00Z"/>
              </w:trPr>
              <w:tc>
                <w:tcPr>
                  <w:tcW w:w="735" w:type="dxa"/>
                </w:tcPr>
                <w:p w14:paraId="4DEE1772" w14:textId="77777777" w:rsidR="007D09B7" w:rsidRDefault="007D09B7">
                  <w:pPr>
                    <w:rPr>
                      <w:ins w:id="2285" w:author="Inge Christoffer Olsen" w:date="2026-10-07T12:16:00Z" w16du:dateUtc="2026-10-07T10:16:00Z"/>
                    </w:rPr>
                  </w:pPr>
                </w:p>
              </w:tc>
              <w:tc>
                <w:tcPr>
                  <w:tcW w:w="2206" w:type="dxa"/>
                </w:tcPr>
                <w:p w14:paraId="42065232" w14:textId="77777777" w:rsidR="007D09B7" w:rsidRDefault="00000000">
                  <w:pPr>
                    <w:jc w:val="center"/>
                    <w:rPr>
                      <w:ins w:id="2286" w:author="Inge Christoffer Olsen" w:date="2026-10-07T12:16:00Z" w16du:dateUtc="2026-10-07T10:16:00Z"/>
                    </w:rPr>
                  </w:pPr>
                  <w:ins w:id="2287" w:author="Inge Christoffer Olsen" w:date="2026-10-07T12:16:00Z" w16du:dateUtc="2026-10-07T10:16:00Z">
                    <w:r>
                      <w:t>Episiotomy: was the woman informed?</w:t>
                    </w:r>
                  </w:ins>
                </w:p>
              </w:tc>
              <w:tc>
                <w:tcPr>
                  <w:tcW w:w="2234" w:type="dxa"/>
                </w:tcPr>
                <w:p w14:paraId="078C2395" w14:textId="77777777" w:rsidR="007D09B7" w:rsidRDefault="00000000">
                  <w:pPr>
                    <w:jc w:val="center"/>
                    <w:rPr>
                      <w:ins w:id="2288" w:author="Inge Christoffer Olsen" w:date="2026-10-07T12:16:00Z" w16du:dateUtc="2026-10-07T10:16:00Z"/>
                    </w:rPr>
                  </w:pPr>
                  <w:ins w:id="2289" w:author="Inge Christoffer Olsen" w:date="2026-10-07T12:16:00Z" w16du:dateUtc="2026-10-07T10:16:00Z">
                    <w:r>
                      <w:t>Hvis episiotomi - ble kvinnen informert om tiltaket</w:t>
                    </w:r>
                  </w:ins>
                </w:p>
              </w:tc>
              <w:tc>
                <w:tcPr>
                  <w:tcW w:w="763" w:type="dxa"/>
                </w:tcPr>
                <w:p w14:paraId="263DAF52" w14:textId="77777777" w:rsidR="007D09B7" w:rsidRDefault="00000000">
                  <w:pPr>
                    <w:jc w:val="center"/>
                    <w:rPr>
                      <w:ins w:id="2290" w:author="Inge Christoffer Olsen" w:date="2026-10-07T12:16:00Z" w16du:dateUtc="2026-10-07T10:16:00Z"/>
                    </w:rPr>
                  </w:pPr>
                  <w:ins w:id="2291" w:author="Inge Christoffer Olsen" w:date="2026-10-07T12:16:00Z" w16du:dateUtc="2026-10-07T10:16:00Z">
                    <w:r>
                      <w:t>yes/no</w:t>
                    </w:r>
                  </w:ins>
                </w:p>
              </w:tc>
              <w:tc>
                <w:tcPr>
                  <w:tcW w:w="1980" w:type="dxa"/>
                </w:tcPr>
                <w:p w14:paraId="277BAC5D" w14:textId="77777777" w:rsidR="007D09B7" w:rsidRDefault="00000000">
                  <w:pPr>
                    <w:jc w:val="center"/>
                    <w:rPr>
                      <w:ins w:id="2292" w:author="Inge Christoffer Olsen" w:date="2026-10-07T12:16:00Z" w16du:dateUtc="2026-10-07T10:16:00Z"/>
                    </w:rPr>
                  </w:pPr>
                  <w:ins w:id="2293" w:author="Inge Christoffer Olsen" w:date="2026-10-07T12:16:00Z" w16du:dateUtc="2026-10-07T10:16:00Z">
                    <w:r>
                      <w:t>Episiotomy: was the intervention performed?</w:t>
                    </w:r>
                  </w:ins>
                </w:p>
              </w:tc>
            </w:tr>
            <w:tr w:rsidR="007D09B7" w14:paraId="328E4D26" w14:textId="77777777">
              <w:trPr>
                <w:ins w:id="2294" w:author="Inge Christoffer Olsen" w:date="2026-10-07T12:16:00Z" w16du:dateUtc="2026-10-07T10:16:00Z"/>
              </w:trPr>
              <w:tc>
                <w:tcPr>
                  <w:tcW w:w="735" w:type="dxa"/>
                </w:tcPr>
                <w:p w14:paraId="0F3C2344" w14:textId="77777777" w:rsidR="007D09B7" w:rsidRDefault="007D09B7">
                  <w:pPr>
                    <w:rPr>
                      <w:ins w:id="2295" w:author="Inge Christoffer Olsen" w:date="2026-10-07T12:16:00Z" w16du:dateUtc="2026-10-07T10:16:00Z"/>
                    </w:rPr>
                  </w:pPr>
                </w:p>
              </w:tc>
              <w:tc>
                <w:tcPr>
                  <w:tcW w:w="2206" w:type="dxa"/>
                </w:tcPr>
                <w:p w14:paraId="1121A8F8" w14:textId="77777777" w:rsidR="007D09B7" w:rsidRDefault="00000000">
                  <w:pPr>
                    <w:jc w:val="center"/>
                    <w:rPr>
                      <w:ins w:id="2296" w:author="Inge Christoffer Olsen" w:date="2026-10-07T12:16:00Z" w16du:dateUtc="2026-10-07T10:16:00Z"/>
                    </w:rPr>
                  </w:pPr>
                  <w:ins w:id="2297" w:author="Inge Christoffer Olsen" w:date="2026-10-07T12:16:00Z" w16du:dateUtc="2026-10-07T10:16:00Z">
                    <w:r>
                      <w:t>Episiotomy: did she agree?</w:t>
                    </w:r>
                  </w:ins>
                </w:p>
              </w:tc>
              <w:tc>
                <w:tcPr>
                  <w:tcW w:w="2234" w:type="dxa"/>
                </w:tcPr>
                <w:p w14:paraId="535BED96" w14:textId="77777777" w:rsidR="007D09B7" w:rsidRDefault="00000000">
                  <w:pPr>
                    <w:jc w:val="center"/>
                    <w:rPr>
                      <w:ins w:id="2298" w:author="Inge Christoffer Olsen" w:date="2026-10-07T12:16:00Z" w16du:dateUtc="2026-10-07T10:16:00Z"/>
                    </w:rPr>
                  </w:pPr>
                  <w:ins w:id="2299" w:author="Inge Christoffer Olsen" w:date="2026-10-07T12:16:00Z" w16du:dateUtc="2026-10-07T10:16:00Z">
                    <w:r>
                      <w:t>Hvis episiotomi - var hun enig i tiltaket</w:t>
                    </w:r>
                  </w:ins>
                </w:p>
              </w:tc>
              <w:tc>
                <w:tcPr>
                  <w:tcW w:w="763" w:type="dxa"/>
                </w:tcPr>
                <w:p w14:paraId="08B675E0" w14:textId="77777777" w:rsidR="007D09B7" w:rsidRDefault="00000000">
                  <w:pPr>
                    <w:jc w:val="center"/>
                    <w:rPr>
                      <w:ins w:id="2300" w:author="Inge Christoffer Olsen" w:date="2026-10-07T12:16:00Z" w16du:dateUtc="2026-10-07T10:16:00Z"/>
                    </w:rPr>
                  </w:pPr>
                  <w:ins w:id="2301" w:author="Inge Christoffer Olsen" w:date="2026-10-07T12:16:00Z" w16du:dateUtc="2026-10-07T10:16:00Z">
                    <w:r>
                      <w:t>yes/no/not asked/no answer</w:t>
                    </w:r>
                  </w:ins>
                </w:p>
              </w:tc>
              <w:tc>
                <w:tcPr>
                  <w:tcW w:w="1980" w:type="dxa"/>
                </w:tcPr>
                <w:p w14:paraId="5AD4D8CE" w14:textId="77777777" w:rsidR="007D09B7" w:rsidRDefault="00000000">
                  <w:pPr>
                    <w:jc w:val="center"/>
                    <w:rPr>
                      <w:ins w:id="2302" w:author="Inge Christoffer Olsen" w:date="2026-10-07T12:16:00Z" w16du:dateUtc="2026-10-07T10:16:00Z"/>
                    </w:rPr>
                  </w:pPr>
                  <w:ins w:id="2303" w:author="Inge Christoffer Olsen" w:date="2026-10-07T12:16:00Z" w16du:dateUtc="2026-10-07T10:16:00Z">
                    <w:r>
                      <w:t>Episiotomy: was the intervention performed?</w:t>
                    </w:r>
                  </w:ins>
                </w:p>
              </w:tc>
            </w:tr>
            <w:tr w:rsidR="007D09B7" w14:paraId="7BF093D5" w14:textId="77777777">
              <w:trPr>
                <w:ins w:id="2304" w:author="Inge Christoffer Olsen" w:date="2026-10-07T12:16:00Z" w16du:dateUtc="2026-10-07T10:16:00Z"/>
              </w:trPr>
              <w:tc>
                <w:tcPr>
                  <w:tcW w:w="735" w:type="dxa"/>
                </w:tcPr>
                <w:p w14:paraId="18327D61" w14:textId="77777777" w:rsidR="007D09B7" w:rsidRDefault="007D09B7">
                  <w:pPr>
                    <w:rPr>
                      <w:ins w:id="2305" w:author="Inge Christoffer Olsen" w:date="2026-10-07T12:16:00Z" w16du:dateUtc="2026-10-07T10:16:00Z"/>
                    </w:rPr>
                  </w:pPr>
                </w:p>
              </w:tc>
              <w:tc>
                <w:tcPr>
                  <w:tcW w:w="2206" w:type="dxa"/>
                </w:tcPr>
                <w:p w14:paraId="6400AC28" w14:textId="77777777" w:rsidR="007D09B7" w:rsidRDefault="00000000">
                  <w:pPr>
                    <w:jc w:val="center"/>
                    <w:rPr>
                      <w:ins w:id="2306" w:author="Inge Christoffer Olsen" w:date="2026-10-07T12:16:00Z" w16du:dateUtc="2026-10-07T10:16:00Z"/>
                    </w:rPr>
                  </w:pPr>
                  <w:ins w:id="2307" w:author="Inge Christoffer Olsen" w:date="2026-10-07T12:16:00Z" w16du:dateUtc="2026-10-07T10:16:00Z">
                    <w:r>
                      <w:t>Operative delivery: was the intervention performed?</w:t>
                    </w:r>
                  </w:ins>
                </w:p>
              </w:tc>
              <w:tc>
                <w:tcPr>
                  <w:tcW w:w="2234" w:type="dxa"/>
                </w:tcPr>
                <w:p w14:paraId="08D96409" w14:textId="77777777" w:rsidR="007D09B7" w:rsidRDefault="00000000">
                  <w:pPr>
                    <w:jc w:val="center"/>
                    <w:rPr>
                      <w:ins w:id="2308" w:author="Inge Christoffer Olsen" w:date="2026-10-07T12:16:00Z" w16du:dateUtc="2026-10-07T10:16:00Z"/>
                    </w:rPr>
                  </w:pPr>
                  <w:ins w:id="2309" w:author="Inge Christoffer Olsen" w:date="2026-10-07T12:16:00Z" w16du:dateUtc="2026-10-07T10:16:00Z">
                    <w:r>
                      <w:t>Operativ forløsning †</w:t>
                    </w:r>
                  </w:ins>
                </w:p>
              </w:tc>
              <w:tc>
                <w:tcPr>
                  <w:tcW w:w="763" w:type="dxa"/>
                </w:tcPr>
                <w:p w14:paraId="16DF5728" w14:textId="77777777" w:rsidR="007D09B7" w:rsidRDefault="00000000">
                  <w:pPr>
                    <w:jc w:val="center"/>
                    <w:rPr>
                      <w:ins w:id="2310" w:author="Inge Christoffer Olsen" w:date="2026-10-07T12:16:00Z" w16du:dateUtc="2026-10-07T10:16:00Z"/>
                    </w:rPr>
                  </w:pPr>
                  <w:ins w:id="2311" w:author="Inge Christoffer Olsen" w:date="2026-10-07T12:16:00Z" w16du:dateUtc="2026-10-07T10:16:00Z">
                    <w:r>
                      <w:t>yes/no</w:t>
                    </w:r>
                  </w:ins>
                </w:p>
              </w:tc>
              <w:tc>
                <w:tcPr>
                  <w:tcW w:w="1980" w:type="dxa"/>
                </w:tcPr>
                <w:p w14:paraId="111F619E" w14:textId="77777777" w:rsidR="007D09B7" w:rsidRDefault="007D09B7">
                  <w:pPr>
                    <w:rPr>
                      <w:ins w:id="2312" w:author="Inge Christoffer Olsen" w:date="2026-10-07T12:16:00Z" w16du:dateUtc="2026-10-07T10:16:00Z"/>
                    </w:rPr>
                  </w:pPr>
                </w:p>
              </w:tc>
            </w:tr>
            <w:tr w:rsidR="007D09B7" w14:paraId="5F1BDE6C" w14:textId="77777777">
              <w:trPr>
                <w:ins w:id="2313" w:author="Inge Christoffer Olsen" w:date="2026-10-07T12:16:00Z" w16du:dateUtc="2026-10-07T10:16:00Z"/>
              </w:trPr>
              <w:tc>
                <w:tcPr>
                  <w:tcW w:w="735" w:type="dxa"/>
                </w:tcPr>
                <w:p w14:paraId="57643D60" w14:textId="77777777" w:rsidR="007D09B7" w:rsidRDefault="007D09B7">
                  <w:pPr>
                    <w:rPr>
                      <w:ins w:id="2314" w:author="Inge Christoffer Olsen" w:date="2026-10-07T12:16:00Z" w16du:dateUtc="2026-10-07T10:16:00Z"/>
                    </w:rPr>
                  </w:pPr>
                </w:p>
              </w:tc>
              <w:tc>
                <w:tcPr>
                  <w:tcW w:w="2206" w:type="dxa"/>
                </w:tcPr>
                <w:p w14:paraId="3B937467" w14:textId="77777777" w:rsidR="007D09B7" w:rsidRDefault="00000000">
                  <w:pPr>
                    <w:jc w:val="center"/>
                    <w:rPr>
                      <w:ins w:id="2315" w:author="Inge Christoffer Olsen" w:date="2026-10-07T12:16:00Z" w16du:dateUtc="2026-10-07T10:16:00Z"/>
                    </w:rPr>
                  </w:pPr>
                  <w:ins w:id="2316" w:author="Inge Christoffer Olsen" w:date="2026-10-07T12:16:00Z" w16du:dateUtc="2026-10-07T10:16:00Z">
                    <w:r>
                      <w:t>Operative delivery: was the woman informed?</w:t>
                    </w:r>
                  </w:ins>
                </w:p>
              </w:tc>
              <w:tc>
                <w:tcPr>
                  <w:tcW w:w="2234" w:type="dxa"/>
                </w:tcPr>
                <w:p w14:paraId="22E555CE" w14:textId="77777777" w:rsidR="007D09B7" w:rsidRDefault="00000000">
                  <w:pPr>
                    <w:jc w:val="center"/>
                    <w:rPr>
                      <w:ins w:id="2317" w:author="Inge Christoffer Olsen" w:date="2026-10-07T12:16:00Z" w16du:dateUtc="2026-10-07T10:16:00Z"/>
                    </w:rPr>
                  </w:pPr>
                  <w:ins w:id="2318" w:author="Inge Christoffer Olsen" w:date="2026-10-07T12:16:00Z" w16du:dateUtc="2026-10-07T10:16:00Z">
                    <w:r>
                      <w:t>Hvis operativ forløsning - ble kvinnen informert om tiltaket</w:t>
                    </w:r>
                  </w:ins>
                </w:p>
              </w:tc>
              <w:tc>
                <w:tcPr>
                  <w:tcW w:w="763" w:type="dxa"/>
                </w:tcPr>
                <w:p w14:paraId="53199720" w14:textId="77777777" w:rsidR="007D09B7" w:rsidRDefault="00000000">
                  <w:pPr>
                    <w:jc w:val="center"/>
                    <w:rPr>
                      <w:ins w:id="2319" w:author="Inge Christoffer Olsen" w:date="2026-10-07T12:16:00Z" w16du:dateUtc="2026-10-07T10:16:00Z"/>
                    </w:rPr>
                  </w:pPr>
                  <w:ins w:id="2320" w:author="Inge Christoffer Olsen" w:date="2026-10-07T12:16:00Z" w16du:dateUtc="2026-10-07T10:16:00Z">
                    <w:r>
                      <w:t>yes/no</w:t>
                    </w:r>
                  </w:ins>
                </w:p>
              </w:tc>
              <w:tc>
                <w:tcPr>
                  <w:tcW w:w="1980" w:type="dxa"/>
                </w:tcPr>
                <w:p w14:paraId="17C797EB" w14:textId="77777777" w:rsidR="007D09B7" w:rsidRDefault="00000000">
                  <w:pPr>
                    <w:jc w:val="center"/>
                    <w:rPr>
                      <w:ins w:id="2321" w:author="Inge Christoffer Olsen" w:date="2026-10-07T12:16:00Z" w16du:dateUtc="2026-10-07T10:16:00Z"/>
                    </w:rPr>
                  </w:pPr>
                  <w:ins w:id="2322" w:author="Inge Christoffer Olsen" w:date="2026-10-07T12:16:00Z" w16du:dateUtc="2026-10-07T10:16:00Z">
                    <w:r>
                      <w:t>Operative delivery: was the intervention performed?</w:t>
                    </w:r>
                  </w:ins>
                </w:p>
              </w:tc>
            </w:tr>
            <w:tr w:rsidR="007D09B7" w14:paraId="6E9CDD19" w14:textId="77777777">
              <w:trPr>
                <w:ins w:id="2323" w:author="Inge Christoffer Olsen" w:date="2026-10-07T12:16:00Z" w16du:dateUtc="2026-10-07T10:16:00Z"/>
              </w:trPr>
              <w:tc>
                <w:tcPr>
                  <w:tcW w:w="735" w:type="dxa"/>
                </w:tcPr>
                <w:p w14:paraId="4B30BD16" w14:textId="77777777" w:rsidR="007D09B7" w:rsidRDefault="007D09B7">
                  <w:pPr>
                    <w:rPr>
                      <w:ins w:id="2324" w:author="Inge Christoffer Olsen" w:date="2026-10-07T12:16:00Z" w16du:dateUtc="2026-10-07T10:16:00Z"/>
                    </w:rPr>
                  </w:pPr>
                </w:p>
              </w:tc>
              <w:tc>
                <w:tcPr>
                  <w:tcW w:w="2206" w:type="dxa"/>
                </w:tcPr>
                <w:p w14:paraId="27D2C564" w14:textId="77777777" w:rsidR="007D09B7" w:rsidRDefault="00000000">
                  <w:pPr>
                    <w:jc w:val="center"/>
                    <w:rPr>
                      <w:ins w:id="2325" w:author="Inge Christoffer Olsen" w:date="2026-10-07T12:16:00Z" w16du:dateUtc="2026-10-07T10:16:00Z"/>
                    </w:rPr>
                  </w:pPr>
                  <w:ins w:id="2326" w:author="Inge Christoffer Olsen" w:date="2026-10-07T12:16:00Z" w16du:dateUtc="2026-10-07T10:16:00Z">
                    <w:r>
                      <w:t>Operative delivery: did she agree?</w:t>
                    </w:r>
                  </w:ins>
                </w:p>
              </w:tc>
              <w:tc>
                <w:tcPr>
                  <w:tcW w:w="2234" w:type="dxa"/>
                </w:tcPr>
                <w:p w14:paraId="5BEB6358" w14:textId="77777777" w:rsidR="007D09B7" w:rsidRDefault="00000000">
                  <w:pPr>
                    <w:jc w:val="center"/>
                    <w:rPr>
                      <w:ins w:id="2327" w:author="Inge Christoffer Olsen" w:date="2026-10-07T12:16:00Z" w16du:dateUtc="2026-10-07T10:16:00Z"/>
                    </w:rPr>
                  </w:pPr>
                  <w:ins w:id="2328" w:author="Inge Christoffer Olsen" w:date="2026-10-07T12:16:00Z" w16du:dateUtc="2026-10-07T10:16:00Z">
                    <w:r>
                      <w:t>Hvis operativ forløsning - var hun enig i tiltaket</w:t>
                    </w:r>
                  </w:ins>
                </w:p>
              </w:tc>
              <w:tc>
                <w:tcPr>
                  <w:tcW w:w="763" w:type="dxa"/>
                </w:tcPr>
                <w:p w14:paraId="704F14E3" w14:textId="77777777" w:rsidR="007D09B7" w:rsidRDefault="00000000">
                  <w:pPr>
                    <w:jc w:val="center"/>
                    <w:rPr>
                      <w:ins w:id="2329" w:author="Inge Christoffer Olsen" w:date="2026-10-07T12:16:00Z" w16du:dateUtc="2026-10-07T10:16:00Z"/>
                    </w:rPr>
                  </w:pPr>
                  <w:ins w:id="2330" w:author="Inge Christoffer Olsen" w:date="2026-10-07T12:16:00Z" w16du:dateUtc="2026-10-07T10:16:00Z">
                    <w:r>
                      <w:t>yes/no/not asked/no answer</w:t>
                    </w:r>
                  </w:ins>
                </w:p>
              </w:tc>
              <w:tc>
                <w:tcPr>
                  <w:tcW w:w="1980" w:type="dxa"/>
                </w:tcPr>
                <w:p w14:paraId="24E13437" w14:textId="77777777" w:rsidR="007D09B7" w:rsidRDefault="00000000">
                  <w:pPr>
                    <w:jc w:val="center"/>
                    <w:rPr>
                      <w:ins w:id="2331" w:author="Inge Christoffer Olsen" w:date="2026-10-07T12:16:00Z" w16du:dateUtc="2026-10-07T10:16:00Z"/>
                    </w:rPr>
                  </w:pPr>
                  <w:ins w:id="2332" w:author="Inge Christoffer Olsen" w:date="2026-10-07T12:16:00Z" w16du:dateUtc="2026-10-07T10:16:00Z">
                    <w:r>
                      <w:t>Operative delivery: was the intervention performed?</w:t>
                    </w:r>
                  </w:ins>
                </w:p>
              </w:tc>
            </w:tr>
            <w:tr w:rsidR="007D09B7" w14:paraId="12A0806E" w14:textId="77777777">
              <w:trPr>
                <w:ins w:id="2333" w:author="Inge Christoffer Olsen" w:date="2026-10-07T12:16:00Z" w16du:dateUtc="2026-10-07T10:16:00Z"/>
              </w:trPr>
              <w:tc>
                <w:tcPr>
                  <w:tcW w:w="735" w:type="dxa"/>
                </w:tcPr>
                <w:p w14:paraId="12DAEDFD" w14:textId="77777777" w:rsidR="007D09B7" w:rsidRDefault="007D09B7">
                  <w:pPr>
                    <w:rPr>
                      <w:ins w:id="2334" w:author="Inge Christoffer Olsen" w:date="2026-10-07T12:16:00Z" w16du:dateUtc="2026-10-07T10:16:00Z"/>
                    </w:rPr>
                  </w:pPr>
                </w:p>
              </w:tc>
              <w:tc>
                <w:tcPr>
                  <w:tcW w:w="2206" w:type="dxa"/>
                </w:tcPr>
                <w:p w14:paraId="73E8B795" w14:textId="77777777" w:rsidR="007D09B7" w:rsidRDefault="00000000">
                  <w:pPr>
                    <w:jc w:val="center"/>
                    <w:rPr>
                      <w:ins w:id="2335" w:author="Inge Christoffer Olsen" w:date="2026-10-07T12:16:00Z" w16du:dateUtc="2026-10-07T10:16:00Z"/>
                    </w:rPr>
                  </w:pPr>
                  <w:ins w:id="2336" w:author="Inge Christoffer Olsen" w:date="2026-10-07T12:16:00Z" w16du:dateUtc="2026-10-07T10:16:00Z">
                    <w:r>
                      <w:t>Oxytocin IM post partum: was the intervention performed?</w:t>
                    </w:r>
                  </w:ins>
                </w:p>
              </w:tc>
              <w:tc>
                <w:tcPr>
                  <w:tcW w:w="2234" w:type="dxa"/>
                </w:tcPr>
                <w:p w14:paraId="41D7C391" w14:textId="77777777" w:rsidR="007D09B7" w:rsidRDefault="00000000">
                  <w:pPr>
                    <w:jc w:val="center"/>
                    <w:rPr>
                      <w:ins w:id="2337" w:author="Inge Christoffer Olsen" w:date="2026-10-07T12:16:00Z" w16du:dateUtc="2026-10-07T10:16:00Z"/>
                    </w:rPr>
                  </w:pPr>
                  <w:ins w:id="2338" w:author="Inge Christoffer Olsen" w:date="2026-10-07T12:16:00Z" w16du:dateUtc="2026-10-07T10:16:00Z">
                    <w:r>
                      <w:t>Oxytocin im. post partum</w:t>
                    </w:r>
                  </w:ins>
                </w:p>
              </w:tc>
              <w:tc>
                <w:tcPr>
                  <w:tcW w:w="763" w:type="dxa"/>
                </w:tcPr>
                <w:p w14:paraId="0D7675DC" w14:textId="77777777" w:rsidR="007D09B7" w:rsidRDefault="00000000">
                  <w:pPr>
                    <w:jc w:val="center"/>
                    <w:rPr>
                      <w:ins w:id="2339" w:author="Inge Christoffer Olsen" w:date="2026-10-07T12:16:00Z" w16du:dateUtc="2026-10-07T10:16:00Z"/>
                    </w:rPr>
                  </w:pPr>
                  <w:ins w:id="2340" w:author="Inge Christoffer Olsen" w:date="2026-10-07T12:16:00Z" w16du:dateUtc="2026-10-07T10:16:00Z">
                    <w:r>
                      <w:t>yes/no</w:t>
                    </w:r>
                  </w:ins>
                </w:p>
              </w:tc>
              <w:tc>
                <w:tcPr>
                  <w:tcW w:w="1980" w:type="dxa"/>
                </w:tcPr>
                <w:p w14:paraId="149426C8" w14:textId="77777777" w:rsidR="007D09B7" w:rsidRDefault="007D09B7">
                  <w:pPr>
                    <w:rPr>
                      <w:ins w:id="2341" w:author="Inge Christoffer Olsen" w:date="2026-10-07T12:16:00Z" w16du:dateUtc="2026-10-07T10:16:00Z"/>
                    </w:rPr>
                  </w:pPr>
                </w:p>
              </w:tc>
            </w:tr>
            <w:tr w:rsidR="007D09B7" w14:paraId="4F33A28A" w14:textId="77777777">
              <w:trPr>
                <w:ins w:id="2342" w:author="Inge Christoffer Olsen" w:date="2026-10-07T12:16:00Z" w16du:dateUtc="2026-10-07T10:16:00Z"/>
              </w:trPr>
              <w:tc>
                <w:tcPr>
                  <w:tcW w:w="735" w:type="dxa"/>
                </w:tcPr>
                <w:p w14:paraId="326BB129" w14:textId="77777777" w:rsidR="007D09B7" w:rsidRDefault="007D09B7">
                  <w:pPr>
                    <w:rPr>
                      <w:ins w:id="2343" w:author="Inge Christoffer Olsen" w:date="2026-10-07T12:16:00Z" w16du:dateUtc="2026-10-07T10:16:00Z"/>
                    </w:rPr>
                  </w:pPr>
                </w:p>
              </w:tc>
              <w:tc>
                <w:tcPr>
                  <w:tcW w:w="2206" w:type="dxa"/>
                </w:tcPr>
                <w:p w14:paraId="68784A62" w14:textId="77777777" w:rsidR="007D09B7" w:rsidRDefault="00000000">
                  <w:pPr>
                    <w:jc w:val="center"/>
                    <w:rPr>
                      <w:ins w:id="2344" w:author="Inge Christoffer Olsen" w:date="2026-10-07T12:16:00Z" w16du:dateUtc="2026-10-07T10:16:00Z"/>
                    </w:rPr>
                  </w:pPr>
                  <w:ins w:id="2345" w:author="Inge Christoffer Olsen" w:date="2026-10-07T12:16:00Z" w16du:dateUtc="2026-10-07T10:16:00Z">
                    <w:r>
                      <w:t>Oxytocin IM post partum: was the woman informed?</w:t>
                    </w:r>
                  </w:ins>
                </w:p>
              </w:tc>
              <w:tc>
                <w:tcPr>
                  <w:tcW w:w="2234" w:type="dxa"/>
                </w:tcPr>
                <w:p w14:paraId="69CA7F4B" w14:textId="77777777" w:rsidR="007D09B7" w:rsidRDefault="00000000">
                  <w:pPr>
                    <w:jc w:val="center"/>
                    <w:rPr>
                      <w:ins w:id="2346" w:author="Inge Christoffer Olsen" w:date="2026-10-07T12:16:00Z" w16du:dateUtc="2026-10-07T10:16:00Z"/>
                    </w:rPr>
                  </w:pPr>
                  <w:ins w:id="2347" w:author="Inge Christoffer Olsen" w:date="2026-10-07T12:16:00Z" w16du:dateUtc="2026-10-07T10:16:00Z">
                    <w:r>
                      <w:t>Hvis oxytocin im. post partum - ble kvinnen informert</w:t>
                    </w:r>
                  </w:ins>
                </w:p>
              </w:tc>
              <w:tc>
                <w:tcPr>
                  <w:tcW w:w="763" w:type="dxa"/>
                </w:tcPr>
                <w:p w14:paraId="18825D74" w14:textId="77777777" w:rsidR="007D09B7" w:rsidRDefault="00000000">
                  <w:pPr>
                    <w:jc w:val="center"/>
                    <w:rPr>
                      <w:ins w:id="2348" w:author="Inge Christoffer Olsen" w:date="2026-10-07T12:16:00Z" w16du:dateUtc="2026-10-07T10:16:00Z"/>
                    </w:rPr>
                  </w:pPr>
                  <w:ins w:id="2349" w:author="Inge Christoffer Olsen" w:date="2026-10-07T12:16:00Z" w16du:dateUtc="2026-10-07T10:16:00Z">
                    <w:r>
                      <w:t>yes/no</w:t>
                    </w:r>
                  </w:ins>
                </w:p>
              </w:tc>
              <w:tc>
                <w:tcPr>
                  <w:tcW w:w="1980" w:type="dxa"/>
                </w:tcPr>
                <w:p w14:paraId="5C47F29F" w14:textId="77777777" w:rsidR="007D09B7" w:rsidRDefault="00000000">
                  <w:pPr>
                    <w:jc w:val="center"/>
                    <w:rPr>
                      <w:ins w:id="2350" w:author="Inge Christoffer Olsen" w:date="2026-10-07T12:16:00Z" w16du:dateUtc="2026-10-07T10:16:00Z"/>
                    </w:rPr>
                  </w:pPr>
                  <w:ins w:id="2351" w:author="Inge Christoffer Olsen" w:date="2026-10-07T12:16:00Z" w16du:dateUtc="2026-10-07T10:16:00Z">
                    <w:r>
                      <w:t>Oxytocin IM post partum: was the intervention performed?</w:t>
                    </w:r>
                  </w:ins>
                </w:p>
              </w:tc>
            </w:tr>
            <w:tr w:rsidR="007D09B7" w14:paraId="7FE18CD5" w14:textId="77777777">
              <w:trPr>
                <w:ins w:id="2352" w:author="Inge Christoffer Olsen" w:date="2026-10-07T12:16:00Z" w16du:dateUtc="2026-10-07T10:16:00Z"/>
              </w:trPr>
              <w:tc>
                <w:tcPr>
                  <w:tcW w:w="735" w:type="dxa"/>
                </w:tcPr>
                <w:p w14:paraId="0AEF6DBD" w14:textId="77777777" w:rsidR="007D09B7" w:rsidRDefault="007D09B7">
                  <w:pPr>
                    <w:rPr>
                      <w:ins w:id="2353" w:author="Inge Christoffer Olsen" w:date="2026-10-07T12:16:00Z" w16du:dateUtc="2026-10-07T10:16:00Z"/>
                    </w:rPr>
                  </w:pPr>
                </w:p>
              </w:tc>
              <w:tc>
                <w:tcPr>
                  <w:tcW w:w="2206" w:type="dxa"/>
                </w:tcPr>
                <w:p w14:paraId="1E51AAD4" w14:textId="77777777" w:rsidR="007D09B7" w:rsidRDefault="00000000">
                  <w:pPr>
                    <w:jc w:val="center"/>
                    <w:rPr>
                      <w:ins w:id="2354" w:author="Inge Christoffer Olsen" w:date="2026-10-07T12:16:00Z" w16du:dateUtc="2026-10-07T10:16:00Z"/>
                    </w:rPr>
                  </w:pPr>
                  <w:ins w:id="2355" w:author="Inge Christoffer Olsen" w:date="2026-10-07T12:16:00Z" w16du:dateUtc="2026-10-07T10:16:00Z">
                    <w:r>
                      <w:t>Oxytocin IM post partum: did she agree?</w:t>
                    </w:r>
                  </w:ins>
                </w:p>
              </w:tc>
              <w:tc>
                <w:tcPr>
                  <w:tcW w:w="2234" w:type="dxa"/>
                </w:tcPr>
                <w:p w14:paraId="3E133F36" w14:textId="77777777" w:rsidR="007D09B7" w:rsidRDefault="00000000">
                  <w:pPr>
                    <w:jc w:val="center"/>
                    <w:rPr>
                      <w:ins w:id="2356" w:author="Inge Christoffer Olsen" w:date="2026-10-07T12:16:00Z" w16du:dateUtc="2026-10-07T10:16:00Z"/>
                    </w:rPr>
                  </w:pPr>
                  <w:ins w:id="2357" w:author="Inge Christoffer Olsen" w:date="2026-10-07T12:16:00Z" w16du:dateUtc="2026-10-07T10:16:00Z">
                    <w:r>
                      <w:t>Hvis oxytocin im. post partum - var hun enig i tiltaket</w:t>
                    </w:r>
                  </w:ins>
                </w:p>
              </w:tc>
              <w:tc>
                <w:tcPr>
                  <w:tcW w:w="763" w:type="dxa"/>
                </w:tcPr>
                <w:p w14:paraId="036CDD4D" w14:textId="77777777" w:rsidR="007D09B7" w:rsidRDefault="00000000">
                  <w:pPr>
                    <w:jc w:val="center"/>
                    <w:rPr>
                      <w:ins w:id="2358" w:author="Inge Christoffer Olsen" w:date="2026-10-07T12:16:00Z" w16du:dateUtc="2026-10-07T10:16:00Z"/>
                    </w:rPr>
                  </w:pPr>
                  <w:ins w:id="2359" w:author="Inge Christoffer Olsen" w:date="2026-10-07T12:16:00Z" w16du:dateUtc="2026-10-07T10:16:00Z">
                    <w:r>
                      <w:t>yes/no/not asked/no answer</w:t>
                    </w:r>
                  </w:ins>
                </w:p>
              </w:tc>
              <w:tc>
                <w:tcPr>
                  <w:tcW w:w="1980" w:type="dxa"/>
                </w:tcPr>
                <w:p w14:paraId="02728EEB" w14:textId="77777777" w:rsidR="007D09B7" w:rsidRDefault="00000000">
                  <w:pPr>
                    <w:jc w:val="center"/>
                    <w:rPr>
                      <w:ins w:id="2360" w:author="Inge Christoffer Olsen" w:date="2026-10-07T12:16:00Z" w16du:dateUtc="2026-10-07T10:16:00Z"/>
                    </w:rPr>
                  </w:pPr>
                  <w:ins w:id="2361" w:author="Inge Christoffer Olsen" w:date="2026-10-07T12:16:00Z" w16du:dateUtc="2026-10-07T10:16:00Z">
                    <w:r>
                      <w:t>Oxytocin IM post partum: was the intervention performed?</w:t>
                    </w:r>
                  </w:ins>
                </w:p>
              </w:tc>
            </w:tr>
            <w:tr w:rsidR="007D09B7" w14:paraId="178254F0" w14:textId="77777777">
              <w:trPr>
                <w:ins w:id="2362" w:author="Inge Christoffer Olsen" w:date="2026-10-07T12:16:00Z" w16du:dateUtc="2026-10-07T10:16:00Z"/>
              </w:trPr>
              <w:tc>
                <w:tcPr>
                  <w:tcW w:w="735" w:type="dxa"/>
                </w:tcPr>
                <w:p w14:paraId="0AE4C1D1" w14:textId="77777777" w:rsidR="007D09B7" w:rsidRDefault="007D09B7">
                  <w:pPr>
                    <w:rPr>
                      <w:ins w:id="2363" w:author="Inge Christoffer Olsen" w:date="2026-10-07T12:16:00Z" w16du:dateUtc="2026-10-07T10:16:00Z"/>
                    </w:rPr>
                  </w:pPr>
                </w:p>
              </w:tc>
              <w:tc>
                <w:tcPr>
                  <w:tcW w:w="2206" w:type="dxa"/>
                </w:tcPr>
                <w:p w14:paraId="04EC31B1" w14:textId="77777777" w:rsidR="007D09B7" w:rsidRDefault="00000000">
                  <w:pPr>
                    <w:jc w:val="center"/>
                    <w:rPr>
                      <w:ins w:id="2364" w:author="Inge Christoffer Olsen" w:date="2026-10-07T12:16:00Z" w16du:dateUtc="2026-10-07T10:16:00Z"/>
                    </w:rPr>
                  </w:pPr>
                  <w:ins w:id="2365" w:author="Inge Christoffer Olsen" w:date="2026-10-07T12:16:00Z" w16du:dateUtc="2026-10-07T10:16:00Z">
                    <w:r>
                      <w:t>Vitamin K IM: was the intervention performed?</w:t>
                    </w:r>
                  </w:ins>
                </w:p>
              </w:tc>
              <w:tc>
                <w:tcPr>
                  <w:tcW w:w="2234" w:type="dxa"/>
                </w:tcPr>
                <w:p w14:paraId="743B00B4" w14:textId="77777777" w:rsidR="007D09B7" w:rsidRDefault="00000000">
                  <w:pPr>
                    <w:jc w:val="center"/>
                    <w:rPr>
                      <w:ins w:id="2366" w:author="Inge Christoffer Olsen" w:date="2026-10-07T12:16:00Z" w16du:dateUtc="2026-10-07T10:16:00Z"/>
                    </w:rPr>
                  </w:pPr>
                  <w:ins w:id="2367" w:author="Inge Christoffer Olsen" w:date="2026-10-07T12:16:00Z" w16du:dateUtc="2026-10-07T10:16:00Z">
                    <w:r>
                      <w:t>K-vit im</w:t>
                    </w:r>
                  </w:ins>
                </w:p>
              </w:tc>
              <w:tc>
                <w:tcPr>
                  <w:tcW w:w="763" w:type="dxa"/>
                </w:tcPr>
                <w:p w14:paraId="1696FC71" w14:textId="77777777" w:rsidR="007D09B7" w:rsidRDefault="00000000">
                  <w:pPr>
                    <w:jc w:val="center"/>
                    <w:rPr>
                      <w:ins w:id="2368" w:author="Inge Christoffer Olsen" w:date="2026-10-07T12:16:00Z" w16du:dateUtc="2026-10-07T10:16:00Z"/>
                    </w:rPr>
                  </w:pPr>
                  <w:ins w:id="2369" w:author="Inge Christoffer Olsen" w:date="2026-10-07T12:16:00Z" w16du:dateUtc="2026-10-07T10:16:00Z">
                    <w:r>
                      <w:t>yes/no</w:t>
                    </w:r>
                  </w:ins>
                </w:p>
              </w:tc>
              <w:tc>
                <w:tcPr>
                  <w:tcW w:w="1980" w:type="dxa"/>
                </w:tcPr>
                <w:p w14:paraId="395F490D" w14:textId="77777777" w:rsidR="007D09B7" w:rsidRDefault="007D09B7">
                  <w:pPr>
                    <w:rPr>
                      <w:ins w:id="2370" w:author="Inge Christoffer Olsen" w:date="2026-10-07T12:16:00Z" w16du:dateUtc="2026-10-07T10:16:00Z"/>
                    </w:rPr>
                  </w:pPr>
                </w:p>
              </w:tc>
            </w:tr>
            <w:tr w:rsidR="007D09B7" w14:paraId="1C47C643" w14:textId="77777777">
              <w:trPr>
                <w:ins w:id="2371" w:author="Inge Christoffer Olsen" w:date="2026-10-07T12:16:00Z" w16du:dateUtc="2026-10-07T10:16:00Z"/>
              </w:trPr>
              <w:tc>
                <w:tcPr>
                  <w:tcW w:w="735" w:type="dxa"/>
                </w:tcPr>
                <w:p w14:paraId="7E012D29" w14:textId="77777777" w:rsidR="007D09B7" w:rsidRDefault="007D09B7">
                  <w:pPr>
                    <w:rPr>
                      <w:ins w:id="2372" w:author="Inge Christoffer Olsen" w:date="2026-10-07T12:16:00Z" w16du:dateUtc="2026-10-07T10:16:00Z"/>
                    </w:rPr>
                  </w:pPr>
                </w:p>
              </w:tc>
              <w:tc>
                <w:tcPr>
                  <w:tcW w:w="2206" w:type="dxa"/>
                </w:tcPr>
                <w:p w14:paraId="0E2E8405" w14:textId="77777777" w:rsidR="007D09B7" w:rsidRDefault="00000000">
                  <w:pPr>
                    <w:jc w:val="center"/>
                    <w:rPr>
                      <w:ins w:id="2373" w:author="Inge Christoffer Olsen" w:date="2026-10-07T12:16:00Z" w16du:dateUtc="2026-10-07T10:16:00Z"/>
                    </w:rPr>
                  </w:pPr>
                  <w:ins w:id="2374" w:author="Inge Christoffer Olsen" w:date="2026-10-07T12:16:00Z" w16du:dateUtc="2026-10-07T10:16:00Z">
                    <w:r>
                      <w:t>Vitamin K IM: was the woman informed?</w:t>
                    </w:r>
                  </w:ins>
                </w:p>
              </w:tc>
              <w:tc>
                <w:tcPr>
                  <w:tcW w:w="2234" w:type="dxa"/>
                </w:tcPr>
                <w:p w14:paraId="298B6C8A" w14:textId="77777777" w:rsidR="007D09B7" w:rsidRDefault="00000000">
                  <w:pPr>
                    <w:jc w:val="center"/>
                    <w:rPr>
                      <w:ins w:id="2375" w:author="Inge Christoffer Olsen" w:date="2026-10-07T12:16:00Z" w16du:dateUtc="2026-10-07T10:16:00Z"/>
                    </w:rPr>
                  </w:pPr>
                  <w:ins w:id="2376" w:author="Inge Christoffer Olsen" w:date="2026-10-07T12:16:00Z" w16du:dateUtc="2026-10-07T10:16:00Z">
                    <w:r>
                      <w:t>Hvis k-vit im - ble kvinnen informert</w:t>
                    </w:r>
                  </w:ins>
                </w:p>
              </w:tc>
              <w:tc>
                <w:tcPr>
                  <w:tcW w:w="763" w:type="dxa"/>
                </w:tcPr>
                <w:p w14:paraId="64CFB0DD" w14:textId="77777777" w:rsidR="007D09B7" w:rsidRDefault="00000000">
                  <w:pPr>
                    <w:jc w:val="center"/>
                    <w:rPr>
                      <w:ins w:id="2377" w:author="Inge Christoffer Olsen" w:date="2026-10-07T12:16:00Z" w16du:dateUtc="2026-10-07T10:16:00Z"/>
                    </w:rPr>
                  </w:pPr>
                  <w:ins w:id="2378" w:author="Inge Christoffer Olsen" w:date="2026-10-07T12:16:00Z" w16du:dateUtc="2026-10-07T10:16:00Z">
                    <w:r>
                      <w:t>yes/no</w:t>
                    </w:r>
                  </w:ins>
                </w:p>
              </w:tc>
              <w:tc>
                <w:tcPr>
                  <w:tcW w:w="1980" w:type="dxa"/>
                </w:tcPr>
                <w:p w14:paraId="0EC0FA1C" w14:textId="77777777" w:rsidR="007D09B7" w:rsidRDefault="00000000">
                  <w:pPr>
                    <w:jc w:val="center"/>
                    <w:rPr>
                      <w:ins w:id="2379" w:author="Inge Christoffer Olsen" w:date="2026-10-07T12:16:00Z" w16du:dateUtc="2026-10-07T10:16:00Z"/>
                    </w:rPr>
                  </w:pPr>
                  <w:ins w:id="2380" w:author="Inge Christoffer Olsen" w:date="2026-10-07T12:16:00Z" w16du:dateUtc="2026-10-07T10:16:00Z">
                    <w:r>
                      <w:t>Vitamin K IM: was the intervention performed?</w:t>
                    </w:r>
                  </w:ins>
                </w:p>
              </w:tc>
            </w:tr>
            <w:tr w:rsidR="007D09B7" w14:paraId="261735A7" w14:textId="77777777">
              <w:trPr>
                <w:ins w:id="2381" w:author="Inge Christoffer Olsen" w:date="2026-10-07T12:16:00Z" w16du:dateUtc="2026-10-07T10:16:00Z"/>
              </w:trPr>
              <w:tc>
                <w:tcPr>
                  <w:tcW w:w="735" w:type="dxa"/>
                </w:tcPr>
                <w:p w14:paraId="088DB3C3" w14:textId="77777777" w:rsidR="007D09B7" w:rsidRDefault="007D09B7">
                  <w:pPr>
                    <w:rPr>
                      <w:ins w:id="2382" w:author="Inge Christoffer Olsen" w:date="2026-10-07T12:16:00Z" w16du:dateUtc="2026-10-07T10:16:00Z"/>
                    </w:rPr>
                  </w:pPr>
                </w:p>
              </w:tc>
              <w:tc>
                <w:tcPr>
                  <w:tcW w:w="2206" w:type="dxa"/>
                </w:tcPr>
                <w:p w14:paraId="3F35F4E4" w14:textId="77777777" w:rsidR="007D09B7" w:rsidRDefault="00000000">
                  <w:pPr>
                    <w:jc w:val="center"/>
                    <w:rPr>
                      <w:ins w:id="2383" w:author="Inge Christoffer Olsen" w:date="2026-10-07T12:16:00Z" w16du:dateUtc="2026-10-07T10:16:00Z"/>
                    </w:rPr>
                  </w:pPr>
                  <w:ins w:id="2384" w:author="Inge Christoffer Olsen" w:date="2026-10-07T12:16:00Z" w16du:dateUtc="2026-10-07T10:16:00Z">
                    <w:r>
                      <w:t>Vitamin K IM: did she agree?</w:t>
                    </w:r>
                  </w:ins>
                </w:p>
              </w:tc>
              <w:tc>
                <w:tcPr>
                  <w:tcW w:w="2234" w:type="dxa"/>
                </w:tcPr>
                <w:p w14:paraId="14009963" w14:textId="77777777" w:rsidR="007D09B7" w:rsidRDefault="00000000">
                  <w:pPr>
                    <w:jc w:val="center"/>
                    <w:rPr>
                      <w:ins w:id="2385" w:author="Inge Christoffer Olsen" w:date="2026-10-07T12:16:00Z" w16du:dateUtc="2026-10-07T10:16:00Z"/>
                    </w:rPr>
                  </w:pPr>
                  <w:ins w:id="2386" w:author="Inge Christoffer Olsen" w:date="2026-10-07T12:16:00Z" w16du:dateUtc="2026-10-07T10:16:00Z">
                    <w:r>
                      <w:t>Hvis k-vit im - var hun enig i tiltaket</w:t>
                    </w:r>
                  </w:ins>
                </w:p>
              </w:tc>
              <w:tc>
                <w:tcPr>
                  <w:tcW w:w="763" w:type="dxa"/>
                </w:tcPr>
                <w:p w14:paraId="7609142C" w14:textId="77777777" w:rsidR="007D09B7" w:rsidRDefault="00000000">
                  <w:pPr>
                    <w:jc w:val="center"/>
                    <w:rPr>
                      <w:ins w:id="2387" w:author="Inge Christoffer Olsen" w:date="2026-10-07T12:16:00Z" w16du:dateUtc="2026-10-07T10:16:00Z"/>
                    </w:rPr>
                  </w:pPr>
                  <w:ins w:id="2388" w:author="Inge Christoffer Olsen" w:date="2026-10-07T12:16:00Z" w16du:dateUtc="2026-10-07T10:16:00Z">
                    <w:r>
                      <w:t>yes/no/not asked/no answer</w:t>
                    </w:r>
                  </w:ins>
                </w:p>
              </w:tc>
              <w:tc>
                <w:tcPr>
                  <w:tcW w:w="1980" w:type="dxa"/>
                </w:tcPr>
                <w:p w14:paraId="5557D870" w14:textId="77777777" w:rsidR="007D09B7" w:rsidRDefault="00000000">
                  <w:pPr>
                    <w:jc w:val="center"/>
                    <w:rPr>
                      <w:ins w:id="2389" w:author="Inge Christoffer Olsen" w:date="2026-10-07T12:16:00Z" w16du:dateUtc="2026-10-07T10:16:00Z"/>
                    </w:rPr>
                  </w:pPr>
                  <w:ins w:id="2390" w:author="Inge Christoffer Olsen" w:date="2026-10-07T12:16:00Z" w16du:dateUtc="2026-10-07T10:16:00Z">
                    <w:r>
                      <w:t>Vitamin K IM: was the intervention performed?</w:t>
                    </w:r>
                  </w:ins>
                </w:p>
              </w:tc>
            </w:tr>
            <w:tr w:rsidR="007D09B7" w14:paraId="111FE737" w14:textId="77777777">
              <w:trPr>
                <w:ins w:id="2391" w:author="Inge Christoffer Olsen" w:date="2026-10-07T12:16:00Z" w16du:dateUtc="2026-10-07T10:16:00Z"/>
              </w:trPr>
              <w:tc>
                <w:tcPr>
                  <w:tcW w:w="735" w:type="dxa"/>
                </w:tcPr>
                <w:p w14:paraId="63720FE6" w14:textId="77777777" w:rsidR="007D09B7" w:rsidRDefault="00000000">
                  <w:pPr>
                    <w:jc w:val="center"/>
                    <w:rPr>
                      <w:ins w:id="2392" w:author="Inge Christoffer Olsen" w:date="2026-10-07T12:16:00Z" w16du:dateUtc="2026-10-07T10:16:00Z"/>
                    </w:rPr>
                  </w:pPr>
                  <w:ins w:id="2393" w:author="Inge Christoffer Olsen" w:date="2026-10-07T12:16:00Z" w16du:dateUtc="2026-10-07T10:16:00Z">
                    <w:r>
                      <w:t>Labour companionship</w:t>
                    </w:r>
                  </w:ins>
                </w:p>
              </w:tc>
              <w:tc>
                <w:tcPr>
                  <w:tcW w:w="2206" w:type="dxa"/>
                </w:tcPr>
                <w:p w14:paraId="29D8C84B" w14:textId="77777777" w:rsidR="007D09B7" w:rsidRDefault="00000000">
                  <w:pPr>
                    <w:jc w:val="center"/>
                    <w:rPr>
                      <w:ins w:id="2394" w:author="Inge Christoffer Olsen" w:date="2026-10-07T12:16:00Z" w16du:dateUtc="2026-10-07T10:16:00Z"/>
                    </w:rPr>
                  </w:pPr>
                  <w:ins w:id="2395" w:author="Inge Christoffer Olsen" w:date="2026-10-07T12:16:00Z" w16du:dateUtc="2026-10-07T10:16:00Z">
                    <w:r>
                      <w:t>Companion: Partner</w:t>
                    </w:r>
                  </w:ins>
                </w:p>
              </w:tc>
              <w:tc>
                <w:tcPr>
                  <w:tcW w:w="2234" w:type="dxa"/>
                </w:tcPr>
                <w:p w14:paraId="7C88A1A3" w14:textId="77777777" w:rsidR="007D09B7" w:rsidRDefault="00000000">
                  <w:pPr>
                    <w:jc w:val="center"/>
                    <w:rPr>
                      <w:ins w:id="2396" w:author="Inge Christoffer Olsen" w:date="2026-10-07T12:16:00Z" w16du:dateUtc="2026-10-07T10:16:00Z"/>
                    </w:rPr>
                  </w:pPr>
                  <w:ins w:id="2397" w:author="Inge Christoffer Olsen" w:date="2026-10-07T12:16:00Z" w16du:dateUtc="2026-10-07T10:16:00Z">
                    <w:r>
                      <w:t>Hvem har kvinnen med seg som støtteperson: Partner</w:t>
                    </w:r>
                  </w:ins>
                </w:p>
              </w:tc>
              <w:tc>
                <w:tcPr>
                  <w:tcW w:w="763" w:type="dxa"/>
                </w:tcPr>
                <w:p w14:paraId="20ADD37E" w14:textId="77777777" w:rsidR="007D09B7" w:rsidRDefault="00000000">
                  <w:pPr>
                    <w:jc w:val="center"/>
                    <w:rPr>
                      <w:ins w:id="2398" w:author="Inge Christoffer Olsen" w:date="2026-10-07T12:16:00Z" w16du:dateUtc="2026-10-07T10:16:00Z"/>
                    </w:rPr>
                  </w:pPr>
                  <w:ins w:id="2399" w:author="Inge Christoffer Olsen" w:date="2026-10-07T12:16:00Z" w16du:dateUtc="2026-10-07T10:16:00Z">
                    <w:r>
                      <w:t>ticked/not ticked</w:t>
                    </w:r>
                  </w:ins>
                </w:p>
              </w:tc>
              <w:tc>
                <w:tcPr>
                  <w:tcW w:w="1980" w:type="dxa"/>
                </w:tcPr>
                <w:p w14:paraId="47974431" w14:textId="77777777" w:rsidR="007D09B7" w:rsidRDefault="007D09B7">
                  <w:pPr>
                    <w:rPr>
                      <w:ins w:id="2400" w:author="Inge Christoffer Olsen" w:date="2026-10-07T12:16:00Z" w16du:dateUtc="2026-10-07T10:16:00Z"/>
                    </w:rPr>
                  </w:pPr>
                </w:p>
              </w:tc>
            </w:tr>
            <w:tr w:rsidR="007D09B7" w14:paraId="596D7881" w14:textId="77777777">
              <w:trPr>
                <w:ins w:id="2401" w:author="Inge Christoffer Olsen" w:date="2026-10-07T12:16:00Z" w16du:dateUtc="2026-10-07T10:16:00Z"/>
              </w:trPr>
              <w:tc>
                <w:tcPr>
                  <w:tcW w:w="735" w:type="dxa"/>
                </w:tcPr>
                <w:p w14:paraId="0FF5F38A" w14:textId="77777777" w:rsidR="007D09B7" w:rsidRDefault="007D09B7">
                  <w:pPr>
                    <w:rPr>
                      <w:ins w:id="2402" w:author="Inge Christoffer Olsen" w:date="2026-10-07T12:16:00Z" w16du:dateUtc="2026-10-07T10:16:00Z"/>
                    </w:rPr>
                  </w:pPr>
                </w:p>
              </w:tc>
              <w:tc>
                <w:tcPr>
                  <w:tcW w:w="2206" w:type="dxa"/>
                </w:tcPr>
                <w:p w14:paraId="698C9E57" w14:textId="77777777" w:rsidR="007D09B7" w:rsidRDefault="00000000">
                  <w:pPr>
                    <w:jc w:val="center"/>
                    <w:rPr>
                      <w:ins w:id="2403" w:author="Inge Christoffer Olsen" w:date="2026-10-07T12:16:00Z" w16du:dateUtc="2026-10-07T10:16:00Z"/>
                    </w:rPr>
                  </w:pPr>
                  <w:ins w:id="2404" w:author="Inge Christoffer Olsen" w:date="2026-10-07T12:16:00Z" w16du:dateUtc="2026-10-07T10:16:00Z">
                    <w:r>
                      <w:t>Companion: Multicultural doula</w:t>
                    </w:r>
                  </w:ins>
                </w:p>
              </w:tc>
              <w:tc>
                <w:tcPr>
                  <w:tcW w:w="2234" w:type="dxa"/>
                </w:tcPr>
                <w:p w14:paraId="52A36C0F" w14:textId="77777777" w:rsidR="007D09B7" w:rsidRDefault="00000000">
                  <w:pPr>
                    <w:jc w:val="center"/>
                    <w:rPr>
                      <w:ins w:id="2405" w:author="Inge Christoffer Olsen" w:date="2026-10-07T12:16:00Z" w16du:dateUtc="2026-10-07T10:16:00Z"/>
                    </w:rPr>
                  </w:pPr>
                  <w:ins w:id="2406" w:author="Inge Christoffer Olsen" w:date="2026-10-07T12:16:00Z" w16du:dateUtc="2026-10-07T10:16:00Z">
                    <w:r>
                      <w:t>Hvem har kvinnen med seg som støtteperson: Flerkulturell doula †</w:t>
                    </w:r>
                  </w:ins>
                </w:p>
              </w:tc>
              <w:tc>
                <w:tcPr>
                  <w:tcW w:w="763" w:type="dxa"/>
                </w:tcPr>
                <w:p w14:paraId="62757056" w14:textId="77777777" w:rsidR="007D09B7" w:rsidRDefault="00000000">
                  <w:pPr>
                    <w:jc w:val="center"/>
                    <w:rPr>
                      <w:ins w:id="2407" w:author="Inge Christoffer Olsen" w:date="2026-10-07T12:16:00Z" w16du:dateUtc="2026-10-07T10:16:00Z"/>
                    </w:rPr>
                  </w:pPr>
                  <w:ins w:id="2408" w:author="Inge Christoffer Olsen" w:date="2026-10-07T12:16:00Z" w16du:dateUtc="2026-10-07T10:16:00Z">
                    <w:r>
                      <w:t>ticked/not ticked</w:t>
                    </w:r>
                  </w:ins>
                </w:p>
              </w:tc>
              <w:tc>
                <w:tcPr>
                  <w:tcW w:w="1980" w:type="dxa"/>
                </w:tcPr>
                <w:p w14:paraId="4E637ADE" w14:textId="77777777" w:rsidR="007D09B7" w:rsidRDefault="007D09B7">
                  <w:pPr>
                    <w:rPr>
                      <w:ins w:id="2409" w:author="Inge Christoffer Olsen" w:date="2026-10-07T12:16:00Z" w16du:dateUtc="2026-10-07T10:16:00Z"/>
                    </w:rPr>
                  </w:pPr>
                </w:p>
              </w:tc>
            </w:tr>
            <w:tr w:rsidR="007D09B7" w14:paraId="5185E50E" w14:textId="77777777">
              <w:trPr>
                <w:ins w:id="2410" w:author="Inge Christoffer Olsen" w:date="2026-10-07T12:16:00Z" w16du:dateUtc="2026-10-07T10:16:00Z"/>
              </w:trPr>
              <w:tc>
                <w:tcPr>
                  <w:tcW w:w="735" w:type="dxa"/>
                </w:tcPr>
                <w:p w14:paraId="57B4CF3E" w14:textId="77777777" w:rsidR="007D09B7" w:rsidRDefault="007D09B7">
                  <w:pPr>
                    <w:rPr>
                      <w:ins w:id="2411" w:author="Inge Christoffer Olsen" w:date="2026-10-07T12:16:00Z" w16du:dateUtc="2026-10-07T10:16:00Z"/>
                    </w:rPr>
                  </w:pPr>
                </w:p>
              </w:tc>
              <w:tc>
                <w:tcPr>
                  <w:tcW w:w="2206" w:type="dxa"/>
                </w:tcPr>
                <w:p w14:paraId="4E7F6A52" w14:textId="77777777" w:rsidR="007D09B7" w:rsidRDefault="00000000">
                  <w:pPr>
                    <w:jc w:val="center"/>
                    <w:rPr>
                      <w:ins w:id="2412" w:author="Inge Christoffer Olsen" w:date="2026-10-07T12:16:00Z" w16du:dateUtc="2026-10-07T10:16:00Z"/>
                    </w:rPr>
                  </w:pPr>
                  <w:ins w:id="2413" w:author="Inge Christoffer Olsen" w:date="2026-10-07T12:16:00Z" w16du:dateUtc="2026-10-07T10:16:00Z">
                    <w:r>
                      <w:t>Companion: Doula</w:t>
                    </w:r>
                  </w:ins>
                </w:p>
              </w:tc>
              <w:tc>
                <w:tcPr>
                  <w:tcW w:w="2234" w:type="dxa"/>
                </w:tcPr>
                <w:p w14:paraId="091E9BBE" w14:textId="77777777" w:rsidR="007D09B7" w:rsidRDefault="00000000">
                  <w:pPr>
                    <w:jc w:val="center"/>
                    <w:rPr>
                      <w:ins w:id="2414" w:author="Inge Christoffer Olsen" w:date="2026-10-07T12:16:00Z" w16du:dateUtc="2026-10-07T10:16:00Z"/>
                    </w:rPr>
                  </w:pPr>
                  <w:ins w:id="2415" w:author="Inge Christoffer Olsen" w:date="2026-10-07T12:16:00Z" w16du:dateUtc="2026-10-07T10:16:00Z">
                    <w:r>
                      <w:t>Hvem har kvinnen med seg som støtteperson: Doula</w:t>
                    </w:r>
                  </w:ins>
                </w:p>
              </w:tc>
              <w:tc>
                <w:tcPr>
                  <w:tcW w:w="763" w:type="dxa"/>
                </w:tcPr>
                <w:p w14:paraId="7649743A" w14:textId="77777777" w:rsidR="007D09B7" w:rsidRDefault="00000000">
                  <w:pPr>
                    <w:jc w:val="center"/>
                    <w:rPr>
                      <w:ins w:id="2416" w:author="Inge Christoffer Olsen" w:date="2026-10-07T12:16:00Z" w16du:dateUtc="2026-10-07T10:16:00Z"/>
                    </w:rPr>
                  </w:pPr>
                  <w:ins w:id="2417" w:author="Inge Christoffer Olsen" w:date="2026-10-07T12:16:00Z" w16du:dateUtc="2026-10-07T10:16:00Z">
                    <w:r>
                      <w:t>ticked/not ticked</w:t>
                    </w:r>
                  </w:ins>
                </w:p>
              </w:tc>
              <w:tc>
                <w:tcPr>
                  <w:tcW w:w="1980" w:type="dxa"/>
                </w:tcPr>
                <w:p w14:paraId="7AFCDBB7" w14:textId="77777777" w:rsidR="007D09B7" w:rsidRDefault="007D09B7">
                  <w:pPr>
                    <w:rPr>
                      <w:ins w:id="2418" w:author="Inge Christoffer Olsen" w:date="2026-10-07T12:16:00Z" w16du:dateUtc="2026-10-07T10:16:00Z"/>
                    </w:rPr>
                  </w:pPr>
                </w:p>
              </w:tc>
            </w:tr>
            <w:tr w:rsidR="007D09B7" w14:paraId="4A3D60AC" w14:textId="77777777">
              <w:trPr>
                <w:ins w:id="2419" w:author="Inge Christoffer Olsen" w:date="2026-10-07T12:16:00Z" w16du:dateUtc="2026-10-07T10:16:00Z"/>
              </w:trPr>
              <w:tc>
                <w:tcPr>
                  <w:tcW w:w="735" w:type="dxa"/>
                </w:tcPr>
                <w:p w14:paraId="18B12161" w14:textId="77777777" w:rsidR="007D09B7" w:rsidRDefault="007D09B7">
                  <w:pPr>
                    <w:rPr>
                      <w:ins w:id="2420" w:author="Inge Christoffer Olsen" w:date="2026-10-07T12:16:00Z" w16du:dateUtc="2026-10-07T10:16:00Z"/>
                    </w:rPr>
                  </w:pPr>
                </w:p>
              </w:tc>
              <w:tc>
                <w:tcPr>
                  <w:tcW w:w="2206" w:type="dxa"/>
                </w:tcPr>
                <w:p w14:paraId="5E5A512A" w14:textId="77777777" w:rsidR="007D09B7" w:rsidRDefault="00000000">
                  <w:pPr>
                    <w:jc w:val="center"/>
                    <w:rPr>
                      <w:ins w:id="2421" w:author="Inge Christoffer Olsen" w:date="2026-10-07T12:16:00Z" w16du:dateUtc="2026-10-07T10:16:00Z"/>
                    </w:rPr>
                  </w:pPr>
                  <w:ins w:id="2422" w:author="Inge Christoffer Olsen" w:date="2026-10-07T12:16:00Z" w16du:dateUtc="2026-10-07T10:16:00Z">
                    <w:r>
                      <w:t>Companion: Family</w:t>
                    </w:r>
                  </w:ins>
                </w:p>
              </w:tc>
              <w:tc>
                <w:tcPr>
                  <w:tcW w:w="2234" w:type="dxa"/>
                </w:tcPr>
                <w:p w14:paraId="49E8AAAC" w14:textId="77777777" w:rsidR="007D09B7" w:rsidRDefault="00000000">
                  <w:pPr>
                    <w:jc w:val="center"/>
                    <w:rPr>
                      <w:ins w:id="2423" w:author="Inge Christoffer Olsen" w:date="2026-10-07T12:16:00Z" w16du:dateUtc="2026-10-07T10:16:00Z"/>
                    </w:rPr>
                  </w:pPr>
                  <w:ins w:id="2424" w:author="Inge Christoffer Olsen" w:date="2026-10-07T12:16:00Z" w16du:dateUtc="2026-10-07T10:16:00Z">
                    <w:r>
                      <w:t>Hvem har kvinnen med seg som støtteperson: Familiemedlem</w:t>
                    </w:r>
                  </w:ins>
                </w:p>
              </w:tc>
              <w:tc>
                <w:tcPr>
                  <w:tcW w:w="763" w:type="dxa"/>
                </w:tcPr>
                <w:p w14:paraId="7DE87055" w14:textId="77777777" w:rsidR="007D09B7" w:rsidRDefault="00000000">
                  <w:pPr>
                    <w:jc w:val="center"/>
                    <w:rPr>
                      <w:ins w:id="2425" w:author="Inge Christoffer Olsen" w:date="2026-10-07T12:16:00Z" w16du:dateUtc="2026-10-07T10:16:00Z"/>
                    </w:rPr>
                  </w:pPr>
                  <w:ins w:id="2426" w:author="Inge Christoffer Olsen" w:date="2026-10-07T12:16:00Z" w16du:dateUtc="2026-10-07T10:16:00Z">
                    <w:r>
                      <w:t>ticked/not ticked</w:t>
                    </w:r>
                  </w:ins>
                </w:p>
              </w:tc>
              <w:tc>
                <w:tcPr>
                  <w:tcW w:w="1980" w:type="dxa"/>
                </w:tcPr>
                <w:p w14:paraId="592A63A4" w14:textId="77777777" w:rsidR="007D09B7" w:rsidRDefault="007D09B7">
                  <w:pPr>
                    <w:rPr>
                      <w:ins w:id="2427" w:author="Inge Christoffer Olsen" w:date="2026-10-07T12:16:00Z" w16du:dateUtc="2026-10-07T10:16:00Z"/>
                    </w:rPr>
                  </w:pPr>
                </w:p>
              </w:tc>
            </w:tr>
            <w:tr w:rsidR="007D09B7" w14:paraId="32F23EF9" w14:textId="77777777">
              <w:trPr>
                <w:ins w:id="2428" w:author="Inge Christoffer Olsen" w:date="2026-10-07T12:16:00Z" w16du:dateUtc="2026-10-07T10:16:00Z"/>
              </w:trPr>
              <w:tc>
                <w:tcPr>
                  <w:tcW w:w="735" w:type="dxa"/>
                </w:tcPr>
                <w:p w14:paraId="2FB27503" w14:textId="77777777" w:rsidR="007D09B7" w:rsidRDefault="007D09B7">
                  <w:pPr>
                    <w:rPr>
                      <w:ins w:id="2429" w:author="Inge Christoffer Olsen" w:date="2026-10-07T12:16:00Z" w16du:dateUtc="2026-10-07T10:16:00Z"/>
                    </w:rPr>
                  </w:pPr>
                </w:p>
              </w:tc>
              <w:tc>
                <w:tcPr>
                  <w:tcW w:w="2206" w:type="dxa"/>
                </w:tcPr>
                <w:p w14:paraId="6C3FB55A" w14:textId="77777777" w:rsidR="007D09B7" w:rsidRDefault="00000000">
                  <w:pPr>
                    <w:jc w:val="center"/>
                    <w:rPr>
                      <w:ins w:id="2430" w:author="Inge Christoffer Olsen" w:date="2026-10-07T12:16:00Z" w16du:dateUtc="2026-10-07T10:16:00Z"/>
                    </w:rPr>
                  </w:pPr>
                  <w:ins w:id="2431" w:author="Inge Christoffer Olsen" w:date="2026-10-07T12:16:00Z" w16du:dateUtc="2026-10-07T10:16:00Z">
                    <w:r>
                      <w:t>Companion: Friend</w:t>
                    </w:r>
                  </w:ins>
                </w:p>
              </w:tc>
              <w:tc>
                <w:tcPr>
                  <w:tcW w:w="2234" w:type="dxa"/>
                </w:tcPr>
                <w:p w14:paraId="631D1F8D" w14:textId="77777777" w:rsidR="007D09B7" w:rsidRDefault="00000000">
                  <w:pPr>
                    <w:jc w:val="center"/>
                    <w:rPr>
                      <w:ins w:id="2432" w:author="Inge Christoffer Olsen" w:date="2026-10-07T12:16:00Z" w16du:dateUtc="2026-10-07T10:16:00Z"/>
                    </w:rPr>
                  </w:pPr>
                  <w:ins w:id="2433" w:author="Inge Christoffer Olsen" w:date="2026-10-07T12:16:00Z" w16du:dateUtc="2026-10-07T10:16:00Z">
                    <w:r>
                      <w:t>Hvem har kvinnen med seg som støtteperson: Venn</w:t>
                    </w:r>
                  </w:ins>
                </w:p>
              </w:tc>
              <w:tc>
                <w:tcPr>
                  <w:tcW w:w="763" w:type="dxa"/>
                </w:tcPr>
                <w:p w14:paraId="6F50469A" w14:textId="77777777" w:rsidR="007D09B7" w:rsidRDefault="00000000">
                  <w:pPr>
                    <w:jc w:val="center"/>
                    <w:rPr>
                      <w:ins w:id="2434" w:author="Inge Christoffer Olsen" w:date="2026-10-07T12:16:00Z" w16du:dateUtc="2026-10-07T10:16:00Z"/>
                    </w:rPr>
                  </w:pPr>
                  <w:ins w:id="2435" w:author="Inge Christoffer Olsen" w:date="2026-10-07T12:16:00Z" w16du:dateUtc="2026-10-07T10:16:00Z">
                    <w:r>
                      <w:t>ticked/not ticked</w:t>
                    </w:r>
                  </w:ins>
                </w:p>
              </w:tc>
              <w:tc>
                <w:tcPr>
                  <w:tcW w:w="1980" w:type="dxa"/>
                </w:tcPr>
                <w:p w14:paraId="75B16EBD" w14:textId="77777777" w:rsidR="007D09B7" w:rsidRDefault="007D09B7">
                  <w:pPr>
                    <w:rPr>
                      <w:ins w:id="2436" w:author="Inge Christoffer Olsen" w:date="2026-10-07T12:16:00Z" w16du:dateUtc="2026-10-07T10:16:00Z"/>
                    </w:rPr>
                  </w:pPr>
                </w:p>
              </w:tc>
            </w:tr>
            <w:tr w:rsidR="007D09B7" w14:paraId="4933E458" w14:textId="77777777">
              <w:trPr>
                <w:ins w:id="2437" w:author="Inge Christoffer Olsen" w:date="2026-10-07T12:16:00Z" w16du:dateUtc="2026-10-07T10:16:00Z"/>
              </w:trPr>
              <w:tc>
                <w:tcPr>
                  <w:tcW w:w="735" w:type="dxa"/>
                </w:tcPr>
                <w:p w14:paraId="1266A91B" w14:textId="77777777" w:rsidR="007D09B7" w:rsidRDefault="007D09B7">
                  <w:pPr>
                    <w:rPr>
                      <w:ins w:id="2438" w:author="Inge Christoffer Olsen" w:date="2026-10-07T12:16:00Z" w16du:dateUtc="2026-10-07T10:16:00Z"/>
                    </w:rPr>
                  </w:pPr>
                </w:p>
              </w:tc>
              <w:tc>
                <w:tcPr>
                  <w:tcW w:w="2206" w:type="dxa"/>
                </w:tcPr>
                <w:p w14:paraId="077231B3" w14:textId="77777777" w:rsidR="007D09B7" w:rsidRDefault="00000000">
                  <w:pPr>
                    <w:jc w:val="center"/>
                    <w:rPr>
                      <w:ins w:id="2439" w:author="Inge Christoffer Olsen" w:date="2026-10-07T12:16:00Z" w16du:dateUtc="2026-10-07T10:16:00Z"/>
                    </w:rPr>
                  </w:pPr>
                  <w:ins w:id="2440" w:author="Inge Christoffer Olsen" w:date="2026-10-07T12:16:00Z" w16du:dateUtc="2026-10-07T10:16:00Z">
                    <w:r>
                      <w:t>Companion: Nobody</w:t>
                    </w:r>
                  </w:ins>
                </w:p>
              </w:tc>
              <w:tc>
                <w:tcPr>
                  <w:tcW w:w="2234" w:type="dxa"/>
                </w:tcPr>
                <w:p w14:paraId="42E95F0B" w14:textId="77777777" w:rsidR="007D09B7" w:rsidRDefault="00000000">
                  <w:pPr>
                    <w:jc w:val="center"/>
                    <w:rPr>
                      <w:ins w:id="2441" w:author="Inge Christoffer Olsen" w:date="2026-10-07T12:16:00Z" w16du:dateUtc="2026-10-07T10:16:00Z"/>
                    </w:rPr>
                  </w:pPr>
                  <w:ins w:id="2442" w:author="Inge Christoffer Olsen" w:date="2026-10-07T12:16:00Z" w16du:dateUtc="2026-10-07T10:16:00Z">
                    <w:r>
                      <w:t>Hvem har kvinnen med seg som støtteperson: Ingen</w:t>
                    </w:r>
                  </w:ins>
                </w:p>
              </w:tc>
              <w:tc>
                <w:tcPr>
                  <w:tcW w:w="763" w:type="dxa"/>
                </w:tcPr>
                <w:p w14:paraId="0DEFF99F" w14:textId="77777777" w:rsidR="007D09B7" w:rsidRDefault="00000000">
                  <w:pPr>
                    <w:jc w:val="center"/>
                    <w:rPr>
                      <w:ins w:id="2443" w:author="Inge Christoffer Olsen" w:date="2026-10-07T12:16:00Z" w16du:dateUtc="2026-10-07T10:16:00Z"/>
                    </w:rPr>
                  </w:pPr>
                  <w:ins w:id="2444" w:author="Inge Christoffer Olsen" w:date="2026-10-07T12:16:00Z" w16du:dateUtc="2026-10-07T10:16:00Z">
                    <w:r>
                      <w:t>ticked/not ticked</w:t>
                    </w:r>
                  </w:ins>
                </w:p>
              </w:tc>
              <w:tc>
                <w:tcPr>
                  <w:tcW w:w="1980" w:type="dxa"/>
                </w:tcPr>
                <w:p w14:paraId="4A480D52" w14:textId="77777777" w:rsidR="007D09B7" w:rsidRDefault="007D09B7">
                  <w:pPr>
                    <w:rPr>
                      <w:ins w:id="2445" w:author="Inge Christoffer Olsen" w:date="2026-10-07T12:16:00Z" w16du:dateUtc="2026-10-07T10:16:00Z"/>
                    </w:rPr>
                  </w:pPr>
                </w:p>
              </w:tc>
            </w:tr>
            <w:tr w:rsidR="007D09B7" w14:paraId="6624BF57" w14:textId="77777777">
              <w:trPr>
                <w:ins w:id="2446" w:author="Inge Christoffer Olsen" w:date="2026-10-07T12:16:00Z" w16du:dateUtc="2026-10-07T10:16:00Z"/>
              </w:trPr>
              <w:tc>
                <w:tcPr>
                  <w:tcW w:w="735" w:type="dxa"/>
                </w:tcPr>
                <w:p w14:paraId="66CBF0D6" w14:textId="77777777" w:rsidR="007D09B7" w:rsidRDefault="007D09B7">
                  <w:pPr>
                    <w:rPr>
                      <w:ins w:id="2447" w:author="Inge Christoffer Olsen" w:date="2026-10-07T12:16:00Z" w16du:dateUtc="2026-10-07T10:16:00Z"/>
                    </w:rPr>
                  </w:pPr>
                </w:p>
              </w:tc>
              <w:tc>
                <w:tcPr>
                  <w:tcW w:w="2206" w:type="dxa"/>
                </w:tcPr>
                <w:p w14:paraId="38E33F06" w14:textId="77777777" w:rsidR="007D09B7" w:rsidRDefault="00000000">
                  <w:pPr>
                    <w:jc w:val="center"/>
                    <w:rPr>
                      <w:ins w:id="2448" w:author="Inge Christoffer Olsen" w:date="2026-10-07T12:16:00Z" w16du:dateUtc="2026-10-07T10:16:00Z"/>
                    </w:rPr>
                  </w:pPr>
                  <w:ins w:id="2449" w:author="Inge Christoffer Olsen" w:date="2026-10-07T12:16:00Z" w16du:dateUtc="2026-10-07T10:16:00Z">
                    <w:r>
                      <w:t>Companion: Did not want a companion</w:t>
                    </w:r>
                  </w:ins>
                </w:p>
              </w:tc>
              <w:tc>
                <w:tcPr>
                  <w:tcW w:w="2234" w:type="dxa"/>
                </w:tcPr>
                <w:p w14:paraId="00F597A2" w14:textId="77777777" w:rsidR="007D09B7" w:rsidRDefault="00000000">
                  <w:pPr>
                    <w:jc w:val="center"/>
                    <w:rPr>
                      <w:ins w:id="2450" w:author="Inge Christoffer Olsen" w:date="2026-10-07T12:16:00Z" w16du:dateUtc="2026-10-07T10:16:00Z"/>
                    </w:rPr>
                  </w:pPr>
                  <w:ins w:id="2451" w:author="Inge Christoffer Olsen" w:date="2026-10-07T12:16:00Z" w16du:dateUtc="2026-10-07T10:16:00Z">
                    <w:r>
                      <w:t>Hvem har kvinnen med seg som støtteperson: Ønsker ikke</w:t>
                    </w:r>
                  </w:ins>
                </w:p>
              </w:tc>
              <w:tc>
                <w:tcPr>
                  <w:tcW w:w="763" w:type="dxa"/>
                </w:tcPr>
                <w:p w14:paraId="68C6DC25" w14:textId="77777777" w:rsidR="007D09B7" w:rsidRDefault="00000000">
                  <w:pPr>
                    <w:jc w:val="center"/>
                    <w:rPr>
                      <w:ins w:id="2452" w:author="Inge Christoffer Olsen" w:date="2026-10-07T12:16:00Z" w16du:dateUtc="2026-10-07T10:16:00Z"/>
                    </w:rPr>
                  </w:pPr>
                  <w:ins w:id="2453" w:author="Inge Christoffer Olsen" w:date="2026-10-07T12:16:00Z" w16du:dateUtc="2026-10-07T10:16:00Z">
                    <w:r>
                      <w:t>ticked/not ticked</w:t>
                    </w:r>
                  </w:ins>
                </w:p>
              </w:tc>
              <w:tc>
                <w:tcPr>
                  <w:tcW w:w="1980" w:type="dxa"/>
                </w:tcPr>
                <w:p w14:paraId="2FF85D6C" w14:textId="77777777" w:rsidR="007D09B7" w:rsidRDefault="007D09B7">
                  <w:pPr>
                    <w:rPr>
                      <w:ins w:id="2454" w:author="Inge Christoffer Olsen" w:date="2026-10-07T12:16:00Z" w16du:dateUtc="2026-10-07T10:16:00Z"/>
                    </w:rPr>
                  </w:pPr>
                </w:p>
              </w:tc>
            </w:tr>
            <w:bookmarkEnd w:id="1980"/>
          </w:tbl>
          <w:p w14:paraId="2ACD54E8" w14:textId="77777777" w:rsidR="007D09B7" w:rsidRDefault="007D09B7">
            <w:pPr>
              <w:rPr>
                <w:ins w:id="2455" w:author="Inge Christoffer Olsen" w:date="2026-10-07T12:16:00Z" w16du:dateUtc="2026-10-07T10:16:00Z"/>
              </w:rPr>
            </w:pPr>
          </w:p>
        </w:tc>
      </w:tr>
    </w:tbl>
    <w:p w14:paraId="6A26DB47" w14:textId="77777777" w:rsidR="007D09B7" w:rsidRDefault="00000000">
      <w:pPr>
        <w:pStyle w:val="Heading1"/>
        <w:rPr>
          <w:rPrChange w:id="2456" w:author="Inge Christoffer Olsen" w:date="2026-10-07T12:16:00Z" w16du:dateUtc="2026-10-07T10:16:00Z">
            <w:rPr>
              <w:lang w:val="en-US"/>
            </w:rPr>
          </w:rPrChange>
        </w:rPr>
      </w:pPr>
      <w:bookmarkStart w:id="2457" w:name="sec-references"/>
      <w:bookmarkStart w:id="2458" w:name="_Toc242267721"/>
      <w:bookmarkStart w:id="2459" w:name="_Toc240344719"/>
      <w:bookmarkEnd w:id="1631"/>
      <w:bookmarkEnd w:id="1775"/>
      <w:r>
        <w:rPr>
          <w:rPrChange w:id="2460" w:author="Inge Christoffer Olsen" w:date="2026-10-07T12:16:00Z" w16du:dateUtc="2026-10-07T10:16:00Z">
            <w:rPr>
              <w:lang w:val="en-US"/>
            </w:rPr>
          </w:rPrChange>
        </w:rPr>
        <w:lastRenderedPageBreak/>
        <w:t>13. References</w:t>
      </w:r>
      <w:bookmarkEnd w:id="2458"/>
      <w:bookmarkEnd w:id="2459"/>
    </w:p>
    <w:p w14:paraId="6FB722F5" w14:textId="77777777" w:rsidR="007D09B7" w:rsidRDefault="00000000">
      <w:pPr>
        <w:rPr>
          <w:ins w:id="2461" w:author="Inge Christoffer Olsen" w:date="2026-10-07T12:16:00Z" w16du:dateUtc="2026-10-07T10:16:00Z"/>
        </w:rPr>
      </w:pPr>
      <w:ins w:id="2462" w:author="Inge Christoffer Olsen" w:date="2026-10-07T12:16:00Z" w16du:dateUtc="2026-10-07T10:16:00Z">
        <w:r>
          <w:t>Andersen PK. Decomposition of number of life years lost according to causes of death. Stat Med. 2013;32:5278–5285.</w:t>
        </w:r>
      </w:ins>
    </w:p>
    <w:p w14:paraId="5FC50DFC" w14:textId="77777777" w:rsidR="007D09B7" w:rsidRDefault="00000000">
      <w:pPr>
        <w:pStyle w:val="BodyText"/>
        <w:rPr>
          <w:ins w:id="2463" w:author="Inge Christoffer Olsen" w:date="2026-10-07T12:16:00Z" w16du:dateUtc="2026-10-07T10:16:00Z"/>
        </w:rPr>
      </w:pPr>
      <w:ins w:id="2464" w:author="Inge Christoffer Olsen" w:date="2026-10-07T12:16:00Z" w16du:dateUtc="2026-10-07T10:16:00Z">
        <w:r>
          <w:t>Andersen PK, Hansen MG, Klein JP. Regression analysis of restricted mean survival time based on pseudo-observations. Lifetime Data Anal. 2004;10:335–350.</w:t>
        </w:r>
      </w:ins>
    </w:p>
    <w:p w14:paraId="25B6557D" w14:textId="77777777" w:rsidR="007D09B7" w:rsidRDefault="00000000">
      <w:pPr>
        <w:pStyle w:val="BodyText"/>
      </w:pPr>
      <w:r>
        <w:t>Kenny A, Voldal EC, Xia F, Heagerty PJ, Hughes JP. Analysis of stepped wedge cluster randomized trials in the presence of a time-varying treatment effect. Stat Med. 2022;41:4311–4339.</w:t>
      </w:r>
    </w:p>
    <w:p w14:paraId="5EFA6730" w14:textId="77777777" w:rsidR="007D09B7" w:rsidRDefault="007D33E9">
      <w:pPr>
        <w:pStyle w:val="BodyText"/>
        <w:rPr>
          <w:ins w:id="2465" w:author="Inge Christoffer Olsen" w:date="2026-10-07T12:16:00Z" w16du:dateUtc="2026-10-07T10:16:00Z"/>
        </w:rPr>
      </w:pPr>
      <w:del w:id="2466" w:author="Inge Christoffer Olsen" w:date="2026-10-07T12:16:00Z" w16du:dateUtc="2026-10-07T10:16:00Z">
        <w:r>
          <w:delText>Larson MG, Dinse GE.</w:delText>
        </w:r>
      </w:del>
      <w:ins w:id="2467" w:author="Inge Christoffer Olsen" w:date="2026-10-07T12:16:00Z" w16du:dateUtc="2026-10-07T10:16:00Z">
        <w:r w:rsidR="00000000">
          <w:t>Skjærven R, Gjessing HK, Bakketeig LS. Birthweight by gestational age in Norway. Acta Obstet Gynecol Scand. 2000;79:440–449.</w:t>
        </w:r>
      </w:ins>
    </w:p>
    <w:p w14:paraId="60A89AD8" w14:textId="77777777" w:rsidR="005F364C" w:rsidRPr="003254C3" w:rsidRDefault="00000000">
      <w:pPr>
        <w:pStyle w:val="BodyText"/>
        <w:rPr>
          <w:del w:id="2468" w:author="Inge Christoffer Olsen" w:date="2026-10-07T12:16:00Z" w16du:dateUtc="2026-10-07T10:16:00Z"/>
          <w:lang w:val="nb-NO"/>
        </w:rPr>
      </w:pPr>
      <w:ins w:id="2469" w:author="Inge Christoffer Olsen" w:date="2026-10-07T12:16:00Z" w16du:dateUtc="2026-10-07T10:16:00Z">
        <w:r>
          <w:t>Young JG, Stensrud MJ, Tchetgen Tchetgen EJ, Hernán MA.</w:t>
        </w:r>
      </w:ins>
      <w:r>
        <w:t xml:space="preserve"> A </w:t>
      </w:r>
      <w:del w:id="2470" w:author="Inge Christoffer Olsen" w:date="2026-10-07T12:16:00Z" w16du:dateUtc="2026-10-07T10:16:00Z">
        <w:r w:rsidR="007D33E9">
          <w:delText>mixture model</w:delText>
        </w:r>
      </w:del>
      <w:ins w:id="2471" w:author="Inge Christoffer Olsen" w:date="2026-10-07T12:16:00Z" w16du:dateUtc="2026-10-07T10:16:00Z">
        <w:r>
          <w:t>causal framework</w:t>
        </w:r>
      </w:ins>
      <w:r>
        <w:t xml:space="preserve"> for </w:t>
      </w:r>
      <w:del w:id="2472" w:author="Inge Christoffer Olsen" w:date="2026-10-07T12:16:00Z" w16du:dateUtc="2026-10-07T10:16:00Z">
        <w:r w:rsidR="007D33E9">
          <w:delText>the regression analysis of</w:delText>
        </w:r>
      </w:del>
      <w:ins w:id="2473" w:author="Inge Christoffer Olsen" w:date="2026-10-07T12:16:00Z" w16du:dateUtc="2026-10-07T10:16:00Z">
        <w:r>
          <w:t>classical statistical estimands in failure-time settings with</w:t>
        </w:r>
      </w:ins>
      <w:r>
        <w:t xml:space="preserve"> competing </w:t>
      </w:r>
      <w:del w:id="2474" w:author="Inge Christoffer Olsen" w:date="2026-10-07T12:16:00Z" w16du:dateUtc="2026-10-07T10:16:00Z">
        <w:r w:rsidR="007D33E9">
          <w:delText xml:space="preserve">risks data. </w:delText>
        </w:r>
        <w:r w:rsidR="007D33E9" w:rsidRPr="003254C3">
          <w:rPr>
            <w:lang w:val="nb-NO"/>
          </w:rPr>
          <w:delText>J R</w:delText>
        </w:r>
      </w:del>
      <w:ins w:id="2475" w:author="Inge Christoffer Olsen" w:date="2026-10-07T12:16:00Z" w16du:dateUtc="2026-10-07T10:16:00Z">
        <w:r>
          <w:t>events.</w:t>
        </w:r>
      </w:ins>
      <w:r>
        <w:rPr>
          <w:rPrChange w:id="2476" w:author="Inge Christoffer Olsen" w:date="2026-10-07T12:16:00Z" w16du:dateUtc="2026-10-07T10:16:00Z">
            <w:rPr>
              <w:lang w:val="nb-NO"/>
            </w:rPr>
          </w:rPrChange>
        </w:rPr>
        <w:t xml:space="preserve"> Stat </w:t>
      </w:r>
      <w:del w:id="2477" w:author="Inge Christoffer Olsen" w:date="2026-10-07T12:16:00Z" w16du:dateUtc="2026-10-07T10:16:00Z">
        <w:r w:rsidR="007D33E9" w:rsidRPr="003254C3">
          <w:rPr>
            <w:lang w:val="nb-NO"/>
          </w:rPr>
          <w:delText>Soc Ser C Appl Stat. 1985;34:201–211.</w:delText>
        </w:r>
      </w:del>
    </w:p>
    <w:p w14:paraId="475580EB" w14:textId="77777777" w:rsidR="007D09B7" w:rsidRDefault="007D33E9">
      <w:pPr>
        <w:pStyle w:val="BodyText"/>
      </w:pPr>
      <w:del w:id="2478" w:author="Inge Christoffer Olsen" w:date="2026-10-07T12:16:00Z" w16du:dateUtc="2026-10-07T10:16:00Z">
        <w:r w:rsidRPr="003254C3">
          <w:rPr>
            <w:lang w:val="nb-NO"/>
          </w:rPr>
          <w:delText>Oladapo OT, Souza JP, Fawole B, et al. </w:delText>
        </w:r>
        <w:r>
          <w:delText xml:space="preserve">Progression of the first stage of spontaneous labour: a prospective cohort study in two sub-Saharan African countries. PLoS </w:delText>
        </w:r>
      </w:del>
      <w:r w:rsidR="00000000">
        <w:t xml:space="preserve">Med. </w:t>
      </w:r>
      <w:del w:id="2479" w:author="Inge Christoffer Olsen" w:date="2026-10-07T12:16:00Z" w16du:dateUtc="2026-10-07T10:16:00Z">
        <w:r>
          <w:delText>2018;15:e1002492</w:delText>
        </w:r>
      </w:del>
      <w:ins w:id="2480" w:author="Inge Christoffer Olsen" w:date="2026-10-07T12:16:00Z" w16du:dateUtc="2026-10-07T10:16:00Z">
        <w:r w:rsidR="00000000">
          <w:t>2020;39:1199–1236</w:t>
        </w:r>
      </w:ins>
      <w:r w:rsidR="00000000">
        <w:t>.</w:t>
      </w:r>
    </w:p>
    <w:p w14:paraId="363F811A" w14:textId="77777777" w:rsidR="007D09B7" w:rsidRDefault="00000000">
      <w:pPr>
        <w:pStyle w:val="BodyText"/>
      </w:pPr>
      <w:r>
        <w:t>Zhang J, Troendle JF, Yancey MK. Reassessing the labor curve in nulliparous women. Am J Obstet Gynecol. 2002;187:824–828.</w:t>
      </w:r>
    </w:p>
    <w:p w14:paraId="3D489218" w14:textId="77777777" w:rsidR="007D09B7" w:rsidRDefault="00000000">
      <w:pPr>
        <w:pStyle w:val="BodyText"/>
      </w:pPr>
      <w:r>
        <w:t xml:space="preserve">Zhang J, Landy HJ, </w:t>
      </w:r>
      <w:ins w:id="2481" w:author="Inge Christoffer Olsen" w:date="2026-10-07T12:16:00Z" w16du:dateUtc="2026-10-07T10:16:00Z">
        <w:r>
          <w:t xml:space="preserve">Ware </w:t>
        </w:r>
      </w:ins>
      <w:r>
        <w:t xml:space="preserve">Branch </w:t>
      </w:r>
      <w:del w:id="2482" w:author="Inge Christoffer Olsen" w:date="2026-10-07T12:16:00Z" w16du:dateUtc="2026-10-07T10:16:00Z">
        <w:r w:rsidR="007D33E9">
          <w:delText>DW</w:delText>
        </w:r>
      </w:del>
      <w:ins w:id="2483" w:author="Inge Christoffer Olsen" w:date="2026-10-07T12:16:00Z" w16du:dateUtc="2026-10-07T10:16:00Z">
        <w:r>
          <w:t>D</w:t>
        </w:r>
      </w:ins>
      <w:r>
        <w:t>, et al. Contemporary patterns of spontaneous labor with normal neonatal outcomes. Obstet Gynecol. 2010;116:1281–1287.</w:t>
      </w:r>
      <w:bookmarkEnd w:id="2457"/>
    </w:p>
    <w:sectPr w:rsidR="007D09B7" w:rsidSect="0003485A">
      <w:headerReference w:type="even" r:id="rId16"/>
      <w:headerReference w:type="default" r:id="rId17"/>
      <w:footerReference w:type="even" r:id="rId18"/>
      <w:footerReference w:type="default" r:id="rId19"/>
      <w:headerReference w:type="first" r:id="rId20"/>
      <w:footerReference w:type="first" r:id="rId21"/>
      <w:pgSz w:w="12240" w:h="15840"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16" w:author="Maria Cecilie Stivang" w:date="2026-09-22T09:02:00Z" w:initials="MS">
    <w:p w14:paraId="65657E4C" w14:textId="75191F57" w:rsidR="00B64C7B" w:rsidRDefault="007D33E9">
      <w:pPr>
        <w:pStyle w:val="CommentText"/>
      </w:pPr>
      <w:r>
        <w:rPr>
          <w:rStyle w:val="CommentReference"/>
        </w:rPr>
        <w:annotationRef/>
      </w:r>
      <w:r w:rsidR="00B64C7B" w:rsidRPr="1DD97FA1">
        <w:t xml:space="preserve">Jeg foreslår at vi bytter ut dystocia med prolonged first stage og prolonged second stage, det er begrepet som for det meste brukes av WHO 2018). Se også denne artikkelen: </w:t>
      </w:r>
      <w:hyperlink r:id="rId1" w:history="1">
        <w:r w:rsidR="00B64C7B" w:rsidRPr="39C047E5">
          <w:rPr>
            <w:rStyle w:val="Hyperlink"/>
          </w:rPr>
          <w:t>https://dx.doi.org/10.1016/j.xagr.2024.100360</w:t>
        </w:r>
      </w:hyperlink>
    </w:p>
    <w:p w14:paraId="398C4E82" w14:textId="4119EB0B" w:rsidR="00B64C7B" w:rsidRDefault="00B64C7B">
      <w:pPr>
        <w:pStyle w:val="CommentText"/>
      </w:pPr>
    </w:p>
  </w:comment>
  <w:comment w:id="617" w:author="Therese Buerengen" w:date="2026-09-22T15:26:00Z" w:initials="TB">
    <w:p w14:paraId="7E83A7B4" w14:textId="77777777" w:rsidR="00C30D5E" w:rsidRDefault="00C30D5E" w:rsidP="00C30D5E">
      <w:pPr>
        <w:pStyle w:val="CommentText"/>
      </w:pPr>
      <w:r>
        <w:rPr>
          <w:rStyle w:val="CommentReference"/>
        </w:rPr>
        <w:annotationRef/>
      </w:r>
      <w:r>
        <w:t>Ja til prolonged</w:t>
      </w:r>
    </w:p>
  </w:comment>
  <w:comment w:id="614" w:author="Maria Cecilie Stivang" w:date="2026-09-22T09:02:00Z" w:initials="MS">
    <w:p w14:paraId="418FD5A6" w14:textId="77777777" w:rsidR="00B64C7B" w:rsidRDefault="007D33E9">
      <w:pPr>
        <w:pStyle w:val="CommentText"/>
      </w:pPr>
      <w:r>
        <w:rPr>
          <w:rStyle w:val="CommentReference"/>
        </w:rPr>
        <w:annotationRef/>
      </w:r>
      <w:r w:rsidR="00B64C7B" w:rsidRPr="1DD97FA1">
        <w:t xml:space="preserve">Jeg foreslår at vi bytter ut dystocia med prolonged first stage og prolonged second stage, det er begrepet som for det meste brukes av WHO 2018). Se også denne artikkelen: </w:t>
      </w:r>
      <w:hyperlink r:id="rId2" w:history="1">
        <w:r w:rsidR="00B64C7B" w:rsidRPr="39C047E5">
          <w:rPr>
            <w:rStyle w:val="Hyperlink"/>
          </w:rPr>
          <w:t>https://dx.doi.org/10.1016/j.xagr.2024.100360</w:t>
        </w:r>
      </w:hyperlink>
    </w:p>
    <w:p w14:paraId="460425EF" w14:textId="77777777" w:rsidR="00B64C7B" w:rsidRDefault="00B64C7B">
      <w:pPr>
        <w:pStyle w:val="CommentText"/>
      </w:pPr>
    </w:p>
  </w:comment>
  <w:comment w:id="615" w:author="Therese Buerengen" w:date="2026-09-22T15:26:00Z" w:initials="TB">
    <w:p w14:paraId="2830197E" w14:textId="77777777" w:rsidR="00C30D5E" w:rsidRDefault="00C30D5E" w:rsidP="00C30D5E">
      <w:pPr>
        <w:pStyle w:val="CommentText"/>
      </w:pPr>
      <w:r>
        <w:rPr>
          <w:rStyle w:val="CommentReference"/>
        </w:rPr>
        <w:annotationRef/>
      </w:r>
      <w:r>
        <w:t>Ja til prolonged</w:t>
      </w:r>
    </w:p>
  </w:comment>
  <w:comment w:id="742" w:author="Maria Cecilie Stivang" w:date="2026-09-22T11:01:00Z" w:initials="MS">
    <w:p w14:paraId="4626892B" w14:textId="121A7CCD" w:rsidR="00A00A1A" w:rsidRDefault="00A00A1A">
      <w:pPr>
        <w:pStyle w:val="CommentText"/>
      </w:pPr>
      <w:r>
        <w:rPr>
          <w:rStyle w:val="CommentReference"/>
        </w:rPr>
        <w:annotationRef/>
      </w:r>
      <w:r w:rsidRPr="32DFEF7C">
        <w:t xml:space="preserve">Overgang til intervensjon: Definert at startet kl. 08 dato for oppstart intervensjon, og kvinner som gikk i aktiv fødsel og benyttet det nye registreringsarket etter kl. 08, ble inkludert i intervensjonsgruppen. Kvinner som kl. 08 allerede var i fødsel, der registreringsark for kontrollperioden ble benyttet, ble registrert i kontrollperioden, selv om de fødte etter kl. 08. </w:t>
      </w:r>
    </w:p>
    <w:p w14:paraId="3574FE34" w14:textId="6A3C7045" w:rsidR="00A00A1A" w:rsidRDefault="00A00A1A">
      <w:pPr>
        <w:pStyle w:val="CommentText"/>
      </w:pPr>
    </w:p>
    <w:p w14:paraId="70C2E90B" w14:textId="66B5CD07" w:rsidR="00A00A1A" w:rsidRDefault="00A00A1A">
      <w:pPr>
        <w:pStyle w:val="CommentText"/>
      </w:pPr>
      <w:r w:rsidRPr="677FCE84">
        <w:t xml:space="preserve">Overgang til transisjon: Her kunne vi ikke skille kvinnene etter hvilket registreringsark som ble benyttet, da alle brukte registreringsarket for kontrollperioden. Det var heller ingen endring i praksis denne datoen, og ansatte hadde ikke mottatt opplæring. Derfor ble skillet mellom kontroll og transisjon kun satt på bakgrunn av dato for overgang. </w:t>
      </w:r>
    </w:p>
  </w:comment>
  <w:comment w:id="743" w:author="Therese Buerengen" w:date="2026-09-27T13:46:00Z" w:initials="TB">
    <w:p w14:paraId="0687605D" w14:textId="5522DC34" w:rsidR="00927AE5" w:rsidRDefault="00000000">
      <w:r>
        <w:annotationRef/>
      </w:r>
      <w:r w:rsidRPr="4A49F33D">
        <w:t xml:space="preserve">Tilleggsinformasjon hvis du slår alle sammen: Transition ble registrert i samme nettskjema som kontrollperioden, og vi har tatt ut transition fra kl. 08.00 basert på dato for de ulike sykehusene i randomiseringen. Intervensjonsperioden er de Maria beskriver over, men de hadde annet registreringsark og dermed eget nettskjema, vi har ikke brukt koder for å finne de i intervensjonen. </w:t>
      </w:r>
    </w:p>
  </w:comment>
  <w:comment w:id="740" w:author="Maria Cecilie Stivang" w:date="2026-09-22T11:01:00Z" w:initials="MS">
    <w:p w14:paraId="0A415FB7" w14:textId="77777777" w:rsidR="00A00A1A" w:rsidRDefault="00A00A1A">
      <w:pPr>
        <w:pStyle w:val="CommentText"/>
      </w:pPr>
      <w:r>
        <w:rPr>
          <w:rStyle w:val="CommentReference"/>
        </w:rPr>
        <w:annotationRef/>
      </w:r>
      <w:r w:rsidRPr="32DFEF7C">
        <w:t xml:space="preserve">Overgang til intervensjon: Definert at startet kl. 08 dato for oppstart intervensjon, og kvinner som gikk i aktiv fødsel og benyttet det nye registreringsarket etter kl. 08, ble inkludert i intervensjonsgruppen. Kvinner som kl. 08 allerede var i fødsel, der registreringsark for kontrollperioden ble benyttet, ble registrert i kontrollperioden, selv om de fødte etter kl. 08. </w:t>
      </w:r>
    </w:p>
    <w:p w14:paraId="09019C5E" w14:textId="77777777" w:rsidR="00A00A1A" w:rsidRDefault="00A00A1A">
      <w:pPr>
        <w:pStyle w:val="CommentText"/>
      </w:pPr>
    </w:p>
    <w:p w14:paraId="1DD86E0F" w14:textId="77777777" w:rsidR="00A00A1A" w:rsidRDefault="00A00A1A">
      <w:pPr>
        <w:pStyle w:val="CommentText"/>
      </w:pPr>
      <w:r w:rsidRPr="677FCE84">
        <w:t xml:space="preserve">Overgang til transisjon: Her kunne vi ikke skille kvinnene etter hvilket registreringsark som ble benyttet, da alle brukte registreringsarket for kontrollperioden. Det var heller ingen endring i praksis denne datoen, og ansatte hadde ikke mottatt opplæring. Derfor ble skillet mellom kontroll og transisjon kun satt på bakgrunn av dato for overgang. </w:t>
      </w:r>
    </w:p>
  </w:comment>
  <w:comment w:id="741" w:author="Therese Buerengen" w:date="2026-09-27T13:46:00Z" w:initials="TB">
    <w:p w14:paraId="1302F9DD" w14:textId="77777777" w:rsidR="00927AE5" w:rsidRDefault="00000000">
      <w:r>
        <w:annotationRef/>
      </w:r>
      <w:r w:rsidRPr="4A49F33D">
        <w:t xml:space="preserve">Tilleggsinformasjon hvis du slår alle sammen: Transition ble registrert i samme nettskjema som kontrollperioden, og vi har tatt ut transition fra kl. 08.00 basert på dato for de ulike sykehusene i randomiseringen. Intervensjonsperioden er de Maria beskriver over, men de hadde annet registreringsark og dermed eget nettskjema, vi har ikke brukt koder for å finne de i intervensjonen. </w:t>
      </w:r>
    </w:p>
  </w:comment>
  <w:comment w:id="789" w:author="Maria Cecilie Stivang" w:date="2026-09-22T11:06:00Z" w:initials="MS">
    <w:p w14:paraId="05676E12" w14:textId="1CF93E49" w:rsidR="00576177" w:rsidRDefault="00576177">
      <w:pPr>
        <w:pStyle w:val="CommentText"/>
      </w:pPr>
      <w:r>
        <w:rPr>
          <w:rStyle w:val="CommentReference"/>
        </w:rPr>
        <w:annotationRef/>
      </w:r>
      <w:r w:rsidRPr="30A7295D">
        <w:t xml:space="preserve">Se min forklaring over for hvilke kvinner som tilhører hvilken periode. </w:t>
      </w:r>
    </w:p>
  </w:comment>
  <w:comment w:id="828" w:author="Maria Cecilie Stivang" w:date="2026-09-25T12:51:00Z" w:initials="MS">
    <w:p w14:paraId="7A7913BA" w14:textId="77777777" w:rsidR="001F78CF" w:rsidRDefault="001F78CF" w:rsidP="001F78CF">
      <w:pPr>
        <w:pStyle w:val="CommentText"/>
      </w:pPr>
      <w:r>
        <w:rPr>
          <w:rStyle w:val="CommentReference"/>
        </w:rPr>
        <w:annotationRef/>
      </w:r>
      <w:r>
        <w:t>Ta bort, siden vi besluttet å bare ha med tid fra 5 cm til vaginal fødsel?</w:t>
      </w:r>
    </w:p>
  </w:comment>
  <w:comment w:id="831" w:author="Maria Cecilie Stivang" w:date="2026-09-22T12:32:00Z" w:initials="MS">
    <w:p w14:paraId="1EA36F21" w14:textId="3820C0BF" w:rsidR="005B3705" w:rsidRDefault="005B3705">
      <w:pPr>
        <w:pStyle w:val="CommentText"/>
      </w:pPr>
      <w:r>
        <w:rPr>
          <w:rStyle w:val="CommentReference"/>
        </w:rPr>
        <w:annotationRef/>
      </w:r>
      <w:r w:rsidRPr="417239C1">
        <w:t>Hvorfor 24 timer?</w:t>
      </w:r>
    </w:p>
  </w:comment>
  <w:comment w:id="840" w:author="Maria Cecilie Stivang" w:date="2026-09-22T12:33:00Z" w:initials="MS">
    <w:p w14:paraId="1B6C8DA9" w14:textId="7647357D" w:rsidR="00034183" w:rsidRDefault="00034183">
      <w:pPr>
        <w:pStyle w:val="CommentText"/>
      </w:pPr>
      <w:r>
        <w:rPr>
          <w:rStyle w:val="CommentReference"/>
        </w:rPr>
        <w:annotationRef/>
      </w:r>
      <w:r w:rsidRPr="515EC362">
        <w:t>Hvorfor mean og ikke median?</w:t>
      </w:r>
    </w:p>
  </w:comment>
  <w:comment w:id="938" w:author="Maria Cecilie Stivang" w:date="2026-09-22T12:37:00Z" w:initials="MS">
    <w:p w14:paraId="52255A4E" w14:textId="3009778F" w:rsidR="00232D94" w:rsidRDefault="00232D94">
      <w:pPr>
        <w:pStyle w:val="CommentText"/>
      </w:pPr>
      <w:r>
        <w:rPr>
          <w:rStyle w:val="CommentReference"/>
        </w:rPr>
        <w:annotationRef/>
      </w:r>
      <w:r w:rsidRPr="34E6C3A9">
        <w:t>Se min tidligere kommentar.</w:t>
      </w:r>
    </w:p>
  </w:comment>
  <w:comment w:id="1027" w:author="Maria Cecilie Stivang" w:date="2026-09-22T13:09:00Z" w:initials="MS">
    <w:p w14:paraId="593B6E26" w14:textId="1B88DE38" w:rsidR="000179CF" w:rsidRDefault="007D33E9">
      <w:r>
        <w:rPr>
          <w:rStyle w:val="CommentReference"/>
        </w:rPr>
        <w:annotationRef/>
      </w:r>
      <w:r w:rsidRPr="43440FAD">
        <w:t xml:space="preserve">Mulig jeg misforstår noe her, men vi har ikke data på kvinner med sectio ved 1, 2 eller 3 cm. Disse ble ekskludert fra datainnsamlingen. </w:t>
      </w:r>
    </w:p>
  </w:comment>
  <w:comment w:id="1034" w:author="Maria Cecilie Stivang" w:date="2026-09-22T13:05:00Z" w:initials="MS">
    <w:p w14:paraId="0C5FAE57" w14:textId="5D06F68D" w:rsidR="0079368C" w:rsidRDefault="007D33E9">
      <w:pPr>
        <w:pStyle w:val="CommentText"/>
      </w:pPr>
      <w:r>
        <w:rPr>
          <w:rStyle w:val="CommentReference"/>
        </w:rPr>
        <w:annotationRef/>
      </w:r>
      <w:r w:rsidRPr="727D8D4C">
        <w:t>Skjønte ikke helt denne setningen.. Disse ble etter-registrert, data ble altså ikke samlet inn helt på samme måte som de ble gjort i kontrollperioden. Hva menes med "Before the LCG is in use"?</w:t>
      </w:r>
    </w:p>
  </w:comment>
  <w:comment w:id="1035" w:author="Inge Christoffer Olsen" w:date="2026-09-29T16:59:00Z" w:initials="ICO">
    <w:p w14:paraId="2A0B9A2A" w14:textId="77777777" w:rsidR="008F16F3" w:rsidRDefault="008F16F3" w:rsidP="008F16F3">
      <w:r>
        <w:rPr>
          <w:rStyle w:val="CommentReference"/>
        </w:rPr>
        <w:annotationRef/>
      </w:r>
      <w:r>
        <w:rPr>
          <w:sz w:val="20"/>
          <w:szCs w:val="20"/>
        </w:rPr>
        <w:t xml:space="preserve">Det betyr at siden LCG definerer aktiv fødsel fra 5cm så har ikke LCG hatt mulighet til å påvirke beslutningen om å ta keisersnitt ved 4 cm. Jeg har skrevet om nå slik at det står "before the LCG has taken effect)". Håper det er klarere. </w:t>
      </w:r>
    </w:p>
  </w:comment>
  <w:comment w:id="1419" w:author="Maria Cecilie Stivang" w:date="2026-09-25T13:02:00Z" w:initials="MS">
    <w:p w14:paraId="5E3DE466" w14:textId="77777777" w:rsidR="0076579B" w:rsidRDefault="0076579B" w:rsidP="0076579B">
      <w:pPr>
        <w:pStyle w:val="CommentText"/>
      </w:pPr>
      <w:r>
        <w:rPr>
          <w:rStyle w:val="CommentReference"/>
        </w:rPr>
        <w:annotationRef/>
      </w:r>
      <w:r>
        <w:t>Siden denne SAP ikke skal inneholde progression fra en cm til neste, så skal vel dette tas bort.</w:t>
      </w:r>
    </w:p>
  </w:comment>
  <w:comment w:id="1645" w:author="Maria Cecilie Stivang" w:date="2026-09-23T18:29:00Z" w:initials="MS">
    <w:p w14:paraId="0309AB1C" w14:textId="07D9B4F5" w:rsidR="000179CF" w:rsidRDefault="007D33E9">
      <w:r>
        <w:annotationRef/>
      </w:r>
      <w:r w:rsidRPr="1C84A71B">
        <w:t>Inge: Det er uklart hvorfor noen endepunkter er med i denne tabellen, men ikke alle. Eks. main reason for amniotomy, men ikke main reason for oxytocin. Vi har flere ting vi ønsker å sette inn her, som skal detaljeres i andre SAPer. Noen grunn til å ikke gjøre det?</w:t>
      </w:r>
    </w:p>
  </w:comment>
  <w:comment w:id="1646" w:author="Therese Buerengen" w:date="2026-09-25T08:00:00Z" w:initials="TB">
    <w:p w14:paraId="3E6AF912" w14:textId="7DD430DF" w:rsidR="000179CF" w:rsidRDefault="007D33E9">
      <w:r>
        <w:annotationRef/>
      </w:r>
      <w:r w:rsidRPr="3EB34AAF">
        <w:t>Vi sjekker opp i mot protokoll.  Alle fra protokollen bør stå her, andre kan beskrives i andre SAP`er</w:t>
      </w:r>
    </w:p>
  </w:comment>
  <w:comment w:id="1717" w:author="Maria Cecilie Stivang" w:date="2026-09-25T13:19:00Z" w:initials="MS">
    <w:p w14:paraId="0CA02E99" w14:textId="77777777" w:rsidR="00487746" w:rsidRDefault="008A21AF" w:rsidP="00487746">
      <w:pPr>
        <w:pStyle w:val="CommentText"/>
      </w:pPr>
      <w:r>
        <w:rPr>
          <w:rStyle w:val="CommentReference"/>
        </w:rPr>
        <w:annotationRef/>
      </w:r>
      <w:r w:rsidR="00487746">
        <w:t>I protokoll står morbidity. Kan vi ha med mortality allikevel?</w:t>
      </w:r>
    </w:p>
  </w:comment>
  <w:comment w:id="1718" w:author="Inge Christoffer Olsen" w:date="2026-09-29T17:04:00Z" w:initials="ICO">
    <w:p w14:paraId="507FE52F" w14:textId="77777777" w:rsidR="008F16F3" w:rsidRDefault="008F16F3" w:rsidP="008F16F3">
      <w:r>
        <w:rPr>
          <w:rStyle w:val="CommentReference"/>
        </w:rPr>
        <w:annotationRef/>
      </w:r>
      <w:r>
        <w:rPr>
          <w:sz w:val="20"/>
          <w:szCs w:val="20"/>
        </w:rPr>
        <w:t xml:space="preserve">foreslår at vi sier begge. </w:t>
      </w:r>
    </w:p>
  </w:comment>
  <w:comment w:id="1727" w:author="Maria Cecilie Stivang" w:date="2026-09-25T16:38:00Z" w:initials="MS">
    <w:p w14:paraId="4AD7EC10" w14:textId="77777777" w:rsidR="009F2157" w:rsidRDefault="009F2157" w:rsidP="009F2157">
      <w:pPr>
        <w:pStyle w:val="CommentText"/>
      </w:pPr>
      <w:r>
        <w:rPr>
          <w:rStyle w:val="CommentReference"/>
        </w:rPr>
        <w:annotationRef/>
      </w:r>
      <w:r>
        <w:t>Hovedartikkel og protokoll har ph under 7. Skal se på ulike ph-verdier over 7 i artikkel nyfødt. Ta bort herfra, og bare ha i SAP nyfødt?</w:t>
      </w:r>
    </w:p>
  </w:comment>
  <w:comment w:id="1728" w:author="Inge Christoffer Olsen" w:date="2026-09-29T17:06:00Z" w:initials="ICO">
    <w:p w14:paraId="2692F2DE" w14:textId="77777777" w:rsidR="008F16F3" w:rsidRDefault="008F16F3" w:rsidP="008F16F3">
      <w:r>
        <w:rPr>
          <w:rStyle w:val="CommentReference"/>
        </w:rPr>
        <w:annotationRef/>
      </w:r>
      <w:r>
        <w:rPr>
          <w:sz w:val="20"/>
          <w:szCs w:val="20"/>
        </w:rPr>
        <w:t xml:space="preserve">Nei, bare ha med her og så kan det detaljeres i SAP nyfødt. </w:t>
      </w:r>
    </w:p>
  </w:comment>
  <w:comment w:id="1800" w:author="Therese Buerengen" w:date="2026-09-25T07:45:00Z" w:initials="TB">
    <w:p w14:paraId="2A9C6951" w14:textId="71B3400D" w:rsidR="000179CF" w:rsidRDefault="007D33E9">
      <w:r>
        <w:annotationRef/>
      </w:r>
      <w:r w:rsidRPr="4710BDB7">
        <w:t>Holder det at ”obstetric unit characteristics” som antall fødsler pr år står beskrevet under punktet om randomisering eller bør den med her? Er med i tabell 1 i hovedartikkelen</w:t>
      </w:r>
    </w:p>
  </w:comment>
  <w:comment w:id="1801" w:author="Inge Christoffer Olsen" w:date="2026-09-29T17:08:00Z" w:initials="ICO">
    <w:p w14:paraId="7B97AED7" w14:textId="77777777" w:rsidR="001C4BA2" w:rsidRDefault="001C4BA2" w:rsidP="001C4BA2">
      <w:r>
        <w:rPr>
          <w:rStyle w:val="CommentReference"/>
        </w:rPr>
        <w:annotationRef/>
      </w:r>
      <w:r>
        <w:rPr>
          <w:sz w:val="20"/>
          <w:szCs w:val="20"/>
        </w:rPr>
        <w:t xml:space="preserve">Nei, holder i tabell 1. Dette handler om variablene i datasettet. </w:t>
      </w:r>
    </w:p>
  </w:comment>
  <w:comment w:id="1897" w:author="Therese Buerengen" w:date="2026-09-22T16:28:00Z" w:initials="TB">
    <w:p w14:paraId="1EF5A9DC" w14:textId="68FB925E" w:rsidR="001B7A37" w:rsidRDefault="002144BC">
      <w:pPr>
        <w:pStyle w:val="CommentText"/>
      </w:pPr>
      <w:r>
        <w:rPr>
          <w:rStyle w:val="CommentReference"/>
        </w:rPr>
        <w:annotationRef/>
      </w:r>
      <w:r w:rsidR="001B7A37" w:rsidRPr="030E0983">
        <w:t xml:space="preserve">Vi har med first vaginal delivery i tabell 1 i hovedartikkelen, skal den med her? Ikke egen variabel i datasettet, finner den fra andre variabler. </w:t>
      </w:r>
    </w:p>
  </w:comment>
  <w:comment w:id="1898" w:author="Inge Christoffer Olsen" w:date="2026-09-29T17:11:00Z" w:initials="ICO">
    <w:p w14:paraId="0B939896" w14:textId="77777777" w:rsidR="001C4BA2" w:rsidRDefault="001C4BA2" w:rsidP="001C4BA2">
      <w:r>
        <w:rPr>
          <w:rStyle w:val="CommentReference"/>
        </w:rPr>
        <w:annotationRef/>
      </w:r>
      <w:r>
        <w:rPr>
          <w:sz w:val="20"/>
          <w:szCs w:val="20"/>
        </w:rPr>
        <w:t xml:space="preserve">Ja, kan med, men da må det defineres hvordan den finnes fra andre variabler. </w:t>
      </w:r>
    </w:p>
  </w:comment>
  <w:comment w:id="1942" w:author="Therese Buerengen" w:date="2026-09-22T11:21:00Z" w:initials="TB">
    <w:p w14:paraId="03163AB7" w14:textId="77777777" w:rsidR="00847230" w:rsidRDefault="008D1295" w:rsidP="00847230">
      <w:pPr>
        <w:pStyle w:val="CommentText"/>
      </w:pPr>
      <w:r>
        <w:rPr>
          <w:rStyle w:val="CommentReference"/>
        </w:rPr>
        <w:annotationRef/>
      </w:r>
      <w:r w:rsidR="00847230">
        <w:t>INTERGROWTH-21st? R: IntergrowthSGA</w:t>
      </w:r>
    </w:p>
  </w:comment>
  <w:comment w:id="1943" w:author="Therese Buerengen" w:date="2026-09-22T16:29:00Z" w:initials="TB">
    <w:p w14:paraId="65381687" w14:textId="08632889" w:rsidR="000179CF" w:rsidRDefault="00837331">
      <w:r>
        <w:rPr>
          <w:rStyle w:val="CommentReference"/>
        </w:rPr>
        <w:annotationRef/>
      </w:r>
      <w:r w:rsidRPr="4DF00C67">
        <w:t>Vi har med birthweight percentiles by GA i tabell 1 i hovedartikkelen. Med her? Ikke egen variabel i datasettet, regnes ut fra fødselsvekt og GA.</w:t>
      </w:r>
    </w:p>
  </w:comment>
  <w:comment w:id="1944" w:author="Inge Christoffer Olsen" w:date="2026-09-29T17:11:00Z" w:initials="ICO">
    <w:p w14:paraId="68BE542A" w14:textId="77777777" w:rsidR="001C4BA2" w:rsidRDefault="001C4BA2" w:rsidP="001C4BA2">
      <w:r>
        <w:rPr>
          <w:rStyle w:val="CommentReference"/>
        </w:rPr>
        <w:annotationRef/>
      </w:r>
      <w:r>
        <w:rPr>
          <w:sz w:val="20"/>
          <w:szCs w:val="20"/>
        </w:rPr>
        <w:t xml:space="preserve">Ja, men da må presis definisjon gis.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98C4E82" w15:done="1"/>
  <w15:commentEx w15:paraId="7E83A7B4" w15:paraIdParent="398C4E82" w15:done="1"/>
  <w15:commentEx w15:paraId="460425EF" w15:done="1"/>
  <w15:commentEx w15:paraId="2830197E" w15:paraIdParent="460425EF" w15:done="1"/>
  <w15:commentEx w15:paraId="70C2E90B" w15:done="0"/>
  <w15:commentEx w15:paraId="0687605D" w15:paraIdParent="70C2E90B" w15:done="0"/>
  <w15:commentEx w15:paraId="1DD86E0F" w15:done="0"/>
  <w15:commentEx w15:paraId="1302F9DD" w15:paraIdParent="1DD86E0F" w15:done="0"/>
  <w15:commentEx w15:paraId="05676E12" w15:done="0"/>
  <w15:commentEx w15:paraId="7A7913BA" w15:done="0"/>
  <w15:commentEx w15:paraId="1EA36F21" w15:done="0"/>
  <w15:commentEx w15:paraId="1B6C8DA9" w15:done="0"/>
  <w15:commentEx w15:paraId="52255A4E" w15:done="0"/>
  <w15:commentEx w15:paraId="593B6E26" w15:done="0"/>
  <w15:commentEx w15:paraId="0C5FAE57" w15:done="0"/>
  <w15:commentEx w15:paraId="2A0B9A2A" w15:paraIdParent="0C5FAE57" w15:done="0"/>
  <w15:commentEx w15:paraId="5E3DE466" w15:done="0"/>
  <w15:commentEx w15:paraId="0309AB1C" w15:done="1"/>
  <w15:commentEx w15:paraId="3E6AF912" w15:paraIdParent="0309AB1C" w15:done="1"/>
  <w15:commentEx w15:paraId="0CA02E99" w15:done="0"/>
  <w15:commentEx w15:paraId="507FE52F" w15:paraIdParent="0CA02E99" w15:done="0"/>
  <w15:commentEx w15:paraId="4AD7EC10" w15:done="0"/>
  <w15:commentEx w15:paraId="2692F2DE" w15:paraIdParent="4AD7EC10" w15:done="0"/>
  <w15:commentEx w15:paraId="2A9C6951" w15:done="0"/>
  <w15:commentEx w15:paraId="7B97AED7" w15:paraIdParent="2A9C6951" w15:done="0"/>
  <w15:commentEx w15:paraId="1EF5A9DC" w15:done="0"/>
  <w15:commentEx w15:paraId="0B939896" w15:paraIdParent="1EF5A9DC" w15:done="0"/>
  <w15:commentEx w15:paraId="03163AB7" w15:done="0"/>
  <w15:commentEx w15:paraId="65381687" w15:paraIdParent="03163AB7" w15:done="0"/>
  <w15:commentEx w15:paraId="68BE542A" w15:paraIdParent="03163A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D7E7859" w16cex:dateUtc="2026-09-22T07:02:00Z"/>
  <w16cex:commentExtensible w16cex:durableId="0617CA42" w16cex:dateUtc="2026-09-22T13:26:00Z"/>
  <w16cex:commentExtensible w16cex:durableId="3D4C87A0" w16cex:dateUtc="2026-09-22T07:02:00Z"/>
  <w16cex:commentExtensible w16cex:durableId="130AC4FC" w16cex:dateUtc="2026-09-22T13:26:00Z"/>
  <w16cex:commentExtensible w16cex:durableId="675B8C69" w16cex:dateUtc="2026-09-22T09:01:00Z"/>
  <w16cex:commentExtensible w16cex:durableId="4B5011B6" w16cex:dateUtc="2026-09-27T11:46:00Z"/>
  <w16cex:commentExtensible w16cex:durableId="04DA1F3F" w16cex:dateUtc="2026-09-22T09:01:00Z"/>
  <w16cex:commentExtensible w16cex:durableId="76280FA9" w16cex:dateUtc="2026-09-27T11:46:00Z"/>
  <w16cex:commentExtensible w16cex:durableId="0DCFE339" w16cex:dateUtc="2026-09-22T09:06:00Z"/>
  <w16cex:commentExtensible w16cex:durableId="2DBF294F" w16cex:dateUtc="2026-09-25T10:51:00Z"/>
  <w16cex:commentExtensible w16cex:durableId="099BEA0B" w16cex:dateUtc="2026-09-22T10:32:00Z"/>
  <w16cex:commentExtensible w16cex:durableId="6C652CC0" w16cex:dateUtc="2026-09-22T10:33:00Z"/>
  <w16cex:commentExtensible w16cex:durableId="6056140E" w16cex:dateUtc="2026-09-22T10:37:00Z"/>
  <w16cex:commentExtensible w16cex:durableId="50A788CD" w16cex:dateUtc="2026-09-22T11:09:00Z"/>
  <w16cex:commentExtensible w16cex:durableId="0ADA0355" w16cex:dateUtc="2026-09-22T11:05:00Z"/>
  <w16cex:commentExtensible w16cex:durableId="4711AFCC" w16cex:dateUtc="2026-09-29T14:59:00Z"/>
  <w16cex:commentExtensible w16cex:durableId="60142E92" w16cex:dateUtc="2026-09-25T11:02:00Z"/>
  <w16cex:commentExtensible w16cex:durableId="1EA448E0" w16cex:dateUtc="2026-09-23T16:29:00Z"/>
  <w16cex:commentExtensible w16cex:durableId="3283F983" w16cex:dateUtc="2026-09-25T06:00:00Z"/>
  <w16cex:commentExtensible w16cex:durableId="39E40459" w16cex:dateUtc="2026-09-25T11:19:00Z"/>
  <w16cex:commentExtensible w16cex:durableId="122CEE6A" w16cex:dateUtc="2026-09-29T15:04:00Z"/>
  <w16cex:commentExtensible w16cex:durableId="26B06101" w16cex:dateUtc="2026-09-25T14:38:00Z"/>
  <w16cex:commentExtensible w16cex:durableId="25E97708" w16cex:dateUtc="2026-09-29T15:06:00Z"/>
  <w16cex:commentExtensible w16cex:durableId="001575F5" w16cex:dateUtc="2026-09-25T05:45:00Z"/>
  <w16cex:commentExtensible w16cex:durableId="04A1967C" w16cex:dateUtc="2026-09-29T15:08:00Z"/>
  <w16cex:commentExtensible w16cex:durableId="79B5A743" w16cex:dateUtc="2026-09-22T14:28:00Z"/>
  <w16cex:commentExtensible w16cex:durableId="6425E4F0" w16cex:dateUtc="2026-09-29T15:11:00Z"/>
  <w16cex:commentExtensible w16cex:durableId="1C4AE3B5" w16cex:dateUtc="2026-09-22T09:21:00Z"/>
  <w16cex:commentExtensible w16cex:durableId="71C56D9B" w16cex:dateUtc="2026-09-22T14:29:00Z"/>
  <w16cex:commentExtensible w16cex:durableId="03AE914C" w16cex:dateUtc="2026-09-29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98C4E82" w16cid:durableId="1D7E7859"/>
  <w16cid:commentId w16cid:paraId="7E83A7B4" w16cid:durableId="0617CA42"/>
  <w16cid:commentId w16cid:paraId="460425EF" w16cid:durableId="3D4C87A0"/>
  <w16cid:commentId w16cid:paraId="2830197E" w16cid:durableId="130AC4FC"/>
  <w16cid:commentId w16cid:paraId="70C2E90B" w16cid:durableId="675B8C69"/>
  <w16cid:commentId w16cid:paraId="0687605D" w16cid:durableId="4B5011B6"/>
  <w16cid:commentId w16cid:paraId="1DD86E0F" w16cid:durableId="04DA1F3F"/>
  <w16cid:commentId w16cid:paraId="1302F9DD" w16cid:durableId="76280FA9"/>
  <w16cid:commentId w16cid:paraId="05676E12" w16cid:durableId="0DCFE339"/>
  <w16cid:commentId w16cid:paraId="7A7913BA" w16cid:durableId="2DBF294F"/>
  <w16cid:commentId w16cid:paraId="1EA36F21" w16cid:durableId="099BEA0B"/>
  <w16cid:commentId w16cid:paraId="1B6C8DA9" w16cid:durableId="6C652CC0"/>
  <w16cid:commentId w16cid:paraId="52255A4E" w16cid:durableId="6056140E"/>
  <w16cid:commentId w16cid:paraId="593B6E26" w16cid:durableId="50A788CD"/>
  <w16cid:commentId w16cid:paraId="0C5FAE57" w16cid:durableId="0ADA0355"/>
  <w16cid:commentId w16cid:paraId="2A0B9A2A" w16cid:durableId="4711AFCC"/>
  <w16cid:commentId w16cid:paraId="5E3DE466" w16cid:durableId="60142E92"/>
  <w16cid:commentId w16cid:paraId="0309AB1C" w16cid:durableId="1EA448E0"/>
  <w16cid:commentId w16cid:paraId="3E6AF912" w16cid:durableId="3283F983"/>
  <w16cid:commentId w16cid:paraId="0CA02E99" w16cid:durableId="39E40459"/>
  <w16cid:commentId w16cid:paraId="507FE52F" w16cid:durableId="122CEE6A"/>
  <w16cid:commentId w16cid:paraId="4AD7EC10" w16cid:durableId="26B06101"/>
  <w16cid:commentId w16cid:paraId="2692F2DE" w16cid:durableId="25E97708"/>
  <w16cid:commentId w16cid:paraId="2A9C6951" w16cid:durableId="001575F5"/>
  <w16cid:commentId w16cid:paraId="7B97AED7" w16cid:durableId="04A1967C"/>
  <w16cid:commentId w16cid:paraId="1EF5A9DC" w16cid:durableId="79B5A743"/>
  <w16cid:commentId w16cid:paraId="0B939896" w16cid:durableId="6425E4F0"/>
  <w16cid:commentId w16cid:paraId="03163AB7" w16cid:durableId="1C4AE3B5"/>
  <w16cid:commentId w16cid:paraId="65381687" w16cid:durableId="71C56D9B"/>
  <w16cid:commentId w16cid:paraId="68BE542A" w16cid:durableId="03AE91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9F24CF" w14:textId="77777777" w:rsidR="007F0B30" w:rsidRDefault="007F0B30">
      <w:pPr>
        <w:spacing w:before="0" w:after="0" w:line="240" w:lineRule="auto"/>
      </w:pPr>
      <w:r>
        <w:separator/>
      </w:r>
    </w:p>
  </w:endnote>
  <w:endnote w:type="continuationSeparator" w:id="0">
    <w:p w14:paraId="0F204473" w14:textId="77777777" w:rsidR="007F0B30" w:rsidRDefault="007F0B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4111E" w14:textId="77777777" w:rsidR="00591819" w:rsidRDefault="00591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42082"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0311DB" w14:textId="77777777" w:rsidR="00591819" w:rsidRDefault="00591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8EA348" w14:textId="77777777" w:rsidR="007F0B30" w:rsidRDefault="007F0B30">
      <w:pPr>
        <w:spacing w:before="0" w:after="0" w:line="240" w:lineRule="auto"/>
      </w:pPr>
      <w:r>
        <w:separator/>
      </w:r>
    </w:p>
  </w:footnote>
  <w:footnote w:type="continuationSeparator" w:id="0">
    <w:p w14:paraId="344F60C2" w14:textId="77777777" w:rsidR="007F0B30" w:rsidRDefault="007F0B3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E9ACC9" w14:textId="77777777" w:rsidR="00591819" w:rsidRDefault="00591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7B903611" w14:textId="77777777" w:rsidTr="2023D86C">
      <w:trPr>
        <w:trHeight w:val="288"/>
      </w:trPr>
      <w:tc>
        <w:tcPr>
          <w:tcW w:w="6833" w:type="dxa"/>
          <w:tcBorders>
            <w:top w:val="nil"/>
            <w:left w:val="nil"/>
            <w:bottom w:val="nil"/>
            <w:right w:val="nil"/>
          </w:tcBorders>
        </w:tcPr>
        <w:p w14:paraId="4844341E" w14:textId="77777777" w:rsidR="00A363F4" w:rsidRDefault="2023D86C" w:rsidP="2023D86C">
          <w:pPr>
            <w:tabs>
              <w:tab w:val="right" w:pos="13230"/>
            </w:tabs>
            <w:spacing w:before="0" w:after="0" w:line="240" w:lineRule="auto"/>
            <w:jc w:val="right"/>
            <w:rPr>
              <w:rStyle w:val="CPTVariable"/>
            </w:rPr>
          </w:pPr>
          <w:r>
            <w:t>NORWELCG</w:t>
          </w:r>
          <w:r w:rsidR="007C3DEE">
            <w:t xml:space="preserve"> </w:t>
          </w:r>
          <w:r>
            <w:t>Statistical Analysis Plan</w:t>
          </w:r>
        </w:p>
      </w:tc>
    </w:tr>
  </w:tbl>
  <w:p w14:paraId="66771BD7" w14:textId="77777777" w:rsidR="00A363F4" w:rsidRPr="006627E2" w:rsidRDefault="00A363F4" w:rsidP="006627E2">
    <w:pPr>
      <w:tabs>
        <w:tab w:val="center" w:pos="6660"/>
        <w:tab w:val="right" w:pos="13230"/>
      </w:tabs>
      <w:spacing w:before="0" w:after="0" w:line="240" w:lineRule="auto"/>
      <w:rPr>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79D19" w14:textId="77777777" w:rsidR="00591819" w:rsidRDefault="00591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0"/>
    <w:multiLevelType w:val="multilevel"/>
    <w:tmpl w:val="EC1209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72603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21"/>
    <w:multiLevelType w:val="multilevel"/>
    <w:tmpl w:val="3DC63A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3" w15:restartNumberingAfterBreak="0">
    <w:nsid w:val="0B1C71F1"/>
    <w:multiLevelType w:val="hybridMultilevel"/>
    <w:tmpl w:val="6D84E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5" w15:restartNumberingAfterBreak="0">
    <w:nsid w:val="13915908"/>
    <w:multiLevelType w:val="multilevel"/>
    <w:tmpl w:val="8F7626A6"/>
    <w:numStyleLink w:val="CPTN"/>
  </w:abstractNum>
  <w:abstractNum w:abstractNumId="16" w15:restartNumberingAfterBreak="0">
    <w:nsid w:val="1E530CA4"/>
    <w:multiLevelType w:val="hybridMultilevel"/>
    <w:tmpl w:val="D0E438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91F067"/>
    <w:multiLevelType w:val="hybridMultilevel"/>
    <w:tmpl w:val="950EDEB8"/>
    <w:lvl w:ilvl="0" w:tplc="F078A9FC">
      <w:start w:val="1"/>
      <w:numFmt w:val="decimal"/>
      <w:lvlText w:val="%1)"/>
      <w:lvlJc w:val="left"/>
      <w:pPr>
        <w:ind w:left="720" w:hanging="360"/>
      </w:pPr>
    </w:lvl>
    <w:lvl w:ilvl="1" w:tplc="CEB0EF10">
      <w:start w:val="1"/>
      <w:numFmt w:val="lowerLetter"/>
      <w:lvlText w:val="%2."/>
      <w:lvlJc w:val="left"/>
      <w:pPr>
        <w:ind w:left="1440" w:hanging="360"/>
      </w:pPr>
    </w:lvl>
    <w:lvl w:ilvl="2" w:tplc="01F2D800">
      <w:start w:val="1"/>
      <w:numFmt w:val="lowerRoman"/>
      <w:lvlText w:val="%3."/>
      <w:lvlJc w:val="right"/>
      <w:pPr>
        <w:ind w:left="2160" w:hanging="180"/>
      </w:pPr>
    </w:lvl>
    <w:lvl w:ilvl="3" w:tplc="F000E50E">
      <w:start w:val="1"/>
      <w:numFmt w:val="decimal"/>
      <w:lvlText w:val="%4."/>
      <w:lvlJc w:val="left"/>
      <w:pPr>
        <w:ind w:left="2880" w:hanging="360"/>
      </w:pPr>
    </w:lvl>
    <w:lvl w:ilvl="4" w:tplc="FF424984">
      <w:start w:val="1"/>
      <w:numFmt w:val="lowerLetter"/>
      <w:lvlText w:val="%5."/>
      <w:lvlJc w:val="left"/>
      <w:pPr>
        <w:ind w:left="3600" w:hanging="360"/>
      </w:pPr>
    </w:lvl>
    <w:lvl w:ilvl="5" w:tplc="DA826236">
      <w:start w:val="1"/>
      <w:numFmt w:val="lowerRoman"/>
      <w:lvlText w:val="%6."/>
      <w:lvlJc w:val="right"/>
      <w:pPr>
        <w:ind w:left="4320" w:hanging="180"/>
      </w:pPr>
    </w:lvl>
    <w:lvl w:ilvl="6" w:tplc="31E6AEC2">
      <w:start w:val="1"/>
      <w:numFmt w:val="decimal"/>
      <w:lvlText w:val="%7."/>
      <w:lvlJc w:val="left"/>
      <w:pPr>
        <w:ind w:left="5040" w:hanging="360"/>
      </w:pPr>
    </w:lvl>
    <w:lvl w:ilvl="7" w:tplc="C0F4C68E">
      <w:start w:val="1"/>
      <w:numFmt w:val="lowerLetter"/>
      <w:lvlText w:val="%8."/>
      <w:lvlJc w:val="left"/>
      <w:pPr>
        <w:ind w:left="5760" w:hanging="360"/>
      </w:pPr>
    </w:lvl>
    <w:lvl w:ilvl="8" w:tplc="E80C97FC">
      <w:start w:val="1"/>
      <w:numFmt w:val="lowerRoman"/>
      <w:lvlText w:val="%9."/>
      <w:lvlJc w:val="right"/>
      <w:pPr>
        <w:ind w:left="6480" w:hanging="180"/>
      </w:pPr>
    </w:lvl>
  </w:abstractNum>
  <w:abstractNum w:abstractNumId="18" w15:restartNumberingAfterBreak="0">
    <w:nsid w:val="21C94809"/>
    <w:multiLevelType w:val="hybridMultilevel"/>
    <w:tmpl w:val="81C28CC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0"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08C6C6C"/>
    <w:multiLevelType w:val="hybridMultilevel"/>
    <w:tmpl w:val="80D8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6B25408"/>
    <w:multiLevelType w:val="hybridMultilevel"/>
    <w:tmpl w:val="95AEAEC6"/>
    <w:lvl w:ilvl="0" w:tplc="5B902B96">
      <w:start w:val="17"/>
      <w:numFmt w:val="bullet"/>
      <w:lvlText w:val="-"/>
      <w:lvlJc w:val="left"/>
      <w:pPr>
        <w:ind w:left="720" w:hanging="360"/>
      </w:pPr>
      <w:rPr>
        <w:rFonts w:ascii="Times New Roman" w:eastAsia="Calibr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521711C1"/>
    <w:multiLevelType w:val="hybridMultilevel"/>
    <w:tmpl w:val="9DD23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31247DF"/>
    <w:multiLevelType w:val="hybridMultilevel"/>
    <w:tmpl w:val="E9A872D2"/>
    <w:lvl w:ilvl="0" w:tplc="71C038DC">
      <w:start w:val="1"/>
      <w:numFmt w:val="bullet"/>
      <w:lvlText w:val=""/>
      <w:lvlJc w:val="left"/>
      <w:pPr>
        <w:ind w:left="720" w:hanging="360"/>
      </w:pPr>
      <w:rPr>
        <w:rFonts w:ascii="Symbol" w:hAnsi="Symbol" w:hint="default"/>
      </w:rPr>
    </w:lvl>
    <w:lvl w:ilvl="1" w:tplc="A0C073B8">
      <w:start w:val="1"/>
      <w:numFmt w:val="bullet"/>
      <w:lvlText w:val="o"/>
      <w:lvlJc w:val="left"/>
      <w:pPr>
        <w:ind w:left="1440" w:hanging="360"/>
      </w:pPr>
      <w:rPr>
        <w:rFonts w:ascii="Courier New" w:hAnsi="Courier New" w:hint="default"/>
      </w:rPr>
    </w:lvl>
    <w:lvl w:ilvl="2" w:tplc="B6C67A64">
      <w:start w:val="1"/>
      <w:numFmt w:val="bullet"/>
      <w:lvlText w:val=""/>
      <w:lvlJc w:val="left"/>
      <w:pPr>
        <w:ind w:left="2160" w:hanging="360"/>
      </w:pPr>
      <w:rPr>
        <w:rFonts w:ascii="Wingdings" w:hAnsi="Wingdings" w:hint="default"/>
      </w:rPr>
    </w:lvl>
    <w:lvl w:ilvl="3" w:tplc="CA827CA2">
      <w:start w:val="1"/>
      <w:numFmt w:val="bullet"/>
      <w:lvlText w:val=""/>
      <w:lvlJc w:val="left"/>
      <w:pPr>
        <w:ind w:left="2880" w:hanging="360"/>
      </w:pPr>
      <w:rPr>
        <w:rFonts w:ascii="Symbol" w:hAnsi="Symbol" w:hint="default"/>
      </w:rPr>
    </w:lvl>
    <w:lvl w:ilvl="4" w:tplc="DAB87DF0">
      <w:start w:val="1"/>
      <w:numFmt w:val="bullet"/>
      <w:lvlText w:val="o"/>
      <w:lvlJc w:val="left"/>
      <w:pPr>
        <w:ind w:left="3600" w:hanging="360"/>
      </w:pPr>
      <w:rPr>
        <w:rFonts w:ascii="Courier New" w:hAnsi="Courier New" w:hint="default"/>
      </w:rPr>
    </w:lvl>
    <w:lvl w:ilvl="5" w:tplc="EE70D404">
      <w:start w:val="1"/>
      <w:numFmt w:val="bullet"/>
      <w:lvlText w:val=""/>
      <w:lvlJc w:val="left"/>
      <w:pPr>
        <w:ind w:left="4320" w:hanging="360"/>
      </w:pPr>
      <w:rPr>
        <w:rFonts w:ascii="Wingdings" w:hAnsi="Wingdings" w:hint="default"/>
      </w:rPr>
    </w:lvl>
    <w:lvl w:ilvl="6" w:tplc="4BA698E8">
      <w:start w:val="1"/>
      <w:numFmt w:val="bullet"/>
      <w:lvlText w:val=""/>
      <w:lvlJc w:val="left"/>
      <w:pPr>
        <w:ind w:left="5040" w:hanging="360"/>
      </w:pPr>
      <w:rPr>
        <w:rFonts w:ascii="Symbol" w:hAnsi="Symbol" w:hint="default"/>
      </w:rPr>
    </w:lvl>
    <w:lvl w:ilvl="7" w:tplc="865600DC">
      <w:start w:val="1"/>
      <w:numFmt w:val="bullet"/>
      <w:lvlText w:val="o"/>
      <w:lvlJc w:val="left"/>
      <w:pPr>
        <w:ind w:left="5760" w:hanging="360"/>
      </w:pPr>
      <w:rPr>
        <w:rFonts w:ascii="Courier New" w:hAnsi="Courier New" w:hint="default"/>
      </w:rPr>
    </w:lvl>
    <w:lvl w:ilvl="8" w:tplc="562A23A6">
      <w:start w:val="1"/>
      <w:numFmt w:val="bullet"/>
      <w:lvlText w:val=""/>
      <w:lvlJc w:val="left"/>
      <w:pPr>
        <w:ind w:left="6480" w:hanging="360"/>
      </w:pPr>
      <w:rPr>
        <w:rFonts w:ascii="Wingdings" w:hAnsi="Wingdings" w:hint="default"/>
      </w:rPr>
    </w:lvl>
  </w:abstractNum>
  <w:abstractNum w:abstractNumId="28"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6C3793"/>
    <w:multiLevelType w:val="multilevel"/>
    <w:tmpl w:val="FC68BD5E"/>
    <w:lvl w:ilvl="0">
      <w:start w:val="1"/>
      <w:numFmt w:val="decimal"/>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931"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FA96982"/>
    <w:multiLevelType w:val="hybridMultilevel"/>
    <w:tmpl w:val="2688B50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465563">
    <w:abstractNumId w:val="17"/>
  </w:num>
  <w:num w:numId="2" w16cid:durableId="1708138612">
    <w:abstractNumId w:val="12"/>
  </w:num>
  <w:num w:numId="3" w16cid:durableId="726031371">
    <w:abstractNumId w:val="29"/>
  </w:num>
  <w:num w:numId="4" w16cid:durableId="1876039558">
    <w:abstractNumId w:val="24"/>
  </w:num>
  <w:num w:numId="5" w16cid:durableId="127360002">
    <w:abstractNumId w:val="20"/>
  </w:num>
  <w:num w:numId="6" w16cid:durableId="1136214339">
    <w:abstractNumId w:val="31"/>
  </w:num>
  <w:num w:numId="7" w16cid:durableId="305474895">
    <w:abstractNumId w:val="25"/>
  </w:num>
  <w:num w:numId="8" w16cid:durableId="243495310">
    <w:abstractNumId w:val="6"/>
  </w:num>
  <w:num w:numId="9" w16cid:durableId="1548685020">
    <w:abstractNumId w:val="5"/>
  </w:num>
  <w:num w:numId="10" w16cid:durableId="106312677">
    <w:abstractNumId w:val="4"/>
  </w:num>
  <w:num w:numId="11" w16cid:durableId="1151407869">
    <w:abstractNumId w:val="8"/>
  </w:num>
  <w:num w:numId="12" w16cid:durableId="847401683">
    <w:abstractNumId w:val="3"/>
  </w:num>
  <w:num w:numId="13" w16cid:durableId="1641570355">
    <w:abstractNumId w:val="2"/>
  </w:num>
  <w:num w:numId="14" w16cid:durableId="2136753753">
    <w:abstractNumId w:val="1"/>
  </w:num>
  <w:num w:numId="15" w16cid:durableId="1624267822">
    <w:abstractNumId w:val="0"/>
  </w:num>
  <w:num w:numId="16" w16cid:durableId="501942779">
    <w:abstractNumId w:val="32"/>
  </w:num>
  <w:num w:numId="17" w16cid:durableId="1836140568">
    <w:abstractNumId w:val="7"/>
  </w:num>
  <w:num w:numId="18" w16cid:durableId="984503606">
    <w:abstractNumId w:val="30"/>
  </w:num>
  <w:num w:numId="19" w16cid:durableId="189144711">
    <w:abstractNumId w:val="22"/>
  </w:num>
  <w:num w:numId="20" w16cid:durableId="1492675870">
    <w:abstractNumId w:val="19"/>
  </w:num>
  <w:num w:numId="21" w16cid:durableId="721831541">
    <w:abstractNumId w:val="21"/>
  </w:num>
  <w:num w:numId="22" w16cid:durableId="1780954928">
    <w:abstractNumId w:val="14"/>
  </w:num>
  <w:num w:numId="23" w16cid:durableId="18238561">
    <w:abstractNumId w:val="15"/>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4" w16cid:durableId="287972551">
    <w:abstractNumId w:val="28"/>
  </w:num>
  <w:num w:numId="25" w16cid:durableId="2037268223">
    <w:abstractNumId w:val="13"/>
  </w:num>
  <w:num w:numId="26" w16cid:durableId="788091968">
    <w:abstractNumId w:val="16"/>
  </w:num>
  <w:num w:numId="27" w16cid:durableId="183130322">
    <w:abstractNumId w:val="23"/>
  </w:num>
  <w:num w:numId="28" w16cid:durableId="2022469361">
    <w:abstractNumId w:val="26"/>
  </w:num>
  <w:num w:numId="29" w16cid:durableId="774329266">
    <w:abstractNumId w:val="9"/>
  </w:num>
  <w:num w:numId="30" w16cid:durableId="2092966299">
    <w:abstractNumId w:val="10"/>
  </w:num>
  <w:num w:numId="31" w16cid:durableId="1590505212">
    <w:abstractNumId w:val="10"/>
  </w:num>
  <w:num w:numId="32" w16cid:durableId="1480921156">
    <w:abstractNumId w:val="10"/>
  </w:num>
  <w:num w:numId="33" w16cid:durableId="1435975786">
    <w:abstractNumId w:val="10"/>
  </w:num>
  <w:num w:numId="34" w16cid:durableId="739520883">
    <w:abstractNumId w:val="10"/>
  </w:num>
  <w:num w:numId="35" w16cid:durableId="1296637898">
    <w:abstractNumId w:val="10"/>
  </w:num>
  <w:num w:numId="36" w16cid:durableId="939534018">
    <w:abstractNumId w:val="10"/>
  </w:num>
  <w:num w:numId="37" w16cid:durableId="227114620">
    <w:abstractNumId w:val="10"/>
  </w:num>
  <w:num w:numId="38" w16cid:durableId="788819119">
    <w:abstractNumId w:val="10"/>
  </w:num>
  <w:num w:numId="39" w16cid:durableId="1646279403">
    <w:abstractNumId w:val="10"/>
  </w:num>
  <w:num w:numId="40" w16cid:durableId="1782650900">
    <w:abstractNumId w:val="10"/>
  </w:num>
  <w:num w:numId="41" w16cid:durableId="1655916531">
    <w:abstractNumId w:val="10"/>
  </w:num>
  <w:num w:numId="42" w16cid:durableId="517231390">
    <w:abstractNumId w:val="10"/>
  </w:num>
  <w:num w:numId="43" w16cid:durableId="1543404462">
    <w:abstractNumId w:val="10"/>
  </w:num>
  <w:num w:numId="44" w16cid:durableId="550963330">
    <w:abstractNumId w:val="10"/>
  </w:num>
  <w:num w:numId="45" w16cid:durableId="1728147473">
    <w:abstractNumId w:val="10"/>
  </w:num>
  <w:num w:numId="46" w16cid:durableId="1492520755">
    <w:abstractNumId w:val="10"/>
  </w:num>
  <w:num w:numId="47" w16cid:durableId="135491640">
    <w:abstractNumId w:val="10"/>
  </w:num>
  <w:num w:numId="48" w16cid:durableId="1005670437">
    <w:abstractNumId w:val="10"/>
  </w:num>
  <w:num w:numId="49" w16cid:durableId="783815854">
    <w:abstractNumId w:val="10"/>
  </w:num>
  <w:num w:numId="50" w16cid:durableId="241766890">
    <w:abstractNumId w:val="10"/>
  </w:num>
  <w:num w:numId="51" w16cid:durableId="1840464585">
    <w:abstractNumId w:val="10"/>
  </w:num>
  <w:num w:numId="52" w16cid:durableId="298850493">
    <w:abstractNumId w:val="10"/>
  </w:num>
  <w:num w:numId="53" w16cid:durableId="173150170">
    <w:abstractNumId w:val="10"/>
  </w:num>
  <w:num w:numId="54" w16cid:durableId="382756748">
    <w:abstractNumId w:val="10"/>
  </w:num>
  <w:num w:numId="55" w16cid:durableId="1054619625">
    <w:abstractNumId w:val="10"/>
  </w:num>
  <w:num w:numId="56" w16cid:durableId="1337001996">
    <w:abstractNumId w:val="10"/>
  </w:num>
  <w:num w:numId="57" w16cid:durableId="531697410">
    <w:abstractNumId w:val="10"/>
  </w:num>
  <w:num w:numId="58" w16cid:durableId="2071805644">
    <w:abstractNumId w:val="10"/>
  </w:num>
  <w:num w:numId="59" w16cid:durableId="1788353964">
    <w:abstractNumId w:val="10"/>
  </w:num>
  <w:num w:numId="60" w16cid:durableId="1942519606">
    <w:abstractNumId w:val="10"/>
  </w:num>
  <w:num w:numId="61" w16cid:durableId="1401559826">
    <w:abstractNumId w:val="10"/>
  </w:num>
  <w:num w:numId="62" w16cid:durableId="1206992532">
    <w:abstractNumId w:val="10"/>
  </w:num>
  <w:num w:numId="63" w16cid:durableId="215436747">
    <w:abstractNumId w:val="10"/>
  </w:num>
  <w:num w:numId="64" w16cid:durableId="1982610247">
    <w:abstractNumId w:val="10"/>
  </w:num>
  <w:num w:numId="65" w16cid:durableId="17857312">
    <w:abstractNumId w:val="10"/>
  </w:num>
  <w:num w:numId="66" w16cid:durableId="794370172">
    <w:abstractNumId w:val="10"/>
  </w:num>
  <w:num w:numId="67" w16cid:durableId="2100982086">
    <w:abstractNumId w:val="10"/>
  </w:num>
  <w:num w:numId="68" w16cid:durableId="1618634697">
    <w:abstractNumId w:val="10"/>
  </w:num>
  <w:num w:numId="69" w16cid:durableId="1639189983">
    <w:abstractNumId w:val="10"/>
  </w:num>
  <w:num w:numId="70" w16cid:durableId="8937354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36732832">
    <w:abstractNumId w:val="10"/>
  </w:num>
  <w:num w:numId="72" w16cid:durableId="9240735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7663140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106775072">
    <w:abstractNumId w:val="10"/>
  </w:num>
  <w:num w:numId="75" w16cid:durableId="1976833576">
    <w:abstractNumId w:val="10"/>
  </w:num>
  <w:num w:numId="76" w16cid:durableId="7718227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48057743">
    <w:abstractNumId w:val="10"/>
  </w:num>
  <w:num w:numId="78" w16cid:durableId="827478305">
    <w:abstractNumId w:val="10"/>
  </w:num>
  <w:num w:numId="79" w16cid:durableId="1473671285">
    <w:abstractNumId w:val="10"/>
  </w:num>
  <w:num w:numId="80" w16cid:durableId="350034449">
    <w:abstractNumId w:val="10"/>
  </w:num>
  <w:num w:numId="81" w16cid:durableId="2087720770">
    <w:abstractNumId w:val="10"/>
  </w:num>
  <w:num w:numId="82" w16cid:durableId="137038183">
    <w:abstractNumId w:val="10"/>
  </w:num>
  <w:num w:numId="83" w16cid:durableId="207956293">
    <w:abstractNumId w:val="10"/>
  </w:num>
  <w:num w:numId="84" w16cid:durableId="1966111273">
    <w:abstractNumId w:val="10"/>
  </w:num>
  <w:num w:numId="85" w16cid:durableId="755782361">
    <w:abstractNumId w:val="10"/>
  </w:num>
  <w:num w:numId="86" w16cid:durableId="1865558644">
    <w:abstractNumId w:val="10"/>
  </w:num>
  <w:num w:numId="87" w16cid:durableId="1067797634">
    <w:abstractNumId w:val="10"/>
  </w:num>
  <w:num w:numId="88" w16cid:durableId="656107013">
    <w:abstractNumId w:val="10"/>
  </w:num>
  <w:num w:numId="89" w16cid:durableId="1821996119">
    <w:abstractNumId w:val="10"/>
  </w:num>
  <w:num w:numId="90" w16cid:durableId="2127888593">
    <w:abstractNumId w:val="10"/>
  </w:num>
  <w:num w:numId="91" w16cid:durableId="1406100851">
    <w:abstractNumId w:val="10"/>
  </w:num>
  <w:num w:numId="92" w16cid:durableId="1837840275">
    <w:abstractNumId w:val="10"/>
  </w:num>
  <w:num w:numId="93" w16cid:durableId="648365552">
    <w:abstractNumId w:val="10"/>
  </w:num>
  <w:num w:numId="94" w16cid:durableId="1239973328">
    <w:abstractNumId w:val="10"/>
  </w:num>
  <w:num w:numId="95" w16cid:durableId="291405129">
    <w:abstractNumId w:val="10"/>
  </w:num>
  <w:num w:numId="96" w16cid:durableId="25522645">
    <w:abstractNumId w:val="10"/>
  </w:num>
  <w:num w:numId="97" w16cid:durableId="635571001">
    <w:abstractNumId w:val="10"/>
  </w:num>
  <w:num w:numId="98" w16cid:durableId="243493394">
    <w:abstractNumId w:val="10"/>
  </w:num>
  <w:num w:numId="99" w16cid:durableId="2064063085">
    <w:abstractNumId w:val="10"/>
  </w:num>
  <w:num w:numId="100" w16cid:durableId="335811485">
    <w:abstractNumId w:val="10"/>
  </w:num>
  <w:num w:numId="101" w16cid:durableId="1195846313">
    <w:abstractNumId w:val="10"/>
  </w:num>
  <w:num w:numId="102" w16cid:durableId="351761623">
    <w:abstractNumId w:val="10"/>
  </w:num>
  <w:num w:numId="103" w16cid:durableId="1093159695">
    <w:abstractNumId w:val="10"/>
  </w:num>
  <w:num w:numId="104" w16cid:durableId="2001039428">
    <w:abstractNumId w:val="10"/>
  </w:num>
  <w:num w:numId="105" w16cid:durableId="394477405">
    <w:abstractNumId w:val="10"/>
  </w:num>
  <w:num w:numId="106" w16cid:durableId="1570917639">
    <w:abstractNumId w:val="10"/>
  </w:num>
  <w:num w:numId="107" w16cid:durableId="2120024936">
    <w:abstractNumId w:val="10"/>
  </w:num>
  <w:num w:numId="108" w16cid:durableId="1841698270">
    <w:abstractNumId w:val="10"/>
  </w:num>
  <w:num w:numId="109" w16cid:durableId="363680439">
    <w:abstractNumId w:val="10"/>
  </w:num>
  <w:num w:numId="110" w16cid:durableId="84151662">
    <w:abstractNumId w:val="10"/>
  </w:num>
  <w:num w:numId="111" w16cid:durableId="1378814755">
    <w:abstractNumId w:val="10"/>
  </w:num>
  <w:num w:numId="112" w16cid:durableId="897668951">
    <w:abstractNumId w:val="10"/>
  </w:num>
  <w:num w:numId="113" w16cid:durableId="153573625">
    <w:abstractNumId w:val="27"/>
  </w:num>
  <w:num w:numId="114" w16cid:durableId="714813797">
    <w:abstractNumId w:val="18"/>
  </w:num>
  <w:numIdMacAtCleanup w:val="1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nge Christoffer Olsen">
    <w15:presenceInfo w15:providerId="None" w15:userId="Inge Christoffer Olsen"/>
  </w15:person>
  <w15:person w15:author="Maria Cecilie Stivang">
    <w15:presenceInfo w15:providerId="AD" w15:userId="S::masti9108@oslomet.no::edce5440-a9f9-4880-8eec-e79bccdb887c"/>
  </w15:person>
  <w15:person w15:author="Therese Buerengen">
    <w15:presenceInfo w15:providerId="AD" w15:userId="S::thbue6295@oslomet.no::b167ebfa-b3da-4b09-b82f-51903940855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removeDateAndTime/>
  <w:embedSystemFonts/>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6E"/>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1B7"/>
    <w:rsid w:val="00016318"/>
    <w:rsid w:val="000163B5"/>
    <w:rsid w:val="00016439"/>
    <w:rsid w:val="0001652C"/>
    <w:rsid w:val="000165E8"/>
    <w:rsid w:val="00016962"/>
    <w:rsid w:val="00016A60"/>
    <w:rsid w:val="00016D1E"/>
    <w:rsid w:val="000179CF"/>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36"/>
    <w:rsid w:val="000304DC"/>
    <w:rsid w:val="000305E4"/>
    <w:rsid w:val="0003061F"/>
    <w:rsid w:val="0003063E"/>
    <w:rsid w:val="0003116C"/>
    <w:rsid w:val="000316B6"/>
    <w:rsid w:val="00031796"/>
    <w:rsid w:val="00031B6E"/>
    <w:rsid w:val="00031B99"/>
    <w:rsid w:val="00031DB2"/>
    <w:rsid w:val="00031DB5"/>
    <w:rsid w:val="00031DB6"/>
    <w:rsid w:val="00032030"/>
    <w:rsid w:val="00032132"/>
    <w:rsid w:val="00032290"/>
    <w:rsid w:val="000322E5"/>
    <w:rsid w:val="00032544"/>
    <w:rsid w:val="000325E4"/>
    <w:rsid w:val="00032634"/>
    <w:rsid w:val="00032C06"/>
    <w:rsid w:val="0003386D"/>
    <w:rsid w:val="00033C65"/>
    <w:rsid w:val="00033F2C"/>
    <w:rsid w:val="00033F83"/>
    <w:rsid w:val="000341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39E"/>
    <w:rsid w:val="0003766B"/>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92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AD6"/>
    <w:rsid w:val="00046B60"/>
    <w:rsid w:val="00046E10"/>
    <w:rsid w:val="0004739F"/>
    <w:rsid w:val="0004747B"/>
    <w:rsid w:val="000476FF"/>
    <w:rsid w:val="00047713"/>
    <w:rsid w:val="00047D20"/>
    <w:rsid w:val="00047EA2"/>
    <w:rsid w:val="00050287"/>
    <w:rsid w:val="00050565"/>
    <w:rsid w:val="000505AC"/>
    <w:rsid w:val="00050BC9"/>
    <w:rsid w:val="0005136D"/>
    <w:rsid w:val="00051574"/>
    <w:rsid w:val="00051A49"/>
    <w:rsid w:val="0005263D"/>
    <w:rsid w:val="00052711"/>
    <w:rsid w:val="000528BB"/>
    <w:rsid w:val="00052D37"/>
    <w:rsid w:val="00052D53"/>
    <w:rsid w:val="0005308E"/>
    <w:rsid w:val="00053288"/>
    <w:rsid w:val="00053393"/>
    <w:rsid w:val="000537AA"/>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21D"/>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500"/>
    <w:rsid w:val="00083C2A"/>
    <w:rsid w:val="000842C8"/>
    <w:rsid w:val="00084430"/>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78C"/>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DCC"/>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5C7"/>
    <w:rsid w:val="000B3600"/>
    <w:rsid w:val="000B3987"/>
    <w:rsid w:val="000B3D9B"/>
    <w:rsid w:val="000B3ED5"/>
    <w:rsid w:val="000B3F11"/>
    <w:rsid w:val="000B42B7"/>
    <w:rsid w:val="000B466E"/>
    <w:rsid w:val="000B47CA"/>
    <w:rsid w:val="000B4845"/>
    <w:rsid w:val="000B4999"/>
    <w:rsid w:val="000B49ED"/>
    <w:rsid w:val="000B4CB7"/>
    <w:rsid w:val="000B4E4A"/>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1805"/>
    <w:rsid w:val="000C2D99"/>
    <w:rsid w:val="000C2EA1"/>
    <w:rsid w:val="000C31A8"/>
    <w:rsid w:val="000C31EB"/>
    <w:rsid w:val="000C325A"/>
    <w:rsid w:val="000C36C3"/>
    <w:rsid w:val="000C3718"/>
    <w:rsid w:val="000C376D"/>
    <w:rsid w:val="000C3986"/>
    <w:rsid w:val="000C3AE0"/>
    <w:rsid w:val="000C3E8A"/>
    <w:rsid w:val="000C3F8D"/>
    <w:rsid w:val="000C46C6"/>
    <w:rsid w:val="000C4C50"/>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40A"/>
    <w:rsid w:val="000D0525"/>
    <w:rsid w:val="000D05FE"/>
    <w:rsid w:val="000D080F"/>
    <w:rsid w:val="000D08A2"/>
    <w:rsid w:val="000D11DE"/>
    <w:rsid w:val="000D1749"/>
    <w:rsid w:val="000D1A2C"/>
    <w:rsid w:val="000D1ABD"/>
    <w:rsid w:val="000D1ADB"/>
    <w:rsid w:val="000D1C36"/>
    <w:rsid w:val="000D20F3"/>
    <w:rsid w:val="000D25B5"/>
    <w:rsid w:val="000D26F9"/>
    <w:rsid w:val="000D2DA7"/>
    <w:rsid w:val="000D35A9"/>
    <w:rsid w:val="000D35F2"/>
    <w:rsid w:val="000D368D"/>
    <w:rsid w:val="000D37C9"/>
    <w:rsid w:val="000D393D"/>
    <w:rsid w:val="000D4280"/>
    <w:rsid w:val="000D445E"/>
    <w:rsid w:val="000D48C1"/>
    <w:rsid w:val="000D54B7"/>
    <w:rsid w:val="000D58CC"/>
    <w:rsid w:val="000D5C34"/>
    <w:rsid w:val="000D6020"/>
    <w:rsid w:val="000D61F1"/>
    <w:rsid w:val="000D6381"/>
    <w:rsid w:val="000D638E"/>
    <w:rsid w:val="000D65B0"/>
    <w:rsid w:val="000D6A70"/>
    <w:rsid w:val="000D6BEA"/>
    <w:rsid w:val="000D6C0E"/>
    <w:rsid w:val="000D6FF3"/>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CEB"/>
    <w:rsid w:val="000E1DEB"/>
    <w:rsid w:val="000E207D"/>
    <w:rsid w:val="000E224B"/>
    <w:rsid w:val="000E2303"/>
    <w:rsid w:val="000E231B"/>
    <w:rsid w:val="000E2F08"/>
    <w:rsid w:val="000E2F37"/>
    <w:rsid w:val="000E307D"/>
    <w:rsid w:val="000E30C2"/>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CA1"/>
    <w:rsid w:val="000F1F68"/>
    <w:rsid w:val="000F2156"/>
    <w:rsid w:val="000F2A09"/>
    <w:rsid w:val="000F2AB6"/>
    <w:rsid w:val="000F2F25"/>
    <w:rsid w:val="000F30A6"/>
    <w:rsid w:val="000F3B94"/>
    <w:rsid w:val="000F3DBC"/>
    <w:rsid w:val="000F40B6"/>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16B"/>
    <w:rsid w:val="00104A67"/>
    <w:rsid w:val="00104BB2"/>
    <w:rsid w:val="00104EAC"/>
    <w:rsid w:val="00104FA8"/>
    <w:rsid w:val="00105092"/>
    <w:rsid w:val="00105458"/>
    <w:rsid w:val="0010567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4EC"/>
    <w:rsid w:val="0012161D"/>
    <w:rsid w:val="00121673"/>
    <w:rsid w:val="00121745"/>
    <w:rsid w:val="00121768"/>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4D6D"/>
    <w:rsid w:val="0012517A"/>
    <w:rsid w:val="00125686"/>
    <w:rsid w:val="00125B19"/>
    <w:rsid w:val="00125CEC"/>
    <w:rsid w:val="00126045"/>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43E"/>
    <w:rsid w:val="00132E5D"/>
    <w:rsid w:val="00133355"/>
    <w:rsid w:val="00133446"/>
    <w:rsid w:val="0013346C"/>
    <w:rsid w:val="0013352E"/>
    <w:rsid w:val="00133689"/>
    <w:rsid w:val="001337D9"/>
    <w:rsid w:val="00134299"/>
    <w:rsid w:val="001345B3"/>
    <w:rsid w:val="001346C1"/>
    <w:rsid w:val="00135169"/>
    <w:rsid w:val="001351C9"/>
    <w:rsid w:val="0013520A"/>
    <w:rsid w:val="00135662"/>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9C"/>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2E6C"/>
    <w:rsid w:val="001532E5"/>
    <w:rsid w:val="0015345D"/>
    <w:rsid w:val="00153F99"/>
    <w:rsid w:val="0015437A"/>
    <w:rsid w:val="00154A03"/>
    <w:rsid w:val="00154CAA"/>
    <w:rsid w:val="00154D9F"/>
    <w:rsid w:val="00155143"/>
    <w:rsid w:val="0015522F"/>
    <w:rsid w:val="001552F5"/>
    <w:rsid w:val="001554DF"/>
    <w:rsid w:val="00155BC0"/>
    <w:rsid w:val="00155E56"/>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8D"/>
    <w:rsid w:val="001610D2"/>
    <w:rsid w:val="001610ED"/>
    <w:rsid w:val="001615BB"/>
    <w:rsid w:val="001619A5"/>
    <w:rsid w:val="00161E4C"/>
    <w:rsid w:val="001624AB"/>
    <w:rsid w:val="001624FC"/>
    <w:rsid w:val="00162714"/>
    <w:rsid w:val="00162AE0"/>
    <w:rsid w:val="00162B89"/>
    <w:rsid w:val="00163066"/>
    <w:rsid w:val="00163216"/>
    <w:rsid w:val="001637FF"/>
    <w:rsid w:val="001638F5"/>
    <w:rsid w:val="00163A5D"/>
    <w:rsid w:val="00163DF9"/>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17"/>
    <w:rsid w:val="00166291"/>
    <w:rsid w:val="00166382"/>
    <w:rsid w:val="00166794"/>
    <w:rsid w:val="00166840"/>
    <w:rsid w:val="00166A27"/>
    <w:rsid w:val="00166FC9"/>
    <w:rsid w:val="0016717E"/>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56C"/>
    <w:rsid w:val="001759C5"/>
    <w:rsid w:val="00175A15"/>
    <w:rsid w:val="00175A5C"/>
    <w:rsid w:val="00175C9F"/>
    <w:rsid w:val="0017619D"/>
    <w:rsid w:val="0017660E"/>
    <w:rsid w:val="001766B8"/>
    <w:rsid w:val="00176CDB"/>
    <w:rsid w:val="00176E3E"/>
    <w:rsid w:val="00176F24"/>
    <w:rsid w:val="00177739"/>
    <w:rsid w:val="001779DC"/>
    <w:rsid w:val="00177BF5"/>
    <w:rsid w:val="00177D75"/>
    <w:rsid w:val="00177E64"/>
    <w:rsid w:val="00177F7B"/>
    <w:rsid w:val="00180704"/>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4B2"/>
    <w:rsid w:val="001838D2"/>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6DE0"/>
    <w:rsid w:val="00187085"/>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A22"/>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6FC"/>
    <w:rsid w:val="001A5923"/>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98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D35"/>
    <w:rsid w:val="001B4F24"/>
    <w:rsid w:val="001B4F8F"/>
    <w:rsid w:val="001B5780"/>
    <w:rsid w:val="001B596B"/>
    <w:rsid w:val="001B64B4"/>
    <w:rsid w:val="001B6A1C"/>
    <w:rsid w:val="001B6A44"/>
    <w:rsid w:val="001B6B46"/>
    <w:rsid w:val="001B7398"/>
    <w:rsid w:val="001B73D8"/>
    <w:rsid w:val="001B7487"/>
    <w:rsid w:val="001B7503"/>
    <w:rsid w:val="001B7646"/>
    <w:rsid w:val="001B76B4"/>
    <w:rsid w:val="001B7920"/>
    <w:rsid w:val="001B7A37"/>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BA2"/>
    <w:rsid w:val="001C4E98"/>
    <w:rsid w:val="001C4FF7"/>
    <w:rsid w:val="001C5829"/>
    <w:rsid w:val="001C592C"/>
    <w:rsid w:val="001C5A10"/>
    <w:rsid w:val="001C610E"/>
    <w:rsid w:val="001C614A"/>
    <w:rsid w:val="001C64C6"/>
    <w:rsid w:val="001C6584"/>
    <w:rsid w:val="001C6867"/>
    <w:rsid w:val="001C6CE6"/>
    <w:rsid w:val="001C6EB0"/>
    <w:rsid w:val="001C7168"/>
    <w:rsid w:val="001C7262"/>
    <w:rsid w:val="001C74FC"/>
    <w:rsid w:val="001C7745"/>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7B1"/>
    <w:rsid w:val="001D4873"/>
    <w:rsid w:val="001D53E2"/>
    <w:rsid w:val="001D541C"/>
    <w:rsid w:val="001D5886"/>
    <w:rsid w:val="001D59F7"/>
    <w:rsid w:val="001D620E"/>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A43"/>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8CF"/>
    <w:rsid w:val="001F7A8C"/>
    <w:rsid w:val="001F7B89"/>
    <w:rsid w:val="001F7DAF"/>
    <w:rsid w:val="0020032D"/>
    <w:rsid w:val="00200350"/>
    <w:rsid w:val="002008E2"/>
    <w:rsid w:val="00200B3F"/>
    <w:rsid w:val="00200BD1"/>
    <w:rsid w:val="00200E15"/>
    <w:rsid w:val="0020101E"/>
    <w:rsid w:val="0020128F"/>
    <w:rsid w:val="00201493"/>
    <w:rsid w:val="00201DCA"/>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23"/>
    <w:rsid w:val="00206F6F"/>
    <w:rsid w:val="002071AA"/>
    <w:rsid w:val="00207494"/>
    <w:rsid w:val="00207658"/>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2EE1"/>
    <w:rsid w:val="002131E6"/>
    <w:rsid w:val="00213459"/>
    <w:rsid w:val="0021345E"/>
    <w:rsid w:val="002136F6"/>
    <w:rsid w:val="002137C8"/>
    <w:rsid w:val="00213959"/>
    <w:rsid w:val="00213B2E"/>
    <w:rsid w:val="002140D4"/>
    <w:rsid w:val="002144BC"/>
    <w:rsid w:val="00214EC2"/>
    <w:rsid w:val="0021512A"/>
    <w:rsid w:val="0021518E"/>
    <w:rsid w:val="002157BF"/>
    <w:rsid w:val="00216349"/>
    <w:rsid w:val="002166F9"/>
    <w:rsid w:val="00216CBE"/>
    <w:rsid w:val="00216F4B"/>
    <w:rsid w:val="002172A6"/>
    <w:rsid w:val="00217383"/>
    <w:rsid w:val="002178C2"/>
    <w:rsid w:val="00217A65"/>
    <w:rsid w:val="00220063"/>
    <w:rsid w:val="002200C4"/>
    <w:rsid w:val="002201DB"/>
    <w:rsid w:val="0022058E"/>
    <w:rsid w:val="002209A0"/>
    <w:rsid w:val="00220CC6"/>
    <w:rsid w:val="00220E4E"/>
    <w:rsid w:val="00221298"/>
    <w:rsid w:val="0022163A"/>
    <w:rsid w:val="00221867"/>
    <w:rsid w:val="00221CE5"/>
    <w:rsid w:val="00221FF8"/>
    <w:rsid w:val="00222055"/>
    <w:rsid w:val="00222470"/>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7FB"/>
    <w:rsid w:val="002319E5"/>
    <w:rsid w:val="00231FAB"/>
    <w:rsid w:val="002327A1"/>
    <w:rsid w:val="00232A71"/>
    <w:rsid w:val="00232AF6"/>
    <w:rsid w:val="00232D28"/>
    <w:rsid w:val="00232D94"/>
    <w:rsid w:val="00232E33"/>
    <w:rsid w:val="00232EF4"/>
    <w:rsid w:val="00232F05"/>
    <w:rsid w:val="0023300E"/>
    <w:rsid w:val="00233110"/>
    <w:rsid w:val="00233496"/>
    <w:rsid w:val="002336E1"/>
    <w:rsid w:val="002337CF"/>
    <w:rsid w:val="0023388C"/>
    <w:rsid w:val="00233A57"/>
    <w:rsid w:val="00233B86"/>
    <w:rsid w:val="002341FE"/>
    <w:rsid w:val="0023473C"/>
    <w:rsid w:val="00234754"/>
    <w:rsid w:val="00234A85"/>
    <w:rsid w:val="00234B3A"/>
    <w:rsid w:val="00234D21"/>
    <w:rsid w:val="00234DB5"/>
    <w:rsid w:val="00234E2B"/>
    <w:rsid w:val="00234E68"/>
    <w:rsid w:val="00234FA9"/>
    <w:rsid w:val="0023541F"/>
    <w:rsid w:val="00235445"/>
    <w:rsid w:val="00235552"/>
    <w:rsid w:val="00235666"/>
    <w:rsid w:val="00235723"/>
    <w:rsid w:val="00236193"/>
    <w:rsid w:val="00236464"/>
    <w:rsid w:val="0023683F"/>
    <w:rsid w:val="00236945"/>
    <w:rsid w:val="00236973"/>
    <w:rsid w:val="00236D6D"/>
    <w:rsid w:val="002377F9"/>
    <w:rsid w:val="002378AA"/>
    <w:rsid w:val="00240404"/>
    <w:rsid w:val="002407B9"/>
    <w:rsid w:val="0024083E"/>
    <w:rsid w:val="00240959"/>
    <w:rsid w:val="00240D70"/>
    <w:rsid w:val="00240DD1"/>
    <w:rsid w:val="00240E13"/>
    <w:rsid w:val="002410E3"/>
    <w:rsid w:val="00241430"/>
    <w:rsid w:val="0024143D"/>
    <w:rsid w:val="002416C7"/>
    <w:rsid w:val="00241964"/>
    <w:rsid w:val="00241E65"/>
    <w:rsid w:val="00241EBA"/>
    <w:rsid w:val="00242050"/>
    <w:rsid w:val="0024222A"/>
    <w:rsid w:val="002423BB"/>
    <w:rsid w:val="00242438"/>
    <w:rsid w:val="002425FA"/>
    <w:rsid w:val="00242727"/>
    <w:rsid w:val="00242E35"/>
    <w:rsid w:val="0024312B"/>
    <w:rsid w:val="00243259"/>
    <w:rsid w:val="00243509"/>
    <w:rsid w:val="002435C1"/>
    <w:rsid w:val="002437C0"/>
    <w:rsid w:val="00243975"/>
    <w:rsid w:val="00243A46"/>
    <w:rsid w:val="00243C6D"/>
    <w:rsid w:val="00243D24"/>
    <w:rsid w:val="00244901"/>
    <w:rsid w:val="00244988"/>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1D1"/>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6F02"/>
    <w:rsid w:val="002573C1"/>
    <w:rsid w:val="00257516"/>
    <w:rsid w:val="00257576"/>
    <w:rsid w:val="002575FA"/>
    <w:rsid w:val="002576B1"/>
    <w:rsid w:val="002578C4"/>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935"/>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190"/>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13C"/>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0A9"/>
    <w:rsid w:val="0028194B"/>
    <w:rsid w:val="0028230B"/>
    <w:rsid w:val="002823BF"/>
    <w:rsid w:val="00282592"/>
    <w:rsid w:val="00282920"/>
    <w:rsid w:val="00282AAA"/>
    <w:rsid w:val="00282D33"/>
    <w:rsid w:val="002831BA"/>
    <w:rsid w:val="002832CB"/>
    <w:rsid w:val="002836F7"/>
    <w:rsid w:val="00283960"/>
    <w:rsid w:val="00283E9F"/>
    <w:rsid w:val="00284023"/>
    <w:rsid w:val="00284066"/>
    <w:rsid w:val="00284539"/>
    <w:rsid w:val="00284750"/>
    <w:rsid w:val="00284C18"/>
    <w:rsid w:val="00284D32"/>
    <w:rsid w:val="00284F73"/>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599"/>
    <w:rsid w:val="00290CC1"/>
    <w:rsid w:val="00290CC8"/>
    <w:rsid w:val="00290D5D"/>
    <w:rsid w:val="0029141B"/>
    <w:rsid w:val="00291546"/>
    <w:rsid w:val="002915EB"/>
    <w:rsid w:val="00291601"/>
    <w:rsid w:val="00291824"/>
    <w:rsid w:val="00292053"/>
    <w:rsid w:val="002928EF"/>
    <w:rsid w:val="00292A09"/>
    <w:rsid w:val="00292B10"/>
    <w:rsid w:val="00292D6C"/>
    <w:rsid w:val="00292E94"/>
    <w:rsid w:val="00293BA1"/>
    <w:rsid w:val="0029495B"/>
    <w:rsid w:val="00295341"/>
    <w:rsid w:val="00295567"/>
    <w:rsid w:val="0029574F"/>
    <w:rsid w:val="00295B8E"/>
    <w:rsid w:val="00295DBE"/>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4CC"/>
    <w:rsid w:val="002A485E"/>
    <w:rsid w:val="002A4DD7"/>
    <w:rsid w:val="002A500C"/>
    <w:rsid w:val="002A53EA"/>
    <w:rsid w:val="002A544F"/>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1690"/>
    <w:rsid w:val="002B21E4"/>
    <w:rsid w:val="002B2448"/>
    <w:rsid w:val="002B2722"/>
    <w:rsid w:val="002B289F"/>
    <w:rsid w:val="002B2B0C"/>
    <w:rsid w:val="002B2BC2"/>
    <w:rsid w:val="002B3CDD"/>
    <w:rsid w:val="002B3DBA"/>
    <w:rsid w:val="002B40ED"/>
    <w:rsid w:val="002B469C"/>
    <w:rsid w:val="002B4D23"/>
    <w:rsid w:val="002B536E"/>
    <w:rsid w:val="002B53C0"/>
    <w:rsid w:val="002B541D"/>
    <w:rsid w:val="002B581E"/>
    <w:rsid w:val="002B5EF3"/>
    <w:rsid w:val="002B6221"/>
    <w:rsid w:val="002B6E33"/>
    <w:rsid w:val="002B6F3A"/>
    <w:rsid w:val="002B7265"/>
    <w:rsid w:val="002B7D15"/>
    <w:rsid w:val="002B7DCA"/>
    <w:rsid w:val="002C0646"/>
    <w:rsid w:val="002C0786"/>
    <w:rsid w:val="002C07DF"/>
    <w:rsid w:val="002C08CC"/>
    <w:rsid w:val="002C0B57"/>
    <w:rsid w:val="002C0C76"/>
    <w:rsid w:val="002C0E59"/>
    <w:rsid w:val="002C0EBF"/>
    <w:rsid w:val="002C0F36"/>
    <w:rsid w:val="002C0F7D"/>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5B4A"/>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5FF8"/>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2A3D"/>
    <w:rsid w:val="002E3836"/>
    <w:rsid w:val="002E3AF7"/>
    <w:rsid w:val="002E3D25"/>
    <w:rsid w:val="002E3D79"/>
    <w:rsid w:val="002E41C7"/>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4F1"/>
    <w:rsid w:val="002F3754"/>
    <w:rsid w:val="002F3AA1"/>
    <w:rsid w:val="002F50ED"/>
    <w:rsid w:val="002F5423"/>
    <w:rsid w:val="002F5F69"/>
    <w:rsid w:val="002F68C1"/>
    <w:rsid w:val="002F68D2"/>
    <w:rsid w:val="002F6978"/>
    <w:rsid w:val="002F71BE"/>
    <w:rsid w:val="002F7211"/>
    <w:rsid w:val="002F7273"/>
    <w:rsid w:val="002F76B4"/>
    <w:rsid w:val="002F7A5B"/>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2D4"/>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00D"/>
    <w:rsid w:val="003105B5"/>
    <w:rsid w:val="00310946"/>
    <w:rsid w:val="00310C42"/>
    <w:rsid w:val="00310EEC"/>
    <w:rsid w:val="00310FAD"/>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1F69"/>
    <w:rsid w:val="003224FC"/>
    <w:rsid w:val="0032263D"/>
    <w:rsid w:val="00322714"/>
    <w:rsid w:val="0032328D"/>
    <w:rsid w:val="00323764"/>
    <w:rsid w:val="00323830"/>
    <w:rsid w:val="003239BD"/>
    <w:rsid w:val="00323C28"/>
    <w:rsid w:val="00323C2A"/>
    <w:rsid w:val="00323C5E"/>
    <w:rsid w:val="00323CF8"/>
    <w:rsid w:val="00323F08"/>
    <w:rsid w:val="003242D8"/>
    <w:rsid w:val="00324888"/>
    <w:rsid w:val="00324898"/>
    <w:rsid w:val="00324E65"/>
    <w:rsid w:val="003254C3"/>
    <w:rsid w:val="003254E6"/>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46"/>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9B2"/>
    <w:rsid w:val="00340D45"/>
    <w:rsid w:val="003410A2"/>
    <w:rsid w:val="00341328"/>
    <w:rsid w:val="00341330"/>
    <w:rsid w:val="0034152F"/>
    <w:rsid w:val="003415B2"/>
    <w:rsid w:val="0034191A"/>
    <w:rsid w:val="00341C3D"/>
    <w:rsid w:val="003433D0"/>
    <w:rsid w:val="00343421"/>
    <w:rsid w:val="00343B1B"/>
    <w:rsid w:val="00343F90"/>
    <w:rsid w:val="00344188"/>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43D"/>
    <w:rsid w:val="003516B8"/>
    <w:rsid w:val="00351752"/>
    <w:rsid w:val="00351A48"/>
    <w:rsid w:val="00351A6F"/>
    <w:rsid w:val="00351FFA"/>
    <w:rsid w:val="0035258F"/>
    <w:rsid w:val="00352619"/>
    <w:rsid w:val="003527A3"/>
    <w:rsid w:val="00352A1C"/>
    <w:rsid w:val="003531F7"/>
    <w:rsid w:val="0035332B"/>
    <w:rsid w:val="003533E8"/>
    <w:rsid w:val="00353E2B"/>
    <w:rsid w:val="00354123"/>
    <w:rsid w:val="003546A1"/>
    <w:rsid w:val="00354735"/>
    <w:rsid w:val="00354FDC"/>
    <w:rsid w:val="003550AB"/>
    <w:rsid w:val="003550EC"/>
    <w:rsid w:val="003556E2"/>
    <w:rsid w:val="0035582C"/>
    <w:rsid w:val="00355A35"/>
    <w:rsid w:val="00355CA5"/>
    <w:rsid w:val="0035637E"/>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E00"/>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3B"/>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00E"/>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919"/>
    <w:rsid w:val="00383A3F"/>
    <w:rsid w:val="00383BCC"/>
    <w:rsid w:val="00383BE5"/>
    <w:rsid w:val="00383CD3"/>
    <w:rsid w:val="00383CE3"/>
    <w:rsid w:val="00383E90"/>
    <w:rsid w:val="003840DB"/>
    <w:rsid w:val="0038427A"/>
    <w:rsid w:val="003842F2"/>
    <w:rsid w:val="0038462F"/>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457"/>
    <w:rsid w:val="003956DB"/>
    <w:rsid w:val="00395706"/>
    <w:rsid w:val="00395834"/>
    <w:rsid w:val="003958FA"/>
    <w:rsid w:val="0039596F"/>
    <w:rsid w:val="0039601D"/>
    <w:rsid w:val="003969DC"/>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86"/>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4F2E"/>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2D3C"/>
    <w:rsid w:val="003C3918"/>
    <w:rsid w:val="003C3EE3"/>
    <w:rsid w:val="003C4469"/>
    <w:rsid w:val="003C4840"/>
    <w:rsid w:val="003C4AB0"/>
    <w:rsid w:val="003C4AFE"/>
    <w:rsid w:val="003C4B75"/>
    <w:rsid w:val="003C4B8A"/>
    <w:rsid w:val="003C4BD2"/>
    <w:rsid w:val="003C5448"/>
    <w:rsid w:val="003C55F3"/>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1BA8"/>
    <w:rsid w:val="003D208B"/>
    <w:rsid w:val="003D242E"/>
    <w:rsid w:val="003D24BD"/>
    <w:rsid w:val="003D26B3"/>
    <w:rsid w:val="003D26DF"/>
    <w:rsid w:val="003D27DA"/>
    <w:rsid w:val="003D2CCC"/>
    <w:rsid w:val="003D2E45"/>
    <w:rsid w:val="003D2F45"/>
    <w:rsid w:val="003D3113"/>
    <w:rsid w:val="003D3AF0"/>
    <w:rsid w:val="003D3FD7"/>
    <w:rsid w:val="003D4049"/>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5FF5"/>
    <w:rsid w:val="003D604E"/>
    <w:rsid w:val="003D6092"/>
    <w:rsid w:val="003D60A9"/>
    <w:rsid w:val="003D62EE"/>
    <w:rsid w:val="003D63D2"/>
    <w:rsid w:val="003D6617"/>
    <w:rsid w:val="003D6A4C"/>
    <w:rsid w:val="003D6C86"/>
    <w:rsid w:val="003D6DD3"/>
    <w:rsid w:val="003D6E2D"/>
    <w:rsid w:val="003D7040"/>
    <w:rsid w:val="003D7138"/>
    <w:rsid w:val="003D71A3"/>
    <w:rsid w:val="003D7897"/>
    <w:rsid w:val="003D7A3D"/>
    <w:rsid w:val="003D7B88"/>
    <w:rsid w:val="003D7DBF"/>
    <w:rsid w:val="003D7DFE"/>
    <w:rsid w:val="003D7E94"/>
    <w:rsid w:val="003E015C"/>
    <w:rsid w:val="003E0441"/>
    <w:rsid w:val="003E051A"/>
    <w:rsid w:val="003E0B82"/>
    <w:rsid w:val="003E1410"/>
    <w:rsid w:val="003E1442"/>
    <w:rsid w:val="003E1E4B"/>
    <w:rsid w:val="003E2124"/>
    <w:rsid w:val="003E279B"/>
    <w:rsid w:val="003E29A1"/>
    <w:rsid w:val="003E2A47"/>
    <w:rsid w:val="003E2AE8"/>
    <w:rsid w:val="003E2F88"/>
    <w:rsid w:val="003E32C5"/>
    <w:rsid w:val="003E3604"/>
    <w:rsid w:val="003E37AD"/>
    <w:rsid w:val="003E39F3"/>
    <w:rsid w:val="003E3A59"/>
    <w:rsid w:val="003E4F00"/>
    <w:rsid w:val="003E50AD"/>
    <w:rsid w:val="003E523F"/>
    <w:rsid w:val="003E536D"/>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4F5A"/>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296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3DA"/>
    <w:rsid w:val="00413440"/>
    <w:rsid w:val="00413675"/>
    <w:rsid w:val="004137CA"/>
    <w:rsid w:val="00413B2B"/>
    <w:rsid w:val="00413D0F"/>
    <w:rsid w:val="00414184"/>
    <w:rsid w:val="00414221"/>
    <w:rsid w:val="00414702"/>
    <w:rsid w:val="00414A0B"/>
    <w:rsid w:val="00414AE8"/>
    <w:rsid w:val="00414B3B"/>
    <w:rsid w:val="00415469"/>
    <w:rsid w:val="004154DD"/>
    <w:rsid w:val="0041576E"/>
    <w:rsid w:val="00415BCC"/>
    <w:rsid w:val="00415D25"/>
    <w:rsid w:val="0041605B"/>
    <w:rsid w:val="00416324"/>
    <w:rsid w:val="004165C1"/>
    <w:rsid w:val="004168FC"/>
    <w:rsid w:val="00416A7D"/>
    <w:rsid w:val="00417153"/>
    <w:rsid w:val="00417404"/>
    <w:rsid w:val="004174B0"/>
    <w:rsid w:val="00417A16"/>
    <w:rsid w:val="00417A9E"/>
    <w:rsid w:val="00417B6B"/>
    <w:rsid w:val="00417BDD"/>
    <w:rsid w:val="00420138"/>
    <w:rsid w:val="004204DB"/>
    <w:rsid w:val="00420859"/>
    <w:rsid w:val="00420F04"/>
    <w:rsid w:val="00420FF5"/>
    <w:rsid w:val="0042128E"/>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5F45"/>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65F"/>
    <w:rsid w:val="00431735"/>
    <w:rsid w:val="00431780"/>
    <w:rsid w:val="00431811"/>
    <w:rsid w:val="00431A25"/>
    <w:rsid w:val="00431A28"/>
    <w:rsid w:val="00431E11"/>
    <w:rsid w:val="00431F15"/>
    <w:rsid w:val="0043245E"/>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9BC"/>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127"/>
    <w:rsid w:val="00451212"/>
    <w:rsid w:val="00451BD2"/>
    <w:rsid w:val="0045221C"/>
    <w:rsid w:val="004523A4"/>
    <w:rsid w:val="00452670"/>
    <w:rsid w:val="00452A0C"/>
    <w:rsid w:val="00452BCD"/>
    <w:rsid w:val="00452C45"/>
    <w:rsid w:val="00452FBA"/>
    <w:rsid w:val="00453096"/>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6DC"/>
    <w:rsid w:val="00461EC9"/>
    <w:rsid w:val="00462013"/>
    <w:rsid w:val="00462154"/>
    <w:rsid w:val="004623B2"/>
    <w:rsid w:val="00462E92"/>
    <w:rsid w:val="004631AC"/>
    <w:rsid w:val="00463244"/>
    <w:rsid w:val="004632C3"/>
    <w:rsid w:val="0046349A"/>
    <w:rsid w:val="004636D9"/>
    <w:rsid w:val="00463A80"/>
    <w:rsid w:val="00463FB6"/>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39"/>
    <w:rsid w:val="004746FF"/>
    <w:rsid w:val="00474769"/>
    <w:rsid w:val="00474950"/>
    <w:rsid w:val="00474985"/>
    <w:rsid w:val="00474D27"/>
    <w:rsid w:val="00474E64"/>
    <w:rsid w:val="00474F30"/>
    <w:rsid w:val="00474FE3"/>
    <w:rsid w:val="00475881"/>
    <w:rsid w:val="004761A6"/>
    <w:rsid w:val="004762E0"/>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3D2B"/>
    <w:rsid w:val="00484103"/>
    <w:rsid w:val="0048458C"/>
    <w:rsid w:val="004845E8"/>
    <w:rsid w:val="00484AB6"/>
    <w:rsid w:val="0048507C"/>
    <w:rsid w:val="0048526D"/>
    <w:rsid w:val="00485354"/>
    <w:rsid w:val="0048535C"/>
    <w:rsid w:val="0048564B"/>
    <w:rsid w:val="00485841"/>
    <w:rsid w:val="00485889"/>
    <w:rsid w:val="00485BFD"/>
    <w:rsid w:val="00485CC8"/>
    <w:rsid w:val="00485E18"/>
    <w:rsid w:val="0048688D"/>
    <w:rsid w:val="00486C3E"/>
    <w:rsid w:val="00486C77"/>
    <w:rsid w:val="00486F50"/>
    <w:rsid w:val="00486F94"/>
    <w:rsid w:val="004873C9"/>
    <w:rsid w:val="00487746"/>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EAD"/>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D4B"/>
    <w:rsid w:val="00496E9C"/>
    <w:rsid w:val="00497129"/>
    <w:rsid w:val="00497353"/>
    <w:rsid w:val="004973E2"/>
    <w:rsid w:val="004975BD"/>
    <w:rsid w:val="00497A7F"/>
    <w:rsid w:val="00497BEC"/>
    <w:rsid w:val="004A0068"/>
    <w:rsid w:val="004A01D2"/>
    <w:rsid w:val="004A03F8"/>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668"/>
    <w:rsid w:val="004A79D9"/>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C71"/>
    <w:rsid w:val="004C2D93"/>
    <w:rsid w:val="004C3277"/>
    <w:rsid w:val="004C337D"/>
    <w:rsid w:val="004C34CB"/>
    <w:rsid w:val="004C3D18"/>
    <w:rsid w:val="004C3D59"/>
    <w:rsid w:val="004C42B6"/>
    <w:rsid w:val="004C45DB"/>
    <w:rsid w:val="004C4C7A"/>
    <w:rsid w:val="004C4F15"/>
    <w:rsid w:val="004C508A"/>
    <w:rsid w:val="004C5146"/>
    <w:rsid w:val="004C58BF"/>
    <w:rsid w:val="004C5BE6"/>
    <w:rsid w:val="004C5CD8"/>
    <w:rsid w:val="004C6004"/>
    <w:rsid w:val="004C6178"/>
    <w:rsid w:val="004C62E3"/>
    <w:rsid w:val="004C63F9"/>
    <w:rsid w:val="004C6BCF"/>
    <w:rsid w:val="004C6CC2"/>
    <w:rsid w:val="004C6F01"/>
    <w:rsid w:val="004C7399"/>
    <w:rsid w:val="004C73EC"/>
    <w:rsid w:val="004C7458"/>
    <w:rsid w:val="004C745B"/>
    <w:rsid w:val="004C77AB"/>
    <w:rsid w:val="004C7A85"/>
    <w:rsid w:val="004C7DED"/>
    <w:rsid w:val="004D0127"/>
    <w:rsid w:val="004D0439"/>
    <w:rsid w:val="004D04FB"/>
    <w:rsid w:val="004D06A4"/>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CF6"/>
    <w:rsid w:val="004D3DE1"/>
    <w:rsid w:val="004D3E7B"/>
    <w:rsid w:val="004D4312"/>
    <w:rsid w:val="004D48A8"/>
    <w:rsid w:val="004D49AC"/>
    <w:rsid w:val="004D53FB"/>
    <w:rsid w:val="004D55F6"/>
    <w:rsid w:val="004D5A78"/>
    <w:rsid w:val="004D5BA8"/>
    <w:rsid w:val="004D5CE7"/>
    <w:rsid w:val="004D621C"/>
    <w:rsid w:val="004D64A3"/>
    <w:rsid w:val="004D64D3"/>
    <w:rsid w:val="004D69B6"/>
    <w:rsid w:val="004D6D78"/>
    <w:rsid w:val="004D6E6E"/>
    <w:rsid w:val="004D6F95"/>
    <w:rsid w:val="004D7613"/>
    <w:rsid w:val="004D7B4B"/>
    <w:rsid w:val="004D7EB3"/>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C3"/>
    <w:rsid w:val="004E3ADC"/>
    <w:rsid w:val="004E4315"/>
    <w:rsid w:val="004E462F"/>
    <w:rsid w:val="004E47EF"/>
    <w:rsid w:val="004E4925"/>
    <w:rsid w:val="004E4D87"/>
    <w:rsid w:val="004E54F6"/>
    <w:rsid w:val="004E55E8"/>
    <w:rsid w:val="004E579C"/>
    <w:rsid w:val="004E5ADE"/>
    <w:rsid w:val="004E5CCD"/>
    <w:rsid w:val="004E5EF7"/>
    <w:rsid w:val="004E6010"/>
    <w:rsid w:val="004E628E"/>
    <w:rsid w:val="004E6577"/>
    <w:rsid w:val="004E6673"/>
    <w:rsid w:val="004E66D8"/>
    <w:rsid w:val="004E6FB2"/>
    <w:rsid w:val="004E6FCE"/>
    <w:rsid w:val="004E70EB"/>
    <w:rsid w:val="004E711F"/>
    <w:rsid w:val="004E7577"/>
    <w:rsid w:val="004E7689"/>
    <w:rsid w:val="004E7B36"/>
    <w:rsid w:val="004F0A4A"/>
    <w:rsid w:val="004F0CAF"/>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65C"/>
    <w:rsid w:val="005007BD"/>
    <w:rsid w:val="005009C5"/>
    <w:rsid w:val="00500C86"/>
    <w:rsid w:val="005015CF"/>
    <w:rsid w:val="005019F4"/>
    <w:rsid w:val="00501AC1"/>
    <w:rsid w:val="00501BA4"/>
    <w:rsid w:val="00501CC8"/>
    <w:rsid w:val="00501F2D"/>
    <w:rsid w:val="00502B73"/>
    <w:rsid w:val="00502CF0"/>
    <w:rsid w:val="00502D3B"/>
    <w:rsid w:val="00503692"/>
    <w:rsid w:val="00504244"/>
    <w:rsid w:val="0050463C"/>
    <w:rsid w:val="005047A9"/>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46A"/>
    <w:rsid w:val="0051354C"/>
    <w:rsid w:val="005137D8"/>
    <w:rsid w:val="00513937"/>
    <w:rsid w:val="00513A54"/>
    <w:rsid w:val="005140EA"/>
    <w:rsid w:val="005149E6"/>
    <w:rsid w:val="00514A8C"/>
    <w:rsid w:val="00514B14"/>
    <w:rsid w:val="00514B36"/>
    <w:rsid w:val="00514BAE"/>
    <w:rsid w:val="00514DBC"/>
    <w:rsid w:val="00515116"/>
    <w:rsid w:val="00515183"/>
    <w:rsid w:val="00515441"/>
    <w:rsid w:val="00515564"/>
    <w:rsid w:val="00515600"/>
    <w:rsid w:val="00515751"/>
    <w:rsid w:val="00516B65"/>
    <w:rsid w:val="00516D4C"/>
    <w:rsid w:val="00516DD8"/>
    <w:rsid w:val="00516E9F"/>
    <w:rsid w:val="00517079"/>
    <w:rsid w:val="005175BF"/>
    <w:rsid w:val="0052013A"/>
    <w:rsid w:val="0052014E"/>
    <w:rsid w:val="005208FF"/>
    <w:rsid w:val="00520D38"/>
    <w:rsid w:val="00520E9E"/>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72D"/>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1E"/>
    <w:rsid w:val="00526C78"/>
    <w:rsid w:val="0052726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7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4BE0"/>
    <w:rsid w:val="0054501B"/>
    <w:rsid w:val="00545BD2"/>
    <w:rsid w:val="005460D8"/>
    <w:rsid w:val="00546323"/>
    <w:rsid w:val="00546433"/>
    <w:rsid w:val="00546E26"/>
    <w:rsid w:val="00547168"/>
    <w:rsid w:val="0054732D"/>
    <w:rsid w:val="005474F9"/>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1EAA"/>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B1"/>
    <w:rsid w:val="005700F1"/>
    <w:rsid w:val="005703FC"/>
    <w:rsid w:val="00570541"/>
    <w:rsid w:val="00570AB9"/>
    <w:rsid w:val="00570ADA"/>
    <w:rsid w:val="00571167"/>
    <w:rsid w:val="00571317"/>
    <w:rsid w:val="005714B7"/>
    <w:rsid w:val="00571542"/>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177"/>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4E"/>
    <w:rsid w:val="005857E5"/>
    <w:rsid w:val="00585D14"/>
    <w:rsid w:val="0058639C"/>
    <w:rsid w:val="00586691"/>
    <w:rsid w:val="005866D9"/>
    <w:rsid w:val="005867FE"/>
    <w:rsid w:val="00586ABE"/>
    <w:rsid w:val="005875A1"/>
    <w:rsid w:val="005878AA"/>
    <w:rsid w:val="00587998"/>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D61"/>
    <w:rsid w:val="005A0FAE"/>
    <w:rsid w:val="005A1130"/>
    <w:rsid w:val="005A128C"/>
    <w:rsid w:val="005A2562"/>
    <w:rsid w:val="005A2608"/>
    <w:rsid w:val="005A264A"/>
    <w:rsid w:val="005A2C8A"/>
    <w:rsid w:val="005A2D18"/>
    <w:rsid w:val="005A319C"/>
    <w:rsid w:val="005A354C"/>
    <w:rsid w:val="005A36E3"/>
    <w:rsid w:val="005A3D62"/>
    <w:rsid w:val="005A47CC"/>
    <w:rsid w:val="005A483E"/>
    <w:rsid w:val="005A49D6"/>
    <w:rsid w:val="005A4EC1"/>
    <w:rsid w:val="005A5117"/>
    <w:rsid w:val="005A5994"/>
    <w:rsid w:val="005A5A09"/>
    <w:rsid w:val="005A5B69"/>
    <w:rsid w:val="005A6056"/>
    <w:rsid w:val="005A60E3"/>
    <w:rsid w:val="005A622F"/>
    <w:rsid w:val="005A63F0"/>
    <w:rsid w:val="005A6522"/>
    <w:rsid w:val="005A66A6"/>
    <w:rsid w:val="005A6AC2"/>
    <w:rsid w:val="005A703F"/>
    <w:rsid w:val="005A7652"/>
    <w:rsid w:val="005A76E5"/>
    <w:rsid w:val="005A7793"/>
    <w:rsid w:val="005A799B"/>
    <w:rsid w:val="005A7A17"/>
    <w:rsid w:val="005A7D44"/>
    <w:rsid w:val="005A7EFB"/>
    <w:rsid w:val="005B060D"/>
    <w:rsid w:val="005B0823"/>
    <w:rsid w:val="005B0827"/>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2F69"/>
    <w:rsid w:val="005B31AA"/>
    <w:rsid w:val="005B31EC"/>
    <w:rsid w:val="005B3295"/>
    <w:rsid w:val="005B3705"/>
    <w:rsid w:val="005B37A7"/>
    <w:rsid w:val="005B3D02"/>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91C"/>
    <w:rsid w:val="005C0B69"/>
    <w:rsid w:val="005C0D16"/>
    <w:rsid w:val="005C0D45"/>
    <w:rsid w:val="005C0F59"/>
    <w:rsid w:val="005C1300"/>
    <w:rsid w:val="005C1351"/>
    <w:rsid w:val="005C1CEB"/>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5BFD"/>
    <w:rsid w:val="005C69B9"/>
    <w:rsid w:val="005C6CC4"/>
    <w:rsid w:val="005C6CDB"/>
    <w:rsid w:val="005C6F49"/>
    <w:rsid w:val="005C707C"/>
    <w:rsid w:val="005C737C"/>
    <w:rsid w:val="005C75CE"/>
    <w:rsid w:val="005C7773"/>
    <w:rsid w:val="005C789E"/>
    <w:rsid w:val="005C7BC3"/>
    <w:rsid w:val="005C7EE9"/>
    <w:rsid w:val="005D015D"/>
    <w:rsid w:val="005D018B"/>
    <w:rsid w:val="005D060B"/>
    <w:rsid w:val="005D0686"/>
    <w:rsid w:val="005D0856"/>
    <w:rsid w:val="005D0C9D"/>
    <w:rsid w:val="005D1050"/>
    <w:rsid w:val="005D147F"/>
    <w:rsid w:val="005D17A0"/>
    <w:rsid w:val="005D1CB3"/>
    <w:rsid w:val="005D1E92"/>
    <w:rsid w:val="005D2169"/>
    <w:rsid w:val="005D218F"/>
    <w:rsid w:val="005D28F5"/>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39"/>
    <w:rsid w:val="005D61CE"/>
    <w:rsid w:val="005D6890"/>
    <w:rsid w:val="005D68D4"/>
    <w:rsid w:val="005D6F0C"/>
    <w:rsid w:val="005D7288"/>
    <w:rsid w:val="005D7ACC"/>
    <w:rsid w:val="005D7ECD"/>
    <w:rsid w:val="005E01A4"/>
    <w:rsid w:val="005E0496"/>
    <w:rsid w:val="005E0A9C"/>
    <w:rsid w:val="005E104C"/>
    <w:rsid w:val="005E1282"/>
    <w:rsid w:val="005E12E4"/>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20B"/>
    <w:rsid w:val="005E630C"/>
    <w:rsid w:val="005E641B"/>
    <w:rsid w:val="005E6782"/>
    <w:rsid w:val="005E68D0"/>
    <w:rsid w:val="005E6900"/>
    <w:rsid w:val="005E6F6F"/>
    <w:rsid w:val="005E72E3"/>
    <w:rsid w:val="005E76BA"/>
    <w:rsid w:val="005E783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64C"/>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9F4"/>
    <w:rsid w:val="00603FEA"/>
    <w:rsid w:val="00604135"/>
    <w:rsid w:val="006042D6"/>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7DC"/>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2E"/>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37"/>
    <w:rsid w:val="00626BD5"/>
    <w:rsid w:val="00626D84"/>
    <w:rsid w:val="00626E6F"/>
    <w:rsid w:val="006270BC"/>
    <w:rsid w:val="00627149"/>
    <w:rsid w:val="00627330"/>
    <w:rsid w:val="00630007"/>
    <w:rsid w:val="00630168"/>
    <w:rsid w:val="006301C5"/>
    <w:rsid w:val="0063040F"/>
    <w:rsid w:val="006304E2"/>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2F63"/>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DBC"/>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DCE"/>
    <w:rsid w:val="00644E74"/>
    <w:rsid w:val="00644E87"/>
    <w:rsid w:val="00644EB8"/>
    <w:rsid w:val="00644FDF"/>
    <w:rsid w:val="0064592E"/>
    <w:rsid w:val="00645C4C"/>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411"/>
    <w:rsid w:val="006546C6"/>
    <w:rsid w:val="006548F2"/>
    <w:rsid w:val="00654A02"/>
    <w:rsid w:val="00654ACE"/>
    <w:rsid w:val="00654E43"/>
    <w:rsid w:val="00655171"/>
    <w:rsid w:val="00655C66"/>
    <w:rsid w:val="00655DFF"/>
    <w:rsid w:val="006563A5"/>
    <w:rsid w:val="00656EAA"/>
    <w:rsid w:val="0065728D"/>
    <w:rsid w:val="0065730B"/>
    <w:rsid w:val="0065782E"/>
    <w:rsid w:val="00657D27"/>
    <w:rsid w:val="00657FC0"/>
    <w:rsid w:val="00660329"/>
    <w:rsid w:val="00660434"/>
    <w:rsid w:val="00660633"/>
    <w:rsid w:val="006606C4"/>
    <w:rsid w:val="0066096F"/>
    <w:rsid w:val="006613BB"/>
    <w:rsid w:val="00661B04"/>
    <w:rsid w:val="00661F78"/>
    <w:rsid w:val="00661FEF"/>
    <w:rsid w:val="0066208D"/>
    <w:rsid w:val="00662427"/>
    <w:rsid w:val="006625EA"/>
    <w:rsid w:val="006627E2"/>
    <w:rsid w:val="00662D15"/>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4ED"/>
    <w:rsid w:val="006736E2"/>
    <w:rsid w:val="006736F1"/>
    <w:rsid w:val="0067397D"/>
    <w:rsid w:val="00673A85"/>
    <w:rsid w:val="00674064"/>
    <w:rsid w:val="00674274"/>
    <w:rsid w:val="006744B2"/>
    <w:rsid w:val="006744F6"/>
    <w:rsid w:val="006746AF"/>
    <w:rsid w:val="006747D3"/>
    <w:rsid w:val="0067491B"/>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1E1F"/>
    <w:rsid w:val="006820A8"/>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1B9"/>
    <w:rsid w:val="006932E9"/>
    <w:rsid w:val="0069359C"/>
    <w:rsid w:val="006938A1"/>
    <w:rsid w:val="00693976"/>
    <w:rsid w:val="00693BA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DC3"/>
    <w:rsid w:val="006A7E90"/>
    <w:rsid w:val="006A7F9E"/>
    <w:rsid w:val="006A7FA0"/>
    <w:rsid w:val="006B0007"/>
    <w:rsid w:val="006B0068"/>
    <w:rsid w:val="006B007E"/>
    <w:rsid w:val="006B011A"/>
    <w:rsid w:val="006B0140"/>
    <w:rsid w:val="006B09AD"/>
    <w:rsid w:val="006B0CD1"/>
    <w:rsid w:val="006B0D28"/>
    <w:rsid w:val="006B0DF2"/>
    <w:rsid w:val="006B0F18"/>
    <w:rsid w:val="006B101D"/>
    <w:rsid w:val="006B119D"/>
    <w:rsid w:val="006B128E"/>
    <w:rsid w:val="006B156A"/>
    <w:rsid w:val="006B192A"/>
    <w:rsid w:val="006B1BAA"/>
    <w:rsid w:val="006B1C98"/>
    <w:rsid w:val="006B1F3E"/>
    <w:rsid w:val="006B1F89"/>
    <w:rsid w:val="006B22F6"/>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5B0C"/>
    <w:rsid w:val="006B6080"/>
    <w:rsid w:val="006B6295"/>
    <w:rsid w:val="006B6DAA"/>
    <w:rsid w:val="006B70BB"/>
    <w:rsid w:val="006B728E"/>
    <w:rsid w:val="006B78AF"/>
    <w:rsid w:val="006B7CD1"/>
    <w:rsid w:val="006B7D1B"/>
    <w:rsid w:val="006C01A3"/>
    <w:rsid w:val="006C04B6"/>
    <w:rsid w:val="006C0540"/>
    <w:rsid w:val="006C0649"/>
    <w:rsid w:val="006C06A2"/>
    <w:rsid w:val="006C0990"/>
    <w:rsid w:val="006C0AA9"/>
    <w:rsid w:val="006C0C56"/>
    <w:rsid w:val="006C10B8"/>
    <w:rsid w:val="006C10E3"/>
    <w:rsid w:val="006C12F4"/>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81"/>
    <w:rsid w:val="006C65BA"/>
    <w:rsid w:val="006C73A0"/>
    <w:rsid w:val="006C7997"/>
    <w:rsid w:val="006C7A4F"/>
    <w:rsid w:val="006C7A75"/>
    <w:rsid w:val="006C7D6A"/>
    <w:rsid w:val="006D011E"/>
    <w:rsid w:val="006D029C"/>
    <w:rsid w:val="006D033E"/>
    <w:rsid w:val="006D053C"/>
    <w:rsid w:val="006D066D"/>
    <w:rsid w:val="006D0C5E"/>
    <w:rsid w:val="006D0FBA"/>
    <w:rsid w:val="006D11B4"/>
    <w:rsid w:val="006D1684"/>
    <w:rsid w:val="006D16B3"/>
    <w:rsid w:val="006D1B9C"/>
    <w:rsid w:val="006D1C5B"/>
    <w:rsid w:val="006D2AF6"/>
    <w:rsid w:val="006D2CD3"/>
    <w:rsid w:val="006D2D0F"/>
    <w:rsid w:val="006D2D4B"/>
    <w:rsid w:val="006D2ED7"/>
    <w:rsid w:val="006D30F9"/>
    <w:rsid w:val="006D4068"/>
    <w:rsid w:val="006D4355"/>
    <w:rsid w:val="006D4A8C"/>
    <w:rsid w:val="006D4E72"/>
    <w:rsid w:val="006D50D6"/>
    <w:rsid w:val="006D5236"/>
    <w:rsid w:val="006D5865"/>
    <w:rsid w:val="006D5D0F"/>
    <w:rsid w:val="006D5E0B"/>
    <w:rsid w:val="006D6662"/>
    <w:rsid w:val="006D6A05"/>
    <w:rsid w:val="006D6A1C"/>
    <w:rsid w:val="006D6B97"/>
    <w:rsid w:val="006D6F88"/>
    <w:rsid w:val="006D701F"/>
    <w:rsid w:val="006D7094"/>
    <w:rsid w:val="006D711B"/>
    <w:rsid w:val="006D7429"/>
    <w:rsid w:val="006D7639"/>
    <w:rsid w:val="006D77C5"/>
    <w:rsid w:val="006D7D0C"/>
    <w:rsid w:val="006D7EE4"/>
    <w:rsid w:val="006E00C1"/>
    <w:rsid w:val="006E04F4"/>
    <w:rsid w:val="006E061A"/>
    <w:rsid w:val="006E0B63"/>
    <w:rsid w:val="006E0C08"/>
    <w:rsid w:val="006E0DF3"/>
    <w:rsid w:val="006E0E6E"/>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53"/>
    <w:rsid w:val="006E4C82"/>
    <w:rsid w:val="006E4EE9"/>
    <w:rsid w:val="006E4F8A"/>
    <w:rsid w:val="006E51BC"/>
    <w:rsid w:val="006E52C5"/>
    <w:rsid w:val="006E5410"/>
    <w:rsid w:val="006E5649"/>
    <w:rsid w:val="006E5726"/>
    <w:rsid w:val="006E5A98"/>
    <w:rsid w:val="006E63F1"/>
    <w:rsid w:val="006E65B4"/>
    <w:rsid w:val="006E7171"/>
    <w:rsid w:val="006E7227"/>
    <w:rsid w:val="006E73A1"/>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4AB6"/>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1FD3"/>
    <w:rsid w:val="007021D5"/>
    <w:rsid w:val="0070253C"/>
    <w:rsid w:val="00702628"/>
    <w:rsid w:val="00702961"/>
    <w:rsid w:val="00702C2B"/>
    <w:rsid w:val="00702C5B"/>
    <w:rsid w:val="00702E16"/>
    <w:rsid w:val="00702E96"/>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B5C"/>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190"/>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2EA3"/>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3E2"/>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652"/>
    <w:rsid w:val="0075286B"/>
    <w:rsid w:val="00752D18"/>
    <w:rsid w:val="00753481"/>
    <w:rsid w:val="007535F1"/>
    <w:rsid w:val="00753741"/>
    <w:rsid w:val="00753A28"/>
    <w:rsid w:val="00753A46"/>
    <w:rsid w:val="00753B45"/>
    <w:rsid w:val="00753DC5"/>
    <w:rsid w:val="0075432F"/>
    <w:rsid w:val="00754385"/>
    <w:rsid w:val="0075469B"/>
    <w:rsid w:val="0075495C"/>
    <w:rsid w:val="00754BEF"/>
    <w:rsid w:val="00754C16"/>
    <w:rsid w:val="00754C22"/>
    <w:rsid w:val="00754D68"/>
    <w:rsid w:val="00754D7F"/>
    <w:rsid w:val="00754EBE"/>
    <w:rsid w:val="007550E2"/>
    <w:rsid w:val="00755578"/>
    <w:rsid w:val="007557E2"/>
    <w:rsid w:val="0075632D"/>
    <w:rsid w:val="0075637C"/>
    <w:rsid w:val="00756603"/>
    <w:rsid w:val="00756A16"/>
    <w:rsid w:val="00756B68"/>
    <w:rsid w:val="00756F10"/>
    <w:rsid w:val="00756FCB"/>
    <w:rsid w:val="00757172"/>
    <w:rsid w:val="0075722C"/>
    <w:rsid w:val="0075769B"/>
    <w:rsid w:val="007577EE"/>
    <w:rsid w:val="00757912"/>
    <w:rsid w:val="00757D06"/>
    <w:rsid w:val="00757E26"/>
    <w:rsid w:val="00760042"/>
    <w:rsid w:val="00760756"/>
    <w:rsid w:val="007613F7"/>
    <w:rsid w:val="0076154E"/>
    <w:rsid w:val="007615BA"/>
    <w:rsid w:val="00762187"/>
    <w:rsid w:val="0076226B"/>
    <w:rsid w:val="007623E0"/>
    <w:rsid w:val="00762782"/>
    <w:rsid w:val="007627D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79B"/>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C51"/>
    <w:rsid w:val="00775D1C"/>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43A"/>
    <w:rsid w:val="007815F1"/>
    <w:rsid w:val="007818EA"/>
    <w:rsid w:val="00781CBF"/>
    <w:rsid w:val="0078256E"/>
    <w:rsid w:val="00782A11"/>
    <w:rsid w:val="00782BB5"/>
    <w:rsid w:val="0078331C"/>
    <w:rsid w:val="00783F3C"/>
    <w:rsid w:val="00784016"/>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4E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68C"/>
    <w:rsid w:val="00793920"/>
    <w:rsid w:val="0079394F"/>
    <w:rsid w:val="00793ACF"/>
    <w:rsid w:val="00793F12"/>
    <w:rsid w:val="00793F35"/>
    <w:rsid w:val="007942A5"/>
    <w:rsid w:val="0079444D"/>
    <w:rsid w:val="00794507"/>
    <w:rsid w:val="0079475E"/>
    <w:rsid w:val="00794B43"/>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82E"/>
    <w:rsid w:val="007A0B6A"/>
    <w:rsid w:val="007A0DCB"/>
    <w:rsid w:val="007A1663"/>
    <w:rsid w:val="007A1CE1"/>
    <w:rsid w:val="007A2105"/>
    <w:rsid w:val="007A2411"/>
    <w:rsid w:val="007A24DC"/>
    <w:rsid w:val="007A2814"/>
    <w:rsid w:val="007A2AD6"/>
    <w:rsid w:val="007A2AEE"/>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76D"/>
    <w:rsid w:val="007A79A1"/>
    <w:rsid w:val="007A7A30"/>
    <w:rsid w:val="007A7AA9"/>
    <w:rsid w:val="007A7B9C"/>
    <w:rsid w:val="007A7ECB"/>
    <w:rsid w:val="007B0217"/>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A7"/>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C52"/>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DEE"/>
    <w:rsid w:val="007C3F8E"/>
    <w:rsid w:val="007C41B2"/>
    <w:rsid w:val="007C41BC"/>
    <w:rsid w:val="007C482F"/>
    <w:rsid w:val="007C4A68"/>
    <w:rsid w:val="007C4B7C"/>
    <w:rsid w:val="007C511B"/>
    <w:rsid w:val="007C57DD"/>
    <w:rsid w:val="007C59C1"/>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9B7"/>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3E9"/>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79A"/>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0AD"/>
    <w:rsid w:val="007E7933"/>
    <w:rsid w:val="007E7A10"/>
    <w:rsid w:val="007E7D98"/>
    <w:rsid w:val="007E7F3E"/>
    <w:rsid w:val="007E7FE9"/>
    <w:rsid w:val="007F0B30"/>
    <w:rsid w:val="007F0C7C"/>
    <w:rsid w:val="007F0E23"/>
    <w:rsid w:val="007F1072"/>
    <w:rsid w:val="007F1321"/>
    <w:rsid w:val="007F1922"/>
    <w:rsid w:val="007F1CD1"/>
    <w:rsid w:val="007F2078"/>
    <w:rsid w:val="007F225E"/>
    <w:rsid w:val="007F25F6"/>
    <w:rsid w:val="007F2788"/>
    <w:rsid w:val="007F2DE8"/>
    <w:rsid w:val="007F335A"/>
    <w:rsid w:val="007F335D"/>
    <w:rsid w:val="007F35E2"/>
    <w:rsid w:val="007F3636"/>
    <w:rsid w:val="007F372D"/>
    <w:rsid w:val="007F3766"/>
    <w:rsid w:val="007F39A0"/>
    <w:rsid w:val="007F3A36"/>
    <w:rsid w:val="007F3AA6"/>
    <w:rsid w:val="007F3B30"/>
    <w:rsid w:val="007F3B7F"/>
    <w:rsid w:val="007F3CB6"/>
    <w:rsid w:val="007F3D6D"/>
    <w:rsid w:val="007F3F68"/>
    <w:rsid w:val="007F46F3"/>
    <w:rsid w:val="007F4B45"/>
    <w:rsid w:val="007F4CD3"/>
    <w:rsid w:val="007F5588"/>
    <w:rsid w:val="007F570E"/>
    <w:rsid w:val="007F57E2"/>
    <w:rsid w:val="007F57F3"/>
    <w:rsid w:val="007F597E"/>
    <w:rsid w:val="007F5DF5"/>
    <w:rsid w:val="007F66DE"/>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1FDD"/>
    <w:rsid w:val="008023D6"/>
    <w:rsid w:val="00802786"/>
    <w:rsid w:val="0080285C"/>
    <w:rsid w:val="0080288D"/>
    <w:rsid w:val="00802DE4"/>
    <w:rsid w:val="00803307"/>
    <w:rsid w:val="008035FB"/>
    <w:rsid w:val="00803B9F"/>
    <w:rsid w:val="00803CBE"/>
    <w:rsid w:val="00803FC4"/>
    <w:rsid w:val="008047A6"/>
    <w:rsid w:val="008047D3"/>
    <w:rsid w:val="008048C0"/>
    <w:rsid w:val="00804941"/>
    <w:rsid w:val="008049FD"/>
    <w:rsid w:val="00804ADD"/>
    <w:rsid w:val="00804B18"/>
    <w:rsid w:val="00804EDE"/>
    <w:rsid w:val="00804F3A"/>
    <w:rsid w:val="00804FBE"/>
    <w:rsid w:val="00805227"/>
    <w:rsid w:val="00805567"/>
    <w:rsid w:val="00805792"/>
    <w:rsid w:val="00805B7E"/>
    <w:rsid w:val="00805BAB"/>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BCA"/>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5C5E"/>
    <w:rsid w:val="008162DC"/>
    <w:rsid w:val="0081642A"/>
    <w:rsid w:val="0081644B"/>
    <w:rsid w:val="0081646C"/>
    <w:rsid w:val="00816491"/>
    <w:rsid w:val="0081677F"/>
    <w:rsid w:val="00816F58"/>
    <w:rsid w:val="008172CD"/>
    <w:rsid w:val="00817E7B"/>
    <w:rsid w:val="00817EC8"/>
    <w:rsid w:val="0082014B"/>
    <w:rsid w:val="008204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5D"/>
    <w:rsid w:val="008318B8"/>
    <w:rsid w:val="00831D44"/>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296"/>
    <w:rsid w:val="00835482"/>
    <w:rsid w:val="00835811"/>
    <w:rsid w:val="00835B9E"/>
    <w:rsid w:val="00835D75"/>
    <w:rsid w:val="00835F6E"/>
    <w:rsid w:val="0083610E"/>
    <w:rsid w:val="0083622F"/>
    <w:rsid w:val="00836928"/>
    <w:rsid w:val="00836986"/>
    <w:rsid w:val="00836D1F"/>
    <w:rsid w:val="00836D85"/>
    <w:rsid w:val="00836EC6"/>
    <w:rsid w:val="00837331"/>
    <w:rsid w:val="008374D8"/>
    <w:rsid w:val="008378D6"/>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469"/>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230"/>
    <w:rsid w:val="008475BC"/>
    <w:rsid w:val="00847711"/>
    <w:rsid w:val="00847D37"/>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AA1"/>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5E7"/>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D26"/>
    <w:rsid w:val="00873EF0"/>
    <w:rsid w:val="00874124"/>
    <w:rsid w:val="00874AA8"/>
    <w:rsid w:val="00874B88"/>
    <w:rsid w:val="00874BE6"/>
    <w:rsid w:val="00874C16"/>
    <w:rsid w:val="00874D4C"/>
    <w:rsid w:val="008750D3"/>
    <w:rsid w:val="008755E4"/>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1BE"/>
    <w:rsid w:val="008816DF"/>
    <w:rsid w:val="00881A45"/>
    <w:rsid w:val="00882072"/>
    <w:rsid w:val="008824BC"/>
    <w:rsid w:val="00882858"/>
    <w:rsid w:val="008828A9"/>
    <w:rsid w:val="008831DB"/>
    <w:rsid w:val="00883D58"/>
    <w:rsid w:val="00883E7F"/>
    <w:rsid w:val="00883EA9"/>
    <w:rsid w:val="008847AF"/>
    <w:rsid w:val="00884C4B"/>
    <w:rsid w:val="00884C73"/>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7"/>
    <w:rsid w:val="008907BA"/>
    <w:rsid w:val="00890BAD"/>
    <w:rsid w:val="00890EF0"/>
    <w:rsid w:val="00890F8F"/>
    <w:rsid w:val="008913BE"/>
    <w:rsid w:val="00891C02"/>
    <w:rsid w:val="00891C1B"/>
    <w:rsid w:val="00892166"/>
    <w:rsid w:val="00892451"/>
    <w:rsid w:val="0089269C"/>
    <w:rsid w:val="00892719"/>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1AF"/>
    <w:rsid w:val="008A23D0"/>
    <w:rsid w:val="008A2487"/>
    <w:rsid w:val="008A25E5"/>
    <w:rsid w:val="008A2951"/>
    <w:rsid w:val="008A2C4E"/>
    <w:rsid w:val="008A2C6F"/>
    <w:rsid w:val="008A2DB3"/>
    <w:rsid w:val="008A2E3A"/>
    <w:rsid w:val="008A2ECC"/>
    <w:rsid w:val="008A3F03"/>
    <w:rsid w:val="008A3FA9"/>
    <w:rsid w:val="008A40BC"/>
    <w:rsid w:val="008A42BA"/>
    <w:rsid w:val="008A44E1"/>
    <w:rsid w:val="008A4980"/>
    <w:rsid w:val="008A4A11"/>
    <w:rsid w:val="008A4CC8"/>
    <w:rsid w:val="008A4E32"/>
    <w:rsid w:val="008A4F72"/>
    <w:rsid w:val="008A52C7"/>
    <w:rsid w:val="008A54F9"/>
    <w:rsid w:val="008A5820"/>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295"/>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00"/>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721"/>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6AF"/>
    <w:rsid w:val="008E37FF"/>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01"/>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6F3"/>
    <w:rsid w:val="008F17DA"/>
    <w:rsid w:val="008F1998"/>
    <w:rsid w:val="008F1A35"/>
    <w:rsid w:val="008F1C10"/>
    <w:rsid w:val="008F1D9E"/>
    <w:rsid w:val="008F1DEB"/>
    <w:rsid w:val="008F20FB"/>
    <w:rsid w:val="008F225D"/>
    <w:rsid w:val="008F2388"/>
    <w:rsid w:val="008F2980"/>
    <w:rsid w:val="008F2B21"/>
    <w:rsid w:val="008F2E5D"/>
    <w:rsid w:val="008F304C"/>
    <w:rsid w:val="008F3827"/>
    <w:rsid w:val="008F3840"/>
    <w:rsid w:val="008F385F"/>
    <w:rsid w:val="008F3D41"/>
    <w:rsid w:val="008F427F"/>
    <w:rsid w:val="008F48D8"/>
    <w:rsid w:val="008F51E7"/>
    <w:rsid w:val="008F53B9"/>
    <w:rsid w:val="008F53CB"/>
    <w:rsid w:val="008F587D"/>
    <w:rsid w:val="008F5FD0"/>
    <w:rsid w:val="008F622E"/>
    <w:rsid w:val="008F63D9"/>
    <w:rsid w:val="008F63DC"/>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07D"/>
    <w:rsid w:val="00904189"/>
    <w:rsid w:val="00904A87"/>
    <w:rsid w:val="00904BDD"/>
    <w:rsid w:val="00904D03"/>
    <w:rsid w:val="00905159"/>
    <w:rsid w:val="00905619"/>
    <w:rsid w:val="009056A5"/>
    <w:rsid w:val="00905707"/>
    <w:rsid w:val="00905912"/>
    <w:rsid w:val="00906754"/>
    <w:rsid w:val="00906A3C"/>
    <w:rsid w:val="009073CF"/>
    <w:rsid w:val="009075B3"/>
    <w:rsid w:val="009075BB"/>
    <w:rsid w:val="009075BC"/>
    <w:rsid w:val="009079DC"/>
    <w:rsid w:val="00907A1B"/>
    <w:rsid w:val="00907C62"/>
    <w:rsid w:val="009110B0"/>
    <w:rsid w:val="009111DD"/>
    <w:rsid w:val="00911340"/>
    <w:rsid w:val="009113C7"/>
    <w:rsid w:val="009113D3"/>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9A"/>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C7F"/>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AE5"/>
    <w:rsid w:val="00927C52"/>
    <w:rsid w:val="00927CDE"/>
    <w:rsid w:val="00930190"/>
    <w:rsid w:val="00930272"/>
    <w:rsid w:val="0093034B"/>
    <w:rsid w:val="009307BD"/>
    <w:rsid w:val="00930A17"/>
    <w:rsid w:val="00930C33"/>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40A"/>
    <w:rsid w:val="00933647"/>
    <w:rsid w:val="00933862"/>
    <w:rsid w:val="00933D8D"/>
    <w:rsid w:val="00933DD2"/>
    <w:rsid w:val="0093420E"/>
    <w:rsid w:val="00934814"/>
    <w:rsid w:val="00934843"/>
    <w:rsid w:val="0093486F"/>
    <w:rsid w:val="0093525C"/>
    <w:rsid w:val="00935D00"/>
    <w:rsid w:val="00935E1C"/>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736"/>
    <w:rsid w:val="009417AC"/>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501"/>
    <w:rsid w:val="00946523"/>
    <w:rsid w:val="009465B9"/>
    <w:rsid w:val="00947452"/>
    <w:rsid w:val="00947ED3"/>
    <w:rsid w:val="009501D2"/>
    <w:rsid w:val="0095037C"/>
    <w:rsid w:val="009503F8"/>
    <w:rsid w:val="009504C6"/>
    <w:rsid w:val="00950613"/>
    <w:rsid w:val="009506F0"/>
    <w:rsid w:val="00951654"/>
    <w:rsid w:val="0095167A"/>
    <w:rsid w:val="00951C52"/>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39A"/>
    <w:rsid w:val="00955470"/>
    <w:rsid w:val="00955CEC"/>
    <w:rsid w:val="009561AB"/>
    <w:rsid w:val="009561C2"/>
    <w:rsid w:val="00956258"/>
    <w:rsid w:val="0095644C"/>
    <w:rsid w:val="009566A3"/>
    <w:rsid w:val="00956BF4"/>
    <w:rsid w:val="00957163"/>
    <w:rsid w:val="009571BD"/>
    <w:rsid w:val="00957349"/>
    <w:rsid w:val="009575E6"/>
    <w:rsid w:val="0095761E"/>
    <w:rsid w:val="00957975"/>
    <w:rsid w:val="00957B42"/>
    <w:rsid w:val="00957D2C"/>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37A4"/>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875"/>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E6D"/>
    <w:rsid w:val="00980FD3"/>
    <w:rsid w:val="00981017"/>
    <w:rsid w:val="009814EC"/>
    <w:rsid w:val="009816EA"/>
    <w:rsid w:val="00981BB7"/>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BC"/>
    <w:rsid w:val="00987CF3"/>
    <w:rsid w:val="00990A7A"/>
    <w:rsid w:val="00990AB8"/>
    <w:rsid w:val="00990C52"/>
    <w:rsid w:val="00990FE1"/>
    <w:rsid w:val="00991015"/>
    <w:rsid w:val="009911A2"/>
    <w:rsid w:val="00991473"/>
    <w:rsid w:val="0099174F"/>
    <w:rsid w:val="00991D70"/>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28"/>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C28"/>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D59"/>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C46"/>
    <w:rsid w:val="009C6F18"/>
    <w:rsid w:val="009C70C0"/>
    <w:rsid w:val="009C72E4"/>
    <w:rsid w:val="009C78F8"/>
    <w:rsid w:val="009C7932"/>
    <w:rsid w:val="009D0269"/>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748"/>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D7ED2"/>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14"/>
    <w:rsid w:val="009E43FA"/>
    <w:rsid w:val="009E4592"/>
    <w:rsid w:val="009E49DF"/>
    <w:rsid w:val="009E4A9E"/>
    <w:rsid w:val="009E4BB8"/>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C93"/>
    <w:rsid w:val="009F0D21"/>
    <w:rsid w:val="009F0E98"/>
    <w:rsid w:val="009F15EB"/>
    <w:rsid w:val="009F1646"/>
    <w:rsid w:val="009F1CE5"/>
    <w:rsid w:val="009F207A"/>
    <w:rsid w:val="009F2157"/>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1A"/>
    <w:rsid w:val="00A00A75"/>
    <w:rsid w:val="00A00C27"/>
    <w:rsid w:val="00A00CDB"/>
    <w:rsid w:val="00A0177A"/>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59B"/>
    <w:rsid w:val="00A10851"/>
    <w:rsid w:val="00A10BA8"/>
    <w:rsid w:val="00A113B6"/>
    <w:rsid w:val="00A1153D"/>
    <w:rsid w:val="00A11ACA"/>
    <w:rsid w:val="00A11BFC"/>
    <w:rsid w:val="00A11D7C"/>
    <w:rsid w:val="00A11DAE"/>
    <w:rsid w:val="00A1246E"/>
    <w:rsid w:val="00A12996"/>
    <w:rsid w:val="00A12B49"/>
    <w:rsid w:val="00A12D34"/>
    <w:rsid w:val="00A12D4D"/>
    <w:rsid w:val="00A130F9"/>
    <w:rsid w:val="00A13261"/>
    <w:rsid w:val="00A13379"/>
    <w:rsid w:val="00A13D0A"/>
    <w:rsid w:val="00A1437A"/>
    <w:rsid w:val="00A1454E"/>
    <w:rsid w:val="00A14744"/>
    <w:rsid w:val="00A14CDE"/>
    <w:rsid w:val="00A153CA"/>
    <w:rsid w:val="00A154D8"/>
    <w:rsid w:val="00A1564E"/>
    <w:rsid w:val="00A15F55"/>
    <w:rsid w:val="00A1628F"/>
    <w:rsid w:val="00A16473"/>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98A"/>
    <w:rsid w:val="00A21C84"/>
    <w:rsid w:val="00A21CCC"/>
    <w:rsid w:val="00A22091"/>
    <w:rsid w:val="00A2212A"/>
    <w:rsid w:val="00A22177"/>
    <w:rsid w:val="00A226B9"/>
    <w:rsid w:val="00A22C82"/>
    <w:rsid w:val="00A236A4"/>
    <w:rsid w:val="00A2385A"/>
    <w:rsid w:val="00A23A9D"/>
    <w:rsid w:val="00A23C42"/>
    <w:rsid w:val="00A23CCF"/>
    <w:rsid w:val="00A240B2"/>
    <w:rsid w:val="00A2412B"/>
    <w:rsid w:val="00A242BE"/>
    <w:rsid w:val="00A243E0"/>
    <w:rsid w:val="00A24823"/>
    <w:rsid w:val="00A24A4C"/>
    <w:rsid w:val="00A24C00"/>
    <w:rsid w:val="00A24E4E"/>
    <w:rsid w:val="00A259F1"/>
    <w:rsid w:val="00A25F62"/>
    <w:rsid w:val="00A25FC7"/>
    <w:rsid w:val="00A2630F"/>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761"/>
    <w:rsid w:val="00A3680F"/>
    <w:rsid w:val="00A3697F"/>
    <w:rsid w:val="00A370B1"/>
    <w:rsid w:val="00A371EF"/>
    <w:rsid w:val="00A371FF"/>
    <w:rsid w:val="00A376DC"/>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E72"/>
    <w:rsid w:val="00A43F8B"/>
    <w:rsid w:val="00A44150"/>
    <w:rsid w:val="00A44245"/>
    <w:rsid w:val="00A44996"/>
    <w:rsid w:val="00A44CDD"/>
    <w:rsid w:val="00A44F02"/>
    <w:rsid w:val="00A459FF"/>
    <w:rsid w:val="00A45CBE"/>
    <w:rsid w:val="00A45F20"/>
    <w:rsid w:val="00A46139"/>
    <w:rsid w:val="00A462BE"/>
    <w:rsid w:val="00A4638B"/>
    <w:rsid w:val="00A465D2"/>
    <w:rsid w:val="00A46926"/>
    <w:rsid w:val="00A4723F"/>
    <w:rsid w:val="00A47473"/>
    <w:rsid w:val="00A474DD"/>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6F1"/>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BB0"/>
    <w:rsid w:val="00A60C81"/>
    <w:rsid w:val="00A60CFF"/>
    <w:rsid w:val="00A60D5D"/>
    <w:rsid w:val="00A61328"/>
    <w:rsid w:val="00A613AF"/>
    <w:rsid w:val="00A613EF"/>
    <w:rsid w:val="00A61495"/>
    <w:rsid w:val="00A6150F"/>
    <w:rsid w:val="00A61851"/>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93"/>
    <w:rsid w:val="00A857A0"/>
    <w:rsid w:val="00A859B9"/>
    <w:rsid w:val="00A865CB"/>
    <w:rsid w:val="00A867A9"/>
    <w:rsid w:val="00A86AF8"/>
    <w:rsid w:val="00A86D70"/>
    <w:rsid w:val="00A8749D"/>
    <w:rsid w:val="00A87849"/>
    <w:rsid w:val="00A879F6"/>
    <w:rsid w:val="00A87C65"/>
    <w:rsid w:val="00A87D07"/>
    <w:rsid w:val="00A900ED"/>
    <w:rsid w:val="00A9098F"/>
    <w:rsid w:val="00A90A7E"/>
    <w:rsid w:val="00A90C2A"/>
    <w:rsid w:val="00A90DA1"/>
    <w:rsid w:val="00A90FFD"/>
    <w:rsid w:val="00A910FE"/>
    <w:rsid w:val="00A918FE"/>
    <w:rsid w:val="00A9190C"/>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78A"/>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230"/>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6FC"/>
    <w:rsid w:val="00AB57EC"/>
    <w:rsid w:val="00AB57F3"/>
    <w:rsid w:val="00AB5B72"/>
    <w:rsid w:val="00AB6402"/>
    <w:rsid w:val="00AB6C9B"/>
    <w:rsid w:val="00AB704A"/>
    <w:rsid w:val="00AB779B"/>
    <w:rsid w:val="00AB79A6"/>
    <w:rsid w:val="00AB7CE1"/>
    <w:rsid w:val="00AC0160"/>
    <w:rsid w:val="00AC033B"/>
    <w:rsid w:val="00AC0398"/>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6A7"/>
    <w:rsid w:val="00AC571C"/>
    <w:rsid w:val="00AC5A0C"/>
    <w:rsid w:val="00AC5A1E"/>
    <w:rsid w:val="00AC6457"/>
    <w:rsid w:val="00AC6579"/>
    <w:rsid w:val="00AC6BAD"/>
    <w:rsid w:val="00AC6DB8"/>
    <w:rsid w:val="00AC6F18"/>
    <w:rsid w:val="00AC725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E38"/>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5B19"/>
    <w:rsid w:val="00AD60AD"/>
    <w:rsid w:val="00AD6B39"/>
    <w:rsid w:val="00AD6DB6"/>
    <w:rsid w:val="00AD6F93"/>
    <w:rsid w:val="00AD70FA"/>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502"/>
    <w:rsid w:val="00AF0718"/>
    <w:rsid w:val="00AF0797"/>
    <w:rsid w:val="00AF0848"/>
    <w:rsid w:val="00AF0977"/>
    <w:rsid w:val="00AF09AE"/>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C7"/>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38"/>
    <w:rsid w:val="00AF56B6"/>
    <w:rsid w:val="00AF5974"/>
    <w:rsid w:val="00AF5B7A"/>
    <w:rsid w:val="00AF5E85"/>
    <w:rsid w:val="00AF65DB"/>
    <w:rsid w:val="00AF6768"/>
    <w:rsid w:val="00AF67BB"/>
    <w:rsid w:val="00AF681C"/>
    <w:rsid w:val="00AF6F70"/>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522"/>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00"/>
    <w:rsid w:val="00B12265"/>
    <w:rsid w:val="00B125F6"/>
    <w:rsid w:val="00B127FB"/>
    <w:rsid w:val="00B12F5B"/>
    <w:rsid w:val="00B1329F"/>
    <w:rsid w:val="00B13364"/>
    <w:rsid w:val="00B136CF"/>
    <w:rsid w:val="00B13A68"/>
    <w:rsid w:val="00B13E57"/>
    <w:rsid w:val="00B13EEA"/>
    <w:rsid w:val="00B147AD"/>
    <w:rsid w:val="00B14BE9"/>
    <w:rsid w:val="00B14CFC"/>
    <w:rsid w:val="00B15450"/>
    <w:rsid w:val="00B156DF"/>
    <w:rsid w:val="00B157CA"/>
    <w:rsid w:val="00B15999"/>
    <w:rsid w:val="00B15AB1"/>
    <w:rsid w:val="00B160E2"/>
    <w:rsid w:val="00B16BA1"/>
    <w:rsid w:val="00B16CC5"/>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1A"/>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771"/>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B47"/>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750"/>
    <w:rsid w:val="00B45B19"/>
    <w:rsid w:val="00B45B7E"/>
    <w:rsid w:val="00B45C51"/>
    <w:rsid w:val="00B45D93"/>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30D"/>
    <w:rsid w:val="00B54B46"/>
    <w:rsid w:val="00B54D46"/>
    <w:rsid w:val="00B54F67"/>
    <w:rsid w:val="00B551EA"/>
    <w:rsid w:val="00B55264"/>
    <w:rsid w:val="00B5530F"/>
    <w:rsid w:val="00B55841"/>
    <w:rsid w:val="00B55948"/>
    <w:rsid w:val="00B5594F"/>
    <w:rsid w:val="00B55EB9"/>
    <w:rsid w:val="00B5600E"/>
    <w:rsid w:val="00B563F4"/>
    <w:rsid w:val="00B5680C"/>
    <w:rsid w:val="00B56A26"/>
    <w:rsid w:val="00B56B44"/>
    <w:rsid w:val="00B56CAA"/>
    <w:rsid w:val="00B5717E"/>
    <w:rsid w:val="00B5773B"/>
    <w:rsid w:val="00B57889"/>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8C6"/>
    <w:rsid w:val="00B639D9"/>
    <w:rsid w:val="00B639DA"/>
    <w:rsid w:val="00B63A68"/>
    <w:rsid w:val="00B647BD"/>
    <w:rsid w:val="00B64876"/>
    <w:rsid w:val="00B649B8"/>
    <w:rsid w:val="00B64C7B"/>
    <w:rsid w:val="00B64CF9"/>
    <w:rsid w:val="00B64D58"/>
    <w:rsid w:val="00B64E40"/>
    <w:rsid w:val="00B65560"/>
    <w:rsid w:val="00B65F59"/>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CCA"/>
    <w:rsid w:val="00B71F31"/>
    <w:rsid w:val="00B71F43"/>
    <w:rsid w:val="00B7208F"/>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DB0"/>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57F"/>
    <w:rsid w:val="00B81CCD"/>
    <w:rsid w:val="00B81CEF"/>
    <w:rsid w:val="00B821B6"/>
    <w:rsid w:val="00B822D6"/>
    <w:rsid w:val="00B823D4"/>
    <w:rsid w:val="00B8271B"/>
    <w:rsid w:val="00B82943"/>
    <w:rsid w:val="00B8362D"/>
    <w:rsid w:val="00B83646"/>
    <w:rsid w:val="00B83706"/>
    <w:rsid w:val="00B8377A"/>
    <w:rsid w:val="00B838D8"/>
    <w:rsid w:val="00B83908"/>
    <w:rsid w:val="00B83A54"/>
    <w:rsid w:val="00B83A9D"/>
    <w:rsid w:val="00B83AA4"/>
    <w:rsid w:val="00B83B59"/>
    <w:rsid w:val="00B83D8C"/>
    <w:rsid w:val="00B84033"/>
    <w:rsid w:val="00B8457F"/>
    <w:rsid w:val="00B84E75"/>
    <w:rsid w:val="00B8516F"/>
    <w:rsid w:val="00B853C4"/>
    <w:rsid w:val="00B853EB"/>
    <w:rsid w:val="00B85762"/>
    <w:rsid w:val="00B85809"/>
    <w:rsid w:val="00B85A86"/>
    <w:rsid w:val="00B85E7D"/>
    <w:rsid w:val="00B86151"/>
    <w:rsid w:val="00B862E5"/>
    <w:rsid w:val="00B86D61"/>
    <w:rsid w:val="00B873F7"/>
    <w:rsid w:val="00B87424"/>
    <w:rsid w:val="00B879FB"/>
    <w:rsid w:val="00B87A83"/>
    <w:rsid w:val="00B87AB1"/>
    <w:rsid w:val="00B900B2"/>
    <w:rsid w:val="00B901DA"/>
    <w:rsid w:val="00B90348"/>
    <w:rsid w:val="00B903B2"/>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715"/>
    <w:rsid w:val="00B95B22"/>
    <w:rsid w:val="00B95C83"/>
    <w:rsid w:val="00B961E9"/>
    <w:rsid w:val="00B96CE9"/>
    <w:rsid w:val="00B96D19"/>
    <w:rsid w:val="00B970FD"/>
    <w:rsid w:val="00B97C92"/>
    <w:rsid w:val="00BA008F"/>
    <w:rsid w:val="00BA0114"/>
    <w:rsid w:val="00BA0F00"/>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C47"/>
    <w:rsid w:val="00BA5D7F"/>
    <w:rsid w:val="00BA5D90"/>
    <w:rsid w:val="00BA65A4"/>
    <w:rsid w:val="00BA68C2"/>
    <w:rsid w:val="00BA6ACA"/>
    <w:rsid w:val="00BA6B5B"/>
    <w:rsid w:val="00BA6B91"/>
    <w:rsid w:val="00BA7241"/>
    <w:rsid w:val="00BA754E"/>
    <w:rsid w:val="00BA7C49"/>
    <w:rsid w:val="00BA7EDD"/>
    <w:rsid w:val="00BB0106"/>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A82"/>
    <w:rsid w:val="00BB2D50"/>
    <w:rsid w:val="00BB315F"/>
    <w:rsid w:val="00BB3309"/>
    <w:rsid w:val="00BB378F"/>
    <w:rsid w:val="00BB380F"/>
    <w:rsid w:val="00BB3C4B"/>
    <w:rsid w:val="00BB3D6B"/>
    <w:rsid w:val="00BB4120"/>
    <w:rsid w:val="00BB4564"/>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B792B"/>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5B0"/>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210"/>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4E0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40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B6E"/>
    <w:rsid w:val="00BE6D5F"/>
    <w:rsid w:val="00BE6D95"/>
    <w:rsid w:val="00BE7066"/>
    <w:rsid w:val="00BE719A"/>
    <w:rsid w:val="00BE71C0"/>
    <w:rsid w:val="00BE7227"/>
    <w:rsid w:val="00BE7279"/>
    <w:rsid w:val="00BE735A"/>
    <w:rsid w:val="00BE74A3"/>
    <w:rsid w:val="00BE74AD"/>
    <w:rsid w:val="00BE79C6"/>
    <w:rsid w:val="00BE7CA7"/>
    <w:rsid w:val="00BE7CA8"/>
    <w:rsid w:val="00BE7F44"/>
    <w:rsid w:val="00BF03F4"/>
    <w:rsid w:val="00BF093F"/>
    <w:rsid w:val="00BF0DCB"/>
    <w:rsid w:val="00BF10FD"/>
    <w:rsid w:val="00BF1366"/>
    <w:rsid w:val="00BF13BD"/>
    <w:rsid w:val="00BF1535"/>
    <w:rsid w:val="00BF1ACB"/>
    <w:rsid w:val="00BF1DF8"/>
    <w:rsid w:val="00BF2135"/>
    <w:rsid w:val="00BF2257"/>
    <w:rsid w:val="00BF2612"/>
    <w:rsid w:val="00BF29E2"/>
    <w:rsid w:val="00BF2B47"/>
    <w:rsid w:val="00BF2DF6"/>
    <w:rsid w:val="00BF3299"/>
    <w:rsid w:val="00BF34A7"/>
    <w:rsid w:val="00BF34DC"/>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28C"/>
    <w:rsid w:val="00C00F1A"/>
    <w:rsid w:val="00C00F3A"/>
    <w:rsid w:val="00C011DB"/>
    <w:rsid w:val="00C01251"/>
    <w:rsid w:val="00C015D7"/>
    <w:rsid w:val="00C0170D"/>
    <w:rsid w:val="00C0275E"/>
    <w:rsid w:val="00C02765"/>
    <w:rsid w:val="00C02E5C"/>
    <w:rsid w:val="00C03235"/>
    <w:rsid w:val="00C032C4"/>
    <w:rsid w:val="00C03870"/>
    <w:rsid w:val="00C040BF"/>
    <w:rsid w:val="00C0416D"/>
    <w:rsid w:val="00C04185"/>
    <w:rsid w:val="00C043DD"/>
    <w:rsid w:val="00C04803"/>
    <w:rsid w:val="00C04CED"/>
    <w:rsid w:val="00C04E08"/>
    <w:rsid w:val="00C04FF2"/>
    <w:rsid w:val="00C053C2"/>
    <w:rsid w:val="00C0585E"/>
    <w:rsid w:val="00C05C46"/>
    <w:rsid w:val="00C05D6D"/>
    <w:rsid w:val="00C05E1B"/>
    <w:rsid w:val="00C06126"/>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D82"/>
    <w:rsid w:val="00C12F66"/>
    <w:rsid w:val="00C1315E"/>
    <w:rsid w:val="00C13279"/>
    <w:rsid w:val="00C13678"/>
    <w:rsid w:val="00C14653"/>
    <w:rsid w:val="00C14A0E"/>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2E5"/>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768"/>
    <w:rsid w:val="00C27897"/>
    <w:rsid w:val="00C27A90"/>
    <w:rsid w:val="00C27D48"/>
    <w:rsid w:val="00C27EA3"/>
    <w:rsid w:val="00C27F05"/>
    <w:rsid w:val="00C3047F"/>
    <w:rsid w:val="00C304F2"/>
    <w:rsid w:val="00C30757"/>
    <w:rsid w:val="00C308D7"/>
    <w:rsid w:val="00C30B21"/>
    <w:rsid w:val="00C30D5E"/>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029"/>
    <w:rsid w:val="00C3410E"/>
    <w:rsid w:val="00C34233"/>
    <w:rsid w:val="00C34304"/>
    <w:rsid w:val="00C3436D"/>
    <w:rsid w:val="00C344FF"/>
    <w:rsid w:val="00C346B4"/>
    <w:rsid w:val="00C349F2"/>
    <w:rsid w:val="00C34B1F"/>
    <w:rsid w:val="00C34DAD"/>
    <w:rsid w:val="00C34DC2"/>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13"/>
    <w:rsid w:val="00C42839"/>
    <w:rsid w:val="00C42B0F"/>
    <w:rsid w:val="00C42C43"/>
    <w:rsid w:val="00C42D3C"/>
    <w:rsid w:val="00C43193"/>
    <w:rsid w:val="00C433FD"/>
    <w:rsid w:val="00C43808"/>
    <w:rsid w:val="00C44032"/>
    <w:rsid w:val="00C44047"/>
    <w:rsid w:val="00C44549"/>
    <w:rsid w:val="00C446B4"/>
    <w:rsid w:val="00C44767"/>
    <w:rsid w:val="00C447A4"/>
    <w:rsid w:val="00C44C66"/>
    <w:rsid w:val="00C4530C"/>
    <w:rsid w:val="00C45319"/>
    <w:rsid w:val="00C45326"/>
    <w:rsid w:val="00C45331"/>
    <w:rsid w:val="00C453AE"/>
    <w:rsid w:val="00C453C8"/>
    <w:rsid w:val="00C45453"/>
    <w:rsid w:val="00C45539"/>
    <w:rsid w:val="00C4556D"/>
    <w:rsid w:val="00C45583"/>
    <w:rsid w:val="00C45B1D"/>
    <w:rsid w:val="00C461B3"/>
    <w:rsid w:val="00C467E7"/>
    <w:rsid w:val="00C4698A"/>
    <w:rsid w:val="00C46BF3"/>
    <w:rsid w:val="00C46DB5"/>
    <w:rsid w:val="00C4702F"/>
    <w:rsid w:val="00C47191"/>
    <w:rsid w:val="00C475E2"/>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3A2"/>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6EB"/>
    <w:rsid w:val="00C6370C"/>
    <w:rsid w:val="00C6381D"/>
    <w:rsid w:val="00C63B26"/>
    <w:rsid w:val="00C6422B"/>
    <w:rsid w:val="00C6437F"/>
    <w:rsid w:val="00C647A3"/>
    <w:rsid w:val="00C64851"/>
    <w:rsid w:val="00C64B12"/>
    <w:rsid w:val="00C64BC3"/>
    <w:rsid w:val="00C64C56"/>
    <w:rsid w:val="00C65129"/>
    <w:rsid w:val="00C65135"/>
    <w:rsid w:val="00C6514A"/>
    <w:rsid w:val="00C651E8"/>
    <w:rsid w:val="00C65309"/>
    <w:rsid w:val="00C65506"/>
    <w:rsid w:val="00C65570"/>
    <w:rsid w:val="00C65721"/>
    <w:rsid w:val="00C65728"/>
    <w:rsid w:val="00C6580C"/>
    <w:rsid w:val="00C6599B"/>
    <w:rsid w:val="00C6646C"/>
    <w:rsid w:val="00C66733"/>
    <w:rsid w:val="00C66E55"/>
    <w:rsid w:val="00C67021"/>
    <w:rsid w:val="00C670B1"/>
    <w:rsid w:val="00C67208"/>
    <w:rsid w:val="00C6728A"/>
    <w:rsid w:val="00C67480"/>
    <w:rsid w:val="00C67BA5"/>
    <w:rsid w:val="00C67DE5"/>
    <w:rsid w:val="00C700D4"/>
    <w:rsid w:val="00C707D8"/>
    <w:rsid w:val="00C707E4"/>
    <w:rsid w:val="00C70809"/>
    <w:rsid w:val="00C7089A"/>
    <w:rsid w:val="00C7095C"/>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12A"/>
    <w:rsid w:val="00C92383"/>
    <w:rsid w:val="00C933D6"/>
    <w:rsid w:val="00C9351D"/>
    <w:rsid w:val="00C936B4"/>
    <w:rsid w:val="00C93962"/>
    <w:rsid w:val="00C93B51"/>
    <w:rsid w:val="00C93BBB"/>
    <w:rsid w:val="00C94259"/>
    <w:rsid w:val="00C946CD"/>
    <w:rsid w:val="00C946E4"/>
    <w:rsid w:val="00C94770"/>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3C4"/>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34D"/>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965"/>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4EA"/>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61"/>
    <w:rsid w:val="00CD27DC"/>
    <w:rsid w:val="00CD29D9"/>
    <w:rsid w:val="00CD2A38"/>
    <w:rsid w:val="00CD3073"/>
    <w:rsid w:val="00CD310E"/>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0C7"/>
    <w:rsid w:val="00CD6390"/>
    <w:rsid w:val="00CD66A2"/>
    <w:rsid w:val="00CD713A"/>
    <w:rsid w:val="00CD7715"/>
    <w:rsid w:val="00CD7920"/>
    <w:rsid w:val="00CD7BD1"/>
    <w:rsid w:val="00CD7E1A"/>
    <w:rsid w:val="00CE005E"/>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0A"/>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7D"/>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8B8"/>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EC8"/>
    <w:rsid w:val="00D05F43"/>
    <w:rsid w:val="00D0608F"/>
    <w:rsid w:val="00D061A9"/>
    <w:rsid w:val="00D06298"/>
    <w:rsid w:val="00D062FD"/>
    <w:rsid w:val="00D0630F"/>
    <w:rsid w:val="00D063D3"/>
    <w:rsid w:val="00D06769"/>
    <w:rsid w:val="00D067AE"/>
    <w:rsid w:val="00D06C6F"/>
    <w:rsid w:val="00D073AF"/>
    <w:rsid w:val="00D076BF"/>
    <w:rsid w:val="00D07849"/>
    <w:rsid w:val="00D07B55"/>
    <w:rsid w:val="00D07D2E"/>
    <w:rsid w:val="00D07D3B"/>
    <w:rsid w:val="00D1003A"/>
    <w:rsid w:val="00D101D7"/>
    <w:rsid w:val="00D101F7"/>
    <w:rsid w:val="00D10630"/>
    <w:rsid w:val="00D10D55"/>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57C"/>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38"/>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48F"/>
    <w:rsid w:val="00D23ADE"/>
    <w:rsid w:val="00D23FEB"/>
    <w:rsid w:val="00D24252"/>
    <w:rsid w:val="00D2435B"/>
    <w:rsid w:val="00D24847"/>
    <w:rsid w:val="00D24F1E"/>
    <w:rsid w:val="00D2533A"/>
    <w:rsid w:val="00D256FC"/>
    <w:rsid w:val="00D25BAC"/>
    <w:rsid w:val="00D26130"/>
    <w:rsid w:val="00D261D1"/>
    <w:rsid w:val="00D26302"/>
    <w:rsid w:val="00D267EF"/>
    <w:rsid w:val="00D26B66"/>
    <w:rsid w:val="00D27355"/>
    <w:rsid w:val="00D27464"/>
    <w:rsid w:val="00D2770E"/>
    <w:rsid w:val="00D27F7C"/>
    <w:rsid w:val="00D30282"/>
    <w:rsid w:val="00D304D4"/>
    <w:rsid w:val="00D30F25"/>
    <w:rsid w:val="00D310E8"/>
    <w:rsid w:val="00D311FA"/>
    <w:rsid w:val="00D3159A"/>
    <w:rsid w:val="00D31779"/>
    <w:rsid w:val="00D317C3"/>
    <w:rsid w:val="00D31CD3"/>
    <w:rsid w:val="00D31CDB"/>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8"/>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06F"/>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1D4"/>
    <w:rsid w:val="00D57286"/>
    <w:rsid w:val="00D57366"/>
    <w:rsid w:val="00D578D7"/>
    <w:rsid w:val="00D579CE"/>
    <w:rsid w:val="00D57B33"/>
    <w:rsid w:val="00D57BB3"/>
    <w:rsid w:val="00D57C33"/>
    <w:rsid w:val="00D57F6B"/>
    <w:rsid w:val="00D57F6C"/>
    <w:rsid w:val="00D60490"/>
    <w:rsid w:val="00D604AA"/>
    <w:rsid w:val="00D605BF"/>
    <w:rsid w:val="00D6090D"/>
    <w:rsid w:val="00D60B01"/>
    <w:rsid w:val="00D61239"/>
    <w:rsid w:val="00D613B7"/>
    <w:rsid w:val="00D61891"/>
    <w:rsid w:val="00D62B07"/>
    <w:rsid w:val="00D62F20"/>
    <w:rsid w:val="00D62F5B"/>
    <w:rsid w:val="00D63378"/>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2E6"/>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1A6E"/>
    <w:rsid w:val="00D725BA"/>
    <w:rsid w:val="00D729AE"/>
    <w:rsid w:val="00D733A4"/>
    <w:rsid w:val="00D73457"/>
    <w:rsid w:val="00D73988"/>
    <w:rsid w:val="00D73F6E"/>
    <w:rsid w:val="00D746ED"/>
    <w:rsid w:val="00D7485A"/>
    <w:rsid w:val="00D7489B"/>
    <w:rsid w:val="00D74B4D"/>
    <w:rsid w:val="00D74F09"/>
    <w:rsid w:val="00D74F3B"/>
    <w:rsid w:val="00D750F6"/>
    <w:rsid w:val="00D75367"/>
    <w:rsid w:val="00D75481"/>
    <w:rsid w:val="00D75483"/>
    <w:rsid w:val="00D754F3"/>
    <w:rsid w:val="00D7563A"/>
    <w:rsid w:val="00D75789"/>
    <w:rsid w:val="00D757B2"/>
    <w:rsid w:val="00D75BFB"/>
    <w:rsid w:val="00D75D93"/>
    <w:rsid w:val="00D76300"/>
    <w:rsid w:val="00D76594"/>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ACF"/>
    <w:rsid w:val="00D81F0C"/>
    <w:rsid w:val="00D81F53"/>
    <w:rsid w:val="00D81F8F"/>
    <w:rsid w:val="00D820AF"/>
    <w:rsid w:val="00D82190"/>
    <w:rsid w:val="00D8260A"/>
    <w:rsid w:val="00D8274D"/>
    <w:rsid w:val="00D831F5"/>
    <w:rsid w:val="00D83637"/>
    <w:rsid w:val="00D836F1"/>
    <w:rsid w:val="00D83D70"/>
    <w:rsid w:val="00D83F1A"/>
    <w:rsid w:val="00D83F3F"/>
    <w:rsid w:val="00D84276"/>
    <w:rsid w:val="00D84421"/>
    <w:rsid w:val="00D84BAA"/>
    <w:rsid w:val="00D84C64"/>
    <w:rsid w:val="00D85381"/>
    <w:rsid w:val="00D85477"/>
    <w:rsid w:val="00D855E6"/>
    <w:rsid w:val="00D858C9"/>
    <w:rsid w:val="00D85B0B"/>
    <w:rsid w:val="00D85D6D"/>
    <w:rsid w:val="00D85D89"/>
    <w:rsid w:val="00D85FAB"/>
    <w:rsid w:val="00D861E2"/>
    <w:rsid w:val="00D86674"/>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17C"/>
    <w:rsid w:val="00D947B4"/>
    <w:rsid w:val="00D94882"/>
    <w:rsid w:val="00D94A10"/>
    <w:rsid w:val="00D94AE8"/>
    <w:rsid w:val="00D94B65"/>
    <w:rsid w:val="00D9555B"/>
    <w:rsid w:val="00D957D6"/>
    <w:rsid w:val="00D9596C"/>
    <w:rsid w:val="00D95B02"/>
    <w:rsid w:val="00D95CEB"/>
    <w:rsid w:val="00D95D50"/>
    <w:rsid w:val="00D95E15"/>
    <w:rsid w:val="00D95F50"/>
    <w:rsid w:val="00D95FCF"/>
    <w:rsid w:val="00D9688A"/>
    <w:rsid w:val="00D96B46"/>
    <w:rsid w:val="00D96B68"/>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B66"/>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0B4"/>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1C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9B7"/>
    <w:rsid w:val="00DB7B4A"/>
    <w:rsid w:val="00DB7BED"/>
    <w:rsid w:val="00DB7C49"/>
    <w:rsid w:val="00DB7CAD"/>
    <w:rsid w:val="00DB7DF0"/>
    <w:rsid w:val="00DC00F7"/>
    <w:rsid w:val="00DC072A"/>
    <w:rsid w:val="00DC083F"/>
    <w:rsid w:val="00DC09EB"/>
    <w:rsid w:val="00DC0FC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15E"/>
    <w:rsid w:val="00DC7E8F"/>
    <w:rsid w:val="00DD02A1"/>
    <w:rsid w:val="00DD02CB"/>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558"/>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3E9"/>
    <w:rsid w:val="00DE2C41"/>
    <w:rsid w:val="00DE2DC4"/>
    <w:rsid w:val="00DE2F35"/>
    <w:rsid w:val="00DE32EA"/>
    <w:rsid w:val="00DE3436"/>
    <w:rsid w:val="00DE3533"/>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0F35"/>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3CD4"/>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306"/>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11E"/>
    <w:rsid w:val="00E1280D"/>
    <w:rsid w:val="00E12A59"/>
    <w:rsid w:val="00E12F45"/>
    <w:rsid w:val="00E13247"/>
    <w:rsid w:val="00E1365C"/>
    <w:rsid w:val="00E13ED7"/>
    <w:rsid w:val="00E13F00"/>
    <w:rsid w:val="00E13F1B"/>
    <w:rsid w:val="00E14302"/>
    <w:rsid w:val="00E1460D"/>
    <w:rsid w:val="00E14796"/>
    <w:rsid w:val="00E14833"/>
    <w:rsid w:val="00E14CD3"/>
    <w:rsid w:val="00E14FF2"/>
    <w:rsid w:val="00E15CF8"/>
    <w:rsid w:val="00E15F6F"/>
    <w:rsid w:val="00E1608E"/>
    <w:rsid w:val="00E164D3"/>
    <w:rsid w:val="00E167CF"/>
    <w:rsid w:val="00E16D85"/>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356"/>
    <w:rsid w:val="00E25E3D"/>
    <w:rsid w:val="00E260E0"/>
    <w:rsid w:val="00E261A6"/>
    <w:rsid w:val="00E26BD4"/>
    <w:rsid w:val="00E274D8"/>
    <w:rsid w:val="00E27540"/>
    <w:rsid w:val="00E2767A"/>
    <w:rsid w:val="00E27723"/>
    <w:rsid w:val="00E27816"/>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0AF8"/>
    <w:rsid w:val="00E41399"/>
    <w:rsid w:val="00E4178E"/>
    <w:rsid w:val="00E41A5B"/>
    <w:rsid w:val="00E41AF3"/>
    <w:rsid w:val="00E41FE1"/>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165"/>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4AE"/>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2B24"/>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466"/>
    <w:rsid w:val="00E839B8"/>
    <w:rsid w:val="00E83BBD"/>
    <w:rsid w:val="00E84606"/>
    <w:rsid w:val="00E848AA"/>
    <w:rsid w:val="00E84C1C"/>
    <w:rsid w:val="00E84F5E"/>
    <w:rsid w:val="00E858CC"/>
    <w:rsid w:val="00E85CD2"/>
    <w:rsid w:val="00E85D5D"/>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5D92"/>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B10"/>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417"/>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0B"/>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9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6E"/>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286"/>
    <w:rsid w:val="00F1538F"/>
    <w:rsid w:val="00F15BAD"/>
    <w:rsid w:val="00F15BC3"/>
    <w:rsid w:val="00F15E70"/>
    <w:rsid w:val="00F160CE"/>
    <w:rsid w:val="00F1651D"/>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2C9C"/>
    <w:rsid w:val="00F23341"/>
    <w:rsid w:val="00F23B9A"/>
    <w:rsid w:val="00F240FF"/>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662"/>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39C"/>
    <w:rsid w:val="00F41511"/>
    <w:rsid w:val="00F416C4"/>
    <w:rsid w:val="00F42126"/>
    <w:rsid w:val="00F423A4"/>
    <w:rsid w:val="00F4245C"/>
    <w:rsid w:val="00F42678"/>
    <w:rsid w:val="00F42798"/>
    <w:rsid w:val="00F42B45"/>
    <w:rsid w:val="00F42E8B"/>
    <w:rsid w:val="00F43046"/>
    <w:rsid w:val="00F437A7"/>
    <w:rsid w:val="00F43860"/>
    <w:rsid w:val="00F439F6"/>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6533"/>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0753"/>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3E6A"/>
    <w:rsid w:val="00F640B0"/>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9AA"/>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5DFE"/>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685C"/>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E50"/>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349"/>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2EB8"/>
    <w:rsid w:val="00FA300B"/>
    <w:rsid w:val="00FA349D"/>
    <w:rsid w:val="00FA3974"/>
    <w:rsid w:val="00FA3BE7"/>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370"/>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C1"/>
    <w:rsid w:val="00FB70C9"/>
    <w:rsid w:val="00FB7926"/>
    <w:rsid w:val="00FB7F1D"/>
    <w:rsid w:val="00FB7F9B"/>
    <w:rsid w:val="00FC021D"/>
    <w:rsid w:val="00FC057D"/>
    <w:rsid w:val="00FC059D"/>
    <w:rsid w:val="00FC08A6"/>
    <w:rsid w:val="00FC0CD4"/>
    <w:rsid w:val="00FC0FAF"/>
    <w:rsid w:val="00FC1258"/>
    <w:rsid w:val="00FC15F6"/>
    <w:rsid w:val="00FC1B4B"/>
    <w:rsid w:val="00FC1D3B"/>
    <w:rsid w:val="00FC1E27"/>
    <w:rsid w:val="00FC29EB"/>
    <w:rsid w:val="00FC2A39"/>
    <w:rsid w:val="00FC2C4D"/>
    <w:rsid w:val="00FC3324"/>
    <w:rsid w:val="00FC33D5"/>
    <w:rsid w:val="00FC3C0B"/>
    <w:rsid w:val="00FC3C35"/>
    <w:rsid w:val="00FC3FBE"/>
    <w:rsid w:val="00FC4006"/>
    <w:rsid w:val="00FC4270"/>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142"/>
    <w:rsid w:val="00FC6FDE"/>
    <w:rsid w:val="00FC74E5"/>
    <w:rsid w:val="00FC788C"/>
    <w:rsid w:val="00FC7949"/>
    <w:rsid w:val="00FC7987"/>
    <w:rsid w:val="00FC799E"/>
    <w:rsid w:val="00FC7EC5"/>
    <w:rsid w:val="00FC7F01"/>
    <w:rsid w:val="00FC7F99"/>
    <w:rsid w:val="00FD05EE"/>
    <w:rsid w:val="00FD0764"/>
    <w:rsid w:val="00FD09BF"/>
    <w:rsid w:val="00FD0AB9"/>
    <w:rsid w:val="00FD0C6A"/>
    <w:rsid w:val="00FD0FAF"/>
    <w:rsid w:val="00FD1264"/>
    <w:rsid w:val="00FD194E"/>
    <w:rsid w:val="00FD1988"/>
    <w:rsid w:val="00FD1CF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0AE"/>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2DCC"/>
    <w:rsid w:val="00FE2EE5"/>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E77C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E5E"/>
    <w:rsid w:val="00FF1FCA"/>
    <w:rsid w:val="00FF2F6E"/>
    <w:rsid w:val="00FF37C5"/>
    <w:rsid w:val="00FF386D"/>
    <w:rsid w:val="00FF3D8C"/>
    <w:rsid w:val="00FF40A1"/>
    <w:rsid w:val="00FF42AD"/>
    <w:rsid w:val="00FF4478"/>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33655B"/>
    <w:rsid w:val="014C49B3"/>
    <w:rsid w:val="015A6E61"/>
    <w:rsid w:val="016D0BA6"/>
    <w:rsid w:val="01859735"/>
    <w:rsid w:val="01B41E55"/>
    <w:rsid w:val="01DAFD12"/>
    <w:rsid w:val="01F79C97"/>
    <w:rsid w:val="01FB46D3"/>
    <w:rsid w:val="02045BC9"/>
    <w:rsid w:val="020F250B"/>
    <w:rsid w:val="022B8307"/>
    <w:rsid w:val="02651305"/>
    <w:rsid w:val="026790E2"/>
    <w:rsid w:val="029E0DD1"/>
    <w:rsid w:val="02C50418"/>
    <w:rsid w:val="02DD6C60"/>
    <w:rsid w:val="02EE7EAC"/>
    <w:rsid w:val="02F60AD2"/>
    <w:rsid w:val="034EB87A"/>
    <w:rsid w:val="036492DB"/>
    <w:rsid w:val="0368ACC4"/>
    <w:rsid w:val="036B9E10"/>
    <w:rsid w:val="03900496"/>
    <w:rsid w:val="03FFB445"/>
    <w:rsid w:val="0433FE5D"/>
    <w:rsid w:val="04506521"/>
    <w:rsid w:val="0457C2F2"/>
    <w:rsid w:val="04741FEA"/>
    <w:rsid w:val="047D56A2"/>
    <w:rsid w:val="048AFEA4"/>
    <w:rsid w:val="048B972B"/>
    <w:rsid w:val="04B98A49"/>
    <w:rsid w:val="04E4BE35"/>
    <w:rsid w:val="04E98456"/>
    <w:rsid w:val="051CD830"/>
    <w:rsid w:val="0522387F"/>
    <w:rsid w:val="054D7803"/>
    <w:rsid w:val="056F9EC3"/>
    <w:rsid w:val="058F6E88"/>
    <w:rsid w:val="05C29DF5"/>
    <w:rsid w:val="05CB13D1"/>
    <w:rsid w:val="05F81B24"/>
    <w:rsid w:val="0601AB54"/>
    <w:rsid w:val="06094339"/>
    <w:rsid w:val="0609FF25"/>
    <w:rsid w:val="061E91DD"/>
    <w:rsid w:val="0636CEAA"/>
    <w:rsid w:val="06749B58"/>
    <w:rsid w:val="068BF655"/>
    <w:rsid w:val="069BE8CF"/>
    <w:rsid w:val="06C3A931"/>
    <w:rsid w:val="06DDA723"/>
    <w:rsid w:val="06DE2382"/>
    <w:rsid w:val="06E7CFF8"/>
    <w:rsid w:val="073B1418"/>
    <w:rsid w:val="07433F6C"/>
    <w:rsid w:val="07983A01"/>
    <w:rsid w:val="07A8E6F9"/>
    <w:rsid w:val="07B70267"/>
    <w:rsid w:val="07B89C0B"/>
    <w:rsid w:val="0801D19C"/>
    <w:rsid w:val="08190D94"/>
    <w:rsid w:val="082258D3"/>
    <w:rsid w:val="085A7051"/>
    <w:rsid w:val="08CE47C5"/>
    <w:rsid w:val="08ED295B"/>
    <w:rsid w:val="090EAAE2"/>
    <w:rsid w:val="091089EF"/>
    <w:rsid w:val="0945D70F"/>
    <w:rsid w:val="095DB315"/>
    <w:rsid w:val="096993FB"/>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2697B8"/>
    <w:rsid w:val="0C3E1067"/>
    <w:rsid w:val="0C44D6EE"/>
    <w:rsid w:val="0C87270C"/>
    <w:rsid w:val="0CA8AF91"/>
    <w:rsid w:val="0D50CD99"/>
    <w:rsid w:val="0D610C72"/>
    <w:rsid w:val="0D670B62"/>
    <w:rsid w:val="0DA7600A"/>
    <w:rsid w:val="0DD5DDB5"/>
    <w:rsid w:val="0DE55872"/>
    <w:rsid w:val="0DF6E828"/>
    <w:rsid w:val="0E226242"/>
    <w:rsid w:val="0E5DC882"/>
    <w:rsid w:val="0E5F9307"/>
    <w:rsid w:val="0E86C843"/>
    <w:rsid w:val="0E9158AC"/>
    <w:rsid w:val="0EF3E479"/>
    <w:rsid w:val="0F1D3FAA"/>
    <w:rsid w:val="0F1E6615"/>
    <w:rsid w:val="0F4C177A"/>
    <w:rsid w:val="0F4E53AA"/>
    <w:rsid w:val="0F74DA47"/>
    <w:rsid w:val="0FB37B1A"/>
    <w:rsid w:val="0FC5B8E7"/>
    <w:rsid w:val="0FE85DA3"/>
    <w:rsid w:val="0FF011AF"/>
    <w:rsid w:val="101A85CD"/>
    <w:rsid w:val="106D2081"/>
    <w:rsid w:val="10ADC357"/>
    <w:rsid w:val="10B21D68"/>
    <w:rsid w:val="10FCC254"/>
    <w:rsid w:val="110DB73D"/>
    <w:rsid w:val="113B684F"/>
    <w:rsid w:val="1188CB8F"/>
    <w:rsid w:val="11DA311C"/>
    <w:rsid w:val="120EADBE"/>
    <w:rsid w:val="121D87BD"/>
    <w:rsid w:val="1235366C"/>
    <w:rsid w:val="123BFB22"/>
    <w:rsid w:val="1241866A"/>
    <w:rsid w:val="12843BC3"/>
    <w:rsid w:val="12A09A55"/>
    <w:rsid w:val="12A721AB"/>
    <w:rsid w:val="12BB28FB"/>
    <w:rsid w:val="130D4EA1"/>
    <w:rsid w:val="1314FCE2"/>
    <w:rsid w:val="133DB805"/>
    <w:rsid w:val="134283AC"/>
    <w:rsid w:val="13439191"/>
    <w:rsid w:val="13529B26"/>
    <w:rsid w:val="1378348C"/>
    <w:rsid w:val="138D1BB0"/>
    <w:rsid w:val="139C4502"/>
    <w:rsid w:val="13DC35EF"/>
    <w:rsid w:val="13F00C86"/>
    <w:rsid w:val="13F2C244"/>
    <w:rsid w:val="1429CBB2"/>
    <w:rsid w:val="144069A3"/>
    <w:rsid w:val="144ABBA8"/>
    <w:rsid w:val="149703B7"/>
    <w:rsid w:val="14C77BFB"/>
    <w:rsid w:val="14FD1AA5"/>
    <w:rsid w:val="1507A5ED"/>
    <w:rsid w:val="150B78CA"/>
    <w:rsid w:val="1510E22B"/>
    <w:rsid w:val="1521EDB4"/>
    <w:rsid w:val="1575BE0C"/>
    <w:rsid w:val="159228F9"/>
    <w:rsid w:val="15ACE81E"/>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906E0"/>
    <w:rsid w:val="17BA769A"/>
    <w:rsid w:val="17F89B85"/>
    <w:rsid w:val="181E560D"/>
    <w:rsid w:val="182E828D"/>
    <w:rsid w:val="182EEB51"/>
    <w:rsid w:val="18341A9A"/>
    <w:rsid w:val="18365B86"/>
    <w:rsid w:val="183DEF9F"/>
    <w:rsid w:val="18594020"/>
    <w:rsid w:val="1887B787"/>
    <w:rsid w:val="1897A86D"/>
    <w:rsid w:val="18C2CB26"/>
    <w:rsid w:val="18E33870"/>
    <w:rsid w:val="19055BB0"/>
    <w:rsid w:val="190C0B05"/>
    <w:rsid w:val="190F4AA1"/>
    <w:rsid w:val="1924B5BD"/>
    <w:rsid w:val="1941DE03"/>
    <w:rsid w:val="196CB19B"/>
    <w:rsid w:val="19FDCFAC"/>
    <w:rsid w:val="19FE22A1"/>
    <w:rsid w:val="1A1D49E3"/>
    <w:rsid w:val="1A235B35"/>
    <w:rsid w:val="1A2A6D21"/>
    <w:rsid w:val="1A51F799"/>
    <w:rsid w:val="1A7EAA82"/>
    <w:rsid w:val="1AAF55CD"/>
    <w:rsid w:val="1AE0DFD5"/>
    <w:rsid w:val="1AE20787"/>
    <w:rsid w:val="1AF01BDC"/>
    <w:rsid w:val="1B056784"/>
    <w:rsid w:val="1B2EA5CF"/>
    <w:rsid w:val="1B47F856"/>
    <w:rsid w:val="1B540A5E"/>
    <w:rsid w:val="1B7EE276"/>
    <w:rsid w:val="1B9D066E"/>
    <w:rsid w:val="1BADA803"/>
    <w:rsid w:val="1BAFC9F2"/>
    <w:rsid w:val="1BB0D53F"/>
    <w:rsid w:val="1BB9AEC6"/>
    <w:rsid w:val="1BC5413B"/>
    <w:rsid w:val="1BD60D9D"/>
    <w:rsid w:val="1C06A047"/>
    <w:rsid w:val="1C40A12E"/>
    <w:rsid w:val="1C4C0304"/>
    <w:rsid w:val="1C747382"/>
    <w:rsid w:val="1C8C225E"/>
    <w:rsid w:val="1C90E615"/>
    <w:rsid w:val="1CB0FE26"/>
    <w:rsid w:val="1CBE9866"/>
    <w:rsid w:val="1D26714C"/>
    <w:rsid w:val="1D4009C4"/>
    <w:rsid w:val="1D73DFED"/>
    <w:rsid w:val="1DA9C8A2"/>
    <w:rsid w:val="1DD3A689"/>
    <w:rsid w:val="1E30E1BD"/>
    <w:rsid w:val="1E415E24"/>
    <w:rsid w:val="1E5FA981"/>
    <w:rsid w:val="1E63E34C"/>
    <w:rsid w:val="1EA025DC"/>
    <w:rsid w:val="1EA6F164"/>
    <w:rsid w:val="1EA81299"/>
    <w:rsid w:val="1EAB9E6E"/>
    <w:rsid w:val="1ED9EF33"/>
    <w:rsid w:val="1F0321D0"/>
    <w:rsid w:val="1F72922D"/>
    <w:rsid w:val="1FB12C55"/>
    <w:rsid w:val="1FBA04F9"/>
    <w:rsid w:val="1FCEF4DA"/>
    <w:rsid w:val="2012266F"/>
    <w:rsid w:val="201BE748"/>
    <w:rsid w:val="2023D86C"/>
    <w:rsid w:val="203C9BBD"/>
    <w:rsid w:val="204355B9"/>
    <w:rsid w:val="20481515"/>
    <w:rsid w:val="208ACF94"/>
    <w:rsid w:val="20B0696A"/>
    <w:rsid w:val="20E83952"/>
    <w:rsid w:val="20EC6EFC"/>
    <w:rsid w:val="20F3B938"/>
    <w:rsid w:val="2111DF70"/>
    <w:rsid w:val="212FB0CC"/>
    <w:rsid w:val="214A13DA"/>
    <w:rsid w:val="2154C95E"/>
    <w:rsid w:val="215BFBE8"/>
    <w:rsid w:val="21639517"/>
    <w:rsid w:val="216C6ED5"/>
    <w:rsid w:val="2241E307"/>
    <w:rsid w:val="22742612"/>
    <w:rsid w:val="22785B0F"/>
    <w:rsid w:val="227EFC09"/>
    <w:rsid w:val="22A6ABE3"/>
    <w:rsid w:val="22ADBF09"/>
    <w:rsid w:val="22FA8D42"/>
    <w:rsid w:val="22FEF1B7"/>
    <w:rsid w:val="23097778"/>
    <w:rsid w:val="23650BDF"/>
    <w:rsid w:val="23A18139"/>
    <w:rsid w:val="23E34D8F"/>
    <w:rsid w:val="23F38E48"/>
    <w:rsid w:val="24441E4A"/>
    <w:rsid w:val="2457F342"/>
    <w:rsid w:val="245E127D"/>
    <w:rsid w:val="247959B0"/>
    <w:rsid w:val="24805BA9"/>
    <w:rsid w:val="2517D56A"/>
    <w:rsid w:val="251FBEFD"/>
    <w:rsid w:val="252275F1"/>
    <w:rsid w:val="25265610"/>
    <w:rsid w:val="25A7CFA4"/>
    <w:rsid w:val="25FA2CF9"/>
    <w:rsid w:val="2645A5CE"/>
    <w:rsid w:val="265A3B95"/>
    <w:rsid w:val="265C618C"/>
    <w:rsid w:val="265FB0FB"/>
    <w:rsid w:val="267E7CD0"/>
    <w:rsid w:val="26CD07EC"/>
    <w:rsid w:val="2708A013"/>
    <w:rsid w:val="272C3849"/>
    <w:rsid w:val="27EF08B8"/>
    <w:rsid w:val="27EFB77B"/>
    <w:rsid w:val="27F5E09C"/>
    <w:rsid w:val="283C3988"/>
    <w:rsid w:val="284889C3"/>
    <w:rsid w:val="284906E6"/>
    <w:rsid w:val="28501CEB"/>
    <w:rsid w:val="28607EFB"/>
    <w:rsid w:val="28751FD2"/>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12514"/>
    <w:rsid w:val="2ACC34C1"/>
    <w:rsid w:val="2AF5BA15"/>
    <w:rsid w:val="2AF9824B"/>
    <w:rsid w:val="2B1B68BB"/>
    <w:rsid w:val="2B1E3D02"/>
    <w:rsid w:val="2B24547B"/>
    <w:rsid w:val="2B4E497F"/>
    <w:rsid w:val="2B7BA355"/>
    <w:rsid w:val="2BE7248C"/>
    <w:rsid w:val="2C1CC235"/>
    <w:rsid w:val="2C2FA6CE"/>
    <w:rsid w:val="2C71BE83"/>
    <w:rsid w:val="2C9E66BF"/>
    <w:rsid w:val="2C9F558C"/>
    <w:rsid w:val="2CA1D413"/>
    <w:rsid w:val="2CC35FCC"/>
    <w:rsid w:val="2D553A35"/>
    <w:rsid w:val="2D6FA85B"/>
    <w:rsid w:val="2D7C8677"/>
    <w:rsid w:val="2D7F9811"/>
    <w:rsid w:val="2DD664A3"/>
    <w:rsid w:val="2DE602D1"/>
    <w:rsid w:val="2DF6777F"/>
    <w:rsid w:val="2E09C557"/>
    <w:rsid w:val="2E13728F"/>
    <w:rsid w:val="2E380A5E"/>
    <w:rsid w:val="2E5A6E4E"/>
    <w:rsid w:val="2E7832B2"/>
    <w:rsid w:val="2EF64C84"/>
    <w:rsid w:val="2F0213BA"/>
    <w:rsid w:val="2F192615"/>
    <w:rsid w:val="2F3A4761"/>
    <w:rsid w:val="2F6517B6"/>
    <w:rsid w:val="2F7C61D0"/>
    <w:rsid w:val="2F8D1D5C"/>
    <w:rsid w:val="2F9311A9"/>
    <w:rsid w:val="2F9DB2FC"/>
    <w:rsid w:val="2FB11171"/>
    <w:rsid w:val="2FC6D085"/>
    <w:rsid w:val="2FE00352"/>
    <w:rsid w:val="3008A3EA"/>
    <w:rsid w:val="30313A0E"/>
    <w:rsid w:val="30474956"/>
    <w:rsid w:val="3091F21F"/>
    <w:rsid w:val="30DAAB78"/>
    <w:rsid w:val="30E28654"/>
    <w:rsid w:val="30EB94C7"/>
    <w:rsid w:val="30F6B485"/>
    <w:rsid w:val="30FE22B1"/>
    <w:rsid w:val="314A31F6"/>
    <w:rsid w:val="32006484"/>
    <w:rsid w:val="322A9A7D"/>
    <w:rsid w:val="32498E3E"/>
    <w:rsid w:val="325E4CEC"/>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5A4639"/>
    <w:rsid w:val="35878ED4"/>
    <w:rsid w:val="35A5AE74"/>
    <w:rsid w:val="35C2762A"/>
    <w:rsid w:val="35D33EB3"/>
    <w:rsid w:val="35DD5027"/>
    <w:rsid w:val="35E6EF0A"/>
    <w:rsid w:val="35E8AC71"/>
    <w:rsid w:val="35E93F42"/>
    <w:rsid w:val="362324E7"/>
    <w:rsid w:val="36284D38"/>
    <w:rsid w:val="362E01CC"/>
    <w:rsid w:val="3632F7C7"/>
    <w:rsid w:val="3645A7FB"/>
    <w:rsid w:val="3650A14D"/>
    <w:rsid w:val="36559356"/>
    <w:rsid w:val="365BD7D8"/>
    <w:rsid w:val="366BE45E"/>
    <w:rsid w:val="36B4365E"/>
    <w:rsid w:val="370CD605"/>
    <w:rsid w:val="3761A3DE"/>
    <w:rsid w:val="37863C8F"/>
    <w:rsid w:val="378A5225"/>
    <w:rsid w:val="37978F8F"/>
    <w:rsid w:val="37A38D4A"/>
    <w:rsid w:val="37B01E16"/>
    <w:rsid w:val="37CDF95E"/>
    <w:rsid w:val="37DD5901"/>
    <w:rsid w:val="37FA77B6"/>
    <w:rsid w:val="3838687E"/>
    <w:rsid w:val="38439793"/>
    <w:rsid w:val="38799BBE"/>
    <w:rsid w:val="387F0F33"/>
    <w:rsid w:val="3896729D"/>
    <w:rsid w:val="389CB0CA"/>
    <w:rsid w:val="38B61B7D"/>
    <w:rsid w:val="38DA4465"/>
    <w:rsid w:val="39047B7C"/>
    <w:rsid w:val="3945DA46"/>
    <w:rsid w:val="394B0D75"/>
    <w:rsid w:val="3963ECED"/>
    <w:rsid w:val="39743AEB"/>
    <w:rsid w:val="398DB8B3"/>
    <w:rsid w:val="398F8348"/>
    <w:rsid w:val="39C2845B"/>
    <w:rsid w:val="39D15B82"/>
    <w:rsid w:val="39E3D517"/>
    <w:rsid w:val="39E738AD"/>
    <w:rsid w:val="39E9B2DC"/>
    <w:rsid w:val="39F32760"/>
    <w:rsid w:val="3A1AAECF"/>
    <w:rsid w:val="3A264839"/>
    <w:rsid w:val="3A312ABD"/>
    <w:rsid w:val="3A38A07D"/>
    <w:rsid w:val="3A8B7B6E"/>
    <w:rsid w:val="3AB865D4"/>
    <w:rsid w:val="3ABBEDB4"/>
    <w:rsid w:val="3AD27B6D"/>
    <w:rsid w:val="3AFB2C63"/>
    <w:rsid w:val="3B022A4E"/>
    <w:rsid w:val="3B0A9011"/>
    <w:rsid w:val="3B6B993A"/>
    <w:rsid w:val="3B8F2DFE"/>
    <w:rsid w:val="3BB3797A"/>
    <w:rsid w:val="3BCDAEB8"/>
    <w:rsid w:val="3BFC2295"/>
    <w:rsid w:val="3C2962E6"/>
    <w:rsid w:val="3C416CD0"/>
    <w:rsid w:val="3C6FFD27"/>
    <w:rsid w:val="3C712B4E"/>
    <w:rsid w:val="3CBFD023"/>
    <w:rsid w:val="3CE6E4B0"/>
    <w:rsid w:val="3D021150"/>
    <w:rsid w:val="3D12CDD3"/>
    <w:rsid w:val="3D3ADE73"/>
    <w:rsid w:val="3D3B61CF"/>
    <w:rsid w:val="3D4EE54E"/>
    <w:rsid w:val="3D638B8F"/>
    <w:rsid w:val="3D7C91BC"/>
    <w:rsid w:val="3D82AFF1"/>
    <w:rsid w:val="3DB8508A"/>
    <w:rsid w:val="3DC14F5F"/>
    <w:rsid w:val="3DD8139A"/>
    <w:rsid w:val="3DD8AF0F"/>
    <w:rsid w:val="3E0A23F8"/>
    <w:rsid w:val="3E134C3A"/>
    <w:rsid w:val="3E2E3A3E"/>
    <w:rsid w:val="3E3FAB26"/>
    <w:rsid w:val="3E55B6C8"/>
    <w:rsid w:val="3E6047D6"/>
    <w:rsid w:val="3E763AC4"/>
    <w:rsid w:val="3E7FDCA3"/>
    <w:rsid w:val="3E91BAD0"/>
    <w:rsid w:val="3E9CB064"/>
    <w:rsid w:val="3ED33F77"/>
    <w:rsid w:val="3ED9F375"/>
    <w:rsid w:val="3EDAEC97"/>
    <w:rsid w:val="3F0C5BDE"/>
    <w:rsid w:val="3F5C6583"/>
    <w:rsid w:val="3F6604AC"/>
    <w:rsid w:val="3F9D0211"/>
    <w:rsid w:val="3FA64DCC"/>
    <w:rsid w:val="3FB7847C"/>
    <w:rsid w:val="3FC80782"/>
    <w:rsid w:val="40071EE8"/>
    <w:rsid w:val="402F8BF4"/>
    <w:rsid w:val="403C92BC"/>
    <w:rsid w:val="40674A96"/>
    <w:rsid w:val="40855FF4"/>
    <w:rsid w:val="40AC9127"/>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6C252B"/>
    <w:rsid w:val="437C4C98"/>
    <w:rsid w:val="43849D67"/>
    <w:rsid w:val="43DC659B"/>
    <w:rsid w:val="44249FE7"/>
    <w:rsid w:val="44531BB5"/>
    <w:rsid w:val="4459D735"/>
    <w:rsid w:val="447A0921"/>
    <w:rsid w:val="44958667"/>
    <w:rsid w:val="449ACB3C"/>
    <w:rsid w:val="449BFD82"/>
    <w:rsid w:val="44E66274"/>
    <w:rsid w:val="44E79F65"/>
    <w:rsid w:val="4526326B"/>
    <w:rsid w:val="452F06DB"/>
    <w:rsid w:val="4540FF57"/>
    <w:rsid w:val="454BCF60"/>
    <w:rsid w:val="454C1EF3"/>
    <w:rsid w:val="455FE03E"/>
    <w:rsid w:val="456B0D05"/>
    <w:rsid w:val="4572AAF7"/>
    <w:rsid w:val="4590B72E"/>
    <w:rsid w:val="459208F0"/>
    <w:rsid w:val="45A5A366"/>
    <w:rsid w:val="45BC15D9"/>
    <w:rsid w:val="45C6FC35"/>
    <w:rsid w:val="45D42274"/>
    <w:rsid w:val="45D88EBD"/>
    <w:rsid w:val="45DB426A"/>
    <w:rsid w:val="46060BE2"/>
    <w:rsid w:val="461C12D8"/>
    <w:rsid w:val="46AE99BF"/>
    <w:rsid w:val="46BBBBE1"/>
    <w:rsid w:val="46F24BF7"/>
    <w:rsid w:val="470073A9"/>
    <w:rsid w:val="4702DDDF"/>
    <w:rsid w:val="4711406F"/>
    <w:rsid w:val="47561B8C"/>
    <w:rsid w:val="476A7AEF"/>
    <w:rsid w:val="4770DDF9"/>
    <w:rsid w:val="477AEA62"/>
    <w:rsid w:val="477FFFAA"/>
    <w:rsid w:val="4799D742"/>
    <w:rsid w:val="47A8823B"/>
    <w:rsid w:val="47FEDAE3"/>
    <w:rsid w:val="480DA58E"/>
    <w:rsid w:val="481382D8"/>
    <w:rsid w:val="48198018"/>
    <w:rsid w:val="481E6BED"/>
    <w:rsid w:val="482F3246"/>
    <w:rsid w:val="484BD729"/>
    <w:rsid w:val="48AF1881"/>
    <w:rsid w:val="48E9A994"/>
    <w:rsid w:val="48FEF728"/>
    <w:rsid w:val="492B9C0A"/>
    <w:rsid w:val="49485DC0"/>
    <w:rsid w:val="4A2FF10F"/>
    <w:rsid w:val="4A3A9AAE"/>
    <w:rsid w:val="4A7672C8"/>
    <w:rsid w:val="4A93F36D"/>
    <w:rsid w:val="4AC535FA"/>
    <w:rsid w:val="4AC7C28B"/>
    <w:rsid w:val="4ADFE013"/>
    <w:rsid w:val="4AE85F14"/>
    <w:rsid w:val="4AED6576"/>
    <w:rsid w:val="4AFD29AF"/>
    <w:rsid w:val="4B408EB5"/>
    <w:rsid w:val="4B5C712D"/>
    <w:rsid w:val="4B8C1894"/>
    <w:rsid w:val="4BED68DD"/>
    <w:rsid w:val="4BEF7098"/>
    <w:rsid w:val="4C0EB470"/>
    <w:rsid w:val="4C55E807"/>
    <w:rsid w:val="4C7ABD97"/>
    <w:rsid w:val="4CB83D5E"/>
    <w:rsid w:val="4CC54F46"/>
    <w:rsid w:val="4CD48402"/>
    <w:rsid w:val="4CF8A359"/>
    <w:rsid w:val="4D23083C"/>
    <w:rsid w:val="4D39AFAC"/>
    <w:rsid w:val="4D4D982E"/>
    <w:rsid w:val="4D752F30"/>
    <w:rsid w:val="4D959096"/>
    <w:rsid w:val="4DA7647A"/>
    <w:rsid w:val="4DB3D601"/>
    <w:rsid w:val="4DBAE6A9"/>
    <w:rsid w:val="4DC795EC"/>
    <w:rsid w:val="4DCB602B"/>
    <w:rsid w:val="4E321B80"/>
    <w:rsid w:val="4E762F29"/>
    <w:rsid w:val="4E78A792"/>
    <w:rsid w:val="4E8ACC2C"/>
    <w:rsid w:val="4EC6BF3B"/>
    <w:rsid w:val="4EE325CA"/>
    <w:rsid w:val="4F2746FF"/>
    <w:rsid w:val="4F326A4A"/>
    <w:rsid w:val="4F3902C7"/>
    <w:rsid w:val="4F4E1E4E"/>
    <w:rsid w:val="4F68CA83"/>
    <w:rsid w:val="4F7D2995"/>
    <w:rsid w:val="4FA14750"/>
    <w:rsid w:val="4FCDA391"/>
    <w:rsid w:val="4FCE08AD"/>
    <w:rsid w:val="4FDA459B"/>
    <w:rsid w:val="50292B95"/>
    <w:rsid w:val="5046621A"/>
    <w:rsid w:val="505F1DF9"/>
    <w:rsid w:val="50641E51"/>
    <w:rsid w:val="5085E571"/>
    <w:rsid w:val="50C042BC"/>
    <w:rsid w:val="50D66B0E"/>
    <w:rsid w:val="50E78B41"/>
    <w:rsid w:val="50EE136F"/>
    <w:rsid w:val="51240ACD"/>
    <w:rsid w:val="513F79AC"/>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8A0664"/>
    <w:rsid w:val="53A277F3"/>
    <w:rsid w:val="53CCF8CA"/>
    <w:rsid w:val="53D4FDD7"/>
    <w:rsid w:val="53D7F9F6"/>
    <w:rsid w:val="53DD60A0"/>
    <w:rsid w:val="542B7EE2"/>
    <w:rsid w:val="5430E490"/>
    <w:rsid w:val="543ADF17"/>
    <w:rsid w:val="54481D52"/>
    <w:rsid w:val="54766BB6"/>
    <w:rsid w:val="54958CE7"/>
    <w:rsid w:val="54B1EC8D"/>
    <w:rsid w:val="54B26D55"/>
    <w:rsid w:val="54D7A4E9"/>
    <w:rsid w:val="54F71A67"/>
    <w:rsid w:val="54FA895D"/>
    <w:rsid w:val="55006687"/>
    <w:rsid w:val="55048CFE"/>
    <w:rsid w:val="551246F1"/>
    <w:rsid w:val="5520CCFA"/>
    <w:rsid w:val="5566061B"/>
    <w:rsid w:val="559BCA2A"/>
    <w:rsid w:val="55CE0639"/>
    <w:rsid w:val="55D88C78"/>
    <w:rsid w:val="55F9AF5B"/>
    <w:rsid w:val="561A2C6C"/>
    <w:rsid w:val="56291570"/>
    <w:rsid w:val="5668B0C8"/>
    <w:rsid w:val="566A209F"/>
    <w:rsid w:val="568AD3B2"/>
    <w:rsid w:val="56A32361"/>
    <w:rsid w:val="56A3A4AE"/>
    <w:rsid w:val="56BE9AF8"/>
    <w:rsid w:val="56CBB5DD"/>
    <w:rsid w:val="56DF6874"/>
    <w:rsid w:val="56E82AFC"/>
    <w:rsid w:val="571E39B8"/>
    <w:rsid w:val="57494A0D"/>
    <w:rsid w:val="5759FAF4"/>
    <w:rsid w:val="5763A62C"/>
    <w:rsid w:val="5784485C"/>
    <w:rsid w:val="57927E41"/>
    <w:rsid w:val="5796424E"/>
    <w:rsid w:val="57A5373C"/>
    <w:rsid w:val="57F89CAC"/>
    <w:rsid w:val="580D8BA8"/>
    <w:rsid w:val="5818DDA9"/>
    <w:rsid w:val="5831B547"/>
    <w:rsid w:val="5837840B"/>
    <w:rsid w:val="585A21E2"/>
    <w:rsid w:val="587C3182"/>
    <w:rsid w:val="587CCDEF"/>
    <w:rsid w:val="58876F03"/>
    <w:rsid w:val="58BB569E"/>
    <w:rsid w:val="58C83518"/>
    <w:rsid w:val="58E39FE3"/>
    <w:rsid w:val="591111BA"/>
    <w:rsid w:val="59269064"/>
    <w:rsid w:val="59289AFE"/>
    <w:rsid w:val="59423B80"/>
    <w:rsid w:val="5960EF7A"/>
    <w:rsid w:val="597CFD35"/>
    <w:rsid w:val="5985771A"/>
    <w:rsid w:val="5996FEF5"/>
    <w:rsid w:val="59D9C07C"/>
    <w:rsid w:val="5A12C83A"/>
    <w:rsid w:val="5A2F4FD9"/>
    <w:rsid w:val="5A3C4E76"/>
    <w:rsid w:val="5A59E39A"/>
    <w:rsid w:val="5A5D5FE6"/>
    <w:rsid w:val="5ACEEA56"/>
    <w:rsid w:val="5AEA1D53"/>
    <w:rsid w:val="5B45C32C"/>
    <w:rsid w:val="5B8BF692"/>
    <w:rsid w:val="5B8D8AAF"/>
    <w:rsid w:val="5B9961B2"/>
    <w:rsid w:val="5BB3DDC3"/>
    <w:rsid w:val="5BBAA7DD"/>
    <w:rsid w:val="5BEE184F"/>
    <w:rsid w:val="5C05F538"/>
    <w:rsid w:val="5C64544C"/>
    <w:rsid w:val="5C7944DF"/>
    <w:rsid w:val="5C918F68"/>
    <w:rsid w:val="5D152E4B"/>
    <w:rsid w:val="5D3A1856"/>
    <w:rsid w:val="5DA7878A"/>
    <w:rsid w:val="5DB2ED89"/>
    <w:rsid w:val="5DBAEA82"/>
    <w:rsid w:val="5E0984CF"/>
    <w:rsid w:val="5E158B0A"/>
    <w:rsid w:val="5E2ECAA2"/>
    <w:rsid w:val="5E5F38D3"/>
    <w:rsid w:val="5E71B326"/>
    <w:rsid w:val="5E7D0C36"/>
    <w:rsid w:val="5E7D3837"/>
    <w:rsid w:val="5E8AF1D1"/>
    <w:rsid w:val="5E9A5E54"/>
    <w:rsid w:val="5EC8368B"/>
    <w:rsid w:val="5ED0E771"/>
    <w:rsid w:val="5EF9D8F5"/>
    <w:rsid w:val="5F04645D"/>
    <w:rsid w:val="5F04FE84"/>
    <w:rsid w:val="5F08CF38"/>
    <w:rsid w:val="5F098A6B"/>
    <w:rsid w:val="5F09F497"/>
    <w:rsid w:val="5F151A09"/>
    <w:rsid w:val="5F41FD62"/>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AFED05"/>
    <w:rsid w:val="62DBE81D"/>
    <w:rsid w:val="62E4A21C"/>
    <w:rsid w:val="62F6C3E2"/>
    <w:rsid w:val="631CAF81"/>
    <w:rsid w:val="6335C589"/>
    <w:rsid w:val="6374A7DB"/>
    <w:rsid w:val="637B29BC"/>
    <w:rsid w:val="639A2418"/>
    <w:rsid w:val="63B4B373"/>
    <w:rsid w:val="63BD2BA4"/>
    <w:rsid w:val="6422888F"/>
    <w:rsid w:val="642658B8"/>
    <w:rsid w:val="6426948F"/>
    <w:rsid w:val="643A62C9"/>
    <w:rsid w:val="6457290D"/>
    <w:rsid w:val="64B6643C"/>
    <w:rsid w:val="64BE5745"/>
    <w:rsid w:val="64E6DA41"/>
    <w:rsid w:val="6518D9F3"/>
    <w:rsid w:val="65292D8E"/>
    <w:rsid w:val="65EAD03D"/>
    <w:rsid w:val="6620EF88"/>
    <w:rsid w:val="665B6C00"/>
    <w:rsid w:val="6660DC3F"/>
    <w:rsid w:val="66A54328"/>
    <w:rsid w:val="66AFA552"/>
    <w:rsid w:val="66CB167D"/>
    <w:rsid w:val="6713A9D3"/>
    <w:rsid w:val="672B80D5"/>
    <w:rsid w:val="676CFC1F"/>
    <w:rsid w:val="67701C60"/>
    <w:rsid w:val="6788621B"/>
    <w:rsid w:val="679CB92E"/>
    <w:rsid w:val="67BC07AE"/>
    <w:rsid w:val="67BFC4CA"/>
    <w:rsid w:val="67BFD413"/>
    <w:rsid w:val="67CF4B9B"/>
    <w:rsid w:val="6811B460"/>
    <w:rsid w:val="684351FC"/>
    <w:rsid w:val="68CAD870"/>
    <w:rsid w:val="68CC463B"/>
    <w:rsid w:val="68EE6F31"/>
    <w:rsid w:val="69490ACA"/>
    <w:rsid w:val="695D83B2"/>
    <w:rsid w:val="69618E29"/>
    <w:rsid w:val="69623766"/>
    <w:rsid w:val="6962F824"/>
    <w:rsid w:val="696B47F3"/>
    <w:rsid w:val="696ED9B8"/>
    <w:rsid w:val="69736C43"/>
    <w:rsid w:val="69E65350"/>
    <w:rsid w:val="6A06876D"/>
    <w:rsid w:val="6A194750"/>
    <w:rsid w:val="6A21E17C"/>
    <w:rsid w:val="6A3DF11E"/>
    <w:rsid w:val="6A645363"/>
    <w:rsid w:val="6A8FFAAE"/>
    <w:rsid w:val="6AA1869D"/>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84A83"/>
    <w:rsid w:val="6C4B0B2E"/>
    <w:rsid w:val="6C59F815"/>
    <w:rsid w:val="6C5E93D6"/>
    <w:rsid w:val="6C66A385"/>
    <w:rsid w:val="6C699530"/>
    <w:rsid w:val="6C6FED00"/>
    <w:rsid w:val="6CBC9811"/>
    <w:rsid w:val="6CE6AB53"/>
    <w:rsid w:val="6CE8007A"/>
    <w:rsid w:val="6D01C095"/>
    <w:rsid w:val="6D03DB3F"/>
    <w:rsid w:val="6D102F57"/>
    <w:rsid w:val="6D70B1D4"/>
    <w:rsid w:val="6D85441F"/>
    <w:rsid w:val="6D90B084"/>
    <w:rsid w:val="6DB172B2"/>
    <w:rsid w:val="6DCFB6A4"/>
    <w:rsid w:val="6DFC972F"/>
    <w:rsid w:val="6E027284"/>
    <w:rsid w:val="6E127D92"/>
    <w:rsid w:val="6E12CECD"/>
    <w:rsid w:val="6E163F23"/>
    <w:rsid w:val="6E6F35E2"/>
    <w:rsid w:val="6E8DA705"/>
    <w:rsid w:val="6E97D6A7"/>
    <w:rsid w:val="6F1EF9F0"/>
    <w:rsid w:val="6F23750F"/>
    <w:rsid w:val="6F53103E"/>
    <w:rsid w:val="6FDA2FDB"/>
    <w:rsid w:val="7002ACF9"/>
    <w:rsid w:val="701B957A"/>
    <w:rsid w:val="702386F5"/>
    <w:rsid w:val="706BF557"/>
    <w:rsid w:val="708A882C"/>
    <w:rsid w:val="7090DB01"/>
    <w:rsid w:val="70924D79"/>
    <w:rsid w:val="709595C6"/>
    <w:rsid w:val="70978C48"/>
    <w:rsid w:val="71070DC4"/>
    <w:rsid w:val="710F3C0A"/>
    <w:rsid w:val="711DA045"/>
    <w:rsid w:val="7129F856"/>
    <w:rsid w:val="717E1A18"/>
    <w:rsid w:val="719ED2A6"/>
    <w:rsid w:val="71A231D6"/>
    <w:rsid w:val="71B2FFBA"/>
    <w:rsid w:val="71B445AC"/>
    <w:rsid w:val="71D869CA"/>
    <w:rsid w:val="720CCE43"/>
    <w:rsid w:val="721B7E9C"/>
    <w:rsid w:val="7232A8E4"/>
    <w:rsid w:val="725EDA02"/>
    <w:rsid w:val="726FCB50"/>
    <w:rsid w:val="726FE561"/>
    <w:rsid w:val="727FD87C"/>
    <w:rsid w:val="72F5EA36"/>
    <w:rsid w:val="7349BE44"/>
    <w:rsid w:val="73D1A976"/>
    <w:rsid w:val="73D491FB"/>
    <w:rsid w:val="73EFD374"/>
    <w:rsid w:val="73F37967"/>
    <w:rsid w:val="74364DDD"/>
    <w:rsid w:val="74426ECD"/>
    <w:rsid w:val="7446A3CC"/>
    <w:rsid w:val="74629F83"/>
    <w:rsid w:val="746937EA"/>
    <w:rsid w:val="7493B71A"/>
    <w:rsid w:val="74BDCDD4"/>
    <w:rsid w:val="74BE3952"/>
    <w:rsid w:val="74C35822"/>
    <w:rsid w:val="74DB7090"/>
    <w:rsid w:val="74E6C2B5"/>
    <w:rsid w:val="74FCAB52"/>
    <w:rsid w:val="7507326F"/>
    <w:rsid w:val="750D6D3B"/>
    <w:rsid w:val="7542C1CA"/>
    <w:rsid w:val="754A74AA"/>
    <w:rsid w:val="754DAF60"/>
    <w:rsid w:val="7599D380"/>
    <w:rsid w:val="760D2EA8"/>
    <w:rsid w:val="76101A3A"/>
    <w:rsid w:val="762C05B6"/>
    <w:rsid w:val="76370B75"/>
    <w:rsid w:val="763D6B4D"/>
    <w:rsid w:val="76538C6F"/>
    <w:rsid w:val="7673C8AE"/>
    <w:rsid w:val="769909F7"/>
    <w:rsid w:val="76C6A1E9"/>
    <w:rsid w:val="76D3A9B5"/>
    <w:rsid w:val="76D6ACD3"/>
    <w:rsid w:val="7727F7EC"/>
    <w:rsid w:val="7730423C"/>
    <w:rsid w:val="7736C873"/>
    <w:rsid w:val="7772DA44"/>
    <w:rsid w:val="77893BA1"/>
    <w:rsid w:val="7790FA7E"/>
    <w:rsid w:val="77BFB060"/>
    <w:rsid w:val="78180885"/>
    <w:rsid w:val="783301AA"/>
    <w:rsid w:val="788E0F06"/>
    <w:rsid w:val="78AF6C23"/>
    <w:rsid w:val="78C14125"/>
    <w:rsid w:val="78DCF603"/>
    <w:rsid w:val="79041F2B"/>
    <w:rsid w:val="7921DBB4"/>
    <w:rsid w:val="79222E97"/>
    <w:rsid w:val="792AE464"/>
    <w:rsid w:val="79337903"/>
    <w:rsid w:val="799462F9"/>
    <w:rsid w:val="79AF1B82"/>
    <w:rsid w:val="79B63809"/>
    <w:rsid w:val="79D79FF1"/>
    <w:rsid w:val="79FF059A"/>
    <w:rsid w:val="7A0B30AF"/>
    <w:rsid w:val="7A192F3F"/>
    <w:rsid w:val="7A203015"/>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678B1"/>
    <w:rsid w:val="7B989669"/>
    <w:rsid w:val="7BA33885"/>
    <w:rsid w:val="7BAFAECE"/>
    <w:rsid w:val="7C0C0647"/>
    <w:rsid w:val="7C1B0699"/>
    <w:rsid w:val="7C3EE62C"/>
    <w:rsid w:val="7C54EBF0"/>
    <w:rsid w:val="7C775D6D"/>
    <w:rsid w:val="7CA6E0FD"/>
    <w:rsid w:val="7CBC93F9"/>
    <w:rsid w:val="7CE56BB2"/>
    <w:rsid w:val="7D087934"/>
    <w:rsid w:val="7D3D7EE8"/>
    <w:rsid w:val="7D5BA128"/>
    <w:rsid w:val="7D67BE81"/>
    <w:rsid w:val="7D883357"/>
    <w:rsid w:val="7DB6EDE9"/>
    <w:rsid w:val="7DEA8B0C"/>
    <w:rsid w:val="7DEF974F"/>
    <w:rsid w:val="7E174590"/>
    <w:rsid w:val="7E1B7AD6"/>
    <w:rsid w:val="7E2C4AF2"/>
    <w:rsid w:val="7E64B769"/>
    <w:rsid w:val="7E677436"/>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3D8E0E"/>
  <w15:docId w15:val="{13BCD892-C375-B144-9FDE-7253E6CC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4E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ind w:left="0"/>
    </w:pPr>
    <w:rPr>
      <w:noProof/>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5"/>
      </w:numPr>
    </w:pPr>
  </w:style>
  <w:style w:type="numbering" w:styleId="1ai">
    <w:name w:val="Outline List 1"/>
    <w:basedOn w:val="NoList"/>
    <w:semiHidden/>
    <w:unhideWhenUsed/>
    <w:rsid w:val="002D66D8"/>
    <w:pPr>
      <w:numPr>
        <w:numId w:val="6"/>
      </w:numPr>
    </w:pPr>
  </w:style>
  <w:style w:type="numbering" w:styleId="ArticleSection">
    <w:name w:val="Outline List 3"/>
    <w:basedOn w:val="NoList"/>
    <w:semiHidden/>
    <w:unhideWhenUsed/>
    <w:rsid w:val="002D66D8"/>
    <w:pPr>
      <w:numPr>
        <w:numId w:val="7"/>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8"/>
      </w:numPr>
      <w:contextualSpacing/>
    </w:pPr>
  </w:style>
  <w:style w:type="paragraph" w:styleId="ListBullet4">
    <w:name w:val="List Bullet 4"/>
    <w:basedOn w:val="Normal"/>
    <w:semiHidden/>
    <w:unhideWhenUsed/>
    <w:rsid w:val="002D66D8"/>
    <w:pPr>
      <w:numPr>
        <w:numId w:val="9"/>
      </w:numPr>
      <w:contextualSpacing/>
    </w:pPr>
  </w:style>
  <w:style w:type="paragraph" w:styleId="ListBullet5">
    <w:name w:val="List Bullet 5"/>
    <w:basedOn w:val="Normal"/>
    <w:semiHidden/>
    <w:unhideWhenUsed/>
    <w:rsid w:val="002D66D8"/>
    <w:pPr>
      <w:numPr>
        <w:numId w:val="10"/>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2"/>
      </w:numPr>
      <w:contextualSpacing/>
    </w:pPr>
  </w:style>
  <w:style w:type="paragraph" w:styleId="ListNumber3">
    <w:name w:val="List Number 3"/>
    <w:basedOn w:val="Normal"/>
    <w:semiHidden/>
    <w:unhideWhenUsed/>
    <w:rsid w:val="002D66D8"/>
    <w:pPr>
      <w:numPr>
        <w:numId w:val="13"/>
      </w:numPr>
      <w:contextualSpacing/>
    </w:pPr>
  </w:style>
  <w:style w:type="paragraph" w:styleId="ListNumber4">
    <w:name w:val="List Number 4"/>
    <w:basedOn w:val="Normal"/>
    <w:semiHidden/>
    <w:unhideWhenUsed/>
    <w:rsid w:val="002D66D8"/>
    <w:pPr>
      <w:numPr>
        <w:numId w:val="14"/>
      </w:numPr>
      <w:contextualSpacing/>
    </w:pPr>
  </w:style>
  <w:style w:type="paragraph" w:styleId="ListNumber5">
    <w:name w:val="List Number 5"/>
    <w:basedOn w:val="Normal"/>
    <w:semiHidden/>
    <w:unhideWhenUsed/>
    <w:rsid w:val="002D66D8"/>
    <w:pPr>
      <w:numPr>
        <w:numId w:val="15"/>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unhideWhenUsed/>
    <w:rsid w:val="00DA0ACE"/>
  </w:style>
  <w:style w:type="character" w:customStyle="1" w:styleId="BodyTextChar">
    <w:name w:val="Body Text Char"/>
    <w:basedOn w:val="DefaultParagraphFont"/>
    <w:link w:val="BodyText"/>
    <w:uiPriority w:val="99"/>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11"/>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ind w:left="0" w:firstLine="0"/>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8"/>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7"/>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9"/>
      </w:numPr>
    </w:pPr>
  </w:style>
  <w:style w:type="paragraph" w:customStyle="1" w:styleId="CPTListBullet">
    <w:name w:val="CPT_List Bullet"/>
    <w:basedOn w:val="Normal"/>
    <w:qFormat/>
    <w:rsid w:val="00355A35"/>
    <w:pPr>
      <w:numPr>
        <w:numId w:val="22"/>
      </w:numPr>
      <w:spacing w:before="0" w:line="240" w:lineRule="auto"/>
    </w:pPr>
    <w:rPr>
      <w:rFonts w:cs="Times New Roman"/>
    </w:rPr>
  </w:style>
  <w:style w:type="paragraph" w:customStyle="1" w:styleId="CPTListNumber">
    <w:name w:val="CPT_List Number"/>
    <w:basedOn w:val="CPTListBullet"/>
    <w:qFormat/>
    <w:rsid w:val="00355A35"/>
    <w:pPr>
      <w:numPr>
        <w:numId w:val="23"/>
      </w:numPr>
    </w:pPr>
  </w:style>
  <w:style w:type="numbering" w:customStyle="1" w:styleId="CPTN">
    <w:name w:val="CPT_N"/>
    <w:uiPriority w:val="99"/>
    <w:rsid w:val="00C952D5"/>
    <w:pPr>
      <w:numPr>
        <w:numId w:val="20"/>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dx.doi.org/10.1016/j.xagr.2024.100360" TargetMode="External"/><Relationship Id="rId1" Type="http://schemas.openxmlformats.org/officeDocument/2006/relationships/hyperlink" Target="https://dx.doi.org/10.1016/j.xagr.2024.100360"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B011C3FF3771A4DA89580FA07C83F66" ma:contentTypeVersion="16" ma:contentTypeDescription="Opprett et nytt dokument." ma:contentTypeScope="" ma:versionID="9216467782cde2d8d07d633c703b0f92">
  <xsd:schema xmlns:xsd="http://www.w3.org/2001/XMLSchema" xmlns:xs="http://www.w3.org/2001/XMLSchema" xmlns:p="http://schemas.microsoft.com/office/2006/metadata/properties" xmlns:ns2="46b17754-4bb4-4dc0-81eb-66c08d8597ae" xmlns:ns3="487ed62f-6de7-41d8-9cc6-43688a3ee865" targetNamespace="http://schemas.microsoft.com/office/2006/metadata/properties" ma:root="true" ma:fieldsID="f2772043989e8405e1a45b74ffdada00" ns2:_="" ns3:_="">
    <xsd:import namespace="46b17754-4bb4-4dc0-81eb-66c08d8597ae"/>
    <xsd:import namespace="487ed62f-6de7-41d8-9cc6-43688a3ee8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17754-4bb4-4dc0-81eb-66c08d859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emerkelapper" ma:readOnly="false" ma:fieldId="{5cf76f15-5ced-4ddc-b409-7134ff3c332f}" ma:taxonomyMulti="true" ma:sspId="c837b304-89a2-409e-9d5c-9765d887efd4"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7ed62f-6de7-41d8-9cc6-43688a3ee86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128820-1625-4469-834b-83402d2645c7}" ma:internalName="TaxCatchAll" ma:showField="CatchAllData" ma:web="487ed62f-6de7-41d8-9cc6-43688a3ee86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b17754-4bb4-4dc0-81eb-66c08d8597ae">
      <Terms xmlns="http://schemas.microsoft.com/office/infopath/2007/PartnerControls"/>
    </lcf76f155ced4ddcb4097134ff3c332f>
    <TaxCatchAll xmlns="487ed62f-6de7-41d8-9cc6-43688a3ee86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60CC9-7F72-4DF8-8277-BF54226F3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17754-4bb4-4dc0-81eb-66c08d8597ae"/>
    <ds:schemaRef ds:uri="487ed62f-6de7-41d8-9cc6-43688a3ee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79D39A-62D7-456E-9575-218D232146CE}">
  <ds:schemaRefs>
    <ds:schemaRef ds:uri="http://schemas.microsoft.com/sharepoint/v3/contenttype/forms"/>
  </ds:schemaRefs>
</ds:datastoreItem>
</file>

<file path=customXml/itemProps3.xml><?xml version="1.0" encoding="utf-8"?>
<ds:datastoreItem xmlns:ds="http://schemas.openxmlformats.org/officeDocument/2006/customXml" ds:itemID="{D408F78B-5635-4309-9B22-19D417F965AE}">
  <ds:schemaRefs>
    <ds:schemaRef ds:uri="http://schemas.microsoft.com/office/2006/metadata/properties"/>
    <ds:schemaRef ds:uri="http://schemas.microsoft.com/office/infopath/2007/PartnerControls"/>
    <ds:schemaRef ds:uri="46b17754-4bb4-4dc0-81eb-66c08d8597ae"/>
    <ds:schemaRef ds:uri="487ed62f-6de7-41d8-9cc6-43688a3ee865"/>
  </ds:schemaRefs>
</ds:datastoreItem>
</file>

<file path=customXml/itemProps4.xml><?xml version="1.0" encoding="utf-8"?>
<ds:datastoreItem xmlns:ds="http://schemas.openxmlformats.org/officeDocument/2006/customXml" ds:itemID="{1AB159F0-F6E5-2340-A221-848676CC0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15540</Words>
  <Characters>88579</Characters>
  <Application>Microsoft Office Word</Application>
  <DocSecurity>0</DocSecurity>
  <Lines>738</Lines>
  <Paragraphs>207</Paragraphs>
  <ScaleCrop>false</ScaleCrop>
  <Company/>
  <LinksUpToDate>false</LinksUpToDate>
  <CharactersWithSpaces>103912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 Christoffer Olsen</dc:creator>
  <cp:keywords/>
  <cp:lastModifiedBy>Inge Christoffer Olsen</cp:lastModifiedBy>
  <cp:revision>1</cp:revision>
  <dcterms:created xsi:type="dcterms:W3CDTF">2026-10-07T10:15:00Z</dcterms:created>
  <dcterms:modified xsi:type="dcterms:W3CDTF">2026-10-07T10:16:00Z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6 October 2026</vt:lpwstr>
  </property>
  <property fmtid="{D5CDD505-2E9C-101B-9397-08002B2CF9AE}" pid="12" name="sap-version">
    <vt:lpwstr>0.85</vt:lpwstr>
  </property>
  <property fmtid="{D5CDD505-2E9C-101B-9397-08002B2CF9AE}" pid="13" name="toc-title">
    <vt:lpwstr>Table of contents</vt:lpwstr>
  </property>
  <property fmtid="{D5CDD505-2E9C-101B-9397-08002B2CF9AE}" pid="14" name="ContentTypeId">
    <vt:lpwstr>0x0101002B011C3FF3771A4DA89580FA07C83F66</vt:lpwstr>
  </property>
  <property fmtid="{D5CDD505-2E9C-101B-9397-08002B2CF9AE}" pid="15" name="MediaServiceImageTags">
    <vt:lpwstr/>
  </property>
</Properties>
</file>