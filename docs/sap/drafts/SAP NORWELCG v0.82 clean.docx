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31CB2" w14:textId="77777777" w:rsidR="005F364C" w:rsidRDefault="007D33E9">
      <w:pPr>
        <w:pStyle w:val="Heading1NoTOC"/>
        <w:rPr>
          <w:rFonts w:hint="eastAsia"/>
        </w:rPr>
      </w:pPr>
      <w:bookmarkStart w:id="0" w:name="_Toc240344680"/>
      <w:r>
        <w:t>Title Page</w:t>
      </w:r>
      <w:bookmarkEnd w:id="0"/>
    </w:p>
    <w:p w14:paraId="0F008FE4" w14:textId="77777777" w:rsidR="005F364C" w:rsidRDefault="007D33E9">
      <w:pPr>
        <w:pStyle w:val="BodyText"/>
      </w:pPr>
      <w:r>
        <w:rPr>
          <w:b/>
          <w:bCs/>
        </w:rPr>
        <w:t>Protocol Title: The Norwegian WHO Labour Care Trial, a stepped wedge cluster randomised trial</w:t>
      </w:r>
    </w:p>
    <w:p w14:paraId="239CCC49" w14:textId="77777777" w:rsidR="005F364C" w:rsidRDefault="007D33E9">
      <w:pPr>
        <w:pStyle w:val="BodyText"/>
      </w:pPr>
      <w:r>
        <w:rPr>
          <w:b/>
          <w:bCs/>
        </w:rPr>
        <w:t>Protocol Number: NA</w:t>
      </w:r>
    </w:p>
    <w:p w14:paraId="5155D7AC" w14:textId="77777777" w:rsidR="005F364C" w:rsidRDefault="007D33E9">
      <w:pPr>
        <w:pStyle w:val="BodyText"/>
      </w:pPr>
      <w:r>
        <w:rPr>
          <w:b/>
          <w:bCs/>
        </w:rPr>
        <w:t>Compound Number: NA</w:t>
      </w:r>
    </w:p>
    <w:p w14:paraId="653FC271" w14:textId="77777777" w:rsidR="005F364C" w:rsidRDefault="007D33E9">
      <w:pPr>
        <w:pStyle w:val="BodyText"/>
      </w:pPr>
      <w:r>
        <w:rPr>
          <w:b/>
          <w:bCs/>
        </w:rPr>
        <w:t>Short Title: NORWELCG</w:t>
      </w:r>
    </w:p>
    <w:p w14:paraId="5A134489" w14:textId="77777777" w:rsidR="005F364C" w:rsidRDefault="007D33E9">
      <w:pPr>
        <w:pStyle w:val="BodyText"/>
      </w:pPr>
      <w:r>
        <w:rPr>
          <w:b/>
          <w:bCs/>
        </w:rPr>
        <w:t>Sponsor Name: Department of Obstetrics and Gynecology, Østfold Hospital Trust,</w:t>
      </w:r>
    </w:p>
    <w:p w14:paraId="303933A8" w14:textId="77777777" w:rsidR="005F364C" w:rsidRDefault="007D33E9">
      <w:pPr>
        <w:pStyle w:val="BodyText"/>
      </w:pPr>
      <w:r>
        <w:rPr>
          <w:b/>
          <w:bCs/>
        </w:rPr>
        <w:t>Legal Registered Address: Po.box 300, 1714 Grålum Norway</w:t>
      </w:r>
    </w:p>
    <w:p w14:paraId="1D7F7F7D" w14:textId="77777777" w:rsidR="005F364C" w:rsidRDefault="007D33E9">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5F364C" w14:paraId="7A121205" w14:textId="77777777">
        <w:trPr>
          <w:tblHeader/>
        </w:trPr>
        <w:tc>
          <w:tcPr>
            <w:tcW w:w="1941" w:type="dxa"/>
          </w:tcPr>
          <w:p w14:paraId="3F4A8E84" w14:textId="77777777" w:rsidR="005F364C" w:rsidRDefault="007D33E9">
            <w:r>
              <w:rPr>
                <w:b/>
                <w:bCs/>
              </w:rPr>
              <w:t>Registry</w:t>
            </w:r>
          </w:p>
        </w:tc>
        <w:tc>
          <w:tcPr>
            <w:tcW w:w="5823" w:type="dxa"/>
          </w:tcPr>
          <w:p w14:paraId="2A4A28F5" w14:textId="77777777" w:rsidR="005F364C" w:rsidRDefault="007D33E9">
            <w:r>
              <w:rPr>
                <w:b/>
                <w:bCs/>
              </w:rPr>
              <w:t>ID</w:t>
            </w:r>
          </w:p>
        </w:tc>
      </w:tr>
      <w:tr w:rsidR="005F364C" w14:paraId="49DAD53D" w14:textId="77777777">
        <w:tc>
          <w:tcPr>
            <w:tcW w:w="1941" w:type="dxa"/>
          </w:tcPr>
          <w:p w14:paraId="224A53E9" w14:textId="77777777" w:rsidR="005F364C" w:rsidRDefault="007D33E9">
            <w:r>
              <w:t>ClinicalTrials.gov</w:t>
            </w:r>
          </w:p>
        </w:tc>
        <w:tc>
          <w:tcPr>
            <w:tcW w:w="5823" w:type="dxa"/>
          </w:tcPr>
          <w:p w14:paraId="1881E27F" w14:textId="77777777" w:rsidR="005F364C" w:rsidRDefault="007D33E9">
            <w:r>
              <w:t>NCT05791630</w:t>
            </w:r>
          </w:p>
        </w:tc>
      </w:tr>
    </w:tbl>
    <w:p w14:paraId="6B335A5A" w14:textId="77777777" w:rsidR="005F364C" w:rsidRDefault="007D33E9">
      <w:pPr>
        <w:pStyle w:val="BodyText"/>
      </w:pPr>
      <w:r>
        <w:rPr>
          <w:b/>
          <w:bCs/>
        </w:rPr>
        <w:t>SAP Version: 0.8, 11 September 2026</w:t>
      </w:r>
    </w:p>
    <w:p w14:paraId="2C1E1CB1" w14:textId="77777777" w:rsidR="005F364C" w:rsidRDefault="007D33E9">
      <w:r>
        <w:br w:type="page"/>
      </w:r>
    </w:p>
    <w:p w14:paraId="1A3F7EA8" w14:textId="77777777" w:rsidR="005F364C" w:rsidRDefault="007D33E9">
      <w:pPr>
        <w:pStyle w:val="Heading3NoTOC"/>
        <w:rPr>
          <w:rFonts w:hint="eastAsia"/>
        </w:rPr>
      </w:pPr>
      <w:bookmarkStart w:id="1" w:name="_Toc240344681"/>
      <w:r>
        <w:lastRenderedPageBreak/>
        <w:t>Table of Contents</w:t>
      </w:r>
      <w:bookmarkEnd w:id="1"/>
    </w:p>
    <w:p w14:paraId="10EAAA08" w14:textId="77777777" w:rsidR="003254C3" w:rsidRDefault="007D33E9">
      <w:pPr>
        <w:pStyle w:val="TOC1"/>
        <w:rPr>
          <w:rFonts w:asciiTheme="minorHAnsi" w:eastAsiaTheme="minorEastAsia" w:hAnsiTheme="minorHAnsi" w:cstheme="minorBidi"/>
          <w:b w:val="0"/>
          <w:color w:val="auto"/>
          <w:kern w:val="2"/>
          <w:lang w:eastAsia="en-GB"/>
          <w14:ligatures w14:val="standardContextual"/>
        </w:rPr>
      </w:pPr>
      <w:r>
        <w:fldChar w:fldCharType="begin"/>
      </w:r>
      <w:r>
        <w:instrText xml:space="preserve"> TOC \o "1-3" \h \z \u </w:instrText>
      </w:r>
      <w:r>
        <w:fldChar w:fldCharType="separate"/>
      </w:r>
      <w:hyperlink w:anchor="_Toc240344680" w:history="1">
        <w:r w:rsidR="003254C3" w:rsidRPr="000025CF">
          <w:rPr>
            <w:rStyle w:val="Hyperlink"/>
          </w:rPr>
          <w:t>Title Page</w:t>
        </w:r>
        <w:r w:rsidR="003254C3">
          <w:rPr>
            <w:webHidden/>
          </w:rPr>
          <w:tab/>
        </w:r>
        <w:r w:rsidR="003254C3">
          <w:rPr>
            <w:webHidden/>
          </w:rPr>
          <w:fldChar w:fldCharType="begin"/>
        </w:r>
        <w:r w:rsidR="003254C3">
          <w:rPr>
            <w:webHidden/>
          </w:rPr>
          <w:instrText xml:space="preserve"> PAGEREF _Toc240344680 \h </w:instrText>
        </w:r>
        <w:r w:rsidR="003254C3">
          <w:rPr>
            <w:webHidden/>
          </w:rPr>
        </w:r>
        <w:r w:rsidR="003254C3">
          <w:rPr>
            <w:webHidden/>
          </w:rPr>
          <w:fldChar w:fldCharType="separate"/>
        </w:r>
        <w:r w:rsidR="003254C3">
          <w:rPr>
            <w:webHidden/>
          </w:rPr>
          <w:t>1</w:t>
        </w:r>
        <w:r w:rsidR="003254C3">
          <w:rPr>
            <w:webHidden/>
          </w:rPr>
          <w:fldChar w:fldCharType="end"/>
        </w:r>
      </w:hyperlink>
    </w:p>
    <w:p w14:paraId="1589B4D3"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81" w:history="1">
        <w:r w:rsidRPr="000025CF">
          <w:rPr>
            <w:rStyle w:val="Hyperlink"/>
          </w:rPr>
          <w:t>Table of Contents</w:t>
        </w:r>
        <w:r>
          <w:rPr>
            <w:webHidden/>
          </w:rPr>
          <w:tab/>
        </w:r>
        <w:r>
          <w:rPr>
            <w:webHidden/>
          </w:rPr>
          <w:fldChar w:fldCharType="begin"/>
        </w:r>
        <w:r>
          <w:rPr>
            <w:webHidden/>
          </w:rPr>
          <w:instrText xml:space="preserve"> PAGEREF _Toc240344681 \h </w:instrText>
        </w:r>
        <w:r>
          <w:rPr>
            <w:webHidden/>
          </w:rPr>
        </w:r>
        <w:r>
          <w:rPr>
            <w:webHidden/>
          </w:rPr>
          <w:fldChar w:fldCharType="separate"/>
        </w:r>
        <w:r>
          <w:rPr>
            <w:webHidden/>
          </w:rPr>
          <w:t>1</w:t>
        </w:r>
        <w:r>
          <w:rPr>
            <w:webHidden/>
          </w:rPr>
          <w:fldChar w:fldCharType="end"/>
        </w:r>
      </w:hyperlink>
    </w:p>
    <w:p w14:paraId="5EEAB3CE"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2" w:history="1">
        <w:r w:rsidRPr="000025CF">
          <w:rPr>
            <w:rStyle w:val="Hyperlink"/>
          </w:rPr>
          <w:t>Version History</w:t>
        </w:r>
        <w:r>
          <w:rPr>
            <w:webHidden/>
          </w:rPr>
          <w:tab/>
        </w:r>
        <w:r>
          <w:rPr>
            <w:webHidden/>
          </w:rPr>
          <w:fldChar w:fldCharType="begin"/>
        </w:r>
        <w:r>
          <w:rPr>
            <w:webHidden/>
          </w:rPr>
          <w:instrText xml:space="preserve"> PAGEREF _Toc240344682 \h </w:instrText>
        </w:r>
        <w:r>
          <w:rPr>
            <w:webHidden/>
          </w:rPr>
        </w:r>
        <w:r>
          <w:rPr>
            <w:webHidden/>
          </w:rPr>
          <w:fldChar w:fldCharType="separate"/>
        </w:r>
        <w:r>
          <w:rPr>
            <w:webHidden/>
          </w:rPr>
          <w:t>1</w:t>
        </w:r>
        <w:r>
          <w:rPr>
            <w:webHidden/>
          </w:rPr>
          <w:fldChar w:fldCharType="end"/>
        </w:r>
      </w:hyperlink>
    </w:p>
    <w:p w14:paraId="6D00C5AB"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3" w:history="1">
        <w:r w:rsidRPr="000025CF">
          <w:rPr>
            <w:rStyle w:val="Hyperlink"/>
          </w:rPr>
          <w:t>List of Abbreviations [and Definitions of Terms]</w:t>
        </w:r>
        <w:r>
          <w:rPr>
            <w:webHidden/>
          </w:rPr>
          <w:tab/>
        </w:r>
        <w:r>
          <w:rPr>
            <w:webHidden/>
          </w:rPr>
          <w:fldChar w:fldCharType="begin"/>
        </w:r>
        <w:r>
          <w:rPr>
            <w:webHidden/>
          </w:rPr>
          <w:instrText xml:space="preserve"> PAGEREF _Toc240344683 \h </w:instrText>
        </w:r>
        <w:r>
          <w:rPr>
            <w:webHidden/>
          </w:rPr>
        </w:r>
        <w:r>
          <w:rPr>
            <w:webHidden/>
          </w:rPr>
          <w:fldChar w:fldCharType="separate"/>
        </w:r>
        <w:r>
          <w:rPr>
            <w:webHidden/>
          </w:rPr>
          <w:t>1</w:t>
        </w:r>
        <w:r>
          <w:rPr>
            <w:webHidden/>
          </w:rPr>
          <w:fldChar w:fldCharType="end"/>
        </w:r>
      </w:hyperlink>
    </w:p>
    <w:p w14:paraId="51AC172C"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4" w:history="1">
        <w:r w:rsidRPr="000025CF">
          <w:rPr>
            <w:rStyle w:val="Hyperlink"/>
          </w:rPr>
          <w:t>1. Introduction</w:t>
        </w:r>
        <w:r>
          <w:rPr>
            <w:webHidden/>
          </w:rPr>
          <w:tab/>
        </w:r>
        <w:r>
          <w:rPr>
            <w:webHidden/>
          </w:rPr>
          <w:fldChar w:fldCharType="begin"/>
        </w:r>
        <w:r>
          <w:rPr>
            <w:webHidden/>
          </w:rPr>
          <w:instrText xml:space="preserve"> PAGEREF _Toc240344684 \h </w:instrText>
        </w:r>
        <w:r>
          <w:rPr>
            <w:webHidden/>
          </w:rPr>
        </w:r>
        <w:r>
          <w:rPr>
            <w:webHidden/>
          </w:rPr>
          <w:fldChar w:fldCharType="separate"/>
        </w:r>
        <w:r>
          <w:rPr>
            <w:webHidden/>
          </w:rPr>
          <w:t>1</w:t>
        </w:r>
        <w:r>
          <w:rPr>
            <w:webHidden/>
          </w:rPr>
          <w:fldChar w:fldCharType="end"/>
        </w:r>
      </w:hyperlink>
    </w:p>
    <w:p w14:paraId="5201DBF5"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5" w:history="1">
        <w:r w:rsidRPr="000025CF">
          <w:rPr>
            <w:rStyle w:val="Hyperlink"/>
          </w:rPr>
          <w:t>1.1 Objectives, Endpoints, and Estimands</w:t>
        </w:r>
        <w:r>
          <w:rPr>
            <w:webHidden/>
          </w:rPr>
          <w:tab/>
        </w:r>
        <w:r>
          <w:rPr>
            <w:webHidden/>
          </w:rPr>
          <w:fldChar w:fldCharType="begin"/>
        </w:r>
        <w:r>
          <w:rPr>
            <w:webHidden/>
          </w:rPr>
          <w:instrText xml:space="preserve"> PAGEREF _Toc240344685 \h </w:instrText>
        </w:r>
        <w:r>
          <w:rPr>
            <w:webHidden/>
          </w:rPr>
        </w:r>
        <w:r>
          <w:rPr>
            <w:webHidden/>
          </w:rPr>
          <w:fldChar w:fldCharType="separate"/>
        </w:r>
        <w:r>
          <w:rPr>
            <w:webHidden/>
          </w:rPr>
          <w:t>1</w:t>
        </w:r>
        <w:r>
          <w:rPr>
            <w:webHidden/>
          </w:rPr>
          <w:fldChar w:fldCharType="end"/>
        </w:r>
      </w:hyperlink>
    </w:p>
    <w:p w14:paraId="2C603234"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6" w:history="1">
        <w:r w:rsidRPr="000025CF">
          <w:rPr>
            <w:rStyle w:val="Hyperlink"/>
          </w:rPr>
          <w:t>1.2 Estimand for Primary Objective</w:t>
        </w:r>
        <w:r>
          <w:rPr>
            <w:webHidden/>
          </w:rPr>
          <w:tab/>
        </w:r>
        <w:r>
          <w:rPr>
            <w:webHidden/>
          </w:rPr>
          <w:fldChar w:fldCharType="begin"/>
        </w:r>
        <w:r>
          <w:rPr>
            <w:webHidden/>
          </w:rPr>
          <w:instrText xml:space="preserve"> PAGEREF _Toc240344686 \h </w:instrText>
        </w:r>
        <w:r>
          <w:rPr>
            <w:webHidden/>
          </w:rPr>
        </w:r>
        <w:r>
          <w:rPr>
            <w:webHidden/>
          </w:rPr>
          <w:fldChar w:fldCharType="separate"/>
        </w:r>
        <w:r>
          <w:rPr>
            <w:webHidden/>
          </w:rPr>
          <w:t>1</w:t>
        </w:r>
        <w:r>
          <w:rPr>
            <w:webHidden/>
          </w:rPr>
          <w:fldChar w:fldCharType="end"/>
        </w:r>
      </w:hyperlink>
    </w:p>
    <w:p w14:paraId="0172B376"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7" w:history="1">
        <w:r w:rsidRPr="000025CF">
          <w:rPr>
            <w:rStyle w:val="Hyperlink"/>
          </w:rPr>
          <w:t>1.3 Estimands for Secondary Objectives</w:t>
        </w:r>
        <w:r>
          <w:rPr>
            <w:webHidden/>
          </w:rPr>
          <w:tab/>
        </w:r>
        <w:r>
          <w:rPr>
            <w:webHidden/>
          </w:rPr>
          <w:fldChar w:fldCharType="begin"/>
        </w:r>
        <w:r>
          <w:rPr>
            <w:webHidden/>
          </w:rPr>
          <w:instrText xml:space="preserve"> PAGEREF _Toc240344687 \h </w:instrText>
        </w:r>
        <w:r>
          <w:rPr>
            <w:webHidden/>
          </w:rPr>
        </w:r>
        <w:r>
          <w:rPr>
            <w:webHidden/>
          </w:rPr>
          <w:fldChar w:fldCharType="separate"/>
        </w:r>
        <w:r>
          <w:rPr>
            <w:webHidden/>
          </w:rPr>
          <w:t>1</w:t>
        </w:r>
        <w:r>
          <w:rPr>
            <w:webHidden/>
          </w:rPr>
          <w:fldChar w:fldCharType="end"/>
        </w:r>
      </w:hyperlink>
    </w:p>
    <w:p w14:paraId="285B5CAF"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8" w:history="1">
        <w:r w:rsidRPr="000025CF">
          <w:rPr>
            <w:rStyle w:val="Hyperlink"/>
          </w:rPr>
          <w:t>1.4 Study Design</w:t>
        </w:r>
        <w:r>
          <w:rPr>
            <w:webHidden/>
          </w:rPr>
          <w:tab/>
        </w:r>
        <w:r>
          <w:rPr>
            <w:webHidden/>
          </w:rPr>
          <w:fldChar w:fldCharType="begin"/>
        </w:r>
        <w:r>
          <w:rPr>
            <w:webHidden/>
          </w:rPr>
          <w:instrText xml:space="preserve"> PAGEREF _Toc240344688 \h </w:instrText>
        </w:r>
        <w:r>
          <w:rPr>
            <w:webHidden/>
          </w:rPr>
        </w:r>
        <w:r>
          <w:rPr>
            <w:webHidden/>
          </w:rPr>
          <w:fldChar w:fldCharType="separate"/>
        </w:r>
        <w:r>
          <w:rPr>
            <w:webHidden/>
          </w:rPr>
          <w:t>1</w:t>
        </w:r>
        <w:r>
          <w:rPr>
            <w:webHidden/>
          </w:rPr>
          <w:fldChar w:fldCharType="end"/>
        </w:r>
      </w:hyperlink>
    </w:p>
    <w:p w14:paraId="53FF5C7F"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9" w:history="1">
        <w:r w:rsidRPr="000025CF">
          <w:rPr>
            <w:rStyle w:val="Hyperlink"/>
          </w:rPr>
          <w:t>2. General Considerations</w:t>
        </w:r>
        <w:r>
          <w:rPr>
            <w:webHidden/>
          </w:rPr>
          <w:tab/>
        </w:r>
        <w:r>
          <w:rPr>
            <w:webHidden/>
          </w:rPr>
          <w:fldChar w:fldCharType="begin"/>
        </w:r>
        <w:r>
          <w:rPr>
            <w:webHidden/>
          </w:rPr>
          <w:instrText xml:space="preserve"> PAGEREF _Toc240344689 \h </w:instrText>
        </w:r>
        <w:r>
          <w:rPr>
            <w:webHidden/>
          </w:rPr>
        </w:r>
        <w:r>
          <w:rPr>
            <w:webHidden/>
          </w:rPr>
          <w:fldChar w:fldCharType="separate"/>
        </w:r>
        <w:r>
          <w:rPr>
            <w:webHidden/>
          </w:rPr>
          <w:t>1</w:t>
        </w:r>
        <w:r>
          <w:rPr>
            <w:webHidden/>
          </w:rPr>
          <w:fldChar w:fldCharType="end"/>
        </w:r>
      </w:hyperlink>
    </w:p>
    <w:p w14:paraId="068C5EF3"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0" w:history="1">
        <w:r w:rsidRPr="000025CF">
          <w:rPr>
            <w:rStyle w:val="Hyperlink"/>
          </w:rPr>
          <w:t>2.1 Statistical Hypotheses and Conclusion Criteria</w:t>
        </w:r>
        <w:r>
          <w:rPr>
            <w:webHidden/>
          </w:rPr>
          <w:tab/>
        </w:r>
        <w:r>
          <w:rPr>
            <w:webHidden/>
          </w:rPr>
          <w:fldChar w:fldCharType="begin"/>
        </w:r>
        <w:r>
          <w:rPr>
            <w:webHidden/>
          </w:rPr>
          <w:instrText xml:space="preserve"> PAGEREF _Toc240344690 \h </w:instrText>
        </w:r>
        <w:r>
          <w:rPr>
            <w:webHidden/>
          </w:rPr>
        </w:r>
        <w:r>
          <w:rPr>
            <w:webHidden/>
          </w:rPr>
          <w:fldChar w:fldCharType="separate"/>
        </w:r>
        <w:r>
          <w:rPr>
            <w:webHidden/>
          </w:rPr>
          <w:t>1</w:t>
        </w:r>
        <w:r>
          <w:rPr>
            <w:webHidden/>
          </w:rPr>
          <w:fldChar w:fldCharType="end"/>
        </w:r>
      </w:hyperlink>
    </w:p>
    <w:p w14:paraId="5223543D"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1" w:history="1">
        <w:r w:rsidRPr="000025CF">
          <w:rPr>
            <w:rStyle w:val="Hyperlink"/>
          </w:rPr>
          <w:t>2.2 Multiplicity Adjustment</w:t>
        </w:r>
        <w:r>
          <w:rPr>
            <w:webHidden/>
          </w:rPr>
          <w:tab/>
        </w:r>
        <w:r>
          <w:rPr>
            <w:webHidden/>
          </w:rPr>
          <w:fldChar w:fldCharType="begin"/>
        </w:r>
        <w:r>
          <w:rPr>
            <w:webHidden/>
          </w:rPr>
          <w:instrText xml:space="preserve"> PAGEREF _Toc240344691 \h </w:instrText>
        </w:r>
        <w:r>
          <w:rPr>
            <w:webHidden/>
          </w:rPr>
        </w:r>
        <w:r>
          <w:rPr>
            <w:webHidden/>
          </w:rPr>
          <w:fldChar w:fldCharType="separate"/>
        </w:r>
        <w:r>
          <w:rPr>
            <w:webHidden/>
          </w:rPr>
          <w:t>1</w:t>
        </w:r>
        <w:r>
          <w:rPr>
            <w:webHidden/>
          </w:rPr>
          <w:fldChar w:fldCharType="end"/>
        </w:r>
      </w:hyperlink>
    </w:p>
    <w:p w14:paraId="30637856"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2" w:history="1">
        <w:r w:rsidRPr="000025CF">
          <w:rPr>
            <w:rStyle w:val="Hyperlink"/>
          </w:rPr>
          <w:t>2.3 Impact of Intercurrent Events Strategies</w:t>
        </w:r>
        <w:r>
          <w:rPr>
            <w:webHidden/>
          </w:rPr>
          <w:tab/>
        </w:r>
        <w:r>
          <w:rPr>
            <w:webHidden/>
          </w:rPr>
          <w:fldChar w:fldCharType="begin"/>
        </w:r>
        <w:r>
          <w:rPr>
            <w:webHidden/>
          </w:rPr>
          <w:instrText xml:space="preserve"> PAGEREF _Toc240344692 \h </w:instrText>
        </w:r>
        <w:r>
          <w:rPr>
            <w:webHidden/>
          </w:rPr>
        </w:r>
        <w:r>
          <w:rPr>
            <w:webHidden/>
          </w:rPr>
          <w:fldChar w:fldCharType="separate"/>
        </w:r>
        <w:r>
          <w:rPr>
            <w:webHidden/>
          </w:rPr>
          <w:t>1</w:t>
        </w:r>
        <w:r>
          <w:rPr>
            <w:webHidden/>
          </w:rPr>
          <w:fldChar w:fldCharType="end"/>
        </w:r>
      </w:hyperlink>
    </w:p>
    <w:p w14:paraId="730C3C5A"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3" w:history="1">
        <w:r w:rsidRPr="000025CF">
          <w:rPr>
            <w:rStyle w:val="Hyperlink"/>
          </w:rPr>
          <w:t>2.4 Handling of Missing Data</w:t>
        </w:r>
        <w:r>
          <w:rPr>
            <w:webHidden/>
          </w:rPr>
          <w:tab/>
        </w:r>
        <w:r>
          <w:rPr>
            <w:webHidden/>
          </w:rPr>
          <w:fldChar w:fldCharType="begin"/>
        </w:r>
        <w:r>
          <w:rPr>
            <w:webHidden/>
          </w:rPr>
          <w:instrText xml:space="preserve"> PAGEREF _Toc240344693 \h </w:instrText>
        </w:r>
        <w:r>
          <w:rPr>
            <w:webHidden/>
          </w:rPr>
        </w:r>
        <w:r>
          <w:rPr>
            <w:webHidden/>
          </w:rPr>
          <w:fldChar w:fldCharType="separate"/>
        </w:r>
        <w:r>
          <w:rPr>
            <w:webHidden/>
          </w:rPr>
          <w:t>1</w:t>
        </w:r>
        <w:r>
          <w:rPr>
            <w:webHidden/>
          </w:rPr>
          <w:fldChar w:fldCharType="end"/>
        </w:r>
      </w:hyperlink>
    </w:p>
    <w:p w14:paraId="377442FB"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94" w:history="1">
        <w:r w:rsidRPr="000025CF">
          <w:rPr>
            <w:rStyle w:val="Hyperlink"/>
          </w:rPr>
          <w:t>3. Analysis Sets</w:t>
        </w:r>
        <w:r>
          <w:rPr>
            <w:webHidden/>
          </w:rPr>
          <w:tab/>
        </w:r>
        <w:r>
          <w:rPr>
            <w:webHidden/>
          </w:rPr>
          <w:fldChar w:fldCharType="begin"/>
        </w:r>
        <w:r>
          <w:rPr>
            <w:webHidden/>
          </w:rPr>
          <w:instrText xml:space="preserve"> PAGEREF _Toc240344694 \h </w:instrText>
        </w:r>
        <w:r>
          <w:rPr>
            <w:webHidden/>
          </w:rPr>
        </w:r>
        <w:r>
          <w:rPr>
            <w:webHidden/>
          </w:rPr>
          <w:fldChar w:fldCharType="separate"/>
        </w:r>
        <w:r>
          <w:rPr>
            <w:webHidden/>
          </w:rPr>
          <w:t>1</w:t>
        </w:r>
        <w:r>
          <w:rPr>
            <w:webHidden/>
          </w:rPr>
          <w:fldChar w:fldCharType="end"/>
        </w:r>
      </w:hyperlink>
    </w:p>
    <w:p w14:paraId="023A5B73"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95" w:history="1">
        <w:r w:rsidRPr="000025CF">
          <w:rPr>
            <w:rStyle w:val="Hyperlink"/>
          </w:rPr>
          <w:t>4. Analyses Supporting Primary Objective(s)</w:t>
        </w:r>
        <w:r>
          <w:rPr>
            <w:webHidden/>
          </w:rPr>
          <w:tab/>
        </w:r>
        <w:r>
          <w:rPr>
            <w:webHidden/>
          </w:rPr>
          <w:fldChar w:fldCharType="begin"/>
        </w:r>
        <w:r>
          <w:rPr>
            <w:webHidden/>
          </w:rPr>
          <w:instrText xml:space="preserve"> PAGEREF _Toc240344695 \h </w:instrText>
        </w:r>
        <w:r>
          <w:rPr>
            <w:webHidden/>
          </w:rPr>
        </w:r>
        <w:r>
          <w:rPr>
            <w:webHidden/>
          </w:rPr>
          <w:fldChar w:fldCharType="separate"/>
        </w:r>
        <w:r>
          <w:rPr>
            <w:webHidden/>
          </w:rPr>
          <w:t>1</w:t>
        </w:r>
        <w:r>
          <w:rPr>
            <w:webHidden/>
          </w:rPr>
          <w:fldChar w:fldCharType="end"/>
        </w:r>
      </w:hyperlink>
    </w:p>
    <w:p w14:paraId="13D2EA1A"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6" w:history="1">
        <w:r w:rsidRPr="000025CF">
          <w:rPr>
            <w:rStyle w:val="Hyperlink"/>
          </w:rPr>
          <w:t>4.1 Primary Estimand</w:t>
        </w:r>
        <w:r>
          <w:rPr>
            <w:webHidden/>
          </w:rPr>
          <w:tab/>
        </w:r>
        <w:r>
          <w:rPr>
            <w:webHidden/>
          </w:rPr>
          <w:fldChar w:fldCharType="begin"/>
        </w:r>
        <w:r>
          <w:rPr>
            <w:webHidden/>
          </w:rPr>
          <w:instrText xml:space="preserve"> PAGEREF _Toc240344696 \h </w:instrText>
        </w:r>
        <w:r>
          <w:rPr>
            <w:webHidden/>
          </w:rPr>
        </w:r>
        <w:r>
          <w:rPr>
            <w:webHidden/>
          </w:rPr>
          <w:fldChar w:fldCharType="separate"/>
        </w:r>
        <w:r>
          <w:rPr>
            <w:webHidden/>
          </w:rPr>
          <w:t>1</w:t>
        </w:r>
        <w:r>
          <w:rPr>
            <w:webHidden/>
          </w:rPr>
          <w:fldChar w:fldCharType="end"/>
        </w:r>
      </w:hyperlink>
    </w:p>
    <w:p w14:paraId="1D6B9814"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97" w:history="1">
        <w:r w:rsidRPr="000025CF">
          <w:rPr>
            <w:rStyle w:val="Hyperlink"/>
          </w:rPr>
          <w:t>4.1.1 Definition of Endpoint(s)</w:t>
        </w:r>
        <w:r>
          <w:rPr>
            <w:webHidden/>
          </w:rPr>
          <w:tab/>
        </w:r>
        <w:r>
          <w:rPr>
            <w:webHidden/>
          </w:rPr>
          <w:fldChar w:fldCharType="begin"/>
        </w:r>
        <w:r>
          <w:rPr>
            <w:webHidden/>
          </w:rPr>
          <w:instrText xml:space="preserve"> PAGEREF _Toc240344697 \h </w:instrText>
        </w:r>
        <w:r>
          <w:rPr>
            <w:webHidden/>
          </w:rPr>
        </w:r>
        <w:r>
          <w:rPr>
            <w:webHidden/>
          </w:rPr>
          <w:fldChar w:fldCharType="separate"/>
        </w:r>
        <w:r>
          <w:rPr>
            <w:webHidden/>
          </w:rPr>
          <w:t>1</w:t>
        </w:r>
        <w:r>
          <w:rPr>
            <w:webHidden/>
          </w:rPr>
          <w:fldChar w:fldCharType="end"/>
        </w:r>
      </w:hyperlink>
    </w:p>
    <w:p w14:paraId="43B5FD53"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98" w:history="1">
        <w:r w:rsidRPr="000025CF">
          <w:rPr>
            <w:rStyle w:val="Hyperlink"/>
          </w:rPr>
          <w:t>4.1.2 Main Analytical Approach</w:t>
        </w:r>
        <w:r>
          <w:rPr>
            <w:webHidden/>
          </w:rPr>
          <w:tab/>
        </w:r>
        <w:r>
          <w:rPr>
            <w:webHidden/>
          </w:rPr>
          <w:fldChar w:fldCharType="begin"/>
        </w:r>
        <w:r>
          <w:rPr>
            <w:webHidden/>
          </w:rPr>
          <w:instrText xml:space="preserve"> PAGEREF _Toc240344698 \h </w:instrText>
        </w:r>
        <w:r>
          <w:rPr>
            <w:webHidden/>
          </w:rPr>
        </w:r>
        <w:r>
          <w:rPr>
            <w:webHidden/>
          </w:rPr>
          <w:fldChar w:fldCharType="separate"/>
        </w:r>
        <w:r>
          <w:rPr>
            <w:webHidden/>
          </w:rPr>
          <w:t>1</w:t>
        </w:r>
        <w:r>
          <w:rPr>
            <w:webHidden/>
          </w:rPr>
          <w:fldChar w:fldCharType="end"/>
        </w:r>
      </w:hyperlink>
    </w:p>
    <w:p w14:paraId="37C42CA0"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99" w:history="1">
        <w:r w:rsidRPr="000025CF">
          <w:rPr>
            <w:rStyle w:val="Hyperlink"/>
          </w:rPr>
          <w:t>4.1.3 Adjustment for covariates</w:t>
        </w:r>
        <w:r>
          <w:rPr>
            <w:webHidden/>
          </w:rPr>
          <w:tab/>
        </w:r>
        <w:r>
          <w:rPr>
            <w:webHidden/>
          </w:rPr>
          <w:fldChar w:fldCharType="begin"/>
        </w:r>
        <w:r>
          <w:rPr>
            <w:webHidden/>
          </w:rPr>
          <w:instrText xml:space="preserve"> PAGEREF _Toc240344699 \h </w:instrText>
        </w:r>
        <w:r>
          <w:rPr>
            <w:webHidden/>
          </w:rPr>
        </w:r>
        <w:r>
          <w:rPr>
            <w:webHidden/>
          </w:rPr>
          <w:fldChar w:fldCharType="separate"/>
        </w:r>
        <w:r>
          <w:rPr>
            <w:webHidden/>
          </w:rPr>
          <w:t>1</w:t>
        </w:r>
        <w:r>
          <w:rPr>
            <w:webHidden/>
          </w:rPr>
          <w:fldChar w:fldCharType="end"/>
        </w:r>
      </w:hyperlink>
    </w:p>
    <w:p w14:paraId="7BF0B6EF"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700" w:history="1">
        <w:r w:rsidRPr="000025CF">
          <w:rPr>
            <w:rStyle w:val="Hyperlink"/>
          </w:rPr>
          <w:t>4.1.4 Sensitivity Analyses</w:t>
        </w:r>
        <w:r>
          <w:rPr>
            <w:webHidden/>
          </w:rPr>
          <w:tab/>
        </w:r>
        <w:r>
          <w:rPr>
            <w:webHidden/>
          </w:rPr>
          <w:fldChar w:fldCharType="begin"/>
        </w:r>
        <w:r>
          <w:rPr>
            <w:webHidden/>
          </w:rPr>
          <w:instrText xml:space="preserve"> PAGEREF _Toc240344700 \h </w:instrText>
        </w:r>
        <w:r>
          <w:rPr>
            <w:webHidden/>
          </w:rPr>
        </w:r>
        <w:r>
          <w:rPr>
            <w:webHidden/>
          </w:rPr>
          <w:fldChar w:fldCharType="separate"/>
        </w:r>
        <w:r>
          <w:rPr>
            <w:webHidden/>
          </w:rPr>
          <w:t>1</w:t>
        </w:r>
        <w:r>
          <w:rPr>
            <w:webHidden/>
          </w:rPr>
          <w:fldChar w:fldCharType="end"/>
        </w:r>
      </w:hyperlink>
    </w:p>
    <w:p w14:paraId="5CA6F399"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701" w:history="1">
        <w:r w:rsidRPr="000025CF">
          <w:rPr>
            <w:rStyle w:val="Hyperlink"/>
          </w:rPr>
          <w:t>4.1.5 Supplementary Analysis</w:t>
        </w:r>
        <w:r>
          <w:rPr>
            <w:webHidden/>
          </w:rPr>
          <w:tab/>
        </w:r>
        <w:r>
          <w:rPr>
            <w:webHidden/>
          </w:rPr>
          <w:fldChar w:fldCharType="begin"/>
        </w:r>
        <w:r>
          <w:rPr>
            <w:webHidden/>
          </w:rPr>
          <w:instrText xml:space="preserve"> PAGEREF _Toc240344701 \h </w:instrText>
        </w:r>
        <w:r>
          <w:rPr>
            <w:webHidden/>
          </w:rPr>
        </w:r>
        <w:r>
          <w:rPr>
            <w:webHidden/>
          </w:rPr>
          <w:fldChar w:fldCharType="separate"/>
        </w:r>
        <w:r>
          <w:rPr>
            <w:webHidden/>
          </w:rPr>
          <w:t>1</w:t>
        </w:r>
        <w:r>
          <w:rPr>
            <w:webHidden/>
          </w:rPr>
          <w:fldChar w:fldCharType="end"/>
        </w:r>
      </w:hyperlink>
    </w:p>
    <w:p w14:paraId="0BDC0954"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02" w:history="1">
        <w:r w:rsidRPr="000025CF">
          <w:rPr>
            <w:rStyle w:val="Hyperlink"/>
          </w:rPr>
          <w:t>5. Analyses Supporting Secondary Objective(s)</w:t>
        </w:r>
        <w:r>
          <w:rPr>
            <w:webHidden/>
          </w:rPr>
          <w:tab/>
        </w:r>
        <w:r>
          <w:rPr>
            <w:webHidden/>
          </w:rPr>
          <w:fldChar w:fldCharType="begin"/>
        </w:r>
        <w:r>
          <w:rPr>
            <w:webHidden/>
          </w:rPr>
          <w:instrText xml:space="preserve"> PAGEREF _Toc240344702 \h </w:instrText>
        </w:r>
        <w:r>
          <w:rPr>
            <w:webHidden/>
          </w:rPr>
        </w:r>
        <w:r>
          <w:rPr>
            <w:webHidden/>
          </w:rPr>
          <w:fldChar w:fldCharType="separate"/>
        </w:r>
        <w:r>
          <w:rPr>
            <w:webHidden/>
          </w:rPr>
          <w:t>1</w:t>
        </w:r>
        <w:r>
          <w:rPr>
            <w:webHidden/>
          </w:rPr>
          <w:fldChar w:fldCharType="end"/>
        </w:r>
      </w:hyperlink>
    </w:p>
    <w:p w14:paraId="135E9FB4"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3" w:history="1">
        <w:r w:rsidRPr="000025CF">
          <w:rPr>
            <w:rStyle w:val="Hyperlink"/>
          </w:rPr>
          <w:t>5.1 Analyses Supporting Secondary Objectives:</w:t>
        </w:r>
        <w:r>
          <w:rPr>
            <w:webHidden/>
          </w:rPr>
          <w:tab/>
        </w:r>
        <w:r>
          <w:rPr>
            <w:webHidden/>
          </w:rPr>
          <w:fldChar w:fldCharType="begin"/>
        </w:r>
        <w:r>
          <w:rPr>
            <w:webHidden/>
          </w:rPr>
          <w:instrText xml:space="preserve"> PAGEREF _Toc240344703 \h </w:instrText>
        </w:r>
        <w:r>
          <w:rPr>
            <w:webHidden/>
          </w:rPr>
        </w:r>
        <w:r>
          <w:rPr>
            <w:webHidden/>
          </w:rPr>
          <w:fldChar w:fldCharType="separate"/>
        </w:r>
        <w:r>
          <w:rPr>
            <w:webHidden/>
          </w:rPr>
          <w:t>1</w:t>
        </w:r>
        <w:r>
          <w:rPr>
            <w:webHidden/>
          </w:rPr>
          <w:fldChar w:fldCharType="end"/>
        </w:r>
      </w:hyperlink>
    </w:p>
    <w:p w14:paraId="30217B1B"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704" w:history="1">
        <w:r w:rsidRPr="000025CF">
          <w:rPr>
            <w:rStyle w:val="Hyperlink"/>
          </w:rPr>
          <w:t>5.1.1 Secondary Endpoints</w:t>
        </w:r>
        <w:r>
          <w:rPr>
            <w:webHidden/>
          </w:rPr>
          <w:tab/>
        </w:r>
        <w:r>
          <w:rPr>
            <w:webHidden/>
          </w:rPr>
          <w:fldChar w:fldCharType="begin"/>
        </w:r>
        <w:r>
          <w:rPr>
            <w:webHidden/>
          </w:rPr>
          <w:instrText xml:space="preserve"> PAGEREF _Toc240344704 \h </w:instrText>
        </w:r>
        <w:r>
          <w:rPr>
            <w:webHidden/>
          </w:rPr>
        </w:r>
        <w:r>
          <w:rPr>
            <w:webHidden/>
          </w:rPr>
          <w:fldChar w:fldCharType="separate"/>
        </w:r>
        <w:r>
          <w:rPr>
            <w:webHidden/>
          </w:rPr>
          <w:t>1</w:t>
        </w:r>
        <w:r>
          <w:rPr>
            <w:webHidden/>
          </w:rPr>
          <w:fldChar w:fldCharType="end"/>
        </w:r>
      </w:hyperlink>
    </w:p>
    <w:p w14:paraId="0F7C95ED"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05" w:history="1">
        <w:r w:rsidRPr="000025CF">
          <w:rPr>
            <w:rStyle w:val="Hyperlink"/>
          </w:rPr>
          <w:t>6. Analyses Supporting Exploratory Objectives</w:t>
        </w:r>
        <w:r>
          <w:rPr>
            <w:webHidden/>
          </w:rPr>
          <w:tab/>
        </w:r>
        <w:r>
          <w:rPr>
            <w:webHidden/>
          </w:rPr>
          <w:fldChar w:fldCharType="begin"/>
        </w:r>
        <w:r>
          <w:rPr>
            <w:webHidden/>
          </w:rPr>
          <w:instrText xml:space="preserve"> PAGEREF _Toc240344705 \h </w:instrText>
        </w:r>
        <w:r>
          <w:rPr>
            <w:webHidden/>
          </w:rPr>
        </w:r>
        <w:r>
          <w:rPr>
            <w:webHidden/>
          </w:rPr>
          <w:fldChar w:fldCharType="separate"/>
        </w:r>
        <w:r>
          <w:rPr>
            <w:webHidden/>
          </w:rPr>
          <w:t>1</w:t>
        </w:r>
        <w:r>
          <w:rPr>
            <w:webHidden/>
          </w:rPr>
          <w:fldChar w:fldCharType="end"/>
        </w:r>
      </w:hyperlink>
    </w:p>
    <w:p w14:paraId="399053C7"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06" w:history="1">
        <w:r w:rsidRPr="000025CF">
          <w:rPr>
            <w:rStyle w:val="Hyperlink"/>
          </w:rPr>
          <w:t>7. [Other] Safety Analyses</w:t>
        </w:r>
        <w:r>
          <w:rPr>
            <w:webHidden/>
          </w:rPr>
          <w:tab/>
        </w:r>
        <w:r>
          <w:rPr>
            <w:webHidden/>
          </w:rPr>
          <w:fldChar w:fldCharType="begin"/>
        </w:r>
        <w:r>
          <w:rPr>
            <w:webHidden/>
          </w:rPr>
          <w:instrText xml:space="preserve"> PAGEREF _Toc240344706 \h </w:instrText>
        </w:r>
        <w:r>
          <w:rPr>
            <w:webHidden/>
          </w:rPr>
        </w:r>
        <w:r>
          <w:rPr>
            <w:webHidden/>
          </w:rPr>
          <w:fldChar w:fldCharType="separate"/>
        </w:r>
        <w:r>
          <w:rPr>
            <w:webHidden/>
          </w:rPr>
          <w:t>1</w:t>
        </w:r>
        <w:r>
          <w:rPr>
            <w:webHidden/>
          </w:rPr>
          <w:fldChar w:fldCharType="end"/>
        </w:r>
      </w:hyperlink>
    </w:p>
    <w:p w14:paraId="70EAD959"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7" w:history="1">
        <w:r w:rsidRPr="000025CF">
          <w:rPr>
            <w:rStyle w:val="Hyperlink"/>
          </w:rPr>
          <w:t>7.1 Extent of Exposure</w:t>
        </w:r>
        <w:r>
          <w:rPr>
            <w:webHidden/>
          </w:rPr>
          <w:tab/>
        </w:r>
        <w:r>
          <w:rPr>
            <w:webHidden/>
          </w:rPr>
          <w:fldChar w:fldCharType="begin"/>
        </w:r>
        <w:r>
          <w:rPr>
            <w:webHidden/>
          </w:rPr>
          <w:instrText xml:space="preserve"> PAGEREF _Toc240344707 \h </w:instrText>
        </w:r>
        <w:r>
          <w:rPr>
            <w:webHidden/>
          </w:rPr>
        </w:r>
        <w:r>
          <w:rPr>
            <w:webHidden/>
          </w:rPr>
          <w:fldChar w:fldCharType="separate"/>
        </w:r>
        <w:r>
          <w:rPr>
            <w:webHidden/>
          </w:rPr>
          <w:t>1</w:t>
        </w:r>
        <w:r>
          <w:rPr>
            <w:webHidden/>
          </w:rPr>
          <w:fldChar w:fldCharType="end"/>
        </w:r>
      </w:hyperlink>
    </w:p>
    <w:p w14:paraId="7CA12649"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8" w:history="1">
        <w:r w:rsidRPr="000025CF">
          <w:rPr>
            <w:rStyle w:val="Hyperlink"/>
          </w:rPr>
          <w:t>7.2 Adverse Events</w:t>
        </w:r>
        <w:r>
          <w:rPr>
            <w:webHidden/>
          </w:rPr>
          <w:tab/>
        </w:r>
        <w:r>
          <w:rPr>
            <w:webHidden/>
          </w:rPr>
          <w:fldChar w:fldCharType="begin"/>
        </w:r>
        <w:r>
          <w:rPr>
            <w:webHidden/>
          </w:rPr>
          <w:instrText xml:space="preserve"> PAGEREF _Toc240344708 \h </w:instrText>
        </w:r>
        <w:r>
          <w:rPr>
            <w:webHidden/>
          </w:rPr>
        </w:r>
        <w:r>
          <w:rPr>
            <w:webHidden/>
          </w:rPr>
          <w:fldChar w:fldCharType="separate"/>
        </w:r>
        <w:r>
          <w:rPr>
            <w:webHidden/>
          </w:rPr>
          <w:t>1</w:t>
        </w:r>
        <w:r>
          <w:rPr>
            <w:webHidden/>
          </w:rPr>
          <w:fldChar w:fldCharType="end"/>
        </w:r>
      </w:hyperlink>
    </w:p>
    <w:p w14:paraId="4D46C192"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9" w:history="1">
        <w:r w:rsidRPr="000025CF">
          <w:rPr>
            <w:rStyle w:val="Hyperlink"/>
          </w:rPr>
          <w:t>7.3 Additional Safety Assessments</w:t>
        </w:r>
        <w:r>
          <w:rPr>
            <w:webHidden/>
          </w:rPr>
          <w:tab/>
        </w:r>
        <w:r>
          <w:rPr>
            <w:webHidden/>
          </w:rPr>
          <w:fldChar w:fldCharType="begin"/>
        </w:r>
        <w:r>
          <w:rPr>
            <w:webHidden/>
          </w:rPr>
          <w:instrText xml:space="preserve"> PAGEREF _Toc240344709 \h </w:instrText>
        </w:r>
        <w:r>
          <w:rPr>
            <w:webHidden/>
          </w:rPr>
        </w:r>
        <w:r>
          <w:rPr>
            <w:webHidden/>
          </w:rPr>
          <w:fldChar w:fldCharType="separate"/>
        </w:r>
        <w:r>
          <w:rPr>
            <w:webHidden/>
          </w:rPr>
          <w:t>1</w:t>
        </w:r>
        <w:r>
          <w:rPr>
            <w:webHidden/>
          </w:rPr>
          <w:fldChar w:fldCharType="end"/>
        </w:r>
      </w:hyperlink>
    </w:p>
    <w:p w14:paraId="2E7CCC0A"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0" w:history="1">
        <w:r w:rsidRPr="000025CF">
          <w:rPr>
            <w:rStyle w:val="Hyperlink"/>
          </w:rPr>
          <w:t>8. Other Analyses</w:t>
        </w:r>
        <w:r>
          <w:rPr>
            <w:webHidden/>
          </w:rPr>
          <w:tab/>
        </w:r>
        <w:r>
          <w:rPr>
            <w:webHidden/>
          </w:rPr>
          <w:fldChar w:fldCharType="begin"/>
        </w:r>
        <w:r>
          <w:rPr>
            <w:webHidden/>
          </w:rPr>
          <w:instrText xml:space="preserve"> PAGEREF _Toc240344710 \h </w:instrText>
        </w:r>
        <w:r>
          <w:rPr>
            <w:webHidden/>
          </w:rPr>
        </w:r>
        <w:r>
          <w:rPr>
            <w:webHidden/>
          </w:rPr>
          <w:fldChar w:fldCharType="separate"/>
        </w:r>
        <w:r>
          <w:rPr>
            <w:webHidden/>
          </w:rPr>
          <w:t>1</w:t>
        </w:r>
        <w:r>
          <w:rPr>
            <w:webHidden/>
          </w:rPr>
          <w:fldChar w:fldCharType="end"/>
        </w:r>
      </w:hyperlink>
    </w:p>
    <w:p w14:paraId="04AC78D9"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1" w:history="1">
        <w:r w:rsidRPr="000025CF">
          <w:rPr>
            <w:rStyle w:val="Hyperlink"/>
          </w:rPr>
          <w:t>8.1 Other Variables and/or Parameters</w:t>
        </w:r>
        <w:r>
          <w:rPr>
            <w:webHidden/>
          </w:rPr>
          <w:tab/>
        </w:r>
        <w:r>
          <w:rPr>
            <w:webHidden/>
          </w:rPr>
          <w:fldChar w:fldCharType="begin"/>
        </w:r>
        <w:r>
          <w:rPr>
            <w:webHidden/>
          </w:rPr>
          <w:instrText xml:space="preserve"> PAGEREF _Toc240344711 \h </w:instrText>
        </w:r>
        <w:r>
          <w:rPr>
            <w:webHidden/>
          </w:rPr>
        </w:r>
        <w:r>
          <w:rPr>
            <w:webHidden/>
          </w:rPr>
          <w:fldChar w:fldCharType="separate"/>
        </w:r>
        <w:r>
          <w:rPr>
            <w:webHidden/>
          </w:rPr>
          <w:t>1</w:t>
        </w:r>
        <w:r>
          <w:rPr>
            <w:webHidden/>
          </w:rPr>
          <w:fldChar w:fldCharType="end"/>
        </w:r>
      </w:hyperlink>
    </w:p>
    <w:p w14:paraId="67A4CECF"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2" w:history="1">
        <w:r w:rsidRPr="000025CF">
          <w:rPr>
            <w:rStyle w:val="Hyperlink"/>
          </w:rPr>
          <w:t>8.2 Subgroup Analyses</w:t>
        </w:r>
        <w:r>
          <w:rPr>
            <w:webHidden/>
          </w:rPr>
          <w:tab/>
        </w:r>
        <w:r>
          <w:rPr>
            <w:webHidden/>
          </w:rPr>
          <w:fldChar w:fldCharType="begin"/>
        </w:r>
        <w:r>
          <w:rPr>
            <w:webHidden/>
          </w:rPr>
          <w:instrText xml:space="preserve"> PAGEREF _Toc240344712 \h </w:instrText>
        </w:r>
        <w:r>
          <w:rPr>
            <w:webHidden/>
          </w:rPr>
        </w:r>
        <w:r>
          <w:rPr>
            <w:webHidden/>
          </w:rPr>
          <w:fldChar w:fldCharType="separate"/>
        </w:r>
        <w:r>
          <w:rPr>
            <w:webHidden/>
          </w:rPr>
          <w:t>1</w:t>
        </w:r>
        <w:r>
          <w:rPr>
            <w:webHidden/>
          </w:rPr>
          <w:fldChar w:fldCharType="end"/>
        </w:r>
      </w:hyperlink>
    </w:p>
    <w:p w14:paraId="389EBAF5"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3" w:history="1">
        <w:r w:rsidRPr="000025CF">
          <w:rPr>
            <w:rStyle w:val="Hyperlink"/>
          </w:rPr>
          <w:t>9. Interim Analyses</w:t>
        </w:r>
        <w:r>
          <w:rPr>
            <w:webHidden/>
          </w:rPr>
          <w:tab/>
        </w:r>
        <w:r>
          <w:rPr>
            <w:webHidden/>
          </w:rPr>
          <w:fldChar w:fldCharType="begin"/>
        </w:r>
        <w:r>
          <w:rPr>
            <w:webHidden/>
          </w:rPr>
          <w:instrText xml:space="preserve"> PAGEREF _Toc240344713 \h </w:instrText>
        </w:r>
        <w:r>
          <w:rPr>
            <w:webHidden/>
          </w:rPr>
        </w:r>
        <w:r>
          <w:rPr>
            <w:webHidden/>
          </w:rPr>
          <w:fldChar w:fldCharType="separate"/>
        </w:r>
        <w:r>
          <w:rPr>
            <w:webHidden/>
          </w:rPr>
          <w:t>1</w:t>
        </w:r>
        <w:r>
          <w:rPr>
            <w:webHidden/>
          </w:rPr>
          <w:fldChar w:fldCharType="end"/>
        </w:r>
      </w:hyperlink>
    </w:p>
    <w:p w14:paraId="3C772817"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4" w:history="1">
        <w:r w:rsidRPr="000025CF">
          <w:rPr>
            <w:rStyle w:val="Hyperlink"/>
          </w:rPr>
          <w:t>10. Changes to Protocol-planned Analyses</w:t>
        </w:r>
        <w:r>
          <w:rPr>
            <w:webHidden/>
          </w:rPr>
          <w:tab/>
        </w:r>
        <w:r>
          <w:rPr>
            <w:webHidden/>
          </w:rPr>
          <w:fldChar w:fldCharType="begin"/>
        </w:r>
        <w:r>
          <w:rPr>
            <w:webHidden/>
          </w:rPr>
          <w:instrText xml:space="preserve"> PAGEREF _Toc240344714 \h </w:instrText>
        </w:r>
        <w:r>
          <w:rPr>
            <w:webHidden/>
          </w:rPr>
        </w:r>
        <w:r>
          <w:rPr>
            <w:webHidden/>
          </w:rPr>
          <w:fldChar w:fldCharType="separate"/>
        </w:r>
        <w:r>
          <w:rPr>
            <w:webHidden/>
          </w:rPr>
          <w:t>1</w:t>
        </w:r>
        <w:r>
          <w:rPr>
            <w:webHidden/>
          </w:rPr>
          <w:fldChar w:fldCharType="end"/>
        </w:r>
      </w:hyperlink>
    </w:p>
    <w:p w14:paraId="4249C117"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5" w:history="1">
        <w:r w:rsidRPr="000025CF">
          <w:rPr>
            <w:rStyle w:val="Hyperlink"/>
          </w:rPr>
          <w:t>11. Sample Size Determination</w:t>
        </w:r>
        <w:r>
          <w:rPr>
            <w:webHidden/>
          </w:rPr>
          <w:tab/>
        </w:r>
        <w:r>
          <w:rPr>
            <w:webHidden/>
          </w:rPr>
          <w:fldChar w:fldCharType="begin"/>
        </w:r>
        <w:r>
          <w:rPr>
            <w:webHidden/>
          </w:rPr>
          <w:instrText xml:space="preserve"> PAGEREF _Toc240344715 \h </w:instrText>
        </w:r>
        <w:r>
          <w:rPr>
            <w:webHidden/>
          </w:rPr>
        </w:r>
        <w:r>
          <w:rPr>
            <w:webHidden/>
          </w:rPr>
          <w:fldChar w:fldCharType="separate"/>
        </w:r>
        <w:r>
          <w:rPr>
            <w:webHidden/>
          </w:rPr>
          <w:t>1</w:t>
        </w:r>
        <w:r>
          <w:rPr>
            <w:webHidden/>
          </w:rPr>
          <w:fldChar w:fldCharType="end"/>
        </w:r>
      </w:hyperlink>
    </w:p>
    <w:p w14:paraId="228154D1"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6" w:history="1">
        <w:r w:rsidRPr="000025CF">
          <w:rPr>
            <w:rStyle w:val="Hyperlink"/>
          </w:rPr>
          <w:t>12. Supporting Documentation</w:t>
        </w:r>
        <w:r>
          <w:rPr>
            <w:webHidden/>
          </w:rPr>
          <w:tab/>
        </w:r>
        <w:r>
          <w:rPr>
            <w:webHidden/>
          </w:rPr>
          <w:fldChar w:fldCharType="begin"/>
        </w:r>
        <w:r>
          <w:rPr>
            <w:webHidden/>
          </w:rPr>
          <w:instrText xml:space="preserve"> PAGEREF _Toc240344716 \h </w:instrText>
        </w:r>
        <w:r>
          <w:rPr>
            <w:webHidden/>
          </w:rPr>
        </w:r>
        <w:r>
          <w:rPr>
            <w:webHidden/>
          </w:rPr>
          <w:fldChar w:fldCharType="separate"/>
        </w:r>
        <w:r>
          <w:rPr>
            <w:webHidden/>
          </w:rPr>
          <w:t>1</w:t>
        </w:r>
        <w:r>
          <w:rPr>
            <w:webHidden/>
          </w:rPr>
          <w:fldChar w:fldCharType="end"/>
        </w:r>
      </w:hyperlink>
    </w:p>
    <w:p w14:paraId="569F9803"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7" w:history="1">
        <w:r w:rsidRPr="000025CF">
          <w:rPr>
            <w:rStyle w:val="Hyperlink"/>
          </w:rPr>
          <w:t>12.1 Other objectives and endpoints detailed elswhere</w:t>
        </w:r>
        <w:r>
          <w:rPr>
            <w:webHidden/>
          </w:rPr>
          <w:tab/>
        </w:r>
        <w:r>
          <w:rPr>
            <w:webHidden/>
          </w:rPr>
          <w:fldChar w:fldCharType="begin"/>
        </w:r>
        <w:r>
          <w:rPr>
            <w:webHidden/>
          </w:rPr>
          <w:instrText xml:space="preserve"> PAGEREF _Toc240344717 \h </w:instrText>
        </w:r>
        <w:r>
          <w:rPr>
            <w:webHidden/>
          </w:rPr>
        </w:r>
        <w:r>
          <w:rPr>
            <w:webHidden/>
          </w:rPr>
          <w:fldChar w:fldCharType="separate"/>
        </w:r>
        <w:r>
          <w:rPr>
            <w:webHidden/>
          </w:rPr>
          <w:t>1</w:t>
        </w:r>
        <w:r>
          <w:rPr>
            <w:webHidden/>
          </w:rPr>
          <w:fldChar w:fldCharType="end"/>
        </w:r>
      </w:hyperlink>
    </w:p>
    <w:p w14:paraId="43978CDF"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8" w:history="1">
        <w:r w:rsidRPr="000025CF">
          <w:rPr>
            <w:rStyle w:val="Hyperlink"/>
          </w:rPr>
          <w:t>12.2 Data derivations</w:t>
        </w:r>
        <w:r>
          <w:rPr>
            <w:webHidden/>
          </w:rPr>
          <w:tab/>
        </w:r>
        <w:r>
          <w:rPr>
            <w:webHidden/>
          </w:rPr>
          <w:fldChar w:fldCharType="begin"/>
        </w:r>
        <w:r>
          <w:rPr>
            <w:webHidden/>
          </w:rPr>
          <w:instrText xml:space="preserve"> PAGEREF _Toc240344718 \h </w:instrText>
        </w:r>
        <w:r>
          <w:rPr>
            <w:webHidden/>
          </w:rPr>
        </w:r>
        <w:r>
          <w:rPr>
            <w:webHidden/>
          </w:rPr>
          <w:fldChar w:fldCharType="separate"/>
        </w:r>
        <w:r>
          <w:rPr>
            <w:webHidden/>
          </w:rPr>
          <w:t>1</w:t>
        </w:r>
        <w:r>
          <w:rPr>
            <w:webHidden/>
          </w:rPr>
          <w:fldChar w:fldCharType="end"/>
        </w:r>
      </w:hyperlink>
    </w:p>
    <w:p w14:paraId="2804226D"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9" w:history="1">
        <w:r w:rsidRPr="000025CF">
          <w:rPr>
            <w:rStyle w:val="Hyperlink"/>
          </w:rPr>
          <w:t>13. References</w:t>
        </w:r>
        <w:r>
          <w:rPr>
            <w:webHidden/>
          </w:rPr>
          <w:tab/>
        </w:r>
        <w:r>
          <w:rPr>
            <w:webHidden/>
          </w:rPr>
          <w:fldChar w:fldCharType="begin"/>
        </w:r>
        <w:r>
          <w:rPr>
            <w:webHidden/>
          </w:rPr>
          <w:instrText xml:space="preserve"> PAGEREF _Toc240344719 \h </w:instrText>
        </w:r>
        <w:r>
          <w:rPr>
            <w:webHidden/>
          </w:rPr>
        </w:r>
        <w:r>
          <w:rPr>
            <w:webHidden/>
          </w:rPr>
          <w:fldChar w:fldCharType="separate"/>
        </w:r>
        <w:r>
          <w:rPr>
            <w:webHidden/>
          </w:rPr>
          <w:t>1</w:t>
        </w:r>
        <w:r>
          <w:rPr>
            <w:webHidden/>
          </w:rPr>
          <w:fldChar w:fldCharType="end"/>
        </w:r>
      </w:hyperlink>
    </w:p>
    <w:p w14:paraId="41A97A27" w14:textId="77777777" w:rsidR="005F364C" w:rsidRDefault="007D33E9">
      <w:r>
        <w:fldChar w:fldCharType="end"/>
      </w:r>
    </w:p>
    <w:p w14:paraId="1DBFF9BF" w14:textId="77777777" w:rsidR="005F364C" w:rsidRDefault="007D33E9">
      <w:r>
        <w:br w:type="page"/>
      </w:r>
    </w:p>
    <w:p w14:paraId="68DCC41D" w14:textId="77777777" w:rsidR="005F364C" w:rsidRDefault="007D33E9">
      <w:pPr>
        <w:pStyle w:val="Heading1"/>
        <w:rPr>
          <w:rFonts w:hint="eastAsia"/>
        </w:rPr>
      </w:pPr>
      <w:bookmarkStart w:id="2" w:name="_Toc240344682"/>
      <w:bookmarkStart w:id="3" w:name="sec-version-history"/>
      <w:r>
        <w:lastRenderedPageBreak/>
        <w:t>Version History</w:t>
      </w:r>
      <w:bookmarkEnd w:id="2"/>
    </w:p>
    <w:p w14:paraId="785C816C" w14:textId="77777777" w:rsidR="005F364C" w:rsidRDefault="007D33E9">
      <w:r>
        <w:t>&lt;Start of example text&gt;</w:t>
      </w:r>
    </w:p>
    <w:p w14:paraId="0FDDF3DD" w14:textId="77777777" w:rsidR="005F364C" w:rsidRDefault="007D33E9">
      <w:pPr>
        <w:pStyle w:val="BodyText"/>
      </w:pPr>
      <w:r>
        <w:t>This statistical analysis plan (SAP) for Study XXXXXX is based on the protocol dated ddMMMyyyy.</w:t>
      </w:r>
    </w:p>
    <w:tbl>
      <w:tblPr>
        <w:tblW w:w="4900" w:type="pct"/>
        <w:tblLayout w:type="fixed"/>
        <w:tblLook w:val="0020" w:firstRow="1" w:lastRow="0" w:firstColumn="0" w:lastColumn="0" w:noHBand="0" w:noVBand="0"/>
      </w:tblPr>
      <w:tblGrid>
        <w:gridCol w:w="1404"/>
        <w:gridCol w:w="1591"/>
        <w:gridCol w:w="1778"/>
        <w:gridCol w:w="4400"/>
      </w:tblGrid>
      <w:tr w:rsidR="005F364C" w14:paraId="46CAD6C0" w14:textId="77777777">
        <w:trPr>
          <w:tblHeader/>
        </w:trPr>
        <w:tc>
          <w:tcPr>
            <w:tcW w:w="1188" w:type="dxa"/>
          </w:tcPr>
          <w:p w14:paraId="50E120DA" w14:textId="77777777" w:rsidR="005F364C" w:rsidRDefault="007D33E9">
            <w:pPr>
              <w:jc w:val="center"/>
            </w:pPr>
            <w:r>
              <w:rPr>
                <w:b/>
                <w:bCs/>
              </w:rPr>
              <w:t>SAP Version</w:t>
            </w:r>
          </w:p>
        </w:tc>
        <w:tc>
          <w:tcPr>
            <w:tcW w:w="1346" w:type="dxa"/>
          </w:tcPr>
          <w:p w14:paraId="67B6348B" w14:textId="77777777" w:rsidR="005F364C" w:rsidRDefault="007D33E9">
            <w:r>
              <w:rPr>
                <w:b/>
                <w:bCs/>
              </w:rPr>
              <w:t>Date</w:t>
            </w:r>
          </w:p>
        </w:tc>
        <w:tc>
          <w:tcPr>
            <w:tcW w:w="1504" w:type="dxa"/>
          </w:tcPr>
          <w:p w14:paraId="540AA12C" w14:textId="77777777" w:rsidR="005F364C" w:rsidRDefault="007D33E9">
            <w:r>
              <w:rPr>
                <w:b/>
                <w:bCs/>
              </w:rPr>
              <w:t>Change</w:t>
            </w:r>
          </w:p>
        </w:tc>
        <w:tc>
          <w:tcPr>
            <w:tcW w:w="3722" w:type="dxa"/>
          </w:tcPr>
          <w:p w14:paraId="36D5E54F" w14:textId="77777777" w:rsidR="005F364C" w:rsidRDefault="007D33E9">
            <w:r>
              <w:rPr>
                <w:b/>
                <w:bCs/>
              </w:rPr>
              <w:t>Rationale</w:t>
            </w:r>
          </w:p>
        </w:tc>
      </w:tr>
      <w:tr w:rsidR="005F364C" w14:paraId="6F5CE120" w14:textId="77777777">
        <w:tc>
          <w:tcPr>
            <w:tcW w:w="1188" w:type="dxa"/>
          </w:tcPr>
          <w:p w14:paraId="6E9D4F6D" w14:textId="77777777" w:rsidR="005F364C" w:rsidRDefault="007D33E9">
            <w:pPr>
              <w:jc w:val="center"/>
            </w:pPr>
            <w:r>
              <w:t>1.0</w:t>
            </w:r>
          </w:p>
        </w:tc>
        <w:tc>
          <w:tcPr>
            <w:tcW w:w="1346" w:type="dxa"/>
          </w:tcPr>
          <w:p w14:paraId="23FCF3F9" w14:textId="77777777" w:rsidR="005F364C" w:rsidRDefault="005F364C"/>
        </w:tc>
        <w:tc>
          <w:tcPr>
            <w:tcW w:w="1504" w:type="dxa"/>
          </w:tcPr>
          <w:p w14:paraId="3A28562C" w14:textId="77777777" w:rsidR="005F364C" w:rsidRDefault="007D33E9">
            <w:r>
              <w:t>Not applicable</w:t>
            </w:r>
          </w:p>
        </w:tc>
        <w:tc>
          <w:tcPr>
            <w:tcW w:w="3722" w:type="dxa"/>
          </w:tcPr>
          <w:p w14:paraId="387EB119" w14:textId="77777777" w:rsidR="005F364C" w:rsidRDefault="007D33E9">
            <w:r>
              <w:t>Original version</w:t>
            </w:r>
          </w:p>
        </w:tc>
      </w:tr>
      <w:tr w:rsidR="005F364C" w14:paraId="480D667A" w14:textId="77777777">
        <w:tc>
          <w:tcPr>
            <w:tcW w:w="1188" w:type="dxa"/>
          </w:tcPr>
          <w:p w14:paraId="593568AF" w14:textId="77777777" w:rsidR="005F364C" w:rsidRDefault="007D33E9">
            <w:pPr>
              <w:jc w:val="center"/>
            </w:pPr>
            <w:r>
              <w:t>&lt;add rows as necessary&gt;</w:t>
            </w:r>
          </w:p>
        </w:tc>
        <w:tc>
          <w:tcPr>
            <w:tcW w:w="1346" w:type="dxa"/>
          </w:tcPr>
          <w:p w14:paraId="70FDD62A" w14:textId="77777777" w:rsidR="005F364C" w:rsidRDefault="005F364C"/>
        </w:tc>
        <w:tc>
          <w:tcPr>
            <w:tcW w:w="1504" w:type="dxa"/>
          </w:tcPr>
          <w:p w14:paraId="550E0C3B" w14:textId="77777777" w:rsidR="005F364C" w:rsidRDefault="005F364C"/>
        </w:tc>
        <w:tc>
          <w:tcPr>
            <w:tcW w:w="3722" w:type="dxa"/>
          </w:tcPr>
          <w:p w14:paraId="16F820C2" w14:textId="77777777" w:rsidR="005F364C" w:rsidRDefault="005F364C"/>
        </w:tc>
      </w:tr>
    </w:tbl>
    <w:p w14:paraId="45213268" w14:textId="77777777" w:rsidR="005F364C" w:rsidRDefault="007D33E9">
      <w:pPr>
        <w:pStyle w:val="BodyText"/>
      </w:pPr>
      <w:r>
        <w:t>&lt;End of example text&gt;</w:t>
      </w:r>
    </w:p>
    <w:p w14:paraId="2597A2B0" w14:textId="77777777" w:rsidR="005F364C" w:rsidRDefault="007D33E9" w:rsidP="53CCF8CA">
      <w:pPr>
        <w:pStyle w:val="Heading1"/>
        <w:rPr>
          <w:rFonts w:hint="eastAsia"/>
        </w:rPr>
      </w:pPr>
      <w:bookmarkStart w:id="4" w:name="_Toc240344683"/>
      <w:bookmarkStart w:id="5" w:name="sec-list-of-abbreviations"/>
      <w:bookmarkEnd w:id="3"/>
      <w:r>
        <w:lastRenderedPageBreak/>
        <w:t>List of Abbreviations [and Definitions of Terms]</w:t>
      </w:r>
      <w:bookmarkEnd w:id="4"/>
    </w:p>
    <w:p w14:paraId="45490AC9" w14:textId="77777777" w:rsidR="005F364C" w:rsidRDefault="007D33E9">
      <w:r>
        <w:t>&lt;Start of example text&gt;</w:t>
      </w:r>
    </w:p>
    <w:tbl>
      <w:tblPr>
        <w:tblW w:w="4902" w:type="pct"/>
        <w:tblLayout w:type="fixed"/>
        <w:tblLook w:val="0020" w:firstRow="1" w:lastRow="0" w:firstColumn="0" w:lastColumn="0" w:noHBand="0" w:noVBand="0"/>
      </w:tblPr>
      <w:tblGrid>
        <w:gridCol w:w="2386"/>
        <w:gridCol w:w="6791"/>
      </w:tblGrid>
      <w:tr w:rsidR="005F364C" w14:paraId="5D4D7E27" w14:textId="77777777">
        <w:trPr>
          <w:tblHeader/>
        </w:trPr>
        <w:tc>
          <w:tcPr>
            <w:tcW w:w="2018" w:type="dxa"/>
          </w:tcPr>
          <w:p w14:paraId="1E2F9A7C" w14:textId="77777777" w:rsidR="005F364C" w:rsidRDefault="007D33E9">
            <w:r>
              <w:rPr>
                <w:i/>
                <w:iCs/>
              </w:rPr>
              <w:t>[abbreviation or term]</w:t>
            </w:r>
          </w:p>
        </w:tc>
        <w:tc>
          <w:tcPr>
            <w:tcW w:w="5745" w:type="dxa"/>
          </w:tcPr>
          <w:p w14:paraId="23465C3E" w14:textId="77777777" w:rsidR="005F364C" w:rsidRDefault="007D33E9">
            <w:r>
              <w:rPr>
                <w:i/>
                <w:iCs/>
              </w:rPr>
              <w:t>[definition/explanation]</w:t>
            </w:r>
          </w:p>
        </w:tc>
      </w:tr>
      <w:tr w:rsidR="005F364C" w14:paraId="78B09424" w14:textId="77777777">
        <w:tc>
          <w:tcPr>
            <w:tcW w:w="2018" w:type="dxa"/>
          </w:tcPr>
          <w:p w14:paraId="00ED90E3" w14:textId="77777777" w:rsidR="005F364C" w:rsidRDefault="007D33E9">
            <w:r>
              <w:rPr>
                <w:i/>
                <w:iCs/>
              </w:rPr>
              <w:t>[abbreviation or term]</w:t>
            </w:r>
          </w:p>
        </w:tc>
        <w:tc>
          <w:tcPr>
            <w:tcW w:w="5745" w:type="dxa"/>
          </w:tcPr>
          <w:p w14:paraId="34DC0B77" w14:textId="77777777" w:rsidR="005F364C" w:rsidRDefault="007D33E9">
            <w:r>
              <w:rPr>
                <w:i/>
                <w:iCs/>
              </w:rPr>
              <w:t>[definition/explanation]</w:t>
            </w:r>
          </w:p>
        </w:tc>
      </w:tr>
      <w:tr w:rsidR="005F364C" w14:paraId="348A39F3" w14:textId="77777777">
        <w:tc>
          <w:tcPr>
            <w:tcW w:w="2018" w:type="dxa"/>
          </w:tcPr>
          <w:p w14:paraId="29303276" w14:textId="77777777" w:rsidR="005F364C" w:rsidRDefault="007D33E9">
            <w:r>
              <w:rPr>
                <w:i/>
                <w:iCs/>
              </w:rPr>
              <w:t>[abbreviation or term]</w:t>
            </w:r>
          </w:p>
        </w:tc>
        <w:tc>
          <w:tcPr>
            <w:tcW w:w="5745" w:type="dxa"/>
          </w:tcPr>
          <w:p w14:paraId="390CA106" w14:textId="77777777" w:rsidR="005F364C" w:rsidRDefault="007D33E9">
            <w:r>
              <w:rPr>
                <w:i/>
                <w:iCs/>
              </w:rPr>
              <w:t>[definition/explanation]</w:t>
            </w:r>
          </w:p>
        </w:tc>
      </w:tr>
    </w:tbl>
    <w:p w14:paraId="35DDDFCB" w14:textId="77777777" w:rsidR="005F364C" w:rsidRDefault="007D33E9">
      <w:pPr>
        <w:pStyle w:val="BodyText"/>
      </w:pPr>
      <w:r>
        <w:t>&lt;End of example text&gt;</w:t>
      </w:r>
    </w:p>
    <w:p w14:paraId="1BDF3149" w14:textId="77777777" w:rsidR="005F364C" w:rsidRDefault="007D33E9">
      <w:pPr>
        <w:pStyle w:val="Heading1"/>
        <w:rPr>
          <w:rFonts w:hint="eastAsia"/>
        </w:rPr>
      </w:pPr>
      <w:bookmarkStart w:id="6" w:name="_Toc240344684"/>
      <w:bookmarkStart w:id="7" w:name="sec-introduction"/>
      <w:bookmarkEnd w:id="5"/>
      <w:r>
        <w:lastRenderedPageBreak/>
        <w:t>1. Introduction</w:t>
      </w:r>
      <w:bookmarkEnd w:id="6"/>
    </w:p>
    <w:p w14:paraId="5C727C62" w14:textId="77777777" w:rsidR="005F364C" w:rsidRDefault="007D33E9">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2F1AA4A7" w14:textId="77777777" w:rsidR="005F364C" w:rsidRDefault="007D33E9">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C2B6779" w14:textId="77777777" w:rsidR="005F364C" w:rsidRDefault="007D33E9">
      <w:pPr>
        <w:pStyle w:val="BodyText"/>
      </w:pPr>
      <w:r>
        <w:t>Protocol Changes: The SAP reflects the original design of the trial as detailed in protocol version 1.06 (dated 2024.05.09). There are currently no changes to protocol-planned analyses; future amendments will be meticulously documented in Section 10, underscoring transparent methodological evolutions responsive to trial conduct.</w:t>
      </w:r>
    </w:p>
    <w:p w14:paraId="182D4767" w14:textId="77777777" w:rsidR="005F364C" w:rsidRDefault="007D33E9">
      <w:pPr>
        <w:pStyle w:val="BodyText"/>
      </w:pPr>
      <w:r>
        <w:t>Exclusions and Supplementary Documentation: While primary and secondary analysis specifications are contained herein, non-key analyses such as baseline summaries, exploratory endpoints, and detailed demographic analyses are not necessarily included. Some secondary analyses are considered for secondary publications and are further specified in topic-specific statistical analysis plans.</w:t>
      </w:r>
    </w:p>
    <w:p w14:paraId="1C1907F9" w14:textId="77777777" w:rsidR="005F364C" w:rsidRDefault="007D33E9">
      <w:pPr>
        <w:pStyle w:val="Heading2"/>
        <w:rPr>
          <w:rFonts w:hint="eastAsia"/>
        </w:rPr>
      </w:pPr>
      <w:bookmarkStart w:id="8" w:name="_Toc240344685"/>
      <w:bookmarkStart w:id="9" w:name="sec-objectives-endpoints-and-estimands"/>
      <w:r>
        <w:t>1.1 Objectives, Endpoints, and Estimands</w:t>
      </w:r>
      <w:bookmarkEnd w:id="8"/>
    </w:p>
    <w:p w14:paraId="07538EDD" w14:textId="77777777" w:rsidR="005F364C" w:rsidRDefault="007D33E9">
      <w:r>
        <w:rPr>
          <w:b/>
          <w:bCs/>
        </w:rPr>
        <w:t>Objectives and Endpoints</w:t>
      </w:r>
    </w:p>
    <w:p w14:paraId="2B9C58A1" w14:textId="77777777" w:rsidR="005F364C" w:rsidRDefault="007D33E9">
      <w:pPr>
        <w:pStyle w:val="BodyText"/>
      </w:pPr>
      <w:r>
        <w:rPr>
          <w:b/>
          <w:bCs/>
        </w:rPr>
        <w:t>Further objectives and endpoints as described in the protocol but to be specified in other analyses plans are provided in Section 12.1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10" w:author="Therese Buerengen" w:date="2026-09-22T16:32:00Z" w16du:dateUtc="2026-09-22T14:32: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817"/>
        <w:gridCol w:w="4533"/>
        <w:tblGridChange w:id="11">
          <w:tblGrid>
            <w:gridCol w:w="4817"/>
            <w:gridCol w:w="4533"/>
          </w:tblGrid>
        </w:tblGridChange>
      </w:tblGrid>
      <w:tr w:rsidR="005F364C" w14:paraId="70CD5172" w14:textId="77777777" w:rsidTr="00332746">
        <w:trPr>
          <w:tblHeader/>
          <w:trPrChange w:id="12" w:author="Therese Buerengen" w:date="2026-09-22T16:32:00Z" w16du:dateUtc="2026-09-22T14:32:00Z">
            <w:trPr>
              <w:tblHeader/>
            </w:trPr>
          </w:trPrChange>
        </w:trPr>
        <w:tc>
          <w:tcPr>
            <w:tcW w:w="4817" w:type="dxa"/>
            <w:tcPrChange w:id="13" w:author="Therese Buerengen" w:date="2026-09-22T16:32:00Z" w16du:dateUtc="2026-09-22T14:32:00Z">
              <w:tcPr>
                <w:tcW w:w="4080" w:type="dxa"/>
              </w:tcPr>
            </w:tcPrChange>
          </w:tcPr>
          <w:p w14:paraId="2800CFA3" w14:textId="77777777" w:rsidR="005F364C" w:rsidRDefault="007D33E9">
            <w:r>
              <w:t>Objectives</w:t>
            </w:r>
          </w:p>
        </w:tc>
        <w:tc>
          <w:tcPr>
            <w:tcW w:w="4533" w:type="dxa"/>
            <w:tcPrChange w:id="14" w:author="Therese Buerengen" w:date="2026-09-22T16:32:00Z" w16du:dateUtc="2026-09-22T14:32:00Z">
              <w:tcPr>
                <w:tcW w:w="3840" w:type="dxa"/>
              </w:tcPr>
            </w:tcPrChange>
          </w:tcPr>
          <w:p w14:paraId="422A6E11" w14:textId="77777777" w:rsidR="005F364C" w:rsidRDefault="007D33E9">
            <w:r>
              <w:t>Endpoints</w:t>
            </w:r>
          </w:p>
        </w:tc>
      </w:tr>
      <w:tr w:rsidR="005F364C" w14:paraId="3059DAF6" w14:textId="77777777" w:rsidTr="00332746">
        <w:tc>
          <w:tcPr>
            <w:tcW w:w="4817" w:type="dxa"/>
            <w:tcPrChange w:id="15" w:author="Therese Buerengen" w:date="2026-09-22T16:32:00Z" w16du:dateUtc="2026-09-22T14:32:00Z">
              <w:tcPr>
                <w:tcW w:w="4080" w:type="dxa"/>
              </w:tcPr>
            </w:tcPrChange>
          </w:tcPr>
          <w:p w14:paraId="0FBA895D" w14:textId="77777777" w:rsidR="005F364C" w:rsidRDefault="007D33E9">
            <w:r>
              <w:t>Primary</w:t>
            </w:r>
          </w:p>
        </w:tc>
        <w:tc>
          <w:tcPr>
            <w:tcW w:w="4533" w:type="dxa"/>
            <w:tcPrChange w:id="16" w:author="Therese Buerengen" w:date="2026-09-22T16:32:00Z" w16du:dateUtc="2026-09-22T14:32:00Z">
              <w:tcPr>
                <w:tcW w:w="3840" w:type="dxa"/>
              </w:tcPr>
            </w:tcPrChange>
          </w:tcPr>
          <w:p w14:paraId="02346D83" w14:textId="77777777" w:rsidR="005F364C" w:rsidRDefault="005F364C"/>
        </w:tc>
      </w:tr>
      <w:tr w:rsidR="005F364C" w14:paraId="485DBE87" w14:textId="77777777" w:rsidTr="00332746">
        <w:tc>
          <w:tcPr>
            <w:tcW w:w="4817" w:type="dxa"/>
            <w:tcPrChange w:id="17" w:author="Therese Buerengen" w:date="2026-09-22T16:32:00Z" w16du:dateUtc="2026-09-22T14:32:00Z">
              <w:tcPr>
                <w:tcW w:w="4080" w:type="dxa"/>
              </w:tcPr>
            </w:tcPrChange>
          </w:tcPr>
          <w:p w14:paraId="0231D4D5" w14:textId="77777777" w:rsidR="005F364C" w:rsidRDefault="007D33E9">
            <w:pPr>
              <w:numPr>
                <w:ilvl w:val="0"/>
                <w:numId w:val="19"/>
              </w:numPr>
            </w:pPr>
            <w:r>
              <w:t>To investigate the effect of LCG in women with a planned vaginal delivery on intrapartum caesarean sections</w:t>
            </w:r>
          </w:p>
        </w:tc>
        <w:tc>
          <w:tcPr>
            <w:tcW w:w="4533" w:type="dxa"/>
            <w:tcPrChange w:id="18" w:author="Therese Buerengen" w:date="2026-09-22T16:32:00Z" w16du:dateUtc="2026-09-22T14:32:00Z">
              <w:tcPr>
                <w:tcW w:w="3840" w:type="dxa"/>
              </w:tcPr>
            </w:tcPrChange>
          </w:tcPr>
          <w:p w14:paraId="4CBEA21B" w14:textId="77777777" w:rsidR="005F364C" w:rsidRDefault="007D33E9">
            <w:pPr>
              <w:numPr>
                <w:ilvl w:val="0"/>
                <w:numId w:val="20"/>
              </w:numPr>
            </w:pPr>
            <w:r>
              <w:t>Occurrence of intrapartum caesarean sections</w:t>
            </w:r>
          </w:p>
        </w:tc>
      </w:tr>
      <w:tr w:rsidR="005F364C" w14:paraId="4885F33C" w14:textId="77777777" w:rsidTr="00332746">
        <w:tc>
          <w:tcPr>
            <w:tcW w:w="4817" w:type="dxa"/>
            <w:tcPrChange w:id="19" w:author="Therese Buerengen" w:date="2026-09-22T16:32:00Z" w16du:dateUtc="2026-09-22T14:32:00Z">
              <w:tcPr>
                <w:tcW w:w="4080" w:type="dxa"/>
              </w:tcPr>
            </w:tcPrChange>
          </w:tcPr>
          <w:p w14:paraId="4F630DEB" w14:textId="77777777" w:rsidR="005F364C" w:rsidRDefault="007D33E9">
            <w:r>
              <w:t>Secondary</w:t>
            </w:r>
          </w:p>
        </w:tc>
        <w:tc>
          <w:tcPr>
            <w:tcW w:w="4533" w:type="dxa"/>
            <w:tcPrChange w:id="20" w:author="Therese Buerengen" w:date="2026-09-22T16:32:00Z" w16du:dateUtc="2026-09-22T14:32:00Z">
              <w:tcPr>
                <w:tcW w:w="3840" w:type="dxa"/>
              </w:tcPr>
            </w:tcPrChange>
          </w:tcPr>
          <w:p w14:paraId="2619D826" w14:textId="77777777" w:rsidR="005F364C" w:rsidRDefault="005F364C"/>
        </w:tc>
      </w:tr>
      <w:tr w:rsidR="005F364C" w14:paraId="5E5A996A" w14:textId="77777777" w:rsidTr="00332746">
        <w:tc>
          <w:tcPr>
            <w:tcW w:w="4817" w:type="dxa"/>
            <w:tcPrChange w:id="21" w:author="Therese Buerengen" w:date="2026-09-22T16:32:00Z" w16du:dateUtc="2026-09-22T14:32:00Z">
              <w:tcPr>
                <w:tcW w:w="4080" w:type="dxa"/>
              </w:tcPr>
            </w:tcPrChange>
          </w:tcPr>
          <w:p w14:paraId="55D11EEF" w14:textId="77777777" w:rsidR="005F364C" w:rsidRDefault="007D33E9">
            <w:pPr>
              <w:numPr>
                <w:ilvl w:val="0"/>
                <w:numId w:val="21"/>
              </w:numPr>
            </w:pPr>
            <w:r>
              <w:t>To investigate the effect of LCG in women with a planned vaginal delivery</w:t>
            </w:r>
          </w:p>
        </w:tc>
        <w:tc>
          <w:tcPr>
            <w:tcW w:w="4533" w:type="dxa"/>
            <w:tcPrChange w:id="22" w:author="Therese Buerengen" w:date="2026-09-22T16:32:00Z" w16du:dateUtc="2026-09-22T14:32:00Z">
              <w:tcPr>
                <w:tcW w:w="3840" w:type="dxa"/>
              </w:tcPr>
            </w:tcPrChange>
          </w:tcPr>
          <w:p w14:paraId="529CA45E" w14:textId="77777777" w:rsidR="005F364C" w:rsidRDefault="007D33E9">
            <w:pPr>
              <w:numPr>
                <w:ilvl w:val="0"/>
                <w:numId w:val="22"/>
              </w:numPr>
            </w:pPr>
            <w:r>
              <w:t>Occurrence of Spontaneous vaginal delivery</w:t>
            </w:r>
          </w:p>
        </w:tc>
      </w:tr>
      <w:tr w:rsidR="005F364C" w14:paraId="39D81189" w14:textId="77777777" w:rsidTr="00332746">
        <w:tc>
          <w:tcPr>
            <w:tcW w:w="4817" w:type="dxa"/>
            <w:tcPrChange w:id="23" w:author="Therese Buerengen" w:date="2026-09-22T16:32:00Z" w16du:dateUtc="2026-09-22T14:32:00Z">
              <w:tcPr>
                <w:tcW w:w="4080" w:type="dxa"/>
              </w:tcPr>
            </w:tcPrChange>
          </w:tcPr>
          <w:p w14:paraId="54BC6D98" w14:textId="77777777" w:rsidR="005F364C" w:rsidRDefault="005F364C"/>
        </w:tc>
        <w:tc>
          <w:tcPr>
            <w:tcW w:w="4533" w:type="dxa"/>
            <w:tcPrChange w:id="24" w:author="Therese Buerengen" w:date="2026-09-22T16:32:00Z" w16du:dateUtc="2026-09-22T14:32:00Z">
              <w:tcPr>
                <w:tcW w:w="3840" w:type="dxa"/>
              </w:tcPr>
            </w:tcPrChange>
          </w:tcPr>
          <w:p w14:paraId="5BC5443F" w14:textId="77777777" w:rsidR="005F364C" w:rsidRDefault="007D33E9">
            <w:pPr>
              <w:numPr>
                <w:ilvl w:val="0"/>
                <w:numId w:val="23"/>
              </w:numPr>
            </w:pPr>
            <w:r>
              <w:t>Occurrence of Instrumental vaginal delivery</w:t>
            </w:r>
          </w:p>
        </w:tc>
      </w:tr>
      <w:tr w:rsidR="005F364C" w14:paraId="1D872821" w14:textId="77777777" w:rsidTr="00332746">
        <w:tc>
          <w:tcPr>
            <w:tcW w:w="4817" w:type="dxa"/>
            <w:tcPrChange w:id="25" w:author="Therese Buerengen" w:date="2026-09-22T16:32:00Z" w16du:dateUtc="2026-09-22T14:32:00Z">
              <w:tcPr>
                <w:tcW w:w="4080" w:type="dxa"/>
              </w:tcPr>
            </w:tcPrChange>
          </w:tcPr>
          <w:p w14:paraId="312576C8" w14:textId="77777777" w:rsidR="005F364C" w:rsidRDefault="005F364C"/>
        </w:tc>
        <w:tc>
          <w:tcPr>
            <w:tcW w:w="4533" w:type="dxa"/>
            <w:tcPrChange w:id="26" w:author="Therese Buerengen" w:date="2026-09-22T16:32:00Z" w16du:dateUtc="2026-09-22T14:32:00Z">
              <w:tcPr>
                <w:tcW w:w="3840" w:type="dxa"/>
              </w:tcPr>
            </w:tcPrChange>
          </w:tcPr>
          <w:p w14:paraId="054AB179" w14:textId="77777777" w:rsidR="005F364C" w:rsidRDefault="007D33E9">
            <w:pPr>
              <w:numPr>
                <w:ilvl w:val="0"/>
                <w:numId w:val="24"/>
              </w:numPr>
            </w:pPr>
            <w:r>
              <w:t>Occurrence of amniotomy during labour</w:t>
            </w:r>
          </w:p>
        </w:tc>
      </w:tr>
      <w:tr w:rsidR="005F364C" w14:paraId="0CDC6F2F" w14:textId="77777777" w:rsidTr="00332746">
        <w:tc>
          <w:tcPr>
            <w:tcW w:w="4817" w:type="dxa"/>
            <w:tcPrChange w:id="27" w:author="Therese Buerengen" w:date="2026-09-22T16:32:00Z" w16du:dateUtc="2026-09-22T14:32:00Z">
              <w:tcPr>
                <w:tcW w:w="4080" w:type="dxa"/>
              </w:tcPr>
            </w:tcPrChange>
          </w:tcPr>
          <w:p w14:paraId="651B442A" w14:textId="77777777" w:rsidR="005F364C" w:rsidRDefault="005F364C"/>
        </w:tc>
        <w:tc>
          <w:tcPr>
            <w:tcW w:w="4533" w:type="dxa"/>
            <w:tcPrChange w:id="28" w:author="Therese Buerengen" w:date="2026-09-22T16:32:00Z" w16du:dateUtc="2026-09-22T14:32:00Z">
              <w:tcPr>
                <w:tcW w:w="3840" w:type="dxa"/>
              </w:tcPr>
            </w:tcPrChange>
          </w:tcPr>
          <w:p w14:paraId="6212F8B7" w14:textId="77777777" w:rsidR="005F364C" w:rsidRDefault="007D33E9">
            <w:pPr>
              <w:numPr>
                <w:ilvl w:val="0"/>
                <w:numId w:val="25"/>
              </w:numPr>
            </w:pPr>
            <w:r>
              <w:t>Use of oxytocin during labour</w:t>
            </w:r>
          </w:p>
        </w:tc>
      </w:tr>
      <w:tr w:rsidR="005F364C" w14:paraId="3BD3A0D3" w14:textId="77777777" w:rsidTr="00332746">
        <w:tc>
          <w:tcPr>
            <w:tcW w:w="4817" w:type="dxa"/>
            <w:tcPrChange w:id="29" w:author="Therese Buerengen" w:date="2026-09-22T16:32:00Z" w16du:dateUtc="2026-09-22T14:32:00Z">
              <w:tcPr>
                <w:tcW w:w="4080" w:type="dxa"/>
              </w:tcPr>
            </w:tcPrChange>
          </w:tcPr>
          <w:p w14:paraId="7FA2045C" w14:textId="77777777" w:rsidR="005F364C" w:rsidRDefault="005F364C"/>
        </w:tc>
        <w:tc>
          <w:tcPr>
            <w:tcW w:w="4533" w:type="dxa"/>
            <w:tcPrChange w:id="30" w:author="Therese Buerengen" w:date="2026-09-22T16:32:00Z" w16du:dateUtc="2026-09-22T14:32:00Z">
              <w:tcPr>
                <w:tcW w:w="3840" w:type="dxa"/>
              </w:tcPr>
            </w:tcPrChange>
          </w:tcPr>
          <w:p w14:paraId="058E36A9" w14:textId="77777777" w:rsidR="005F364C" w:rsidRDefault="007D33E9">
            <w:pPr>
              <w:numPr>
                <w:ilvl w:val="0"/>
                <w:numId w:val="26"/>
              </w:numPr>
            </w:pPr>
            <w:r>
              <w:t>Use of epidural analgesia during labour</w:t>
            </w:r>
          </w:p>
        </w:tc>
      </w:tr>
      <w:tr w:rsidR="005F364C" w14:paraId="7FD1C101" w14:textId="77777777" w:rsidTr="00332746">
        <w:tc>
          <w:tcPr>
            <w:tcW w:w="4817" w:type="dxa"/>
            <w:tcPrChange w:id="31" w:author="Therese Buerengen" w:date="2026-09-22T16:32:00Z" w16du:dateUtc="2026-09-22T14:32:00Z">
              <w:tcPr>
                <w:tcW w:w="4080" w:type="dxa"/>
              </w:tcPr>
            </w:tcPrChange>
          </w:tcPr>
          <w:p w14:paraId="40CD97AB" w14:textId="77777777" w:rsidR="005F364C" w:rsidRDefault="005F364C"/>
        </w:tc>
        <w:tc>
          <w:tcPr>
            <w:tcW w:w="4533" w:type="dxa"/>
            <w:tcPrChange w:id="32" w:author="Therese Buerengen" w:date="2026-09-22T16:32:00Z" w16du:dateUtc="2026-09-22T14:32:00Z">
              <w:tcPr>
                <w:tcW w:w="3840" w:type="dxa"/>
              </w:tcPr>
            </w:tcPrChange>
          </w:tcPr>
          <w:p w14:paraId="2A404CDF" w14:textId="77777777" w:rsidR="005F364C" w:rsidRDefault="007D33E9">
            <w:pPr>
              <w:numPr>
                <w:ilvl w:val="0"/>
                <w:numId w:val="27"/>
              </w:numPr>
            </w:pPr>
            <w:r>
              <w:t>Use of medical pain relief in labour*</w:t>
            </w:r>
          </w:p>
        </w:tc>
      </w:tr>
      <w:tr w:rsidR="005F364C" w14:paraId="5EF0A98D" w14:textId="77777777" w:rsidTr="00332746">
        <w:tc>
          <w:tcPr>
            <w:tcW w:w="4817" w:type="dxa"/>
            <w:tcPrChange w:id="33" w:author="Therese Buerengen" w:date="2026-09-22T16:32:00Z" w16du:dateUtc="2026-09-22T14:32:00Z">
              <w:tcPr>
                <w:tcW w:w="4080" w:type="dxa"/>
              </w:tcPr>
            </w:tcPrChange>
          </w:tcPr>
          <w:p w14:paraId="2CE633D5" w14:textId="77777777" w:rsidR="005F364C" w:rsidRDefault="005F364C"/>
        </w:tc>
        <w:tc>
          <w:tcPr>
            <w:tcW w:w="4533" w:type="dxa"/>
            <w:tcPrChange w:id="34" w:author="Therese Buerengen" w:date="2026-09-22T16:32:00Z" w16du:dateUtc="2026-09-22T14:32:00Z">
              <w:tcPr>
                <w:tcW w:w="3840" w:type="dxa"/>
              </w:tcPr>
            </w:tcPrChange>
          </w:tcPr>
          <w:p w14:paraId="165F3E95" w14:textId="77777777" w:rsidR="005F364C" w:rsidRDefault="007D33E9">
            <w:pPr>
              <w:numPr>
                <w:ilvl w:val="0"/>
                <w:numId w:val="28"/>
              </w:numPr>
            </w:pPr>
            <w:r>
              <w:t>Occurrence of intermittent fetal monitoring*</w:t>
            </w:r>
          </w:p>
        </w:tc>
      </w:tr>
      <w:tr w:rsidR="005F364C" w14:paraId="6872F342" w14:textId="77777777" w:rsidTr="00332746">
        <w:tc>
          <w:tcPr>
            <w:tcW w:w="4817" w:type="dxa"/>
            <w:tcPrChange w:id="35" w:author="Therese Buerengen" w:date="2026-09-22T16:32:00Z" w16du:dateUtc="2026-09-22T14:32:00Z">
              <w:tcPr>
                <w:tcW w:w="4080" w:type="dxa"/>
              </w:tcPr>
            </w:tcPrChange>
          </w:tcPr>
          <w:p w14:paraId="51A574BE" w14:textId="77777777" w:rsidR="005F364C" w:rsidRDefault="005F364C"/>
        </w:tc>
        <w:tc>
          <w:tcPr>
            <w:tcW w:w="4533" w:type="dxa"/>
            <w:tcPrChange w:id="36" w:author="Therese Buerengen" w:date="2026-09-22T16:32:00Z" w16du:dateUtc="2026-09-22T14:32:00Z">
              <w:tcPr>
                <w:tcW w:w="3840" w:type="dxa"/>
              </w:tcPr>
            </w:tcPrChange>
          </w:tcPr>
          <w:p w14:paraId="537C73CA" w14:textId="77777777" w:rsidR="005F364C" w:rsidRDefault="007D33E9">
            <w:pPr>
              <w:numPr>
                <w:ilvl w:val="0"/>
                <w:numId w:val="29"/>
              </w:numPr>
            </w:pPr>
            <w:r>
              <w:t>Occurrence of continuous fetal monitoring*</w:t>
            </w:r>
          </w:p>
        </w:tc>
      </w:tr>
      <w:tr w:rsidR="005F364C" w14:paraId="4F21C5FF" w14:textId="77777777" w:rsidTr="00332746">
        <w:tc>
          <w:tcPr>
            <w:tcW w:w="4817" w:type="dxa"/>
            <w:tcPrChange w:id="37" w:author="Therese Buerengen" w:date="2026-09-22T16:32:00Z" w16du:dateUtc="2026-09-22T14:32:00Z">
              <w:tcPr>
                <w:tcW w:w="4080" w:type="dxa"/>
              </w:tcPr>
            </w:tcPrChange>
          </w:tcPr>
          <w:p w14:paraId="1CEB13E1" w14:textId="77777777" w:rsidR="005F364C" w:rsidRDefault="005F364C"/>
        </w:tc>
        <w:tc>
          <w:tcPr>
            <w:tcW w:w="4533" w:type="dxa"/>
            <w:tcPrChange w:id="38" w:author="Therese Buerengen" w:date="2026-09-22T16:32:00Z" w16du:dateUtc="2026-09-22T14:32:00Z">
              <w:tcPr>
                <w:tcW w:w="3840" w:type="dxa"/>
              </w:tcPr>
            </w:tcPrChange>
          </w:tcPr>
          <w:p w14:paraId="01665D9B" w14:textId="77777777" w:rsidR="005F364C" w:rsidRDefault="007D33E9">
            <w:pPr>
              <w:numPr>
                <w:ilvl w:val="0"/>
                <w:numId w:val="30"/>
              </w:numPr>
            </w:pPr>
            <w:r>
              <w:t>Degree of perineal tears*</w:t>
            </w:r>
          </w:p>
        </w:tc>
      </w:tr>
      <w:tr w:rsidR="005F364C" w14:paraId="6B893AE6" w14:textId="77777777" w:rsidTr="009D7ED2">
        <w:tc>
          <w:tcPr>
            <w:tcW w:w="4817" w:type="dxa"/>
          </w:tcPr>
          <w:p w14:paraId="5DB59470" w14:textId="77777777" w:rsidR="005F364C" w:rsidRDefault="005F364C"/>
        </w:tc>
        <w:tc>
          <w:tcPr>
            <w:tcW w:w="4533" w:type="dxa"/>
          </w:tcPr>
          <w:p w14:paraId="1A0C78F6" w14:textId="4BE678B9" w:rsidR="005F364C" w:rsidRDefault="007D33E9">
            <w:pPr>
              <w:numPr>
                <w:ilvl w:val="0"/>
                <w:numId w:val="31"/>
              </w:numPr>
            </w:pPr>
            <w:r>
              <w:t>Occurrence of perineal support</w:t>
            </w:r>
            <w:ins w:id="39" w:author="Therese Buerengen" w:date="2026-09-25T12:08:00Z" w16du:dateUtc="2026-09-25T12:08:09Z">
              <w:r w:rsidR="058F6E88">
                <w:t>*</w:t>
              </w:r>
            </w:ins>
          </w:p>
        </w:tc>
      </w:tr>
      <w:tr w:rsidR="005F364C" w14:paraId="7CA6288E" w14:textId="77777777" w:rsidTr="00332746">
        <w:tc>
          <w:tcPr>
            <w:tcW w:w="4817" w:type="dxa"/>
            <w:tcPrChange w:id="40" w:author="Therese Buerengen" w:date="2026-09-22T16:32:00Z" w16du:dateUtc="2026-09-22T14:32:00Z">
              <w:tcPr>
                <w:tcW w:w="4080" w:type="dxa"/>
              </w:tcPr>
            </w:tcPrChange>
          </w:tcPr>
          <w:p w14:paraId="0AA578FA" w14:textId="77777777" w:rsidR="005F364C" w:rsidRDefault="005F364C"/>
        </w:tc>
        <w:tc>
          <w:tcPr>
            <w:tcW w:w="4533" w:type="dxa"/>
            <w:tcPrChange w:id="41" w:author="Therese Buerengen" w:date="2026-09-22T16:32:00Z" w16du:dateUtc="2026-09-22T14:32:00Z">
              <w:tcPr>
                <w:tcW w:w="3840" w:type="dxa"/>
              </w:tcPr>
            </w:tcPrChange>
          </w:tcPr>
          <w:p w14:paraId="091EC632" w14:textId="77777777" w:rsidR="005F364C" w:rsidRDefault="007D33E9">
            <w:pPr>
              <w:numPr>
                <w:ilvl w:val="0"/>
                <w:numId w:val="32"/>
              </w:numPr>
            </w:pPr>
            <w:r>
              <w:t>Occurrence of episiotomy</w:t>
            </w:r>
          </w:p>
        </w:tc>
      </w:tr>
      <w:tr w:rsidR="005F364C" w14:paraId="5ACC21CD" w14:textId="77777777" w:rsidTr="00332746">
        <w:tc>
          <w:tcPr>
            <w:tcW w:w="4817" w:type="dxa"/>
            <w:tcPrChange w:id="42" w:author="Therese Buerengen" w:date="2026-09-22T16:32:00Z" w16du:dateUtc="2026-09-22T14:32:00Z">
              <w:tcPr>
                <w:tcW w:w="4080" w:type="dxa"/>
              </w:tcPr>
            </w:tcPrChange>
          </w:tcPr>
          <w:p w14:paraId="0D6EB8DD" w14:textId="77777777" w:rsidR="005F364C" w:rsidRDefault="005F364C"/>
        </w:tc>
        <w:tc>
          <w:tcPr>
            <w:tcW w:w="4533" w:type="dxa"/>
            <w:tcPrChange w:id="43" w:author="Therese Buerengen" w:date="2026-09-22T16:32:00Z" w16du:dateUtc="2026-09-22T14:32:00Z">
              <w:tcPr>
                <w:tcW w:w="3840" w:type="dxa"/>
              </w:tcPr>
            </w:tcPrChange>
          </w:tcPr>
          <w:p w14:paraId="6BB6B1B3" w14:textId="77777777" w:rsidR="005F364C" w:rsidRDefault="007D33E9">
            <w:pPr>
              <w:numPr>
                <w:ilvl w:val="0"/>
                <w:numId w:val="33"/>
              </w:numPr>
            </w:pPr>
            <w:r>
              <w:t>Occurrence of postpartum haemorrhage &gt; 1000 ml</w:t>
            </w:r>
          </w:p>
        </w:tc>
      </w:tr>
      <w:tr w:rsidR="005F364C" w14:paraId="2F3B8903" w14:textId="77777777" w:rsidTr="00332746">
        <w:tc>
          <w:tcPr>
            <w:tcW w:w="4817" w:type="dxa"/>
            <w:tcPrChange w:id="44" w:author="Therese Buerengen" w:date="2026-09-22T16:32:00Z" w16du:dateUtc="2026-09-22T14:32:00Z">
              <w:tcPr>
                <w:tcW w:w="4080" w:type="dxa"/>
              </w:tcPr>
            </w:tcPrChange>
          </w:tcPr>
          <w:p w14:paraId="6439A663" w14:textId="77777777" w:rsidR="005F364C" w:rsidRDefault="005F364C"/>
        </w:tc>
        <w:tc>
          <w:tcPr>
            <w:tcW w:w="4533" w:type="dxa"/>
            <w:tcPrChange w:id="45" w:author="Therese Buerengen" w:date="2026-09-22T16:32:00Z" w16du:dateUtc="2026-09-22T14:32:00Z">
              <w:tcPr>
                <w:tcW w:w="3840" w:type="dxa"/>
              </w:tcPr>
            </w:tcPrChange>
          </w:tcPr>
          <w:p w14:paraId="12B119E8" w14:textId="77777777" w:rsidR="005F364C" w:rsidRDefault="007D33E9">
            <w:pPr>
              <w:numPr>
                <w:ilvl w:val="0"/>
                <w:numId w:val="34"/>
              </w:numPr>
            </w:pPr>
            <w:r>
              <w:t>Time from 5 cm cervical dilation to vaginal delivery</w:t>
            </w:r>
          </w:p>
        </w:tc>
      </w:tr>
      <w:tr w:rsidR="005F364C" w14:paraId="59BDDF77" w14:textId="77777777" w:rsidTr="00496D4B">
        <w:tc>
          <w:tcPr>
            <w:tcW w:w="4817" w:type="dxa"/>
          </w:tcPr>
          <w:p w14:paraId="036A36A3" w14:textId="77777777" w:rsidR="005F364C" w:rsidRDefault="007D33E9">
            <w:pPr>
              <w:numPr>
                <w:ilvl w:val="0"/>
                <w:numId w:val="36"/>
              </w:numPr>
            </w:pPr>
            <w:r>
              <w:t>To investigate the effect of LCG on the neonate</w:t>
            </w:r>
          </w:p>
        </w:tc>
        <w:tc>
          <w:tcPr>
            <w:tcW w:w="4533" w:type="dxa"/>
          </w:tcPr>
          <w:p w14:paraId="1CBEAB49" w14:textId="7DCBAD77" w:rsidR="005F364C" w:rsidRDefault="007D33E9">
            <w:pPr>
              <w:numPr>
                <w:ilvl w:val="0"/>
                <w:numId w:val="37"/>
              </w:numPr>
            </w:pPr>
            <w:r>
              <w:t>Arterial umbilical cord pH &lt; 7.00</w:t>
            </w:r>
            <w:r w:rsidR="5ED0E771">
              <w:t>#</w:t>
            </w:r>
          </w:p>
        </w:tc>
      </w:tr>
      <w:tr w:rsidR="005F364C" w14:paraId="68AD4FA1" w14:textId="77777777" w:rsidTr="00496D4B">
        <w:tc>
          <w:tcPr>
            <w:tcW w:w="4817" w:type="dxa"/>
          </w:tcPr>
          <w:p w14:paraId="6432D12A" w14:textId="77777777" w:rsidR="005F364C" w:rsidRDefault="005F364C"/>
        </w:tc>
        <w:tc>
          <w:tcPr>
            <w:tcW w:w="4533" w:type="dxa"/>
          </w:tcPr>
          <w:p w14:paraId="0C8F188B" w14:textId="69B1DDD3" w:rsidR="005F364C" w:rsidRDefault="007D33E9">
            <w:pPr>
              <w:numPr>
                <w:ilvl w:val="0"/>
                <w:numId w:val="38"/>
              </w:numPr>
            </w:pPr>
            <w:r>
              <w:t>Apgar score &lt; 7 at 5 minutes</w:t>
            </w:r>
            <w:r w:rsidR="4E321B80">
              <w:t>#</w:t>
            </w:r>
          </w:p>
        </w:tc>
      </w:tr>
      <w:tr w:rsidR="005F364C" w14:paraId="53127DD7" w14:textId="77777777" w:rsidTr="00332746">
        <w:tc>
          <w:tcPr>
            <w:tcW w:w="4817" w:type="dxa"/>
            <w:tcPrChange w:id="46" w:author="Therese Buerengen" w:date="2026-09-22T16:32:00Z" w16du:dateUtc="2026-09-22T14:32:00Z">
              <w:tcPr>
                <w:tcW w:w="4080" w:type="dxa"/>
              </w:tcPr>
            </w:tcPrChange>
          </w:tcPr>
          <w:p w14:paraId="5BD4CA19" w14:textId="77777777" w:rsidR="005F364C" w:rsidRDefault="005F364C"/>
        </w:tc>
        <w:tc>
          <w:tcPr>
            <w:tcW w:w="4533" w:type="dxa"/>
            <w:tcPrChange w:id="47" w:author="Therese Buerengen" w:date="2026-09-22T16:32:00Z" w16du:dateUtc="2026-09-22T14:32:00Z">
              <w:tcPr>
                <w:tcW w:w="3840" w:type="dxa"/>
              </w:tcPr>
            </w:tcPrChange>
          </w:tcPr>
          <w:p w14:paraId="0D5A0F88" w14:textId="77777777" w:rsidR="005F364C" w:rsidRDefault="007D33E9">
            <w:pPr>
              <w:numPr>
                <w:ilvl w:val="0"/>
                <w:numId w:val="39"/>
              </w:numPr>
            </w:pPr>
            <w:r>
              <w:t>Admittance to neonatal intensive care unit within 2 hours after birth*</w:t>
            </w:r>
          </w:p>
        </w:tc>
      </w:tr>
      <w:tr w:rsidR="005F364C" w14:paraId="4D0677D8" w14:textId="77777777" w:rsidTr="00332746">
        <w:tc>
          <w:tcPr>
            <w:tcW w:w="4817" w:type="dxa"/>
            <w:tcPrChange w:id="48" w:author="Therese Buerengen" w:date="2026-09-22T16:32:00Z" w16du:dateUtc="2026-09-22T14:32:00Z">
              <w:tcPr>
                <w:tcW w:w="4080" w:type="dxa"/>
              </w:tcPr>
            </w:tcPrChange>
          </w:tcPr>
          <w:p w14:paraId="07728C1B" w14:textId="77777777" w:rsidR="005F364C" w:rsidRDefault="007D33E9">
            <w:r>
              <w:t>Exploratory</w:t>
            </w:r>
          </w:p>
        </w:tc>
        <w:tc>
          <w:tcPr>
            <w:tcW w:w="4533" w:type="dxa"/>
            <w:tcPrChange w:id="49" w:author="Therese Buerengen" w:date="2026-09-22T16:32:00Z" w16du:dateUtc="2026-09-22T14:32:00Z">
              <w:tcPr>
                <w:tcW w:w="3840" w:type="dxa"/>
              </w:tcPr>
            </w:tcPrChange>
          </w:tcPr>
          <w:p w14:paraId="5075A9F8" w14:textId="77777777" w:rsidR="005F364C" w:rsidRDefault="005F364C"/>
        </w:tc>
      </w:tr>
      <w:tr w:rsidR="005F364C" w14:paraId="1A97589F" w14:textId="77777777" w:rsidTr="00332746">
        <w:tc>
          <w:tcPr>
            <w:tcW w:w="4817" w:type="dxa"/>
            <w:tcPrChange w:id="50" w:author="Therese Buerengen" w:date="2026-09-22T16:32:00Z" w16du:dateUtc="2026-09-22T14:32:00Z">
              <w:tcPr>
                <w:tcW w:w="4080" w:type="dxa"/>
              </w:tcPr>
            </w:tcPrChange>
          </w:tcPr>
          <w:p w14:paraId="0C3070C4" w14:textId="77777777" w:rsidR="005F364C" w:rsidRDefault="007D33E9">
            <w:pPr>
              <w:numPr>
                <w:ilvl w:val="0"/>
                <w:numId w:val="40"/>
              </w:numPr>
            </w:pPr>
            <w:r>
              <w:t>To describe and explore the effect of LCG in women with a planned vaginal delivery on other clinical aspects of intrapartum caesarean sections</w:t>
            </w:r>
          </w:p>
        </w:tc>
        <w:tc>
          <w:tcPr>
            <w:tcW w:w="4533" w:type="dxa"/>
            <w:tcPrChange w:id="51" w:author="Therese Buerengen" w:date="2026-09-22T16:32:00Z" w16du:dateUtc="2026-09-22T14:32:00Z">
              <w:tcPr>
                <w:tcW w:w="3840" w:type="dxa"/>
              </w:tcPr>
            </w:tcPrChange>
          </w:tcPr>
          <w:p w14:paraId="3962B3C5" w14:textId="77777777" w:rsidR="005F364C" w:rsidRDefault="007D33E9">
            <w:pPr>
              <w:numPr>
                <w:ilvl w:val="0"/>
                <w:numId w:val="41"/>
              </w:numPr>
            </w:pPr>
            <w:r>
              <w:t>Cervix dilation at time of caesarean section#</w:t>
            </w:r>
          </w:p>
        </w:tc>
      </w:tr>
      <w:tr w:rsidR="005F364C" w14:paraId="0C01D653" w14:textId="77777777" w:rsidTr="00332746">
        <w:tc>
          <w:tcPr>
            <w:tcW w:w="4817" w:type="dxa"/>
            <w:tcPrChange w:id="52" w:author="Therese Buerengen" w:date="2026-09-22T16:32:00Z" w16du:dateUtc="2026-09-22T14:32:00Z">
              <w:tcPr>
                <w:tcW w:w="4080" w:type="dxa"/>
              </w:tcPr>
            </w:tcPrChange>
          </w:tcPr>
          <w:p w14:paraId="3B2F8D40" w14:textId="77777777" w:rsidR="005F364C" w:rsidRDefault="005F364C"/>
        </w:tc>
        <w:tc>
          <w:tcPr>
            <w:tcW w:w="4533" w:type="dxa"/>
            <w:tcPrChange w:id="53" w:author="Therese Buerengen" w:date="2026-09-22T16:32:00Z" w16du:dateUtc="2026-09-22T14:32:00Z">
              <w:tcPr>
                <w:tcW w:w="3840" w:type="dxa"/>
              </w:tcPr>
            </w:tcPrChange>
          </w:tcPr>
          <w:p w14:paraId="2A4AA0A6" w14:textId="77777777" w:rsidR="005F364C" w:rsidRDefault="007D33E9">
            <w:pPr>
              <w:numPr>
                <w:ilvl w:val="0"/>
                <w:numId w:val="42"/>
              </w:numPr>
            </w:pPr>
            <w:r>
              <w:t>Level of the presenting part at caesarean section#</w:t>
            </w:r>
          </w:p>
        </w:tc>
      </w:tr>
      <w:tr w:rsidR="005F364C" w14:paraId="64EE6BFB" w14:textId="77777777" w:rsidTr="00332746">
        <w:tc>
          <w:tcPr>
            <w:tcW w:w="4817" w:type="dxa"/>
          </w:tcPr>
          <w:p w14:paraId="3D87F5B6" w14:textId="77777777" w:rsidR="005F364C" w:rsidRDefault="005F364C"/>
        </w:tc>
        <w:tc>
          <w:tcPr>
            <w:tcW w:w="4533" w:type="dxa"/>
          </w:tcPr>
          <w:p w14:paraId="23EA0C81" w14:textId="4790E6A9" w:rsidR="005F364C" w:rsidRDefault="398F8348">
            <w:pPr>
              <w:numPr>
                <w:ilvl w:val="0"/>
                <w:numId w:val="43"/>
              </w:numPr>
            </w:pPr>
            <w:r>
              <w:t>Fetal</w:t>
            </w:r>
            <w:ins w:id="54" w:author="Therese Buerengen" w:date="2026-09-22T16:33:00Z" w16du:dateUtc="2026-09-22T14:33:00Z">
              <w:r w:rsidR="00332746">
                <w:t xml:space="preserve"> </w:t>
              </w:r>
            </w:ins>
            <w:r w:rsidR="00332746">
              <w:t>p</w:t>
            </w:r>
            <w:r>
              <w:t>resentation at Caesarean section#</w:t>
            </w:r>
          </w:p>
        </w:tc>
      </w:tr>
      <w:tr w:rsidR="005F364C" w14:paraId="25561DFC" w14:textId="77777777" w:rsidTr="00332746">
        <w:tc>
          <w:tcPr>
            <w:tcW w:w="4817" w:type="dxa"/>
          </w:tcPr>
          <w:p w14:paraId="29B16216" w14:textId="77777777" w:rsidR="005F364C" w:rsidRDefault="005F364C"/>
        </w:tc>
        <w:tc>
          <w:tcPr>
            <w:tcW w:w="4533" w:type="dxa"/>
          </w:tcPr>
          <w:p w14:paraId="150CC108" w14:textId="54BF283A" w:rsidR="005F364C" w:rsidRDefault="0133655B">
            <w:pPr>
              <w:numPr>
                <w:ilvl w:val="0"/>
                <w:numId w:val="44"/>
              </w:numPr>
            </w:pPr>
            <w:r>
              <w:t xml:space="preserve">Fetal </w:t>
            </w:r>
            <w:r w:rsidR="00332746">
              <w:t>p</w:t>
            </w:r>
            <w:r>
              <w:t>osition at caesarean section#</w:t>
            </w:r>
          </w:p>
        </w:tc>
      </w:tr>
      <w:tr w:rsidR="005F364C" w14:paraId="3819147F" w14:textId="77777777" w:rsidTr="00332746">
        <w:tc>
          <w:tcPr>
            <w:tcW w:w="4817" w:type="dxa"/>
            <w:tcPrChange w:id="55" w:author="Therese Buerengen" w:date="2026-09-22T16:32:00Z" w16du:dateUtc="2026-09-22T14:32:00Z">
              <w:tcPr>
                <w:tcW w:w="4080" w:type="dxa"/>
              </w:tcPr>
            </w:tcPrChange>
          </w:tcPr>
          <w:p w14:paraId="73C90A5C" w14:textId="77777777" w:rsidR="005F364C" w:rsidRDefault="005F364C"/>
        </w:tc>
        <w:tc>
          <w:tcPr>
            <w:tcW w:w="4533" w:type="dxa"/>
            <w:tcPrChange w:id="56" w:author="Therese Buerengen" w:date="2026-09-22T16:32:00Z" w16du:dateUtc="2026-09-22T14:32:00Z">
              <w:tcPr>
                <w:tcW w:w="3840" w:type="dxa"/>
              </w:tcPr>
            </w:tcPrChange>
          </w:tcPr>
          <w:p w14:paraId="029F6602" w14:textId="77777777" w:rsidR="005F364C" w:rsidRDefault="007D33E9">
            <w:pPr>
              <w:numPr>
                <w:ilvl w:val="0"/>
                <w:numId w:val="45"/>
              </w:numPr>
            </w:pPr>
            <w:r>
              <w:t>Main reason for caesarean section#</w:t>
            </w:r>
          </w:p>
        </w:tc>
      </w:tr>
      <w:tr w:rsidR="00FC4270" w14:paraId="0B29A25B" w14:textId="77777777" w:rsidTr="00332746">
        <w:trPr>
          <w:ins w:id="57" w:author="Therese Buerengen" w:date="2026-09-25T15:50:00Z"/>
        </w:trPr>
        <w:tc>
          <w:tcPr>
            <w:tcW w:w="4817" w:type="dxa"/>
          </w:tcPr>
          <w:p w14:paraId="38585DEE" w14:textId="77777777" w:rsidR="00FC4270" w:rsidRDefault="00FC4270">
            <w:pPr>
              <w:rPr>
                <w:ins w:id="58" w:author="Therese Buerengen" w:date="2026-09-25T15:50:00Z" w16du:dateUtc="2026-09-25T13:50:00Z"/>
              </w:rPr>
            </w:pPr>
          </w:p>
        </w:tc>
        <w:tc>
          <w:tcPr>
            <w:tcW w:w="4533" w:type="dxa"/>
          </w:tcPr>
          <w:p w14:paraId="3118455C" w14:textId="217F5FF8" w:rsidR="00FC4270" w:rsidRDefault="006B5B0C">
            <w:pPr>
              <w:numPr>
                <w:ilvl w:val="0"/>
                <w:numId w:val="45"/>
              </w:numPr>
              <w:rPr>
                <w:ins w:id="59" w:author="Therese Buerengen" w:date="2026-09-25T15:50:00Z" w16du:dateUtc="2026-09-25T13:50:00Z"/>
              </w:rPr>
            </w:pPr>
            <w:ins w:id="60" w:author="Therese Buerengen" w:date="2026-09-25T15:50:00Z" w16du:dateUtc="2026-09-25T13:50:00Z">
              <w:r>
                <w:t>Reason for admission#</w:t>
              </w:r>
            </w:ins>
          </w:p>
        </w:tc>
      </w:tr>
      <w:tr w:rsidR="00496D4B" w14:paraId="5020CBDB" w14:textId="77777777" w:rsidTr="00332746">
        <w:trPr>
          <w:ins w:id="61" w:author="Therese Buerengen" w:date="2026-09-25T15:46:00Z"/>
        </w:trPr>
        <w:tc>
          <w:tcPr>
            <w:tcW w:w="4817" w:type="dxa"/>
          </w:tcPr>
          <w:p w14:paraId="70B34FE5" w14:textId="77777777" w:rsidR="00496D4B" w:rsidRDefault="00496D4B">
            <w:pPr>
              <w:rPr>
                <w:ins w:id="62" w:author="Therese Buerengen" w:date="2026-09-25T15:46:00Z" w16du:dateUtc="2026-09-25T13:46:00Z"/>
              </w:rPr>
            </w:pPr>
          </w:p>
        </w:tc>
        <w:tc>
          <w:tcPr>
            <w:tcW w:w="4533" w:type="dxa"/>
          </w:tcPr>
          <w:p w14:paraId="2A0D025F" w14:textId="2A2099D2" w:rsidR="00496D4B" w:rsidRDefault="00496D4B">
            <w:pPr>
              <w:numPr>
                <w:ilvl w:val="0"/>
                <w:numId w:val="45"/>
              </w:numPr>
              <w:rPr>
                <w:ins w:id="63" w:author="Therese Buerengen" w:date="2026-09-25T15:46:00Z" w16du:dateUtc="2026-09-25T13:46:00Z"/>
              </w:rPr>
            </w:pPr>
            <w:ins w:id="64" w:author="Therese Buerengen" w:date="2026-09-25T15:46:00Z" w16du:dateUtc="2026-09-25T13:46:00Z">
              <w:r>
                <w:t>C</w:t>
              </w:r>
            </w:ins>
            <w:ins w:id="65" w:author="Therese Buerengen" w:date="2026-09-25T15:50:00Z" w16du:dateUtc="2026-09-25T13:50:00Z">
              <w:r w:rsidR="006B5B0C">
                <w:t>ervix</w:t>
              </w:r>
            </w:ins>
            <w:ins w:id="66" w:author="Therese Buerengen" w:date="2026-09-25T15:46:00Z" w16du:dateUtc="2026-09-25T13:46:00Z">
              <w:r>
                <w:t xml:space="preserve"> dilatation at amniotomy</w:t>
              </w:r>
            </w:ins>
            <w:ins w:id="67" w:author="Therese Buerengen" w:date="2026-09-25T15:49:00Z" w16du:dateUtc="2026-09-25T13:49:00Z">
              <w:r w:rsidR="001A56FC">
                <w:t>#</w:t>
              </w:r>
            </w:ins>
          </w:p>
        </w:tc>
      </w:tr>
      <w:tr w:rsidR="00CD2761" w14:paraId="6EB59150" w14:textId="77777777" w:rsidTr="00332746">
        <w:trPr>
          <w:ins w:id="68" w:author="Therese Buerengen" w:date="2026-09-25T15:48:00Z"/>
        </w:trPr>
        <w:tc>
          <w:tcPr>
            <w:tcW w:w="4817" w:type="dxa"/>
          </w:tcPr>
          <w:p w14:paraId="57C2D3C5" w14:textId="77777777" w:rsidR="00CD2761" w:rsidRDefault="00CD2761">
            <w:pPr>
              <w:rPr>
                <w:ins w:id="69" w:author="Therese Buerengen" w:date="2026-09-25T15:48:00Z" w16du:dateUtc="2026-09-25T13:48:00Z"/>
              </w:rPr>
            </w:pPr>
          </w:p>
        </w:tc>
        <w:tc>
          <w:tcPr>
            <w:tcW w:w="4533" w:type="dxa"/>
          </w:tcPr>
          <w:p w14:paraId="684308CD" w14:textId="53729056" w:rsidR="00CD2761" w:rsidRDefault="00CD2761" w:rsidP="00CD2761">
            <w:pPr>
              <w:numPr>
                <w:ilvl w:val="0"/>
                <w:numId w:val="45"/>
              </w:numPr>
              <w:rPr>
                <w:ins w:id="70" w:author="Therese Buerengen" w:date="2026-09-25T15:48:00Z" w16du:dateUtc="2026-09-25T13:48:00Z"/>
              </w:rPr>
            </w:pPr>
            <w:ins w:id="71" w:author="Therese Buerengen" w:date="2026-09-25T15:48:00Z" w16du:dateUtc="2026-09-25T13:48:00Z">
              <w:r>
                <w:t>C</w:t>
              </w:r>
            </w:ins>
            <w:ins w:id="72" w:author="Therese Buerengen" w:date="2026-09-25T15:50:00Z" w16du:dateUtc="2026-09-25T13:50:00Z">
              <w:r w:rsidR="006B5B0C">
                <w:t>ervix</w:t>
              </w:r>
            </w:ins>
            <w:ins w:id="73" w:author="Therese Buerengen" w:date="2026-09-25T15:48:00Z" w16du:dateUtc="2026-09-25T13:48:00Z">
              <w:r>
                <w:t xml:space="preserve"> dilatation at oxytocin</w:t>
              </w:r>
            </w:ins>
            <w:ins w:id="74" w:author="Therese Buerengen" w:date="2026-09-25T15:49:00Z" w16du:dateUtc="2026-09-25T13:49:00Z">
              <w:r w:rsidR="001A56FC">
                <w:t>#</w:t>
              </w:r>
            </w:ins>
          </w:p>
        </w:tc>
      </w:tr>
      <w:tr w:rsidR="00CD2761" w14:paraId="32D9DFF7" w14:textId="77777777" w:rsidTr="00332746">
        <w:trPr>
          <w:ins w:id="75" w:author="Therese Buerengen" w:date="2026-09-25T15:48:00Z"/>
        </w:trPr>
        <w:tc>
          <w:tcPr>
            <w:tcW w:w="4817" w:type="dxa"/>
          </w:tcPr>
          <w:p w14:paraId="5E00FDCB" w14:textId="77777777" w:rsidR="00CD2761" w:rsidRDefault="00CD2761">
            <w:pPr>
              <w:rPr>
                <w:ins w:id="76" w:author="Therese Buerengen" w:date="2026-09-25T15:48:00Z" w16du:dateUtc="2026-09-25T13:48:00Z"/>
              </w:rPr>
            </w:pPr>
          </w:p>
        </w:tc>
        <w:tc>
          <w:tcPr>
            <w:tcW w:w="4533" w:type="dxa"/>
          </w:tcPr>
          <w:p w14:paraId="67152FDB" w14:textId="409C8703" w:rsidR="00CD2761" w:rsidRDefault="00CD2761">
            <w:pPr>
              <w:numPr>
                <w:ilvl w:val="0"/>
                <w:numId w:val="45"/>
              </w:numPr>
              <w:rPr>
                <w:ins w:id="77" w:author="Therese Buerengen" w:date="2026-09-25T15:48:00Z" w16du:dateUtc="2026-09-25T13:48:00Z"/>
              </w:rPr>
            </w:pPr>
            <w:ins w:id="78" w:author="Therese Buerengen" w:date="2026-09-25T15:48:00Z" w16du:dateUtc="2026-09-25T13:48:00Z">
              <w:r>
                <w:t>C</w:t>
              </w:r>
            </w:ins>
            <w:ins w:id="79" w:author="Therese Buerengen" w:date="2026-09-25T15:51:00Z" w16du:dateUtc="2026-09-25T13:51:00Z">
              <w:r w:rsidR="006B5B0C">
                <w:t>ervix</w:t>
              </w:r>
            </w:ins>
            <w:ins w:id="80" w:author="Therese Buerengen" w:date="2026-09-25T15:48:00Z" w16du:dateUtc="2026-09-25T13:48:00Z">
              <w:r>
                <w:t xml:space="preserve"> </w:t>
              </w:r>
            </w:ins>
            <w:ins w:id="81" w:author="Therese Buerengen" w:date="2026-09-25T15:49:00Z" w16du:dateUtc="2026-09-25T13:49:00Z">
              <w:r w:rsidR="001A56FC">
                <w:t>dilatation at epidural#</w:t>
              </w:r>
            </w:ins>
          </w:p>
        </w:tc>
      </w:tr>
      <w:tr w:rsidR="00B65F59" w14:paraId="39119ADB" w14:textId="77777777" w:rsidTr="00332746">
        <w:trPr>
          <w:ins w:id="82" w:author="Therese Buerengen" w:date="2026-09-25T16:06:00Z"/>
        </w:trPr>
        <w:tc>
          <w:tcPr>
            <w:tcW w:w="4817" w:type="dxa"/>
          </w:tcPr>
          <w:p w14:paraId="0FD8F700" w14:textId="77777777" w:rsidR="00B65F59" w:rsidRDefault="00B65F59">
            <w:pPr>
              <w:rPr>
                <w:ins w:id="83" w:author="Therese Buerengen" w:date="2026-09-25T16:06:00Z" w16du:dateUtc="2026-09-25T14:06:00Z"/>
              </w:rPr>
            </w:pPr>
          </w:p>
        </w:tc>
        <w:tc>
          <w:tcPr>
            <w:tcW w:w="4533" w:type="dxa"/>
          </w:tcPr>
          <w:p w14:paraId="1188682F" w14:textId="20322B8B" w:rsidR="00B65F59" w:rsidRDefault="002B6F3A">
            <w:pPr>
              <w:numPr>
                <w:ilvl w:val="0"/>
                <w:numId w:val="45"/>
              </w:numPr>
              <w:rPr>
                <w:ins w:id="84" w:author="Therese Buerengen" w:date="2026-09-25T16:06:00Z" w16du:dateUtc="2026-09-25T14:06:00Z"/>
              </w:rPr>
            </w:pPr>
            <w:ins w:id="85" w:author="Therese Buerengen" w:date="2026-09-25T16:06:00Z" w16du:dateUtc="2026-09-25T14:06:00Z">
              <w:r>
                <w:t>Cervix dilatation at induction of labour</w:t>
              </w:r>
            </w:ins>
            <w:ins w:id="86" w:author="Therese Buerengen" w:date="2026-09-25T16:07:00Z" w16du:dateUtc="2026-09-25T14:07:00Z">
              <w:r>
                <w:t>#</w:t>
              </w:r>
            </w:ins>
          </w:p>
        </w:tc>
      </w:tr>
      <w:tr w:rsidR="005F364C" w14:paraId="3F1BEBF2" w14:textId="77777777" w:rsidTr="00332746">
        <w:tc>
          <w:tcPr>
            <w:tcW w:w="4817" w:type="dxa"/>
            <w:tcPrChange w:id="87" w:author="Therese Buerengen" w:date="2026-09-22T16:32:00Z" w16du:dateUtc="2026-09-22T14:32:00Z">
              <w:tcPr>
                <w:tcW w:w="4080" w:type="dxa"/>
              </w:tcPr>
            </w:tcPrChange>
          </w:tcPr>
          <w:p w14:paraId="353427B4" w14:textId="77777777" w:rsidR="005F364C" w:rsidRDefault="005F364C"/>
        </w:tc>
        <w:tc>
          <w:tcPr>
            <w:tcW w:w="4533" w:type="dxa"/>
            <w:tcPrChange w:id="88" w:author="Therese Buerengen" w:date="2026-09-22T16:32:00Z" w16du:dateUtc="2026-09-22T14:32:00Z">
              <w:tcPr>
                <w:tcW w:w="3840" w:type="dxa"/>
              </w:tcPr>
            </w:tcPrChange>
          </w:tcPr>
          <w:p w14:paraId="2CE3ED86" w14:textId="7F419684" w:rsidR="005F364C" w:rsidRDefault="007D33E9">
            <w:pPr>
              <w:numPr>
                <w:ilvl w:val="0"/>
                <w:numId w:val="46"/>
              </w:numPr>
            </w:pPr>
            <w:r>
              <w:t xml:space="preserve">Type of continuous fetal monitoring </w:t>
            </w:r>
            <w:r w:rsidR="00D75BFB">
              <w:t>*</w:t>
            </w:r>
          </w:p>
        </w:tc>
      </w:tr>
      <w:tr w:rsidR="005F364C" w14:paraId="2884FE95" w14:textId="77777777" w:rsidTr="00D4606F">
        <w:tc>
          <w:tcPr>
            <w:tcW w:w="4817" w:type="dxa"/>
          </w:tcPr>
          <w:p w14:paraId="2D377A95" w14:textId="77777777" w:rsidR="005F364C" w:rsidRDefault="005F364C"/>
        </w:tc>
        <w:tc>
          <w:tcPr>
            <w:tcW w:w="4533" w:type="dxa"/>
          </w:tcPr>
          <w:p w14:paraId="44666D89" w14:textId="3A49D7DA" w:rsidR="005F364C" w:rsidRDefault="007D33E9">
            <w:pPr>
              <w:numPr>
                <w:ilvl w:val="0"/>
                <w:numId w:val="47"/>
              </w:numPr>
            </w:pPr>
            <w:r>
              <w:t xml:space="preserve">Occurrence of </w:t>
            </w:r>
            <w:r w:rsidR="029E0DD1">
              <w:t xml:space="preserve">prolonged first or second stage of labour </w:t>
            </w:r>
            <w:commentRangeStart w:id="89"/>
            <w:commentRangeStart w:id="90"/>
            <w:r>
              <w:t>according to the different definitions</w:t>
            </w:r>
            <w:r w:rsidR="1314FCE2">
              <w:t>#</w:t>
            </w:r>
            <w:commentRangeEnd w:id="89"/>
            <w:r>
              <w:rPr>
                <w:rStyle w:val="CommentReference"/>
                <w:sz w:val="24"/>
                <w:szCs w:val="22"/>
              </w:rPr>
              <w:commentReference w:id="89"/>
            </w:r>
            <w:commentRangeEnd w:id="90"/>
            <w:r>
              <w:rPr>
                <w:rStyle w:val="CommentReference"/>
                <w:sz w:val="24"/>
                <w:szCs w:val="22"/>
              </w:rPr>
              <w:commentReference w:id="90"/>
            </w:r>
          </w:p>
        </w:tc>
      </w:tr>
      <w:tr w:rsidR="005F364C" w14:paraId="11F09B66" w14:textId="77777777" w:rsidTr="00332746">
        <w:tc>
          <w:tcPr>
            <w:tcW w:w="4817" w:type="dxa"/>
            <w:tcPrChange w:id="91" w:author="Therese Buerengen" w:date="2026-09-22T16:32:00Z" w16du:dateUtc="2026-09-22T14:32:00Z">
              <w:tcPr>
                <w:tcW w:w="4080" w:type="dxa"/>
              </w:tcPr>
            </w:tcPrChange>
          </w:tcPr>
          <w:p w14:paraId="11275D7E" w14:textId="77777777" w:rsidR="005F364C" w:rsidRDefault="005F364C"/>
        </w:tc>
        <w:tc>
          <w:tcPr>
            <w:tcW w:w="4533" w:type="dxa"/>
            <w:tcPrChange w:id="92" w:author="Therese Buerengen" w:date="2026-09-22T16:32:00Z" w16du:dateUtc="2026-09-22T14:32:00Z">
              <w:tcPr>
                <w:tcW w:w="3840" w:type="dxa"/>
              </w:tcPr>
            </w:tcPrChange>
          </w:tcPr>
          <w:p w14:paraId="2E3A6991" w14:textId="77777777" w:rsidR="005F364C" w:rsidRDefault="007D33E9">
            <w:pPr>
              <w:numPr>
                <w:ilvl w:val="0"/>
                <w:numId w:val="48"/>
              </w:numPr>
            </w:pPr>
            <w:r>
              <w:t>Occurrence of shared decision making assessed in selected situations and interventions and documented by the midwife#</w:t>
            </w:r>
          </w:p>
        </w:tc>
      </w:tr>
      <w:tr w:rsidR="005F364C" w14:paraId="2AC609AB" w14:textId="77777777" w:rsidTr="00332746">
        <w:tc>
          <w:tcPr>
            <w:tcW w:w="4817" w:type="dxa"/>
            <w:tcPrChange w:id="93" w:author="Therese Buerengen" w:date="2026-09-22T16:32:00Z" w16du:dateUtc="2026-09-22T14:32:00Z">
              <w:tcPr>
                <w:tcW w:w="4080" w:type="dxa"/>
              </w:tcPr>
            </w:tcPrChange>
          </w:tcPr>
          <w:p w14:paraId="5686429D" w14:textId="77777777" w:rsidR="005F364C" w:rsidRDefault="005F364C"/>
        </w:tc>
        <w:tc>
          <w:tcPr>
            <w:tcW w:w="4533" w:type="dxa"/>
            <w:tcPrChange w:id="94" w:author="Therese Buerengen" w:date="2026-09-22T16:32:00Z" w16du:dateUtc="2026-09-22T14:32:00Z">
              <w:tcPr>
                <w:tcW w:w="3840" w:type="dxa"/>
              </w:tcPr>
            </w:tcPrChange>
          </w:tcPr>
          <w:p w14:paraId="77B66177" w14:textId="6FD893B1" w:rsidR="005F364C" w:rsidRDefault="007D33E9">
            <w:pPr>
              <w:numPr>
                <w:ilvl w:val="0"/>
                <w:numId w:val="49"/>
              </w:numPr>
            </w:pPr>
            <w:r>
              <w:t>Supportive care, labour companionship</w:t>
            </w:r>
            <w:r w:rsidR="002A44CC">
              <w:t>*</w:t>
            </w:r>
          </w:p>
        </w:tc>
      </w:tr>
      <w:tr w:rsidR="005F364C" w14:paraId="4E0EA80B" w14:textId="77777777" w:rsidTr="00D4606F">
        <w:tc>
          <w:tcPr>
            <w:tcW w:w="4817" w:type="dxa"/>
          </w:tcPr>
          <w:p w14:paraId="0A6DAD21" w14:textId="77777777" w:rsidR="005F364C" w:rsidRDefault="005F364C"/>
        </w:tc>
        <w:tc>
          <w:tcPr>
            <w:tcW w:w="4533" w:type="dxa"/>
          </w:tcPr>
          <w:p w14:paraId="2C9793D2" w14:textId="496A1ED2" w:rsidR="005F364C" w:rsidRDefault="007D33E9">
            <w:pPr>
              <w:numPr>
                <w:ilvl w:val="0"/>
                <w:numId w:val="50"/>
              </w:numPr>
            </w:pPr>
            <w:r>
              <w:t>Type of perineal support#</w:t>
            </w:r>
          </w:p>
        </w:tc>
      </w:tr>
    </w:tbl>
    <w:p w14:paraId="23519626" w14:textId="77777777" w:rsidR="005F364C" w:rsidRDefault="007D33E9">
      <w:r>
        <w:t>* Detailed in other statistical analysis plans</w:t>
      </w:r>
    </w:p>
    <w:p w14:paraId="0BF9F5B7" w14:textId="77777777" w:rsidR="005F364C" w:rsidRDefault="007D33E9">
      <w:pPr>
        <w:pStyle w:val="BodyText"/>
      </w:pPr>
      <w:r>
        <w:t># Only descriptive, detailed in other statistical analysis plans</w:t>
      </w:r>
    </w:p>
    <w:p w14:paraId="0F543304" w14:textId="77777777" w:rsidR="005F364C" w:rsidRDefault="007D33E9">
      <w:pPr>
        <w:pStyle w:val="Heading2"/>
        <w:rPr>
          <w:rFonts w:hint="eastAsia"/>
        </w:rPr>
      </w:pPr>
      <w:bookmarkStart w:id="95" w:name="_Toc240344686"/>
      <w:bookmarkStart w:id="96" w:name="sec-estimand-for-primary-objective"/>
      <w:bookmarkEnd w:id="9"/>
      <w:r>
        <w:t>1.2 Estimand for Primary Objective</w:t>
      </w:r>
      <w:bookmarkEnd w:id="95"/>
    </w:p>
    <w:p w14:paraId="2C35E982" w14:textId="77777777" w:rsidR="005F364C" w:rsidRDefault="007D33E9">
      <w:r>
        <w:t>Primary Objective: To investigate the effect of LCG in women with a planned vaginal delivery on intrapartum caesarean sections</w:t>
      </w:r>
    </w:p>
    <w:p w14:paraId="2B4BFDE3" w14:textId="77777777" w:rsidR="005F364C" w:rsidRDefault="007D33E9">
      <w:pPr>
        <w:pStyle w:val="BodyText"/>
      </w:pPr>
      <w:r>
        <w:lastRenderedPageBreak/>
        <w:t>Estimand: The absolute difference in proportion of intrapartum caesarean sections between women with a planned vaginal delivery in need of a partograph following the LCG, once implemented, and the WHO partograph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28"/>
        <w:gridCol w:w="4722"/>
      </w:tblGrid>
      <w:tr w:rsidR="005F364C" w14:paraId="1A3D6047" w14:textId="77777777" w:rsidTr="003254C3">
        <w:trPr>
          <w:tblHeader/>
        </w:trPr>
        <w:tc>
          <w:tcPr>
            <w:tcW w:w="3920" w:type="dxa"/>
          </w:tcPr>
          <w:p w14:paraId="1D57C941" w14:textId="77777777" w:rsidR="005F364C" w:rsidRDefault="007D33E9">
            <w:r>
              <w:t>Estimand to analysis table</w:t>
            </w:r>
          </w:p>
        </w:tc>
        <w:tc>
          <w:tcPr>
            <w:tcW w:w="4000" w:type="dxa"/>
          </w:tcPr>
          <w:p w14:paraId="4BD089A5" w14:textId="77777777" w:rsidR="005F364C" w:rsidRDefault="005F364C"/>
        </w:tc>
      </w:tr>
      <w:tr w:rsidR="005F364C" w14:paraId="1D638BC9" w14:textId="77777777" w:rsidTr="003254C3">
        <w:tc>
          <w:tcPr>
            <w:tcW w:w="3920" w:type="dxa"/>
          </w:tcPr>
          <w:p w14:paraId="3FA33565" w14:textId="77777777" w:rsidR="005F364C" w:rsidRDefault="007D33E9">
            <w:r>
              <w:t>Estimand</w:t>
            </w:r>
          </w:p>
        </w:tc>
        <w:tc>
          <w:tcPr>
            <w:tcW w:w="4000" w:type="dxa"/>
          </w:tcPr>
          <w:p w14:paraId="734446F8" w14:textId="77777777" w:rsidR="005F364C" w:rsidRDefault="007D33E9">
            <w:r>
              <w:t>Analysis</w:t>
            </w:r>
          </w:p>
        </w:tc>
      </w:tr>
      <w:tr w:rsidR="005F364C" w14:paraId="27F64339" w14:textId="77777777" w:rsidTr="003254C3">
        <w:tc>
          <w:tcPr>
            <w:tcW w:w="3920" w:type="dxa"/>
          </w:tcPr>
          <w:p w14:paraId="0EF662E2" w14:textId="77777777" w:rsidR="005F364C" w:rsidRDefault="007D33E9">
            <w:r>
              <w:t>Target population</w:t>
            </w:r>
          </w:p>
        </w:tc>
        <w:tc>
          <w:tcPr>
            <w:tcW w:w="4000" w:type="dxa"/>
          </w:tcPr>
          <w:p w14:paraId="1D3C28CF" w14:textId="77777777" w:rsidR="005F364C" w:rsidRDefault="007D33E9">
            <w:r>
              <w:t>Analysis set</w:t>
            </w:r>
          </w:p>
        </w:tc>
      </w:tr>
      <w:tr w:rsidR="005F364C" w14:paraId="59E1517B" w14:textId="77777777" w:rsidTr="003254C3">
        <w:tc>
          <w:tcPr>
            <w:tcW w:w="3920" w:type="dxa"/>
          </w:tcPr>
          <w:p w14:paraId="2D7DBA20" w14:textId="77777777" w:rsidR="005F364C" w:rsidRDefault="007D33E9">
            <w:r>
              <w:t>Adult pregnant women with a planned vaginal delivery</w:t>
            </w:r>
          </w:p>
        </w:tc>
        <w:tc>
          <w:tcPr>
            <w:tcW w:w="4000" w:type="dxa"/>
          </w:tcPr>
          <w:p w14:paraId="4B5A1DFD" w14:textId="77777777" w:rsidR="005F364C" w:rsidRDefault="007D33E9">
            <w:pPr>
              <w:pStyle w:val="BodyText"/>
            </w:pPr>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5B3D4DDF" w14:textId="77777777" w:rsidR="005F364C" w:rsidRDefault="007D33E9">
            <w:pPr>
              <w:pStyle w:val="BodyText"/>
            </w:pPr>
            <w:r>
              <w:t>The primary analysis set (PAS, Section 3) excludes women delivering during their hospital’s transition period (Figure 1).</w:t>
            </w:r>
          </w:p>
        </w:tc>
      </w:tr>
      <w:tr w:rsidR="005F364C" w14:paraId="22ADD5FC" w14:textId="77777777" w:rsidTr="003254C3">
        <w:tc>
          <w:tcPr>
            <w:tcW w:w="3920" w:type="dxa"/>
          </w:tcPr>
          <w:p w14:paraId="33FFC3FC" w14:textId="77777777" w:rsidR="005F364C" w:rsidRDefault="007D33E9">
            <w:r>
              <w:t>Treatment</w:t>
            </w:r>
          </w:p>
        </w:tc>
        <w:tc>
          <w:tcPr>
            <w:tcW w:w="4000" w:type="dxa"/>
          </w:tcPr>
          <w:p w14:paraId="760E6E63" w14:textId="77777777" w:rsidR="005F364C" w:rsidRDefault="007D33E9">
            <w:r>
              <w:t>Treatment assignment</w:t>
            </w:r>
          </w:p>
        </w:tc>
      </w:tr>
      <w:tr w:rsidR="005F364C" w14:paraId="4691DB01" w14:textId="77777777" w:rsidTr="003254C3">
        <w:tc>
          <w:tcPr>
            <w:tcW w:w="3920" w:type="dxa"/>
          </w:tcPr>
          <w:p w14:paraId="01F6EE5B" w14:textId="77777777" w:rsidR="005F364C" w:rsidRDefault="007D33E9">
            <w:r>
              <w:t>The LCG, once implemented, compared with the WHO partograph. The 5-week transition (teaching) period in each hospital belongs to neither condition.</w:t>
            </w:r>
          </w:p>
        </w:tc>
        <w:tc>
          <w:tcPr>
            <w:tcW w:w="4000" w:type="dxa"/>
          </w:tcPr>
          <w:p w14:paraId="7922C94F" w14:textId="77777777" w:rsidR="005F364C" w:rsidRDefault="007D33E9">
            <w:commentRangeStart w:id="97"/>
            <w:commentRangeStart w:id="98"/>
            <w:r>
              <w:t xml:space="preserve">As assigned by the randomised crossover schedule (hospital and time of birth), not by the documentation form used. </w:t>
            </w:r>
            <w:commentRangeEnd w:id="97"/>
            <w:r w:rsidR="002915EB">
              <w:rPr>
                <w:rStyle w:val="CommentReference"/>
                <w:sz w:val="24"/>
                <w:szCs w:val="22"/>
              </w:rPr>
              <w:commentReference w:id="97"/>
            </w:r>
            <w:commentRangeEnd w:id="98"/>
            <w:r>
              <w:rPr>
                <w:rStyle w:val="CommentReference"/>
                <w:sz w:val="24"/>
                <w:szCs w:val="22"/>
              </w:rPr>
              <w:commentReference w:id="98"/>
            </w:r>
            <w:r>
              <w:t>Women delivering during their hospital’s transition period are excluded (primary analysis set): including them would bias the effect towards no difference, which is anti-conservative for the non-inferiority assessment. An analysis including the transition periods as control is described in Section 4.1.4.</w:t>
            </w:r>
          </w:p>
        </w:tc>
      </w:tr>
      <w:tr w:rsidR="005F364C" w14:paraId="5515391C" w14:textId="77777777" w:rsidTr="003254C3">
        <w:tc>
          <w:tcPr>
            <w:tcW w:w="3920" w:type="dxa"/>
          </w:tcPr>
          <w:p w14:paraId="648B9725" w14:textId="77777777" w:rsidR="005F364C" w:rsidRDefault="007D33E9">
            <w:r>
              <w:t>Variable</w:t>
            </w:r>
          </w:p>
        </w:tc>
        <w:tc>
          <w:tcPr>
            <w:tcW w:w="4000" w:type="dxa"/>
          </w:tcPr>
          <w:p w14:paraId="5A3241DA" w14:textId="77777777" w:rsidR="005F364C" w:rsidRDefault="007D33E9">
            <w:r>
              <w:t>Outcome measure</w:t>
            </w:r>
          </w:p>
        </w:tc>
      </w:tr>
      <w:tr w:rsidR="005F364C" w14:paraId="2E69D4B3" w14:textId="77777777" w:rsidTr="003254C3">
        <w:tc>
          <w:tcPr>
            <w:tcW w:w="3920" w:type="dxa"/>
          </w:tcPr>
          <w:p w14:paraId="2A3CDD1C" w14:textId="77777777" w:rsidR="005F364C" w:rsidRDefault="007D33E9">
            <w:pPr>
              <w:pStyle w:val="BodyText"/>
            </w:pPr>
            <w:r>
              <w:t>Delivery by caesarean section</w:t>
            </w:r>
          </w:p>
          <w:p w14:paraId="7BFB5143" w14:textId="77777777" w:rsidR="005F364C" w:rsidRDefault="007D33E9">
            <w:pPr>
              <w:pStyle w:val="BodyText"/>
            </w:pPr>
            <w:r>
              <w:t>Dichotomous (yes/no)</w:t>
            </w:r>
          </w:p>
        </w:tc>
        <w:tc>
          <w:tcPr>
            <w:tcW w:w="4000" w:type="dxa"/>
          </w:tcPr>
          <w:p w14:paraId="73696C3A" w14:textId="77777777" w:rsidR="005F364C" w:rsidRDefault="007D33E9">
            <w:r>
              <w:t>Intrapartum caesarean sections as recorded in the hospital's medical records</w:t>
            </w:r>
          </w:p>
        </w:tc>
      </w:tr>
      <w:tr w:rsidR="005F364C" w14:paraId="0CCF355B" w14:textId="77777777" w:rsidTr="003254C3">
        <w:tc>
          <w:tcPr>
            <w:tcW w:w="3920" w:type="dxa"/>
          </w:tcPr>
          <w:p w14:paraId="2D119299" w14:textId="77777777" w:rsidR="005F364C" w:rsidRDefault="007D33E9">
            <w:r>
              <w:lastRenderedPageBreak/>
              <w:t>Handling of intercurrent events</w:t>
            </w:r>
          </w:p>
        </w:tc>
        <w:tc>
          <w:tcPr>
            <w:tcW w:w="4000" w:type="dxa"/>
          </w:tcPr>
          <w:p w14:paraId="1631BA92" w14:textId="77777777" w:rsidR="005F364C" w:rsidRDefault="007D33E9">
            <w:r>
              <w:t>Handling of missing data</w:t>
            </w:r>
          </w:p>
        </w:tc>
      </w:tr>
      <w:tr w:rsidR="005F364C" w14:paraId="68222453" w14:textId="77777777" w:rsidTr="003254C3">
        <w:tc>
          <w:tcPr>
            <w:tcW w:w="3920" w:type="dxa"/>
          </w:tcPr>
          <w:p w14:paraId="043E8E06" w14:textId="77777777" w:rsidR="005F364C" w:rsidRDefault="007D33E9">
            <w:r>
              <w:t>Some hospitals may be influenced to use whole of parts of LCG even before transition from WHO Partograph to LCG. Strategy: Treatment policy approach—treat according to assigned strategy regardless of crossover timing</w:t>
            </w:r>
          </w:p>
        </w:tc>
        <w:tc>
          <w:tcPr>
            <w:tcW w:w="4000" w:type="dxa"/>
          </w:tcPr>
          <w:p w14:paraId="6EDB24DD" w14:textId="77777777" w:rsidR="005F364C" w:rsidRDefault="007D33E9">
            <w:r>
              <w:t>None found. At the blinded data review of the final data export (9 September 2026; 36,324 women), mode of delivery was recorded for all women, and cervical dilatation (needed for the principal stratum) for every intrapartum caesarean section. Should the locked database nevertheless contain missing values, they will be ignored (complete-case analysis).</w:t>
            </w:r>
          </w:p>
        </w:tc>
      </w:tr>
      <w:tr w:rsidR="005F364C" w14:paraId="47F0DC82" w14:textId="77777777" w:rsidTr="003254C3">
        <w:tc>
          <w:tcPr>
            <w:tcW w:w="3920" w:type="dxa"/>
          </w:tcPr>
          <w:p w14:paraId="00D86F87" w14:textId="77777777" w:rsidR="005F364C" w:rsidRDefault="007D33E9">
            <w:pPr>
              <w:pStyle w:val="BodyText"/>
            </w:pPr>
            <w:r>
              <w:t>The WHO partograph defines active labour from 4 cm cervical dilatation and the LCG from 5 cm, so which women are “in need of a partograph”, and which caesarean sections are intrapartum, depends on the tool. To compare like with like, a caesarean section before 5 cm (at ≤ 4 cm) is handled by a principal stratum strategy: the estimand targets women who reach 5 cm cervical dilatation without a caesarean section, the point from which both tools are in use, and women with a caesarean section at ≤ 4 cm are excluded in both periods.</w:t>
            </w:r>
          </w:p>
          <w:p w14:paraId="0A3B4CB0" w14:textId="77777777" w:rsidR="005F364C" w:rsidRDefault="007D33E9">
            <w:pPr>
              <w:pStyle w:val="BodyText"/>
            </w:pPr>
            <w:r>
              <w:t>Stratum membership is determined during labour, not at baseline. The causal interpretation assumes that the tool does not affect whether a woman has a caesarean section before 5 cm. Neither tool is used before 4 cm; between 4 and 5 cm only the WHO partograph is, and a caesarean section it prompts at 4 cm is excluded from the WHO period. This biases the comparison against the LCG, i.e. conservatively for the non-inferiority claim. Sensitivity analyses (Section 4.1.4) include all women and apply a 4 cm threshold.</w:t>
            </w:r>
          </w:p>
        </w:tc>
        <w:tc>
          <w:tcPr>
            <w:tcW w:w="4000" w:type="dxa"/>
          </w:tcPr>
          <w:p w14:paraId="1FF9A9B9" w14:textId="77777777" w:rsidR="005F364C" w:rsidRDefault="005F364C"/>
        </w:tc>
      </w:tr>
      <w:tr w:rsidR="005F364C" w14:paraId="0583C142" w14:textId="77777777" w:rsidTr="003254C3">
        <w:tc>
          <w:tcPr>
            <w:tcW w:w="3920" w:type="dxa"/>
          </w:tcPr>
          <w:p w14:paraId="7E48558E" w14:textId="77777777" w:rsidR="005F364C" w:rsidRDefault="007D33E9">
            <w:r>
              <w:t>Population-level summary measure</w:t>
            </w:r>
          </w:p>
        </w:tc>
        <w:tc>
          <w:tcPr>
            <w:tcW w:w="4000" w:type="dxa"/>
          </w:tcPr>
          <w:p w14:paraId="38072784" w14:textId="77777777" w:rsidR="005F364C" w:rsidRDefault="007D33E9">
            <w:r>
              <w:t>Analysis approach</w:t>
            </w:r>
          </w:p>
        </w:tc>
      </w:tr>
      <w:tr w:rsidR="005F364C" w14:paraId="3D279457" w14:textId="77777777" w:rsidTr="003254C3">
        <w:tc>
          <w:tcPr>
            <w:tcW w:w="3920" w:type="dxa"/>
          </w:tcPr>
          <w:p w14:paraId="2A99AD56" w14:textId="77777777" w:rsidR="005F364C" w:rsidRDefault="007D33E9">
            <w:r>
              <w:t xml:space="preserve">The primary summary measure for treatment effect will be the absolute difference in proportion of the target population with an </w:t>
            </w:r>
            <w:r>
              <w:lastRenderedPageBreak/>
              <w:t>intrapartum caesarean section. A supplementary summary measure will be the relative difference.</w:t>
            </w:r>
          </w:p>
        </w:tc>
        <w:tc>
          <w:tcPr>
            <w:tcW w:w="4000" w:type="dxa"/>
          </w:tcPr>
          <w:p w14:paraId="649B8419" w14:textId="77777777" w:rsidR="005F364C" w:rsidRDefault="007D33E9">
            <w:r>
              <w:lastRenderedPageBreak/>
              <w:t xml:space="preserve">The risk difference will be computed based on a generalised linear mixed model with a random term for cluster and fixed effect for </w:t>
            </w:r>
            <w:r>
              <w:lastRenderedPageBreak/>
              <w:t>treatment and time interval. The link function will be the logit, and the model family will be binomial. The absolute risk difference (primary) and the relative difference (supplementary) will be calculated by G-computation as population-averaged (marginal) adjusted estimates, with standard errors estimated by the delta method.</w:t>
            </w:r>
          </w:p>
        </w:tc>
      </w:tr>
    </w:tbl>
    <w:p w14:paraId="32729E9B" w14:textId="77777777" w:rsidR="005F364C" w:rsidRDefault="007D33E9">
      <w:pPr>
        <w:pStyle w:val="Heading2"/>
        <w:rPr>
          <w:rFonts w:hint="eastAsia"/>
        </w:rPr>
      </w:pPr>
      <w:bookmarkStart w:id="99" w:name="_Toc240344687"/>
      <w:bookmarkStart w:id="100" w:name="sec-estimands-for-secondary-objectives"/>
      <w:bookmarkEnd w:id="96"/>
      <w:r>
        <w:lastRenderedPageBreak/>
        <w:t>1.3 Estimands for Secondary Objectives</w:t>
      </w:r>
      <w:bookmarkEnd w:id="99"/>
    </w:p>
    <w:p w14:paraId="723B6158" w14:textId="77777777" w:rsidR="005F364C" w:rsidRDefault="007D33E9">
      <w:r>
        <w:t>All estimands for secondary objectives have the following attributes:</w:t>
      </w:r>
    </w:p>
    <w:p w14:paraId="6B126048" w14:textId="77777777" w:rsidR="005F364C" w:rsidRDefault="007D33E9">
      <w:pPr>
        <w:numPr>
          <w:ilvl w:val="0"/>
          <w:numId w:val="51"/>
        </w:numPr>
      </w:pPr>
      <w:r>
        <w:t>The target population is adult pregnant women with a planned vaginal delivery in need of a partograph</w:t>
      </w:r>
    </w:p>
    <w:p w14:paraId="3B0498FA" w14:textId="77777777" w:rsidR="005F364C" w:rsidRDefault="007D33E9">
      <w:pPr>
        <w:numPr>
          <w:ilvl w:val="0"/>
          <w:numId w:val="51"/>
        </w:numPr>
      </w:pPr>
      <w:r>
        <w:t xml:space="preserve">The investigational intervention is using the Labour Care Guide, once implemented, as compared to the WHO partograph during labour. </w:t>
      </w:r>
      <w:commentRangeStart w:id="101"/>
      <w:r>
        <w:t>Treatment is assigned by the randomised crossover schedule (hospital and time of birth,</w:t>
      </w:r>
      <w:commentRangeEnd w:id="101"/>
      <w:r w:rsidR="002915EB">
        <w:rPr>
          <w:rStyle w:val="CommentReference"/>
          <w:sz w:val="24"/>
          <w:szCs w:val="22"/>
        </w:rPr>
        <w:commentReference w:id="101"/>
      </w:r>
      <w:r>
        <w:t xml:space="preserve"> </w:t>
      </w:r>
      <w:hyperlink w:anchor="fig-design" w:history="1">
        <w:r w:rsidR="005F364C" w:rsidRPr="3E134C3A">
          <w:rPr>
            <w:rStyle w:val="Hyperlink"/>
          </w:rPr>
          <w:t>Figure 1</w:t>
        </w:r>
      </w:hyperlink>
      <w:r w:rsidR="002915EB">
        <w:t>).</w:t>
      </w:r>
      <w:r>
        <w:t xml:space="preserve"> The 5-week transition (teaching) period in each hospital belongs to neither condition; women delivering during it are not part of the primary analysis set (</w:t>
      </w:r>
      <w:hyperlink w:anchor="sec-analysis-sets" w:history="1">
        <w:r w:rsidR="005F364C" w:rsidRPr="3E134C3A">
          <w:rPr>
            <w:rStyle w:val="Hyperlink"/>
          </w:rPr>
          <w:t>Section 3</w:t>
        </w:r>
      </w:hyperlink>
      <w:r w:rsidR="002915EB">
        <w:t>).</w:t>
      </w:r>
    </w:p>
    <w:p w14:paraId="3A6D7B2C" w14:textId="77777777" w:rsidR="005F364C" w:rsidRDefault="007D33E9">
      <w:pPr>
        <w:numPr>
          <w:ilvl w:val="0"/>
          <w:numId w:val="51"/>
        </w:numPr>
      </w:pPr>
      <w:r>
        <w:t>Any intercurrent events, such as not complying to assigned labour guideline will be handled by the treatment policy strategy, i.e. treat according to assigned strategy regardless of compliance</w:t>
      </w:r>
    </w:p>
    <w:p w14:paraId="151B2459" w14:textId="2B4C53BF" w:rsidR="005F364C" w:rsidRDefault="007D33E9">
      <w:pPr>
        <w:numPr>
          <w:ilvl w:val="0"/>
          <w:numId w:val="51"/>
        </w:numPr>
      </w:pPr>
      <w:r>
        <w:t>The principal stratum of the primary estimand applies: women with a caesarean section at ≤ 4 cm cervical dilatation are excluded (</w:t>
      </w:r>
      <w:hyperlink w:anchor="sec-estimand-for-primary-objective" w:history="1">
        <w:r w:rsidR="74364DDD" w:rsidRPr="5AEA1D53">
          <w:rPr>
            <w:rStyle w:val="Hyperlink"/>
          </w:rPr>
          <w:t>Section 1.2</w:t>
        </w:r>
      </w:hyperlink>
      <w:r>
        <w:t xml:space="preserve">). For amniotomy, oxytocin and epidural analgesia, only interventions performed or started at </w:t>
      </w:r>
      <w:ins w:id="102" w:author="Therese Buerengen" w:date="2026-09-27T08:26:00Z" w16du:dateUtc="2026-09-27T08:26:01Z">
        <w:r w:rsidR="38439793">
          <w:t>4</w:t>
        </w:r>
      </w:ins>
      <w:del w:id="103" w:author="Therese Buerengen" w:date="2026-09-27T08:26:00Z" w16du:dateUtc="2026-09-27T08:26:01Z">
        <w:r w:rsidDel="007D33E9">
          <w:delText>5</w:delText>
        </w:r>
      </w:del>
      <w:r>
        <w:t xml:space="preserve"> cm cervical dilatation or more are events, and women whose intervention was performed or started at ≤ </w:t>
      </w:r>
      <w:ins w:id="104" w:author="Therese Buerengen" w:date="2026-09-27T08:26:00Z" w16du:dateUtc="2026-09-27T08:26:08Z">
        <w:r w:rsidR="481382D8">
          <w:t>3</w:t>
        </w:r>
      </w:ins>
      <w:del w:id="105" w:author="Therese Buerengen" w:date="2026-09-27T08:26:00Z" w16du:dateUtc="2026-09-27T08:26:08Z">
        <w:r w:rsidDel="007D33E9">
          <w:delText>4</w:delText>
        </w:r>
      </w:del>
      <w:r>
        <w:t xml:space="preserve"> cm are removed from the analysis of that endpoint (</w:t>
      </w:r>
      <w:hyperlink w:anchor="sec-definition-of-efficacy-endpoints-for" w:history="1">
        <w:r w:rsidR="74364DDD" w:rsidRPr="5AEA1D53">
          <w:rPr>
            <w:rStyle w:val="Hyperlink"/>
          </w:rPr>
          <w:t>Section 5.1.1.1</w:t>
        </w:r>
      </w:hyperlink>
      <w:r>
        <w:t xml:space="preserve">): the estimand targets women who reach </w:t>
      </w:r>
      <w:ins w:id="106" w:author="Therese Buerengen" w:date="2026-09-27T08:26:00Z" w16du:dateUtc="2026-09-27T08:26:19Z">
        <w:r w:rsidR="66CB167D">
          <w:t>4</w:t>
        </w:r>
      </w:ins>
      <w:del w:id="107" w:author="Therese Buerengen" w:date="2026-09-27T08:26:00Z" w16du:dateUtc="2026-09-27T08:26:19Z">
        <w:r w:rsidDel="007D33E9">
          <w:delText>5</w:delText>
        </w:r>
      </w:del>
      <w:r>
        <w:t xml:space="preserve"> cm without the intervention, a principal stratum analogous to that of the primary estimand. No outcome window is applied to the other endpoints.</w:t>
      </w:r>
    </w:p>
    <w:p w14:paraId="4D4E2A3F" w14:textId="77777777" w:rsidR="005F364C" w:rsidRDefault="007D33E9">
      <w:pPr>
        <w:numPr>
          <w:ilvl w:val="0"/>
          <w:numId w:val="51"/>
        </w:numPr>
      </w:pPr>
      <w:r>
        <w:t>For endpoints that exist only after a vaginal birth (perineal support, episiotomy, perineal tears), a caesarean section is an intercurrent event that precludes the outcome. It is handled by a principal stratum strategy — the stratum of women who would deliver vaginally with either labour-monitoring tool — estimated in the vaginal delivery set (</w:t>
      </w:r>
      <w:hyperlink w:anchor="sec-analysis-sets">
        <w:r w:rsidR="005F364C">
          <w:rPr>
            <w:rStyle w:val="Hyperlink"/>
          </w:rPr>
          <w:t>Section 3</w:t>
        </w:r>
      </w:hyperlink>
      <w:r>
        <w:t xml:space="preserve">). This relies on the LCG not changing which women deliver vaginally. A supplementary analysis, which does not need this assumption, uses a composite strategy, counting a caesarean section as no event, in the primary analysis set. </w:t>
      </w:r>
      <w:commentRangeStart w:id="108"/>
      <w:r>
        <w:t>Labour progression is also analysed in the vaginal delivery set</w:t>
      </w:r>
      <w:commentRangeEnd w:id="108"/>
      <w:r w:rsidR="001F78CF">
        <w:rPr>
          <w:rStyle w:val="CommentReference"/>
          <w:sz w:val="24"/>
          <w:szCs w:val="22"/>
        </w:rPr>
        <w:commentReference w:id="108"/>
      </w:r>
      <w:r>
        <w:t>, because its model measures time backwards from delivery; time from 5 cm cervical dilatation to vaginal delivery, which counts a caesarean section as never reaching a vaginal delivery, is the corresponding analysis that does not need this assumption.</w:t>
      </w:r>
    </w:p>
    <w:p w14:paraId="4AB78A67" w14:textId="77777777" w:rsidR="005F364C" w:rsidRDefault="007D33E9">
      <w:pPr>
        <w:numPr>
          <w:ilvl w:val="0"/>
          <w:numId w:val="51"/>
        </w:numPr>
      </w:pPr>
      <w:r>
        <w:t>Population-level summary measures will be</w:t>
      </w:r>
    </w:p>
    <w:p w14:paraId="7E45713F" w14:textId="77777777" w:rsidR="005F364C" w:rsidRDefault="007D33E9">
      <w:pPr>
        <w:numPr>
          <w:ilvl w:val="1"/>
          <w:numId w:val="52"/>
        </w:numPr>
      </w:pPr>
      <w:r>
        <w:lastRenderedPageBreak/>
        <w:t>Absolute and relative difference in proportion for dichotomous endpoints</w:t>
      </w:r>
    </w:p>
    <w:p w14:paraId="49168A4D" w14:textId="77777777" w:rsidR="005F364C" w:rsidRDefault="007D33E9">
      <w:pPr>
        <w:numPr>
          <w:ilvl w:val="1"/>
          <w:numId w:val="52"/>
        </w:numPr>
      </w:pPr>
      <w:r>
        <w:t>Common odds ratio and difference in the probability of a third- or fourth-degree tear for degree of perineal tears</w:t>
      </w:r>
    </w:p>
    <w:p w14:paraId="00C494F4" w14:textId="77777777" w:rsidR="005F364C" w:rsidRDefault="007D33E9">
      <w:pPr>
        <w:numPr>
          <w:ilvl w:val="1"/>
          <w:numId w:val="52"/>
        </w:numPr>
      </w:pPr>
      <w:r>
        <w:t xml:space="preserve">Difference in restricted mean time without vaginal delivery during the first </w:t>
      </w:r>
      <w:commentRangeStart w:id="109"/>
      <w:r>
        <w:t>24 hours</w:t>
      </w:r>
      <w:commentRangeEnd w:id="109"/>
      <w:r w:rsidR="005D018B">
        <w:rPr>
          <w:rStyle w:val="CommentReference"/>
          <w:sz w:val="24"/>
          <w:szCs w:val="22"/>
        </w:rPr>
        <w:commentReference w:id="109"/>
      </w:r>
      <w:r>
        <w:t xml:space="preserve"> after 5 cm for time from 5 cm cervical dilatation to vaginal delivery</w:t>
      </w:r>
    </w:p>
    <w:p w14:paraId="1092F41D" w14:textId="77777777" w:rsidR="005F364C" w:rsidRDefault="007D33E9">
      <w:pPr>
        <w:numPr>
          <w:ilvl w:val="1"/>
          <w:numId w:val="52"/>
        </w:numPr>
      </w:pPr>
      <w:r>
        <w:t xml:space="preserve">Difference in </w:t>
      </w:r>
      <w:commentRangeStart w:id="110"/>
      <w:r>
        <w:t>mean time</w:t>
      </w:r>
      <w:commentRangeEnd w:id="110"/>
      <w:r w:rsidR="005D018B">
        <w:rPr>
          <w:rStyle w:val="CommentReference"/>
          <w:sz w:val="24"/>
          <w:szCs w:val="22"/>
        </w:rPr>
        <w:commentReference w:id="110"/>
      </w:r>
      <w:r>
        <w:t xml:space="preserve"> from 5 cm to 10 cm cervical dilatation for labour progression</w:t>
      </w:r>
    </w:p>
    <w:p w14:paraId="70ABBB19" w14:textId="77777777" w:rsidR="005F364C" w:rsidRDefault="007D33E9">
      <w:pPr>
        <w:pStyle w:val="Heading2"/>
        <w:rPr>
          <w:rFonts w:hint="eastAsia"/>
        </w:rPr>
      </w:pPr>
      <w:bookmarkStart w:id="111" w:name="_Toc240344688"/>
      <w:bookmarkStart w:id="112" w:name="sec-study-design"/>
      <w:bookmarkEnd w:id="100"/>
      <w:r>
        <w:t>1.4 Study Design</w:t>
      </w:r>
      <w:bookmarkEnd w:id="111"/>
    </w:p>
    <w:p w14:paraId="0735AD20" w14:textId="77777777" w:rsidR="005F364C" w:rsidRDefault="007D33E9">
      <w:r>
        <w:t>From the protocol section 4: The NORWELCG will be conducted as a stepped wedge cluster randomised trial. The choice of cluster randomisation will secure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as main outcome is due to its significance and the potential to merge results with other ongoing LCG studies on research priority questions stated by the WHO.</w:t>
      </w:r>
    </w:p>
    <w:p w14:paraId="313F6A3C" w14:textId="77777777" w:rsidR="005F364C" w:rsidRDefault="007D33E9">
      <w:pPr>
        <w:pStyle w:val="BodyText"/>
      </w:pPr>
      <w:r>
        <w:rPr>
          <w:i/>
          <w:iCs/>
        </w:rPr>
        <w:t>Randomisation</w:t>
      </w:r>
    </w:p>
    <w:p w14:paraId="68DB4FD1" w14:textId="77777777" w:rsidR="005F364C" w:rsidRDefault="007D33E9">
      <w:pPr>
        <w:pStyle w:val="BodyText"/>
      </w:pPr>
      <w:r>
        <w:t>Prior to trial commencement, the clusters will be randomly assigned to one of the sequences (S1-S10) for time of transition from WHO partograph to the LCG (</w:t>
      </w:r>
      <w:hyperlink w:anchor="fig-design">
        <w:r w:rsidR="005F364C">
          <w:rPr>
            <w:rStyle w:val="Hyperlink"/>
          </w:rPr>
          <w:t>Figure 1</w:t>
        </w:r>
      </w:hyperlink>
      <w:r>
        <w:t>), using a computer-generated randomisation system. To obtain an equal distribution of small and larger hospitals during the study period, randomisation will be stratified by hospital size. To obtain an equal distribution of intrapartum caesarean section rates between units, randomisation will also be stratified by the rate of intrapartum caesarean sections prior to onset of the trial. The allocation sequence will be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5F364C" w14:paraId="15C94939" w14:textId="77777777">
        <w:tc>
          <w:tcPr>
            <w:tcW w:w="7920" w:type="dxa"/>
          </w:tcPr>
          <w:p w14:paraId="409204D4" w14:textId="77777777" w:rsidR="005F364C" w:rsidRDefault="007D33E9">
            <w:pPr>
              <w:jc w:val="center"/>
            </w:pPr>
            <w:bookmarkStart w:id="113" w:name="fig-design"/>
            <w:r>
              <w:rPr>
                <w:noProof/>
              </w:rPr>
              <w:lastRenderedPageBreak/>
              <w:drawing>
                <wp:inline distT="0" distB="0" distL="0" distR="0" wp14:anchorId="36E4253A" wp14:editId="697504AC">
                  <wp:extent cx="5943600" cy="26944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ap_norwelcg_files/figure-docx/fig-design-1.png"/>
                          <pic:cNvPicPr>
                            <a:picLocks noChangeAspect="1" noChangeArrowheads="1"/>
                          </pic:cNvPicPr>
                        </pic:nvPicPr>
                        <pic:blipFill>
                          <a:blip r:embed="rId15"/>
                          <a:stretch>
                            <a:fillRect/>
                          </a:stretch>
                        </pic:blipFill>
                        <pic:spPr bwMode="auto">
                          <a:xfrm>
                            <a:off x="0" y="0"/>
                            <a:ext cx="5943600" cy="2694432"/>
                          </a:xfrm>
                          <a:prstGeom prst="rect">
                            <a:avLst/>
                          </a:prstGeom>
                          <a:noFill/>
                          <a:ln w="9525">
                            <a:noFill/>
                            <a:headEnd/>
                            <a:tailEnd/>
                          </a:ln>
                        </pic:spPr>
                      </pic:pic>
                    </a:graphicData>
                  </a:graphic>
                </wp:inline>
              </w:drawing>
            </w:r>
          </w:p>
          <w:p w14:paraId="3CD0152E" w14:textId="77777777" w:rsidR="005F364C" w:rsidRDefault="007D33E9">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13"/>
      </w:tr>
    </w:tbl>
    <w:p w14:paraId="660ADC6E" w14:textId="77777777" w:rsidR="005F364C" w:rsidRDefault="007D33E9">
      <w:pPr>
        <w:pStyle w:val="Heading1"/>
        <w:rPr>
          <w:rFonts w:hint="eastAsia"/>
        </w:rPr>
      </w:pPr>
      <w:bookmarkStart w:id="114" w:name="_Toc240344689"/>
      <w:bookmarkStart w:id="115" w:name="sec-general-considerations"/>
      <w:bookmarkEnd w:id="7"/>
      <w:bookmarkEnd w:id="112"/>
      <w:r>
        <w:lastRenderedPageBreak/>
        <w:t>2. General Considerations</w:t>
      </w:r>
      <w:bookmarkEnd w:id="114"/>
    </w:p>
    <w:p w14:paraId="49B7682A" w14:textId="77777777" w:rsidR="005F364C" w:rsidRDefault="007D33E9">
      <w:r>
        <w:t>As stated in the protocol, this SAP has been written and approved prior to commencement of the analysis and without knowledge of allocation. Amendments to plan can be done until day of data base lock. The statistician will perform analysis blinded to the participant’s guideline allocation to assess the appropriateness and validity of the prespecified statistical analyses. This revision will be based on a blinded look at the data, and any changes to the SAP will not be based on any unblinded inference.</w:t>
      </w:r>
    </w:p>
    <w:p w14:paraId="1C23E4EF" w14:textId="77777777" w:rsidR="005F364C" w:rsidRDefault="007D33E9">
      <w:pPr>
        <w:pStyle w:val="Heading2"/>
        <w:rPr>
          <w:rFonts w:hint="eastAsia"/>
        </w:rPr>
      </w:pPr>
      <w:bookmarkStart w:id="116" w:name="_Toc240344690"/>
      <w:bookmarkStart w:id="117" w:name="Xfbdf877e17bbaaf76fc553bfd91d7adc87eabe8"/>
      <w:r>
        <w:t>2.1 Statistical Hypotheses and Conclusion Criteria</w:t>
      </w:r>
      <w:bookmarkEnd w:id="116"/>
    </w:p>
    <w:p w14:paraId="281257DA" w14:textId="77777777" w:rsidR="005F364C" w:rsidRDefault="007D33E9">
      <w:r>
        <w:t xml:space="preserve">The primary hypothesis is one of non-inferiority: the WHO partograph is the standard of care and the LCG the new approach, and a lower caesarean section rate with the LCG would be a favourable outcome, not a failure to show equivalence. With the difference defined as the proportion of intrapartum caesarean sections with the LCG minus that with the WHO partograph, among women with a planned vaginal delivery (primary estimand, </w:t>
      </w:r>
      <w:hyperlink w:anchor="sec-estimand-for-primary-objective">
        <w:r w:rsidR="005F364C">
          <w:rPr>
            <w:rStyle w:val="Hyperlink"/>
          </w:rPr>
          <w:t>Section 1.2</w:t>
        </w:r>
      </w:hyperlink>
      <w:r>
        <w:t>), the null hypothesis is</w:t>
      </w:r>
    </w:p>
    <w:p w14:paraId="62C1146B" w14:textId="77777777" w:rsidR="005F364C" w:rsidRDefault="007D33E9">
      <w:pPr>
        <w:numPr>
          <w:ilvl w:val="0"/>
          <w:numId w:val="53"/>
        </w:numPr>
      </w:pPr>
      <w:r>
        <w:t>H</w:t>
      </w:r>
      <w:r>
        <w:rPr>
          <w:vertAlign w:val="subscript"/>
        </w:rPr>
        <w:t>0</w:t>
      </w:r>
      <w:r>
        <w:t>: the difference is greater than or equal to 1.5 percentage points (the LCG is inferior),</w:t>
      </w:r>
    </w:p>
    <w:p w14:paraId="24393EFD" w14:textId="77777777" w:rsidR="005F364C" w:rsidRDefault="007D33E9">
      <w:r>
        <w:t>and the alternative hypothesis is</w:t>
      </w:r>
    </w:p>
    <w:p w14:paraId="43323BE3" w14:textId="77777777" w:rsidR="005F364C" w:rsidRDefault="007D33E9">
      <w:pPr>
        <w:numPr>
          <w:ilvl w:val="0"/>
          <w:numId w:val="54"/>
        </w:numPr>
      </w:pPr>
      <w:r>
        <w:t>H</w:t>
      </w:r>
      <w:r>
        <w:rPr>
          <w:vertAlign w:val="subscript"/>
        </w:rPr>
        <w:t>1</w:t>
      </w:r>
      <w:r>
        <w:t>: the difference is less than 1.5 percentage points (the LCG is non-inferior).</w:t>
      </w:r>
    </w:p>
    <w:p w14:paraId="79305458" w14:textId="77777777" w:rsidR="005F364C" w:rsidRDefault="007D33E9">
      <w:r>
        <w:t>The non-inferiority margin is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4E20AEDA" w14:textId="77777777" w:rsidR="005F364C" w:rsidRDefault="007D33E9">
      <w:pPr>
        <w:pStyle w:val="BodyText"/>
      </w:pPr>
      <w:r>
        <w:t>If non-inferiority is shown, superiority of the LCG is tested next, in a fixed sequence and without adjustment of the significance level: the LCG is concluded superior (fewer intrapartum caesarean sections) if the upper limit of the same confidence interval also lies below 0.</w:t>
      </w:r>
    </w:p>
    <w:p w14:paraId="56E0B6D6" w14:textId="77777777" w:rsidR="005F364C" w:rsidRDefault="007D33E9">
      <w:pPr>
        <w:pStyle w:val="Heading2"/>
        <w:rPr>
          <w:rFonts w:hint="eastAsia"/>
        </w:rPr>
      </w:pPr>
      <w:bookmarkStart w:id="118" w:name="_Toc240344691"/>
      <w:bookmarkStart w:id="119" w:name="sec-multiplicity-adjustment"/>
      <w:bookmarkEnd w:id="117"/>
      <w:r>
        <w:t>2.2 Multiplicity Adjustment</w:t>
      </w:r>
      <w:bookmarkEnd w:id="118"/>
    </w:p>
    <w:p w14:paraId="05D32130" w14:textId="77777777" w:rsidR="005F364C" w:rsidRDefault="007D33E9">
      <w:r>
        <w:t>The non-inferiority and superiority tests of the primary estimand form a fixed sequence (</w:t>
      </w:r>
      <w:hyperlink w:anchor="Xfbdf877e17bbaaf76fc553bfd91d7adc87eabe8">
        <w:r w:rsidR="005F364C">
          <w:rPr>
            <w:rStyle w:val="Hyperlink"/>
          </w:rPr>
          <w:t>Section 2.1</w:t>
        </w:r>
      </w:hyperlink>
      <w:r>
        <w:t>): superiority is tested only if non-inferiority has been shown, which keeps the overall one-sided type I error at 2.5% without adjustment. There will be no adjustments for multiplicity for the secondary endpoints.</w:t>
      </w:r>
    </w:p>
    <w:p w14:paraId="0FACE211" w14:textId="77777777" w:rsidR="005F364C" w:rsidRDefault="007D33E9">
      <w:pPr>
        <w:pStyle w:val="Heading2"/>
        <w:rPr>
          <w:rFonts w:hint="eastAsia"/>
        </w:rPr>
      </w:pPr>
      <w:bookmarkStart w:id="120" w:name="_Toc240344692"/>
      <w:bookmarkStart w:id="121" w:name="X5120d4ed3ab3e6c0bd838242af3d226a91e8ce6"/>
      <w:bookmarkEnd w:id="119"/>
      <w:r>
        <w:t>2.3 Impact of Intercurrent Events Strategies</w:t>
      </w:r>
      <w:bookmarkEnd w:id="120"/>
    </w:p>
    <w:p w14:paraId="76695F6B" w14:textId="77777777" w:rsidR="005F364C" w:rsidRDefault="007D33E9">
      <w:r>
        <w:t>The treatment policy strategy implies that we are looking at the effect of intending to use the interventional treatment (using the LCG guideline) regardless of actual implementation or compliance to the protocol. The principal stratum strategy restricts the comparison to women who reach 5 cm cervical dilatation without a caesarean section (</w:t>
      </w:r>
      <w:hyperlink w:anchor="sec-estimand-for-primary-objective">
        <w:r w:rsidR="005F364C">
          <w:rPr>
            <w:rStyle w:val="Hyperlink"/>
          </w:rPr>
          <w:t>Section 1.2</w:t>
        </w:r>
      </w:hyperlink>
      <w:r>
        <w:t xml:space="preserve">). Stratum membership is determined during labour, not at baseline, so the causal interpretation of the difference rests on the assumption that the allocated tool does not affect whether a woman has a caesarean section before 5 cm. This is plausible because neither tool is used before 4 cm; any departure between 4 and 5 cm, where only the WHO partograph is in use, would bias the comparison against the LCG, i.e. conservatively for the non-inferiority claim. The sensitivity </w:t>
      </w:r>
      <w:r>
        <w:lastRenderedPageBreak/>
        <w:t xml:space="preserve">analyses in </w:t>
      </w:r>
      <w:hyperlink w:anchor="sec-sensitivity-analyses">
        <w:r w:rsidR="005F364C">
          <w:rPr>
            <w:rStyle w:val="Hyperlink"/>
          </w:rPr>
          <w:t>Section 4.1.4</w:t>
        </w:r>
      </w:hyperlink>
      <w:r>
        <w:t xml:space="preserve"> examine the choice of threshold. For endpoints that exist only after a vaginal birth, a second principal stratum (vaginal delivery) is used (</w:t>
      </w:r>
      <w:hyperlink w:anchor="sec-estimands-for-secondary-objectives">
        <w:r w:rsidR="005F364C">
          <w:rPr>
            <w:rStyle w:val="Hyperlink"/>
          </w:rPr>
          <w:t>Section 1.3</w:t>
        </w:r>
      </w:hyperlink>
      <w:r>
        <w:t>).</w:t>
      </w:r>
    </w:p>
    <w:p w14:paraId="437E8362" w14:textId="77777777" w:rsidR="005F364C" w:rsidRDefault="007D33E9">
      <w:pPr>
        <w:pStyle w:val="Heading2"/>
        <w:rPr>
          <w:rFonts w:hint="eastAsia"/>
        </w:rPr>
      </w:pPr>
      <w:bookmarkStart w:id="122" w:name="_Toc240344693"/>
      <w:bookmarkStart w:id="123" w:name="sec-handling-of-missing-data"/>
      <w:bookmarkEnd w:id="121"/>
      <w:r>
        <w:t>2.4 Handling of Missing Data</w:t>
      </w:r>
      <w:bookmarkEnd w:id="122"/>
    </w:p>
    <w:p w14:paraId="678315A6" w14:textId="77777777" w:rsidR="005F364C" w:rsidRDefault="007D33E9">
      <w:r>
        <w:t>Generally, there will be three methods to deal with missing data:</w:t>
      </w:r>
    </w:p>
    <w:p w14:paraId="2AE27359" w14:textId="77777777" w:rsidR="005F364C" w:rsidRDefault="007D33E9">
      <w:pPr>
        <w:numPr>
          <w:ilvl w:val="0"/>
          <w:numId w:val="55"/>
        </w:numPr>
      </w:pPr>
      <w:r>
        <w:t>Using multiple imputation where the imputation is based on a model with baseline information such as women’s age, gestational age, hospital, treatment and time interval as fixed effects</w:t>
      </w:r>
    </w:p>
    <w:p w14:paraId="4C6FE257" w14:textId="77777777" w:rsidR="005F364C" w:rsidRDefault="007D33E9">
      <w:pPr>
        <w:numPr>
          <w:ilvl w:val="0"/>
          <w:numId w:val="55"/>
        </w:numPr>
      </w:pPr>
      <w:r>
        <w:t>Imputing with worst outcome</w:t>
      </w:r>
    </w:p>
    <w:p w14:paraId="7B4B089B" w14:textId="77777777" w:rsidR="005F364C" w:rsidRDefault="007D33E9">
      <w:pPr>
        <w:numPr>
          <w:ilvl w:val="0"/>
          <w:numId w:val="55"/>
        </w:numPr>
      </w:pPr>
      <w:r>
        <w:t>Ignoring missing data</w:t>
      </w:r>
    </w:p>
    <w:p w14:paraId="08961CD2" w14:textId="77777777" w:rsidR="005F364C" w:rsidRDefault="007D33E9">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01DC572B" w14:textId="77777777" w:rsidR="005F364C" w:rsidRDefault="007D33E9">
      <w:pPr>
        <w:pStyle w:val="BodyText"/>
      </w:pPr>
      <w:r>
        <w:t>Missing values of covariates used for adjustment are handled by the missing-indicator method (</w:t>
      </w:r>
      <w:hyperlink w:anchor="sec-adjustment-for-covariates">
        <w:r w:rsidR="005F364C">
          <w:rPr>
            <w:rStyle w:val="Hyperlink"/>
          </w:rPr>
          <w:t>Section 4.1.3</w:t>
        </w:r>
      </w:hyperlink>
      <w:r>
        <w:t>).</w:t>
      </w:r>
    </w:p>
    <w:p w14:paraId="7D08CCE8" w14:textId="77777777" w:rsidR="005F364C" w:rsidRDefault="007D33E9">
      <w:pPr>
        <w:pStyle w:val="Heading1"/>
        <w:rPr>
          <w:rFonts w:hint="eastAsia"/>
        </w:rPr>
      </w:pPr>
      <w:bookmarkStart w:id="124" w:name="_Toc240344694"/>
      <w:bookmarkStart w:id="125" w:name="sec-analysis-sets"/>
      <w:bookmarkEnd w:id="115"/>
      <w:bookmarkEnd w:id="123"/>
      <w:r>
        <w:lastRenderedPageBreak/>
        <w:t>3. Analysis Sets</w:t>
      </w:r>
      <w:bookmarkEnd w:id="124"/>
    </w:p>
    <w:p w14:paraId="55A9DAA4" w14:textId="77777777" w:rsidR="005F364C" w:rsidRDefault="007D33E9">
      <w:r>
        <w:t xml:space="preserve">Three analysis sets are defined. Whether a woman belongs to a control, transition or LCG cluster-period </w:t>
      </w:r>
      <w:commentRangeStart w:id="126"/>
      <w:r>
        <w:t>is determined by the randomised crossover schedule (</w:t>
      </w:r>
      <w:hyperlink w:anchor="fig-design" w:history="1">
        <w:r w:rsidR="005F364C" w:rsidRPr="2B1B68BB">
          <w:rPr>
            <w:rStyle w:val="Hyperlink"/>
          </w:rPr>
          <w:t>Figure 1</w:t>
        </w:r>
      </w:hyperlink>
      <w:r>
        <w:t xml:space="preserve">) from her hospital and the date and time of birth, not by the documentation form used. </w:t>
      </w:r>
      <w:commentRangeEnd w:id="126"/>
      <w:r w:rsidR="005D018B">
        <w:rPr>
          <w:rStyle w:val="CommentReference"/>
          <w:sz w:val="24"/>
          <w:szCs w:val="22"/>
        </w:rPr>
        <w:commentReference w:id="126"/>
      </w:r>
      <w:r>
        <w:t>The same date and time of birth define the time interval (step) used in the models; births on the last inclusion day (26 May 2026) belong to step 12.</w:t>
      </w:r>
    </w:p>
    <w:p w14:paraId="7035A7CE" w14:textId="77777777" w:rsidR="005F364C" w:rsidRDefault="007D33E9">
      <w:pPr>
        <w:pStyle w:val="BodyText"/>
      </w:pPr>
      <w:r>
        <w:rPr>
          <w:b/>
          <w:bCs/>
        </w:rPr>
        <w:t>Full analysis set (FAS).</w:t>
      </w:r>
      <w:r>
        <w:t xml:space="preserve"> All women ≥ 18 years old admitted for a planned vaginal delivery in need of a partograph at any of the participating hospitals in the period 01.04.25-26.05.26.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Women who explicitly do not wish to participate in the trial will be excluded. The FAS includes the women delivering during the transition periods; it is used for the analysis that includes these periods (</w:t>
      </w:r>
      <w:hyperlink w:anchor="sec-sensitivity-analyses">
        <w:r w:rsidR="005F364C">
          <w:rPr>
            <w:rStyle w:val="Hyperlink"/>
          </w:rPr>
          <w:t>Section 4.1.4</w:t>
        </w:r>
      </w:hyperlink>
      <w:r>
        <w:t>) and to describe the trial population and flow.</w:t>
      </w:r>
    </w:p>
    <w:p w14:paraId="55738F0F" w14:textId="77777777" w:rsidR="005F364C" w:rsidRDefault="007D33E9">
      <w:pPr>
        <w:pStyle w:val="BodyText"/>
      </w:pPr>
      <w:r>
        <w:rPr>
          <w:b/>
          <w:bCs/>
        </w:rPr>
        <w:t>Primary analysis set (PAS).</w:t>
      </w:r>
      <w:r>
        <w:t xml:space="preserve"> The FAS excluding women delivering during their hospital’s transition period (</w:t>
      </w:r>
      <w:hyperlink w:anchor="fig-design">
        <w:r w:rsidR="005F364C">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4D440AA4" w14:textId="37F03AFF" w:rsidR="005F364C" w:rsidRDefault="007D33E9">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sidR="005F364C">
          <w:rPr>
            <w:rStyle w:val="Hyperlink"/>
          </w:rPr>
          <w:t>Section 1.3</w:t>
        </w:r>
      </w:hyperlink>
      <w:r>
        <w:t xml:space="preserve">) and for </w:t>
      </w:r>
      <w:r w:rsidR="00352619">
        <w:t xml:space="preserve">duration of </w:t>
      </w:r>
      <w:r w:rsidR="00935E1C">
        <w:t xml:space="preserve">labour. </w:t>
      </w:r>
      <w:del w:id="127" w:author="Maria Cecilie Stivang" w:date="2026-09-25T12:49:00Z" w16du:dateUtc="2026-09-25T10:49:00Z">
        <w:r w:rsidDel="00CC54EA">
          <w:delText xml:space="preserve">labour </w:delText>
        </w:r>
        <w:commentRangeStart w:id="128"/>
        <w:r w:rsidDel="00CC54EA">
          <w:delText>progression</w:delText>
        </w:r>
      </w:del>
      <w:commentRangeEnd w:id="128"/>
      <w:r w:rsidR="0004747B">
        <w:rPr>
          <w:rStyle w:val="CommentReference"/>
          <w:sz w:val="24"/>
          <w:szCs w:val="22"/>
        </w:rPr>
        <w:commentReference w:id="128"/>
      </w:r>
      <w:del w:id="129" w:author="Maria Cecilie Stivang" w:date="2026-09-25T12:49:00Z" w16du:dateUtc="2026-09-25T10:49:00Z">
        <w:r w:rsidDel="00CC54EA">
          <w:delText xml:space="preserve"> </w:delText>
        </w:r>
      </w:del>
      <w:r>
        <w:t>(</w:t>
      </w:r>
      <w:hyperlink w:anchor="X02a84667dbe7606d04e7688cb61bdb0e1829db5">
        <w:r w:rsidR="005F364C">
          <w:rPr>
            <w:rStyle w:val="Hyperlink"/>
          </w:rPr>
          <w:t>Section 5.1.1.5</w:t>
        </w:r>
      </w:hyperlink>
      <w:r>
        <w:t>).</w:t>
      </w:r>
    </w:p>
    <w:p w14:paraId="46590766" w14:textId="77777777" w:rsidR="005F364C" w:rsidRDefault="007D33E9">
      <w:pPr>
        <w:pStyle w:val="BodyText"/>
      </w:pPr>
      <w:r>
        <w:t>The principal stratum exclusion defined for the primary estimand (</w:t>
      </w:r>
      <w:hyperlink w:anchor="sec-estimand-for-primary-objective">
        <w:r w:rsidR="005F364C">
          <w:rPr>
            <w:rStyle w:val="Hyperlink"/>
          </w:rPr>
          <w:t>Section 1.2</w:t>
        </w:r>
      </w:hyperlink>
      <w:r>
        <w:t>) is applied within each analysis set.</w:t>
      </w:r>
    </w:p>
    <w:p w14:paraId="607DBB61" w14:textId="77777777" w:rsidR="005F364C" w:rsidRDefault="007D33E9">
      <w:pPr>
        <w:pStyle w:val="Heading1"/>
        <w:rPr>
          <w:rFonts w:hint="eastAsia"/>
        </w:rPr>
      </w:pPr>
      <w:bookmarkStart w:id="130" w:name="_Toc240344695"/>
      <w:bookmarkStart w:id="131" w:name="Xf364941d07b2515448dbc7a566c999e0c218f88"/>
      <w:bookmarkEnd w:id="125"/>
      <w:r>
        <w:lastRenderedPageBreak/>
        <w:t>4. Analyses Supporting Primary Objective(s)</w:t>
      </w:r>
      <w:bookmarkEnd w:id="130"/>
    </w:p>
    <w:p w14:paraId="528A6495" w14:textId="77777777" w:rsidR="005F364C" w:rsidRDefault="007D33E9">
      <w:pPr>
        <w:pStyle w:val="Heading2"/>
        <w:rPr>
          <w:rFonts w:hint="eastAsia"/>
        </w:rPr>
      </w:pPr>
      <w:bookmarkStart w:id="132" w:name="_Toc240344696"/>
      <w:bookmarkStart w:id="133" w:name="sec-primary-estimand"/>
      <w:r>
        <w:t>4.1 Primary Estimand</w:t>
      </w:r>
      <w:bookmarkEnd w:id="132"/>
    </w:p>
    <w:p w14:paraId="22419AFF" w14:textId="77777777" w:rsidR="005F364C" w:rsidRDefault="007D33E9">
      <w:r>
        <w:t>The primary estimand is the absolute difference in proportion of intrapartum caesarean sections between women with a planned vaginal delivery in need of a partograph following the LCG and the WHO partograph</w:t>
      </w:r>
    </w:p>
    <w:p w14:paraId="49E3ED92" w14:textId="77777777" w:rsidR="005F364C" w:rsidRDefault="007D33E9">
      <w:pPr>
        <w:pStyle w:val="Heading3"/>
        <w:rPr>
          <w:rFonts w:hint="eastAsia"/>
        </w:rPr>
      </w:pPr>
      <w:bookmarkStart w:id="134" w:name="_Toc240344697"/>
      <w:bookmarkStart w:id="135" w:name="sec-definition-of-endpoint-s"/>
      <w:r>
        <w:t>4.1.1 Definition of Endpoint(s)</w:t>
      </w:r>
      <w:bookmarkEnd w:id="134"/>
    </w:p>
    <w:p w14:paraId="481DD813" w14:textId="77777777" w:rsidR="005F364C" w:rsidRDefault="007D33E9">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3BF7292B" w14:textId="77777777" w:rsidR="005F364C" w:rsidRDefault="007D33E9">
      <w:pPr>
        <w:pStyle w:val="Heading3"/>
        <w:rPr>
          <w:rFonts w:hint="eastAsia"/>
        </w:rPr>
      </w:pPr>
      <w:bookmarkStart w:id="136" w:name="_Toc240344698"/>
      <w:bookmarkStart w:id="137" w:name="sec-main-analytical-approach"/>
      <w:bookmarkEnd w:id="135"/>
      <w:r>
        <w:t>4.1.2 Main Analytical Approach</w:t>
      </w:r>
      <w:bookmarkEnd w:id="136"/>
    </w:p>
    <w:p w14:paraId="13F32F6A" w14:textId="77777777" w:rsidR="005F364C" w:rsidRDefault="007D33E9">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sidR="005F364C">
          <w:rPr>
            <w:rStyle w:val="Hyperlink"/>
          </w:rPr>
          <w:t>Section 4.1.3</w:t>
        </w:r>
      </w:hyperlink>
      <w:r>
        <w:t>. The marginal (population-averaged) risks are obtained by G-computation (standardisation):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736EB259" w14:textId="77777777" w:rsidR="005F364C" w:rsidRDefault="007D33E9">
      <w:pPr>
        <w:pStyle w:val="BodyText"/>
      </w:pPr>
      <w:r>
        <w:t>No missing data were found for this endpoint at the blinded data review of the final data export (9 September 2026): mode of delivery was recorded for all 36,324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78BCED0D" w14:textId="77777777" w:rsidR="005F364C" w:rsidRDefault="007D33E9">
      <w:pPr>
        <w:pStyle w:val="BodyText"/>
      </w:pPr>
      <w:r>
        <w:t>The absolute and relative differences will be presented with two-sided 95% confidence intervals, which also give the non-inferiority and superiority conclusions (</w:t>
      </w:r>
      <w:hyperlink w:anchor="Xfbdf877e17bbaaf76fc553bfd91d7adc87eabe8">
        <w:r w:rsidR="005F364C">
          <w:rPr>
            <w:rStyle w:val="Hyperlink"/>
          </w:rPr>
          <w:t>Section 2.1</w:t>
        </w:r>
      </w:hyperlink>
      <w:r>
        <w:t>).</w:t>
      </w:r>
    </w:p>
    <w:p w14:paraId="02DEFB25" w14:textId="77777777" w:rsidR="005F364C" w:rsidRDefault="007D33E9">
      <w:pPr>
        <w:pStyle w:val="Heading3"/>
        <w:rPr>
          <w:rFonts w:hint="eastAsia"/>
        </w:rPr>
      </w:pPr>
      <w:bookmarkStart w:id="138" w:name="_Toc240344699"/>
      <w:bookmarkStart w:id="139" w:name="sec-adjustment-for-covariates"/>
      <w:bookmarkEnd w:id="137"/>
      <w:r>
        <w:t>4.1.3 Adjustment for covariates</w:t>
      </w:r>
      <w:bookmarkEnd w:id="138"/>
    </w:p>
    <w:p w14:paraId="3F5571D0" w14:textId="77777777" w:rsidR="005F364C" w:rsidRDefault="007D33E9">
      <w:r>
        <w:t>The primary model is adjusted for a short, pre-specified set of strong prognostic factors for intrapartum caesarean section, to increase the precision of the standardised risk difference and to protect against changes in case mix across time intervals within hospitals:</w:t>
      </w:r>
    </w:p>
    <w:p w14:paraId="4BFC1B52" w14:textId="77777777" w:rsidR="005F364C" w:rsidRDefault="007D33E9">
      <w:pPr>
        <w:numPr>
          <w:ilvl w:val="0"/>
          <w:numId w:val="56"/>
        </w:numPr>
      </w:pPr>
      <w:r>
        <w:t>Robson ten-group classification (the nine groups present in a planned vaginal delivery population)</w:t>
      </w:r>
    </w:p>
    <w:p w14:paraId="21B0F2B5" w14:textId="77777777" w:rsidR="005F364C" w:rsidRDefault="007D33E9">
      <w:pPr>
        <w:numPr>
          <w:ilvl w:val="0"/>
          <w:numId w:val="56"/>
        </w:numPr>
      </w:pPr>
      <w:r>
        <w:t>Maternal age (years)</w:t>
      </w:r>
    </w:p>
    <w:p w14:paraId="1C5BBC09" w14:textId="77777777" w:rsidR="005F364C" w:rsidRDefault="007D33E9">
      <w:pPr>
        <w:numPr>
          <w:ilvl w:val="0"/>
          <w:numId w:val="56"/>
        </w:numPr>
      </w:pPr>
      <w:r>
        <w:lastRenderedPageBreak/>
        <w:t>Maternal pre-pregnancy body mass index (kg/m</w:t>
      </w:r>
      <w:r>
        <w:rPr>
          <w:vertAlign w:val="superscript"/>
        </w:rPr>
        <w:t>2</w:t>
      </w:r>
      <w:r>
        <w:t>)</w:t>
      </w:r>
    </w:p>
    <w:p w14:paraId="0649542E" w14:textId="77777777" w:rsidR="005F364C" w:rsidRDefault="007D33E9">
      <w:pPr>
        <w:numPr>
          <w:ilvl w:val="0"/>
          <w:numId w:val="56"/>
        </w:numPr>
      </w:pPr>
      <w:r>
        <w:t>Maternal height (cm)</w:t>
      </w:r>
    </w:p>
    <w:p w14:paraId="462F10F3" w14:textId="77777777" w:rsidR="005F364C" w:rsidRDefault="007D33E9">
      <w:pPr>
        <w:numPr>
          <w:ilvl w:val="0"/>
          <w:numId w:val="56"/>
        </w:numPr>
      </w:pPr>
      <w:r>
        <w:t>Birth weight (g; first-born twin for multiple births)</w:t>
      </w:r>
    </w:p>
    <w:p w14:paraId="16AA0283" w14:textId="77777777" w:rsidR="005F364C" w:rsidRDefault="007D33E9">
      <w:pPr>
        <w:numPr>
          <w:ilvl w:val="0"/>
          <w:numId w:val="56"/>
        </w:numPr>
      </w:pPr>
      <w:r>
        <w:t>Gestational age at birth (weeks + days)</w:t>
      </w:r>
    </w:p>
    <w:p w14:paraId="132F12F7" w14:textId="77777777" w:rsidR="005F364C" w:rsidRDefault="007D33E9">
      <w:r>
        <w:t>The set was confirmed at a blinded review of the pooled data before unblinding (all study periods combined;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 they are not included.</w:t>
      </w:r>
    </w:p>
    <w:p w14:paraId="0FF74A20" w14:textId="299E031B" w:rsidR="005F364C" w:rsidRDefault="007D33E9">
      <w:pPr>
        <w:pStyle w:val="BodyText"/>
      </w:pPr>
      <w:r>
        <w:t xml:space="preserve">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w:t>
      </w:r>
      <w:ins w:id="140" w:author="Therese Buerengen" w:date="2026-09-22T21:24:00Z" w16du:dateUtc="2026-09-22T19:24:00Z">
        <w:r w:rsidR="00571542">
          <w:t xml:space="preserve">intrapartum </w:t>
        </w:r>
      </w:ins>
      <w:r>
        <w:t>caesarean section rate) and the randomisation stratification factors are constant within a hospital and are accounted for by the random cluster effect; they are not added as covariates.</w:t>
      </w:r>
    </w:p>
    <w:p w14:paraId="1CE3708A" w14:textId="77777777" w:rsidR="005F364C" w:rsidRDefault="007D33E9">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w:t>
      </w:r>
    </w:p>
    <w:p w14:paraId="5C61197A" w14:textId="77777777" w:rsidR="005F364C" w:rsidRDefault="007D33E9">
      <w:pPr>
        <w:pStyle w:val="BodyText"/>
      </w:pPr>
      <w:r>
        <w:t>Covariate adjustment for secondary endpoints is specified for each endpoint after a blinded review of the data (</w:t>
      </w:r>
      <w:hyperlink w:anchor="Xb1537d193c2320d7b217590801ec3517ed3ef16" w:history="1">
        <w:r w:rsidR="3B6B993A" w:rsidRPr="6E6F35E2">
          <w:rPr>
            <w:rStyle w:val="Hyperlink"/>
          </w:rPr>
          <w:t>Section 5</w:t>
        </w:r>
      </w:hyperlink>
      <w:r w:rsidR="009F207A">
        <w:t>).</w:t>
      </w:r>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5 cm cervical dilatation (the women concerned are excluded from the corresponding secondary endpoint, </w:t>
      </w:r>
      <w:hyperlink w:anchor="sec-definition-of-efficacy-endpoints-for" w:history="1">
        <w:r w:rsidR="3B6B993A" w:rsidRPr="6E6F35E2">
          <w:rPr>
            <w:rStyle w:val="Hyperlink"/>
          </w:rPr>
          <w:t>Section 5.1.1.1</w:t>
        </w:r>
      </w:hyperlink>
      <w:r>
        <w:t xml:space="preserve">) are also presented in the baseline characteristics table. Birthweight percentiles are not used. </w:t>
      </w:r>
      <w:r w:rsidR="009F207A">
        <w:t xml:space="preserve">Derivations are given in </w:t>
      </w:r>
      <w:hyperlink w:anchor="sec-data-derivations" w:history="1">
        <w:r w:rsidR="3B6B993A" w:rsidRPr="6E6F35E2">
          <w:rPr>
            <w:rStyle w:val="Hyperlink"/>
          </w:rPr>
          <w:t>Section 12.2</w:t>
        </w:r>
      </w:hyperlink>
      <w:r w:rsidR="009F207A">
        <w:t>.</w:t>
      </w:r>
    </w:p>
    <w:p w14:paraId="141B31C4" w14:textId="77777777" w:rsidR="005F364C" w:rsidRDefault="007D33E9">
      <w:pPr>
        <w:pStyle w:val="Heading3"/>
        <w:rPr>
          <w:rFonts w:hint="eastAsia"/>
        </w:rPr>
      </w:pPr>
      <w:bookmarkStart w:id="141" w:name="_Toc240344700"/>
      <w:bookmarkStart w:id="142" w:name="sec-sensitivity-analyses"/>
      <w:bookmarkEnd w:id="139"/>
      <w:r>
        <w:t>4.1.4 Sensitivity Analyses</w:t>
      </w:r>
      <w:bookmarkEnd w:id="141"/>
    </w:p>
    <w:p w14:paraId="7250FAE0" w14:textId="77777777" w:rsidR="005F364C" w:rsidRDefault="007D33E9">
      <w:r>
        <w:t>The sensitivity analyses keep the primary estimand and vary assumptions of the main analytical approach:</w:t>
      </w:r>
    </w:p>
    <w:p w14:paraId="27B558F0" w14:textId="77777777" w:rsidR="005F364C" w:rsidRDefault="007D33E9">
      <w:pPr>
        <w:numPr>
          <w:ilvl w:val="0"/>
          <w:numId w:val="57"/>
        </w:numPr>
      </w:pPr>
      <w:r>
        <w:t xml:space="preserve">Unadjusted model: the model of </w:t>
      </w:r>
      <w:hyperlink w:anchor="sec-main-analytical-approach">
        <w:r w:rsidR="005F364C">
          <w:rPr>
            <w:rStyle w:val="Hyperlink"/>
          </w:rPr>
          <w:t>Section 4.1.2</w:t>
        </w:r>
      </w:hyperlink>
      <w:r>
        <w:t xml:space="preserve"> without the covariates of </w:t>
      </w:r>
      <w:hyperlink w:anchor="sec-adjustment-for-covariates">
        <w:r w:rsidR="005F364C">
          <w:rPr>
            <w:rStyle w:val="Hyperlink"/>
          </w:rPr>
          <w:t>Section 4.1.3</w:t>
        </w:r>
      </w:hyperlink>
      <w:r>
        <w:t xml:space="preserve"> (treatment, time interval and random cluster effect only).</w:t>
      </w:r>
    </w:p>
    <w:p w14:paraId="7321C8E0" w14:textId="77777777" w:rsidR="005F364C" w:rsidRDefault="007D33E9">
      <w:pPr>
        <w:numPr>
          <w:ilvl w:val="0"/>
          <w:numId w:val="57"/>
        </w:numPr>
      </w:pPr>
      <w:r>
        <w:t>Fixed cluster effects: hospital as a fixed effect instead of a random effect, as a check on the random-effect assumption with ten clusters.</w:t>
      </w:r>
    </w:p>
    <w:p w14:paraId="72242379" w14:textId="77777777" w:rsidR="005F364C" w:rsidRDefault="007D33E9">
      <w:pPr>
        <w:pStyle w:val="Heading3"/>
        <w:rPr>
          <w:rFonts w:hint="eastAsia"/>
        </w:rPr>
      </w:pPr>
      <w:bookmarkStart w:id="143" w:name="_Toc240344701"/>
      <w:bookmarkStart w:id="144" w:name="sec-supplementary-analysis"/>
      <w:bookmarkEnd w:id="142"/>
      <w:r>
        <w:t>4.1.5 Supplementary Analysis</w:t>
      </w:r>
      <w:bookmarkEnd w:id="143"/>
    </w:p>
    <w:p w14:paraId="6F71BA96" w14:textId="77777777" w:rsidR="005F364C" w:rsidRDefault="007D33E9">
      <w:r>
        <w:t xml:space="preserve">The supplementary analyses target estimands that differ from the primary estimand in one attribute. All use the model and G-computation of </w:t>
      </w:r>
      <w:hyperlink w:anchor="sec-main-analytical-approach">
        <w:r w:rsidR="005F364C">
          <w:rPr>
            <w:rStyle w:val="Hyperlink"/>
          </w:rPr>
          <w:t>Section 4.1.2</w:t>
        </w:r>
      </w:hyperlink>
      <w:r>
        <w:t>.</w:t>
      </w:r>
    </w:p>
    <w:p w14:paraId="79100067" w14:textId="77777777" w:rsidR="005F364C" w:rsidRDefault="007D33E9">
      <w:pPr>
        <w:numPr>
          <w:ilvl w:val="0"/>
          <w:numId w:val="58"/>
        </w:numPr>
      </w:pPr>
      <w:r>
        <w:lastRenderedPageBreak/>
        <w:t xml:space="preserve">Treatment policy for caesarean sections before 5 cm (intercurrent-event strategy): </w:t>
      </w:r>
      <w:commentRangeStart w:id="145"/>
      <w:r>
        <w:t>all women in the primary analysis set are analysed, including those with a caesarean section at ≤ 4 cm in either period (no principal stratum exclusion).</w:t>
      </w:r>
      <w:commentRangeEnd w:id="145"/>
      <w:r w:rsidR="009F207A">
        <w:rPr>
          <w:rStyle w:val="CommentReference"/>
          <w:sz w:val="24"/>
          <w:szCs w:val="22"/>
        </w:rPr>
        <w:commentReference w:id="145"/>
      </w:r>
    </w:p>
    <w:p w14:paraId="75EC6F9E" w14:textId="46724C42" w:rsidR="005F364C" w:rsidRDefault="007D33E9">
      <w:pPr>
        <w:numPr>
          <w:ilvl w:val="0"/>
          <w:numId w:val="58"/>
        </w:numPr>
      </w:pPr>
      <w:r>
        <w:t xml:space="preserve">4 cm threshold (principal stratum): the stratum is defined by 4 cm instead of 5 cm, i.e. caesarean sections at 4 cm are counted as events in both periods and only those before 4 cm are excluded. </w:t>
      </w:r>
      <w:commentRangeStart w:id="146"/>
      <w:commentRangeStart w:id="147"/>
      <w:r>
        <w:t xml:space="preserve">Caesarean sections at 4 cm in the LCG period (before the LCG </w:t>
      </w:r>
      <w:ins w:id="148" w:author="Inge Christoffer Olsen" w:date="2026-09-29T16:56:00Z" w16du:dateUtc="2026-09-29T14:56:00Z">
        <w:r w:rsidR="008F16F3">
          <w:t>has taken effect</w:t>
        </w:r>
      </w:ins>
      <w:del w:id="149" w:author="Inge Christoffer Olsen" w:date="2026-09-29T16:56:00Z" w16du:dateUtc="2026-09-29T14:56:00Z">
        <w:r w:rsidDel="008F16F3">
          <w:delText>is in use</w:delText>
        </w:r>
      </w:del>
      <w:r>
        <w:t>) have been registered (confirmed by the investigators, 11 September 2026); any missed cases would favour the LCG.</w:t>
      </w:r>
      <w:commentRangeEnd w:id="146"/>
      <w:r w:rsidR="009F207A">
        <w:rPr>
          <w:rStyle w:val="CommentReference"/>
          <w:sz w:val="24"/>
          <w:szCs w:val="22"/>
        </w:rPr>
        <w:commentReference w:id="146"/>
      </w:r>
      <w:commentRangeEnd w:id="147"/>
      <w:r w:rsidR="008F16F3">
        <w:rPr>
          <w:rStyle w:val="CommentReference"/>
          <w:sz w:val="24"/>
          <w:szCs w:val="22"/>
        </w:rPr>
        <w:commentReference w:id="147"/>
      </w:r>
    </w:p>
    <w:p w14:paraId="0A82F883" w14:textId="77777777" w:rsidR="005F364C" w:rsidRDefault="007D33E9">
      <w:pPr>
        <w:numPr>
          <w:ilvl w:val="0"/>
          <w:numId w:val="58"/>
        </w:numPr>
      </w:pPr>
      <w:r>
        <w:t>Transition periods included (treatment attribute and analysis set): all women in the full analysis set are analysed, with the transition period handled as a control period. During the transition period staff were trained in the LCG but were asked not to act on it until the period had ended.</w:t>
      </w:r>
    </w:p>
    <w:p w14:paraId="5D8473A8" w14:textId="77777777" w:rsidR="005F364C" w:rsidRDefault="007D33E9">
      <w:pPr>
        <w:numPr>
          <w:ilvl w:val="0"/>
          <w:numId w:val="58"/>
        </w:numPr>
      </w:pPr>
      <w:r>
        <w:t>Exposure time (treatment attribute): the effect of the LCG is allowed to depend on the time since the hospital started using it, with separate LCG effects for the first 5-week step after the transition period and for later steps (exposure-time model; Kenny et al. 2022). This examines whether the effect of the LCG changes as its use becomes established.</w:t>
      </w:r>
    </w:p>
    <w:p w14:paraId="3D55EB78" w14:textId="77777777" w:rsidR="005F364C" w:rsidRDefault="007D33E9">
      <w:pPr>
        <w:pStyle w:val="Heading1"/>
        <w:rPr>
          <w:rFonts w:hint="eastAsia"/>
        </w:rPr>
      </w:pPr>
      <w:bookmarkStart w:id="150" w:name="_Toc240344702"/>
      <w:bookmarkStart w:id="151" w:name="Xb1537d193c2320d7b217590801ec3517ed3ef16"/>
      <w:bookmarkEnd w:id="131"/>
      <w:bookmarkEnd w:id="133"/>
      <w:bookmarkEnd w:id="144"/>
      <w:r>
        <w:lastRenderedPageBreak/>
        <w:t>5. Analyses Supporting Secondary Objective(s)</w:t>
      </w:r>
      <w:bookmarkEnd w:id="150"/>
    </w:p>
    <w:p w14:paraId="2437229A" w14:textId="77777777" w:rsidR="005F364C" w:rsidRDefault="007D33E9">
      <w:pPr>
        <w:pStyle w:val="Heading2"/>
        <w:rPr>
          <w:rFonts w:hint="eastAsia"/>
        </w:rPr>
      </w:pPr>
      <w:bookmarkStart w:id="152" w:name="_Toc240344703"/>
      <w:bookmarkStart w:id="153" w:name="X623cd9cf5ec5c96aa1530fa85c35df4cd55183f"/>
      <w:r>
        <w:t>5.1 Analyses Supporting Secondary Objectives:</w:t>
      </w:r>
      <w:bookmarkEnd w:id="152"/>
    </w:p>
    <w:p w14:paraId="723736C6" w14:textId="77777777" w:rsidR="005F364C" w:rsidRDefault="007D33E9">
      <w:pPr>
        <w:pStyle w:val="Heading3"/>
        <w:rPr>
          <w:rFonts w:hint="eastAsia"/>
        </w:rPr>
      </w:pPr>
      <w:bookmarkStart w:id="154" w:name="_Toc240344704"/>
      <w:bookmarkStart w:id="155" w:name="sec-secondary-endpoints"/>
      <w:r>
        <w:t>5.1.1 Secondary Endpoints</w:t>
      </w:r>
      <w:bookmarkEnd w:id="154"/>
    </w:p>
    <w:p w14:paraId="4B3D390C" w14:textId="77777777" w:rsidR="005F364C" w:rsidRDefault="007D33E9">
      <w:r>
        <w:t>C: Continuous, non-skewed; C*: Continuous possibly skewed; D: Dichotomous; Cat: Categorical; Ord: Ordinal; TTE: Time to event; MN: Multinomial; RM: Repeated measures</w:t>
      </w:r>
    </w:p>
    <w:p w14:paraId="06C26997" w14:textId="77777777" w:rsidR="005F364C" w:rsidRDefault="007D33E9">
      <w:pPr>
        <w:pStyle w:val="Heading4"/>
        <w:rPr>
          <w:rFonts w:hint="eastAsia"/>
        </w:rPr>
      </w:pPr>
      <w:bookmarkStart w:id="156" w:name="sec-definition-of-efficacy-endpoints-for"/>
      <w:r>
        <w:t>5.1.1.1 Definition of Efficacy Endpoints for investigating the effect of LCG in women with a planned vaginal delivery</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04E66F27" w14:textId="77777777" w:rsidTr="53CCF8CA">
        <w:trPr>
          <w:tblHeader/>
        </w:trPr>
        <w:tc>
          <w:tcPr>
            <w:tcW w:w="1821" w:type="dxa"/>
          </w:tcPr>
          <w:p w14:paraId="6B596C5E" w14:textId="77777777" w:rsidR="005F364C" w:rsidRPr="003254C3" w:rsidRDefault="007D33E9">
            <w:pPr>
              <w:rPr>
                <w:b/>
                <w:bCs/>
              </w:rPr>
            </w:pPr>
            <w:r w:rsidRPr="003254C3">
              <w:rPr>
                <w:b/>
                <w:bCs/>
              </w:rPr>
              <w:t>Endpoint</w:t>
            </w:r>
          </w:p>
        </w:tc>
        <w:tc>
          <w:tcPr>
            <w:tcW w:w="2851" w:type="dxa"/>
          </w:tcPr>
          <w:p w14:paraId="609F39EC" w14:textId="77777777" w:rsidR="005F364C" w:rsidRPr="003254C3" w:rsidRDefault="007D33E9">
            <w:pPr>
              <w:rPr>
                <w:b/>
                <w:bCs/>
              </w:rPr>
            </w:pPr>
            <w:r w:rsidRPr="003254C3">
              <w:rPr>
                <w:b/>
                <w:bCs/>
              </w:rPr>
              <w:t>Measure details</w:t>
            </w:r>
          </w:p>
        </w:tc>
        <w:tc>
          <w:tcPr>
            <w:tcW w:w="1425" w:type="dxa"/>
          </w:tcPr>
          <w:p w14:paraId="577E029A" w14:textId="77777777" w:rsidR="005F364C" w:rsidRPr="003254C3" w:rsidRDefault="007D33E9">
            <w:pPr>
              <w:rPr>
                <w:b/>
                <w:bCs/>
              </w:rPr>
            </w:pPr>
            <w:r w:rsidRPr="003254C3">
              <w:rPr>
                <w:b/>
                <w:bCs/>
              </w:rPr>
              <w:t>Endpoint category</w:t>
            </w:r>
          </w:p>
        </w:tc>
        <w:tc>
          <w:tcPr>
            <w:tcW w:w="1663" w:type="dxa"/>
          </w:tcPr>
          <w:p w14:paraId="1836AF0E" w14:textId="77777777" w:rsidR="005F364C" w:rsidRPr="003254C3" w:rsidRDefault="007D33E9">
            <w:pPr>
              <w:rPr>
                <w:b/>
                <w:bCs/>
              </w:rPr>
            </w:pPr>
            <w:r w:rsidRPr="003254C3">
              <w:rPr>
                <w:b/>
                <w:bCs/>
              </w:rPr>
              <w:t>Handling of missing data</w:t>
            </w:r>
          </w:p>
        </w:tc>
      </w:tr>
      <w:tr w:rsidR="005F364C" w14:paraId="6BC689DB" w14:textId="77777777" w:rsidTr="53CCF8CA">
        <w:tc>
          <w:tcPr>
            <w:tcW w:w="1821" w:type="dxa"/>
          </w:tcPr>
          <w:p w14:paraId="1742CE16" w14:textId="77777777" w:rsidR="005F364C" w:rsidRDefault="007D33E9">
            <w:r>
              <w:t>Spontaneous vaginal delivery</w:t>
            </w:r>
          </w:p>
        </w:tc>
        <w:tc>
          <w:tcPr>
            <w:tcW w:w="2851" w:type="dxa"/>
          </w:tcPr>
          <w:p w14:paraId="78E8EE31" w14:textId="77777777" w:rsidR="005F364C" w:rsidRDefault="007D33E9">
            <w:r>
              <w:t>Vaginal delivery without forceps or vacuum, any presentation (including vaginal breech), as recorded in the hospital’s medical records. Multiple births: spontaneous only if every baby is born spontaneously</w:t>
            </w:r>
          </w:p>
        </w:tc>
        <w:tc>
          <w:tcPr>
            <w:tcW w:w="1425" w:type="dxa"/>
          </w:tcPr>
          <w:p w14:paraId="1B06C397" w14:textId="77777777" w:rsidR="005F364C" w:rsidRDefault="007D33E9">
            <w:r>
              <w:t>D</w:t>
            </w:r>
          </w:p>
        </w:tc>
        <w:tc>
          <w:tcPr>
            <w:tcW w:w="1663" w:type="dxa"/>
          </w:tcPr>
          <w:p w14:paraId="6D8A4002" w14:textId="77777777" w:rsidR="005F364C" w:rsidRDefault="007D33E9">
            <w:r>
              <w:t>No missing data observed in blind review</w:t>
            </w:r>
          </w:p>
        </w:tc>
      </w:tr>
      <w:tr w:rsidR="005F364C" w14:paraId="165ACE62" w14:textId="77777777" w:rsidTr="53CCF8CA">
        <w:tc>
          <w:tcPr>
            <w:tcW w:w="1821" w:type="dxa"/>
          </w:tcPr>
          <w:p w14:paraId="3AA37D70" w14:textId="77777777" w:rsidR="005F364C" w:rsidRDefault="007D33E9">
            <w:r>
              <w:t>Instrumental vaginal delivery (forceps or vacuum)</w:t>
            </w:r>
          </w:p>
        </w:tc>
        <w:tc>
          <w:tcPr>
            <w:tcW w:w="2851" w:type="dxa"/>
          </w:tcPr>
          <w:p w14:paraId="2D0FF44D" w14:textId="77777777" w:rsidR="005F364C" w:rsidRDefault="007D33E9">
            <w:r>
              <w:t>Vaginal delivery with forceps or vacuum (combined), as recorded in the hospital’s medical records. Mode of delivery is classified as spontaneous vaginal, instrumental vaginal or caesarean section; a failed instrumental attempt followed by caesarean section counts as caesarean section. Multiple births: most operative mode across the babies</w:t>
            </w:r>
          </w:p>
        </w:tc>
        <w:tc>
          <w:tcPr>
            <w:tcW w:w="1425" w:type="dxa"/>
          </w:tcPr>
          <w:p w14:paraId="581BF3CE" w14:textId="77777777" w:rsidR="005F364C" w:rsidRDefault="007D33E9">
            <w:r>
              <w:t>D</w:t>
            </w:r>
          </w:p>
        </w:tc>
        <w:tc>
          <w:tcPr>
            <w:tcW w:w="1663" w:type="dxa"/>
          </w:tcPr>
          <w:p w14:paraId="43650AC4" w14:textId="77777777" w:rsidR="005F364C" w:rsidRDefault="007D33E9">
            <w:r>
              <w:t>No missing data observed in blind review</w:t>
            </w:r>
          </w:p>
        </w:tc>
      </w:tr>
      <w:tr w:rsidR="005F364C" w14:paraId="294CA700" w14:textId="77777777" w:rsidTr="53CCF8CA">
        <w:tc>
          <w:tcPr>
            <w:tcW w:w="1821" w:type="dxa"/>
          </w:tcPr>
          <w:p w14:paraId="34AC3C86" w14:textId="77777777" w:rsidR="005F364C" w:rsidRDefault="007D33E9">
            <w:r>
              <w:t>Occurrence of amniotomy during labour</w:t>
            </w:r>
          </w:p>
        </w:tc>
        <w:tc>
          <w:tcPr>
            <w:tcW w:w="2851" w:type="dxa"/>
          </w:tcPr>
          <w:p w14:paraId="4E9ABFFD" w14:textId="5374BAB3" w:rsidR="005F364C" w:rsidRDefault="007D33E9">
            <w:r>
              <w:t xml:space="preserve">Amniotomy performed at </w:t>
            </w:r>
            <w:ins w:id="157" w:author="Inge Christoffer Olsen" w:date="2026-09-29T17:14:00Z" w16du:dateUtc="2026-09-29T15:14:00Z">
              <w:r w:rsidR="001C4BA2">
                <w:t>4</w:t>
              </w:r>
            </w:ins>
            <w:del w:id="158" w:author="Inge Christoffer Olsen" w:date="2026-09-29T17:14:00Z" w16du:dateUtc="2026-09-29T15:14:00Z">
              <w:r w:rsidDel="001C4BA2">
                <w:delText>5</w:delText>
              </w:r>
            </w:del>
            <w:r>
              <w:t xml:space="preserve"> cm cervical dilatation or more, as recorded in the hospital’s medical records. Women with an amniotomy before </w:t>
            </w:r>
            <w:ins w:id="159" w:author="Inge Christoffer Olsen" w:date="2026-09-29T17:14:00Z" w16du:dateUtc="2026-09-29T15:14:00Z">
              <w:r w:rsidR="001C4BA2">
                <w:t>4</w:t>
              </w:r>
            </w:ins>
            <w:del w:id="160" w:author="Inge Christoffer Olsen" w:date="2026-09-29T17:14:00Z" w16du:dateUtc="2026-09-29T15:14:00Z">
              <w:r w:rsidDel="001C4BA2">
                <w:delText>5</w:delText>
              </w:r>
            </w:del>
            <w:r>
              <w:t xml:space="preserve"> cm are excluded from the analysis of this endpoint</w:t>
            </w:r>
          </w:p>
        </w:tc>
        <w:tc>
          <w:tcPr>
            <w:tcW w:w="1425" w:type="dxa"/>
          </w:tcPr>
          <w:p w14:paraId="21C4288D" w14:textId="77777777" w:rsidR="005F364C" w:rsidRDefault="007D33E9">
            <w:r>
              <w:t>D</w:t>
            </w:r>
          </w:p>
        </w:tc>
        <w:tc>
          <w:tcPr>
            <w:tcW w:w="1663" w:type="dxa"/>
          </w:tcPr>
          <w:p w14:paraId="7D546251" w14:textId="77777777" w:rsidR="005F364C" w:rsidRDefault="007D33E9">
            <w:r>
              <w:t>Blind review: 164 amniotomies with no dilation recorded, counted as events; 1 woman with missing amniotomy status imputed as no</w:t>
            </w:r>
          </w:p>
        </w:tc>
      </w:tr>
      <w:tr w:rsidR="005F364C" w14:paraId="571888A0" w14:textId="77777777" w:rsidTr="53CCF8CA">
        <w:tc>
          <w:tcPr>
            <w:tcW w:w="1821" w:type="dxa"/>
          </w:tcPr>
          <w:p w14:paraId="7CAF824A" w14:textId="77777777" w:rsidR="005F364C" w:rsidRDefault="007D33E9">
            <w:r>
              <w:lastRenderedPageBreak/>
              <w:t>Use of oxytocin during labour</w:t>
            </w:r>
          </w:p>
        </w:tc>
        <w:tc>
          <w:tcPr>
            <w:tcW w:w="2851" w:type="dxa"/>
          </w:tcPr>
          <w:p w14:paraId="7426422C" w14:textId="23229E19" w:rsidR="005F364C" w:rsidRDefault="007D33E9">
            <w:r>
              <w:t xml:space="preserve">Oxytocin infusion started at </w:t>
            </w:r>
            <w:ins w:id="161" w:author="Inge Christoffer Olsen" w:date="2026-09-29T17:14:00Z" w16du:dateUtc="2026-09-29T15:14:00Z">
              <w:r w:rsidR="001C4BA2">
                <w:t>4</w:t>
              </w:r>
            </w:ins>
            <w:del w:id="162" w:author="Inge Christoffer Olsen" w:date="2026-09-29T17:14:00Z" w16du:dateUtc="2026-09-29T15:14:00Z">
              <w:r w:rsidDel="001C4BA2">
                <w:delText>5</w:delText>
              </w:r>
            </w:del>
            <w:r>
              <w:t xml:space="preserve"> cm cervical dilatation or more (including the second stage), as recorded in the hospital’s medical records. Women with an infusion started before </w:t>
            </w:r>
            <w:ins w:id="163" w:author="Inge Christoffer Olsen" w:date="2026-09-29T17:14:00Z" w16du:dateUtc="2026-09-29T15:14:00Z">
              <w:r w:rsidR="001C4BA2">
                <w:t>4</w:t>
              </w:r>
            </w:ins>
            <w:del w:id="164" w:author="Inge Christoffer Olsen" w:date="2026-09-29T17:14:00Z" w16du:dateUtc="2026-09-29T15:14:00Z">
              <w:r w:rsidDel="001C4BA2">
                <w:delText>5</w:delText>
              </w:r>
            </w:del>
            <w:r>
              <w:t xml:space="preserve"> cm are excluded from the analysis of this endpoint</w:t>
            </w:r>
          </w:p>
        </w:tc>
        <w:tc>
          <w:tcPr>
            <w:tcW w:w="1425" w:type="dxa"/>
          </w:tcPr>
          <w:p w14:paraId="7AC58466" w14:textId="77777777" w:rsidR="005F364C" w:rsidRDefault="007D33E9">
            <w:r>
              <w:t>D</w:t>
            </w:r>
          </w:p>
        </w:tc>
        <w:tc>
          <w:tcPr>
            <w:tcW w:w="1663" w:type="dxa"/>
          </w:tcPr>
          <w:p w14:paraId="067524FC" w14:textId="77777777" w:rsidR="005F364C" w:rsidRDefault="007D33E9">
            <w:r>
              <w:t>Blind review: 106 infusions with no start dilation recorded, counted as events; 1 woman with missing oxytocin status imputed as no</w:t>
            </w:r>
          </w:p>
        </w:tc>
      </w:tr>
      <w:tr w:rsidR="005F364C" w14:paraId="7C78B48D" w14:textId="77777777" w:rsidTr="53CCF8CA">
        <w:tc>
          <w:tcPr>
            <w:tcW w:w="1821" w:type="dxa"/>
          </w:tcPr>
          <w:p w14:paraId="633E3AFD" w14:textId="77777777" w:rsidR="005F364C" w:rsidRDefault="007D33E9">
            <w:r>
              <w:t>Use of epidural analgesia during labour</w:t>
            </w:r>
          </w:p>
        </w:tc>
        <w:tc>
          <w:tcPr>
            <w:tcW w:w="2851" w:type="dxa"/>
          </w:tcPr>
          <w:p w14:paraId="6569E615" w14:textId="34B4683F" w:rsidR="005F364C" w:rsidRDefault="007D33E9">
            <w:r>
              <w:t xml:space="preserve">Epidural analgesia started at </w:t>
            </w:r>
            <w:ins w:id="165" w:author="Inge Christoffer Olsen" w:date="2026-09-29T17:14:00Z" w16du:dateUtc="2026-09-29T15:14:00Z">
              <w:r w:rsidR="001C4BA2">
                <w:t>4</w:t>
              </w:r>
            </w:ins>
            <w:del w:id="166" w:author="Inge Christoffer Olsen" w:date="2026-09-29T17:14:00Z" w16du:dateUtc="2026-09-29T15:14:00Z">
              <w:r w:rsidDel="001C4BA2">
                <w:delText>5</w:delText>
              </w:r>
            </w:del>
            <w:r>
              <w:t xml:space="preserve"> cm cervical dilatation or more, as recorded in the hospital’s medical records. Women with an epidural started before </w:t>
            </w:r>
            <w:ins w:id="167" w:author="Inge Christoffer Olsen" w:date="2026-09-29T17:14:00Z" w16du:dateUtc="2026-09-29T15:14:00Z">
              <w:r w:rsidR="001C4BA2">
                <w:t>4</w:t>
              </w:r>
            </w:ins>
            <w:del w:id="168" w:author="Inge Christoffer Olsen" w:date="2026-09-29T17:14:00Z" w16du:dateUtc="2026-09-29T15:14:00Z">
              <w:r w:rsidDel="001C4BA2">
                <w:delText>5</w:delText>
              </w:r>
            </w:del>
            <w:r>
              <w:t xml:space="preserve"> cm are excluded from the analysis of this endpoint</w:t>
            </w:r>
          </w:p>
        </w:tc>
        <w:tc>
          <w:tcPr>
            <w:tcW w:w="1425" w:type="dxa"/>
          </w:tcPr>
          <w:p w14:paraId="2AAC9C3B" w14:textId="77777777" w:rsidR="005F364C" w:rsidRDefault="007D33E9">
            <w:r>
              <w:t>D</w:t>
            </w:r>
          </w:p>
        </w:tc>
        <w:tc>
          <w:tcPr>
            <w:tcW w:w="1663" w:type="dxa"/>
          </w:tcPr>
          <w:p w14:paraId="3AF24CCA" w14:textId="77777777" w:rsidR="005F364C" w:rsidRDefault="007D33E9">
            <w:r>
              <w:t>Blind review: 462 epidurals with no start dilation recorded, counted as events; 15 women with missing epidural status imputed as no</w:t>
            </w:r>
          </w:p>
        </w:tc>
      </w:tr>
      <w:tr w:rsidR="005F364C" w14:paraId="541C3261" w14:textId="77777777" w:rsidTr="53CCF8CA">
        <w:tc>
          <w:tcPr>
            <w:tcW w:w="1821" w:type="dxa"/>
          </w:tcPr>
          <w:p w14:paraId="3DB376E4" w14:textId="77777777" w:rsidR="005F364C" w:rsidRDefault="007D33E9">
            <w:r>
              <w:t>Use of medical pain relief during labour</w:t>
            </w:r>
          </w:p>
        </w:tc>
        <w:tc>
          <w:tcPr>
            <w:tcW w:w="2851" w:type="dxa"/>
          </w:tcPr>
          <w:p w14:paraId="28E4D16F" w14:textId="1D71F984" w:rsidR="005F364C" w:rsidRDefault="007D33E9">
            <w:r>
              <w:t xml:space="preserve">Any use of medical pain relief during labour, whatever the timing, as recorded in the hospital’s medical records: epidural analgesia, spinal analgesia, pudendal block, nitrous oxide or other. Timing is not recorded for methods other than epidural, so no </w:t>
            </w:r>
            <w:ins w:id="169" w:author="Inge Christoffer Olsen" w:date="2026-09-29T17:15:00Z" w16du:dateUtc="2026-09-29T15:15:00Z">
              <w:r w:rsidR="001C4BA2">
                <w:t>cervical dilation</w:t>
              </w:r>
            </w:ins>
            <w:del w:id="170" w:author="Inge Christoffer Olsen" w:date="2026-09-29T17:15:00Z" w16du:dateUtc="2026-09-29T15:15:00Z">
              <w:r w:rsidDel="001C4BA2">
                <w:delText>5 cm</w:delText>
              </w:r>
            </w:del>
            <w:r>
              <w:t xml:space="preserve"> window is applied</w:t>
            </w:r>
          </w:p>
        </w:tc>
        <w:tc>
          <w:tcPr>
            <w:tcW w:w="1425" w:type="dxa"/>
          </w:tcPr>
          <w:p w14:paraId="6D436989" w14:textId="77777777" w:rsidR="005F364C" w:rsidRDefault="007D33E9">
            <w:r>
              <w:t>D</w:t>
            </w:r>
          </w:p>
        </w:tc>
        <w:tc>
          <w:tcPr>
            <w:tcW w:w="1663" w:type="dxa"/>
          </w:tcPr>
          <w:p w14:paraId="4E34A148" w14:textId="77777777" w:rsidR="005F364C" w:rsidRDefault="007D33E9">
            <w:r>
              <w:t>Blind review: 16 women with missing status imputed as no</w:t>
            </w:r>
          </w:p>
        </w:tc>
      </w:tr>
      <w:tr w:rsidR="005F364C" w14:paraId="2CA06760" w14:textId="77777777" w:rsidTr="53CCF8CA">
        <w:tc>
          <w:tcPr>
            <w:tcW w:w="1821" w:type="dxa"/>
          </w:tcPr>
          <w:p w14:paraId="58C58A4E" w14:textId="77777777" w:rsidR="005F364C" w:rsidRDefault="007D33E9">
            <w:r>
              <w:t>Intermittent fetal monitoring</w:t>
            </w:r>
          </w:p>
        </w:tc>
        <w:tc>
          <w:tcPr>
            <w:tcW w:w="2851" w:type="dxa"/>
          </w:tcPr>
          <w:p w14:paraId="2D57AEB9" w14:textId="19D40E1F" w:rsidR="005F364C" w:rsidRDefault="007D33E9">
            <w:r>
              <w:t xml:space="preserve">Exclusive intermittent fetal monitoring in labour: intermittent monitoring recorded and neither continuous external CTG nor STAN/continuous internal CTG. Women converted to continuous monitoring are not events. Timing is not recorded, so no </w:t>
            </w:r>
            <w:del w:id="171" w:author="Inge Christoffer Olsen" w:date="2026-09-29T17:15:00Z" w16du:dateUtc="2026-09-29T15:15:00Z">
              <w:r w:rsidDel="001C4BA2">
                <w:delText>5 cm</w:delText>
              </w:r>
            </w:del>
            <w:ins w:id="172" w:author="Inge Christoffer Olsen" w:date="2026-09-29T17:15:00Z" w16du:dateUtc="2026-09-29T15:15:00Z">
              <w:r w:rsidR="001C4BA2">
                <w:t>cervical dilation</w:t>
              </w:r>
            </w:ins>
            <w:r>
              <w:t xml:space="preserve"> window is applied</w:t>
            </w:r>
          </w:p>
        </w:tc>
        <w:tc>
          <w:tcPr>
            <w:tcW w:w="1425" w:type="dxa"/>
          </w:tcPr>
          <w:p w14:paraId="17D6C7A0" w14:textId="77777777" w:rsidR="005F364C" w:rsidRDefault="007D33E9">
            <w:r>
              <w:t>D</w:t>
            </w:r>
          </w:p>
        </w:tc>
        <w:tc>
          <w:tcPr>
            <w:tcW w:w="1663" w:type="dxa"/>
          </w:tcPr>
          <w:p w14:paraId="25B5057E" w14:textId="77777777" w:rsidR="005F364C" w:rsidRDefault="007D33E9">
            <w:r>
              <w:t>Blind review: 107 ‘none’ and 2 with nothing ticked, counted as no event; a ticked intermittent box overrides ‘none’</w:t>
            </w:r>
          </w:p>
        </w:tc>
      </w:tr>
      <w:tr w:rsidR="005F364C" w14:paraId="766F89D9" w14:textId="77777777" w:rsidTr="53CCF8CA">
        <w:tc>
          <w:tcPr>
            <w:tcW w:w="1821" w:type="dxa"/>
          </w:tcPr>
          <w:p w14:paraId="20AA94FC" w14:textId="77777777" w:rsidR="005F364C" w:rsidRDefault="007D33E9">
            <w:r>
              <w:lastRenderedPageBreak/>
              <w:t>Continuous fetal monitoring</w:t>
            </w:r>
          </w:p>
        </w:tc>
        <w:tc>
          <w:tcPr>
            <w:tcW w:w="2851" w:type="dxa"/>
          </w:tcPr>
          <w:p w14:paraId="4B22497C" w14:textId="77777777" w:rsidR="005F364C" w:rsidRDefault="007D33E9">
            <w:r>
              <w:t>Any continuous fetal monitoring in labour: continuous external CTG or STAN/continuous internal CTG recorded (with or without intermittent monitoring). Timing is not recorded, so no 5 cm window is applied</w:t>
            </w:r>
          </w:p>
        </w:tc>
        <w:tc>
          <w:tcPr>
            <w:tcW w:w="1425" w:type="dxa"/>
          </w:tcPr>
          <w:p w14:paraId="7D69EDE3" w14:textId="77777777" w:rsidR="005F364C" w:rsidRDefault="007D33E9">
            <w:r>
              <w:t>D</w:t>
            </w:r>
          </w:p>
        </w:tc>
        <w:tc>
          <w:tcPr>
            <w:tcW w:w="1663" w:type="dxa"/>
          </w:tcPr>
          <w:p w14:paraId="63D8277B" w14:textId="77777777" w:rsidR="005F364C" w:rsidRDefault="007D33E9">
            <w:r>
              <w:t>Blind review: 107 ‘none’ and 2 with nothing ticked, counted as no event</w:t>
            </w:r>
          </w:p>
        </w:tc>
      </w:tr>
      <w:tr w:rsidR="005F364C" w14:paraId="5D57DE5C" w14:textId="77777777" w:rsidTr="53CCF8CA">
        <w:tc>
          <w:tcPr>
            <w:tcW w:w="1821" w:type="dxa"/>
          </w:tcPr>
          <w:p w14:paraId="300846D0" w14:textId="77777777" w:rsidR="005F364C" w:rsidRDefault="007D33E9">
            <w:r>
              <w:t>Occurrence of perineal support</w:t>
            </w:r>
          </w:p>
        </w:tc>
        <w:tc>
          <w:tcPr>
            <w:tcW w:w="2851" w:type="dxa"/>
          </w:tcPr>
          <w:p w14:paraId="48917281" w14:textId="77777777" w:rsidR="005F364C" w:rsidRDefault="007D33E9">
            <w:r>
              <w:t>Any perineal support technique used at the birth of the head (Ritgen or modified Ritgen manoeuvre, or supporting flat-hand grip) as recorded in the hospital’s medical records</w:t>
            </w:r>
          </w:p>
        </w:tc>
        <w:tc>
          <w:tcPr>
            <w:tcW w:w="1425" w:type="dxa"/>
          </w:tcPr>
          <w:p w14:paraId="0EE289A5" w14:textId="77777777" w:rsidR="005F364C" w:rsidRDefault="007D33E9">
            <w:r>
              <w:t>D</w:t>
            </w:r>
          </w:p>
        </w:tc>
        <w:tc>
          <w:tcPr>
            <w:tcW w:w="1663" w:type="dxa"/>
          </w:tcPr>
          <w:p w14:paraId="23C73D0F" w14:textId="77777777" w:rsidR="005F364C" w:rsidRDefault="007D33E9">
            <w:pPr>
              <w:pStyle w:val="BodyText"/>
            </w:pPr>
            <w:r>
              <w:t>Blind review: 4,014 (11.9%) not recorded; multiple imputation (MAR)</w:t>
            </w:r>
          </w:p>
          <w:p w14:paraId="2D7E322E" w14:textId="77777777" w:rsidR="005F364C" w:rsidRDefault="007D33E9">
            <w:pPr>
              <w:pStyle w:val="BodyText"/>
            </w:pPr>
            <w:r>
              <w:t>Vaginal delivery set (VDS)</w:t>
            </w:r>
          </w:p>
        </w:tc>
      </w:tr>
      <w:tr w:rsidR="005F364C" w14:paraId="00963903" w14:textId="77777777" w:rsidTr="53CCF8CA">
        <w:tc>
          <w:tcPr>
            <w:tcW w:w="1821" w:type="dxa"/>
          </w:tcPr>
          <w:p w14:paraId="0EFA4C7C" w14:textId="3457D46C" w:rsidR="005F364C" w:rsidRDefault="007D33E9">
            <w:r>
              <w:t>Episiotomy</w:t>
            </w:r>
            <w:ins w:id="173" w:author="Inge Christoffer Olsen" w:date="2026-09-29T17:13:00Z" w16du:dateUtc="2026-09-29T15:13:00Z">
              <w:r w:rsidR="001C4BA2">
                <w:t xml:space="preserve"> </w:t>
              </w:r>
            </w:ins>
          </w:p>
        </w:tc>
        <w:tc>
          <w:tcPr>
            <w:tcW w:w="2851" w:type="dxa"/>
          </w:tcPr>
          <w:p w14:paraId="3354FB74" w14:textId="63543156" w:rsidR="005F364C" w:rsidRDefault="007D33E9">
            <w:r>
              <w:t>Use of episiotomy in labour.</w:t>
            </w:r>
          </w:p>
        </w:tc>
        <w:tc>
          <w:tcPr>
            <w:tcW w:w="1425" w:type="dxa"/>
          </w:tcPr>
          <w:p w14:paraId="5E3F52C7" w14:textId="77777777" w:rsidR="005F364C" w:rsidRDefault="007D33E9">
            <w:r>
              <w:t>D</w:t>
            </w:r>
          </w:p>
        </w:tc>
        <w:tc>
          <w:tcPr>
            <w:tcW w:w="1663" w:type="dxa"/>
          </w:tcPr>
          <w:p w14:paraId="3E577AA1" w14:textId="77777777" w:rsidR="005F364C" w:rsidRDefault="007D33E9">
            <w:pPr>
              <w:pStyle w:val="BodyText"/>
            </w:pPr>
            <w:r>
              <w:t>Blind review: 8 women with missing status imputed as no</w:t>
            </w:r>
          </w:p>
          <w:p w14:paraId="3D084044" w14:textId="77777777" w:rsidR="005F364C" w:rsidRDefault="007D33E9">
            <w:pPr>
              <w:pStyle w:val="BodyText"/>
            </w:pPr>
            <w:r>
              <w:t>Vaginal delivery set (VDS)</w:t>
            </w:r>
          </w:p>
        </w:tc>
      </w:tr>
      <w:tr w:rsidR="005F364C" w14:paraId="45B5E7BF" w14:textId="77777777" w:rsidTr="53CCF8CA">
        <w:tc>
          <w:tcPr>
            <w:tcW w:w="1821" w:type="dxa"/>
          </w:tcPr>
          <w:p w14:paraId="1E15E66F" w14:textId="77777777" w:rsidR="005F364C" w:rsidRDefault="007D33E9">
            <w:r>
              <w:t>Degree of perineal tears</w:t>
            </w:r>
          </w:p>
        </w:tc>
        <w:tc>
          <w:tcPr>
            <w:tcW w:w="2851" w:type="dxa"/>
          </w:tcPr>
          <w:p w14:paraId="4935E899" w14:textId="77777777" w:rsidR="005F364C" w:rsidRDefault="007D33E9">
            <w:r>
              <w:t>Highest degree of perineal tear as recorded in the hospital’s medical records, analysed as a categorical variable from 0 to 4: 0 = no tear, 1-4 = first- to fourth-degree tear (3a-3c combined as third degree)</w:t>
            </w:r>
          </w:p>
        </w:tc>
        <w:tc>
          <w:tcPr>
            <w:tcW w:w="1425" w:type="dxa"/>
          </w:tcPr>
          <w:p w14:paraId="3429045F" w14:textId="77777777" w:rsidR="005F364C" w:rsidRDefault="007D33E9">
            <w:r>
              <w:t>Ord</w:t>
            </w:r>
          </w:p>
        </w:tc>
        <w:tc>
          <w:tcPr>
            <w:tcW w:w="1663" w:type="dxa"/>
          </w:tcPr>
          <w:p w14:paraId="24997705" w14:textId="77777777" w:rsidR="005F364C" w:rsidRDefault="007D33E9">
            <w:pPr>
              <w:pStyle w:val="BodyText"/>
            </w:pPr>
            <w:r>
              <w:t>Blind review: 391 (1.2%): 376 with no tear status, 15 with a tear but no grade; complete case (CC)</w:t>
            </w:r>
          </w:p>
          <w:p w14:paraId="2E77D1BC" w14:textId="77777777" w:rsidR="005F364C" w:rsidRDefault="007D33E9">
            <w:pPr>
              <w:pStyle w:val="BodyText"/>
            </w:pPr>
            <w:r>
              <w:t>Vaginal delivery set (VDS)</w:t>
            </w:r>
          </w:p>
        </w:tc>
      </w:tr>
      <w:tr w:rsidR="005F364C" w14:paraId="1BB48773" w14:textId="77777777" w:rsidTr="53CCF8CA">
        <w:tc>
          <w:tcPr>
            <w:tcW w:w="1821" w:type="dxa"/>
          </w:tcPr>
          <w:p w14:paraId="6E886B0B" w14:textId="77777777" w:rsidR="005F364C" w:rsidRDefault="007D33E9">
            <w:r>
              <w:t>Occurrence of post-partum haemorrhage &gt; 1000 ml</w:t>
            </w:r>
          </w:p>
        </w:tc>
        <w:tc>
          <w:tcPr>
            <w:tcW w:w="2851" w:type="dxa"/>
          </w:tcPr>
          <w:p w14:paraId="027F6AFA" w14:textId="77777777" w:rsidR="005F364C" w:rsidRDefault="007D33E9">
            <w:r>
              <w:t>Estimated blood loss &gt; 1000 ml within 2 hours after birth, as recorded in the hospital’s medical records. Blood loss of exactly 1000 ml (a common rounded value) is not an event</w:t>
            </w:r>
          </w:p>
        </w:tc>
        <w:tc>
          <w:tcPr>
            <w:tcW w:w="1425" w:type="dxa"/>
          </w:tcPr>
          <w:p w14:paraId="6D37B489" w14:textId="77777777" w:rsidR="005F364C" w:rsidRDefault="007D33E9">
            <w:r>
              <w:t>D</w:t>
            </w:r>
          </w:p>
        </w:tc>
        <w:tc>
          <w:tcPr>
            <w:tcW w:w="1663" w:type="dxa"/>
          </w:tcPr>
          <w:p w14:paraId="0D15E310" w14:textId="77777777" w:rsidR="005F364C" w:rsidRDefault="007D33E9">
            <w:r>
              <w:t>Blind review: 181 women (0.5%) with no blood loss recorded; complete case (CC)</w:t>
            </w:r>
          </w:p>
        </w:tc>
      </w:tr>
      <w:tr w:rsidR="005F364C" w14:paraId="08EB7472" w14:textId="77777777" w:rsidTr="53CCF8CA">
        <w:tc>
          <w:tcPr>
            <w:tcW w:w="1821" w:type="dxa"/>
          </w:tcPr>
          <w:p w14:paraId="77BD07D0" w14:textId="32C4D863" w:rsidR="005F364C" w:rsidRDefault="007D33E9">
            <w:r>
              <w:lastRenderedPageBreak/>
              <w:t>Time from 5 cm cervical dilation to vaginal</w:t>
            </w:r>
            <w:r w:rsidR="00332746">
              <w:t xml:space="preserve"> </w:t>
            </w:r>
            <w:r>
              <w:t>delivery</w:t>
            </w:r>
          </w:p>
        </w:tc>
        <w:tc>
          <w:tcPr>
            <w:tcW w:w="2851" w:type="dxa"/>
          </w:tcPr>
          <w:p w14:paraId="29E1A9E1" w14:textId="7479D7BC" w:rsidR="005F364C" w:rsidRDefault="007D33E9">
            <w:r>
              <w:t>Time from 5 cm cervical dilation until vaginal delivery. Time zero is the vaginal examination at which 5 cm was found; if no examination found 5 cm, the time of reaching 5 cm is multiply imputed (see text)</w:t>
            </w:r>
          </w:p>
        </w:tc>
        <w:tc>
          <w:tcPr>
            <w:tcW w:w="1425" w:type="dxa"/>
          </w:tcPr>
          <w:p w14:paraId="513EE531" w14:textId="77777777" w:rsidR="005F364C" w:rsidRDefault="007D33E9">
            <w:r>
              <w:t>TTE</w:t>
            </w:r>
          </w:p>
        </w:tc>
        <w:tc>
          <w:tcPr>
            <w:tcW w:w="1663" w:type="dxa"/>
          </w:tcPr>
          <w:p w14:paraId="74EB7B70" w14:textId="77777777" w:rsidR="005F364C" w:rsidRDefault="007D33E9">
            <w:r>
              <w:t>Caesarean section: no vaginal delivery (mixture model, see text). Missing 5 cm time: multiple imputation (MAR)</w:t>
            </w:r>
          </w:p>
        </w:tc>
      </w:tr>
      <w:tr w:rsidR="005F364C" w14:paraId="005AB951" w14:textId="77777777" w:rsidTr="53CCF8CA">
        <w:tc>
          <w:tcPr>
            <w:tcW w:w="1821" w:type="dxa"/>
          </w:tcPr>
          <w:p w14:paraId="4BDEFD86" w14:textId="03E9D114" w:rsidR="005F364C" w:rsidRDefault="007D33E9">
            <w:del w:id="174" w:author="Maria Cecilie Stivang" w:date="2026-09-25T12:47:00Z" w16du:dateUtc="2026-09-25T10:47:00Z">
              <w:r w:rsidDel="00B55EB9">
                <w:delText>Labour progression</w:delText>
              </w:r>
            </w:del>
          </w:p>
        </w:tc>
        <w:tc>
          <w:tcPr>
            <w:tcW w:w="2851" w:type="dxa"/>
          </w:tcPr>
          <w:p w14:paraId="44B0DBCA" w14:textId="1EA4AD5B" w:rsidR="005F364C" w:rsidRDefault="007D33E9">
            <w:del w:id="175" w:author="Maria Cecilie Stivang" w:date="2026-09-25T12:47:00Z" w16du:dateUtc="2026-09-25T10:47:00Z">
              <w:r w:rsidDel="00B55EB9">
                <w:delText>Time from 5 cm to 6, 7, 8, 9 and 10 cm cervical dilatation, from the times of the vaginal examinations and of delivery</w:delText>
              </w:r>
            </w:del>
          </w:p>
        </w:tc>
        <w:tc>
          <w:tcPr>
            <w:tcW w:w="1425" w:type="dxa"/>
          </w:tcPr>
          <w:p w14:paraId="4FECB39E" w14:textId="029A7E99" w:rsidR="005F364C" w:rsidRDefault="007D33E9">
            <w:del w:id="176" w:author="Maria Cecilie Stivang" w:date="2026-09-25T12:47:00Z" w16du:dateUtc="2026-09-25T10:47:00Z">
              <w:r w:rsidDel="00B55EB9">
                <w:delText>RM</w:delText>
              </w:r>
            </w:del>
          </w:p>
        </w:tc>
        <w:tc>
          <w:tcPr>
            <w:tcW w:w="1663" w:type="dxa"/>
          </w:tcPr>
          <w:p w14:paraId="46B38911" w14:textId="409EEF3C" w:rsidR="005F364C" w:rsidDel="00B55EB9" w:rsidRDefault="007D33E9" w:rsidP="00B55EB9">
            <w:pPr>
              <w:pStyle w:val="BodyText"/>
              <w:rPr>
                <w:del w:id="177" w:author="Maria Cecilie Stivang" w:date="2026-09-25T12:47:00Z" w16du:dateUtc="2026-09-25T10:47:00Z"/>
              </w:rPr>
            </w:pPr>
            <w:del w:id="178" w:author="Maria Cecilie Stivang" w:date="2026-09-25T12:47:00Z" w16du:dateUtc="2026-09-25T10:47:00Z">
              <w:r w:rsidDel="00B55EB9">
                <w:delText>Handled by the mixed model (MAR)</w:delText>
              </w:r>
            </w:del>
          </w:p>
          <w:p w14:paraId="709E34C1" w14:textId="2C4CA8FD" w:rsidR="005F364C" w:rsidRDefault="007D33E9" w:rsidP="00B55EB9">
            <w:pPr>
              <w:pStyle w:val="BodyText"/>
            </w:pPr>
            <w:del w:id="179" w:author="Maria Cecilie Stivang" w:date="2026-09-25T12:47:00Z" w16du:dateUtc="2026-09-25T10:47:00Z">
              <w:r w:rsidDel="00B55EB9">
                <w:delText>Vaginal delivery set (VDS)</w:delText>
              </w:r>
            </w:del>
          </w:p>
        </w:tc>
      </w:tr>
    </w:tbl>
    <w:p w14:paraId="33840CCD" w14:textId="77777777" w:rsidR="005F364C" w:rsidRDefault="007D33E9">
      <w:pPr>
        <w:pStyle w:val="BodyText"/>
      </w:pPr>
      <w:r>
        <w:t>C: Continuous, non-skewed; C*: Continuous possibly skewed; D: Dichotomous; Cat: Categorical; Ord: Ordinal; TTE: Time to event; MN; RM: Repeated measures</w:t>
      </w:r>
    </w:p>
    <w:p w14:paraId="6BEBED09" w14:textId="62720239" w:rsidR="005F364C" w:rsidRDefault="007D33E9">
      <w:pPr>
        <w:pStyle w:val="Heading4"/>
        <w:rPr>
          <w:rFonts w:hint="eastAsia"/>
        </w:rPr>
      </w:pPr>
      <w:bookmarkStart w:id="180" w:name="X0d0fb52489d48d29d7f9e94faf2d7f8bc6ff546"/>
      <w:bookmarkEnd w:id="156"/>
      <w:r>
        <w:t xml:space="preserve">5.1.1.2 Definition of efficacy </w:t>
      </w:r>
      <w:r w:rsidR="00F15286">
        <w:t>e</w:t>
      </w:r>
      <w:r>
        <w:t>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014DBAC9" w14:textId="77777777" w:rsidTr="003254C3">
        <w:trPr>
          <w:tblHeader/>
        </w:trPr>
        <w:tc>
          <w:tcPr>
            <w:tcW w:w="1821" w:type="dxa"/>
          </w:tcPr>
          <w:p w14:paraId="54F17551" w14:textId="77777777" w:rsidR="005F364C" w:rsidRPr="003254C3" w:rsidRDefault="007D33E9">
            <w:pPr>
              <w:rPr>
                <w:b/>
                <w:bCs/>
              </w:rPr>
            </w:pPr>
            <w:r w:rsidRPr="003254C3">
              <w:rPr>
                <w:b/>
                <w:bCs/>
              </w:rPr>
              <w:t>Endpoint</w:t>
            </w:r>
          </w:p>
        </w:tc>
        <w:tc>
          <w:tcPr>
            <w:tcW w:w="2851" w:type="dxa"/>
          </w:tcPr>
          <w:p w14:paraId="4E2E98CA" w14:textId="77777777" w:rsidR="005F364C" w:rsidRPr="003254C3" w:rsidRDefault="007D33E9">
            <w:pPr>
              <w:rPr>
                <w:b/>
                <w:bCs/>
              </w:rPr>
            </w:pPr>
            <w:r w:rsidRPr="003254C3">
              <w:rPr>
                <w:b/>
                <w:bCs/>
              </w:rPr>
              <w:t>Measure details</w:t>
            </w:r>
          </w:p>
        </w:tc>
        <w:tc>
          <w:tcPr>
            <w:tcW w:w="1425" w:type="dxa"/>
          </w:tcPr>
          <w:p w14:paraId="6CA85A97" w14:textId="77777777" w:rsidR="005F364C" w:rsidRPr="003254C3" w:rsidRDefault="007D33E9">
            <w:pPr>
              <w:rPr>
                <w:b/>
                <w:bCs/>
              </w:rPr>
            </w:pPr>
            <w:r w:rsidRPr="003254C3">
              <w:rPr>
                <w:b/>
                <w:bCs/>
              </w:rPr>
              <w:t>Endpoint category</w:t>
            </w:r>
          </w:p>
        </w:tc>
        <w:tc>
          <w:tcPr>
            <w:tcW w:w="1663" w:type="dxa"/>
          </w:tcPr>
          <w:p w14:paraId="11A85190" w14:textId="77777777" w:rsidR="005F364C" w:rsidRPr="003254C3" w:rsidRDefault="007D33E9">
            <w:pPr>
              <w:rPr>
                <w:b/>
                <w:bCs/>
              </w:rPr>
            </w:pPr>
            <w:r w:rsidRPr="003254C3">
              <w:rPr>
                <w:b/>
                <w:bCs/>
              </w:rPr>
              <w:t>Handling of missing data</w:t>
            </w:r>
          </w:p>
        </w:tc>
      </w:tr>
      <w:tr w:rsidR="005F364C" w14:paraId="0D8A12BF" w14:textId="77777777" w:rsidTr="003254C3">
        <w:tc>
          <w:tcPr>
            <w:tcW w:w="1821" w:type="dxa"/>
          </w:tcPr>
          <w:p w14:paraId="1E0370B6" w14:textId="77777777" w:rsidR="005F364C" w:rsidRDefault="007D33E9">
            <w:r>
              <w:t>Apgar score &lt; 7 at 5 minutes after birth</w:t>
            </w:r>
          </w:p>
        </w:tc>
        <w:tc>
          <w:tcPr>
            <w:tcW w:w="2851" w:type="dxa"/>
          </w:tcPr>
          <w:p w14:paraId="0507B8BC" w14:textId="77777777" w:rsidR="005F364C" w:rsidRDefault="007D33E9">
            <w:r>
              <w:t>The Apgar score &lt; 7 evaluated at 5 minutes after birth in any baby (worst baby per woman for multiple births, among the babies with a score) as recorded in the hospital’s medical records; stillborn babies as recorded</w:t>
            </w:r>
          </w:p>
        </w:tc>
        <w:tc>
          <w:tcPr>
            <w:tcW w:w="1425" w:type="dxa"/>
          </w:tcPr>
          <w:p w14:paraId="1446AF45" w14:textId="77777777" w:rsidR="005F364C" w:rsidRDefault="007D33E9">
            <w:r>
              <w:t>D</w:t>
            </w:r>
          </w:p>
        </w:tc>
        <w:tc>
          <w:tcPr>
            <w:tcW w:w="1663" w:type="dxa"/>
          </w:tcPr>
          <w:p w14:paraId="76BEB747" w14:textId="77777777" w:rsidR="005F364C" w:rsidRDefault="007D33E9">
            <w:r>
              <w:t>Blind review: 4 first-born and 3 second-born twins without a score; complete case (CC)</w:t>
            </w:r>
          </w:p>
        </w:tc>
      </w:tr>
      <w:tr w:rsidR="005F364C" w14:paraId="6B509B8F" w14:textId="77777777" w:rsidTr="003254C3">
        <w:tc>
          <w:tcPr>
            <w:tcW w:w="1821" w:type="dxa"/>
          </w:tcPr>
          <w:p w14:paraId="04FDF37F" w14:textId="77777777" w:rsidR="005F364C" w:rsidRDefault="007D33E9">
            <w:r>
              <w:t>Admittance to neonatal intensive care unit within 2 hours after birth</w:t>
            </w:r>
          </w:p>
        </w:tc>
        <w:tc>
          <w:tcPr>
            <w:tcW w:w="2851" w:type="dxa"/>
          </w:tcPr>
          <w:p w14:paraId="1D72F4E7" w14:textId="77777777" w:rsidR="005F364C" w:rsidRDefault="007D33E9">
            <w:r>
              <w:t>Any admittance of any duration of any baby to the neonatal intensive care unit within 2 hours after birth as recorded in the hospital’s medical records (worst baby per woman; a stillborn baby is not admitted)</w:t>
            </w:r>
          </w:p>
        </w:tc>
        <w:tc>
          <w:tcPr>
            <w:tcW w:w="1425" w:type="dxa"/>
          </w:tcPr>
          <w:p w14:paraId="5E2A0A5F" w14:textId="77777777" w:rsidR="005F364C" w:rsidRDefault="007D33E9">
            <w:r>
              <w:t>D</w:t>
            </w:r>
          </w:p>
        </w:tc>
        <w:tc>
          <w:tcPr>
            <w:tcW w:w="1663" w:type="dxa"/>
          </w:tcPr>
          <w:p w14:paraId="0DDCD128" w14:textId="77777777" w:rsidR="005F364C" w:rsidRDefault="007D33E9">
            <w:r>
              <w:t>No missing data observed in blind review</w:t>
            </w:r>
          </w:p>
        </w:tc>
      </w:tr>
      <w:tr w:rsidR="005F364C" w14:paraId="7EC09C3B" w14:textId="77777777" w:rsidTr="003254C3">
        <w:tc>
          <w:tcPr>
            <w:tcW w:w="1821" w:type="dxa"/>
          </w:tcPr>
          <w:p w14:paraId="0E6CA75A" w14:textId="77777777" w:rsidR="005F364C" w:rsidRDefault="007D33E9">
            <w:r>
              <w:t>Arterial umbilical cord pH &lt; 7.00</w:t>
            </w:r>
          </w:p>
        </w:tc>
        <w:tc>
          <w:tcPr>
            <w:tcW w:w="2851" w:type="dxa"/>
          </w:tcPr>
          <w:p w14:paraId="795CD878" w14:textId="77777777" w:rsidR="005F364C" w:rsidRDefault="007D33E9">
            <w:r>
              <w:t>Arterial umbilical cord pH &lt; 7.00 in any baby (worst baby per woman for multiple births, among the measured babies)</w:t>
            </w:r>
          </w:p>
        </w:tc>
        <w:tc>
          <w:tcPr>
            <w:tcW w:w="1425" w:type="dxa"/>
          </w:tcPr>
          <w:p w14:paraId="79E97D4F" w14:textId="77777777" w:rsidR="005F364C" w:rsidRDefault="007D33E9">
            <w:r>
              <w:t>D</w:t>
            </w:r>
          </w:p>
        </w:tc>
        <w:tc>
          <w:tcPr>
            <w:tcW w:w="1663" w:type="dxa"/>
          </w:tcPr>
          <w:p w14:paraId="0D793A5C" w14:textId="77777777" w:rsidR="005F364C" w:rsidRDefault="007D33E9">
            <w:r>
              <w:t xml:space="preserve">Blind review: arterial pH not recorded in 27.5%; multiple </w:t>
            </w:r>
            <w:r>
              <w:lastRenderedPageBreak/>
              <w:t>imputation (MAR), see text</w:t>
            </w:r>
          </w:p>
        </w:tc>
      </w:tr>
    </w:tbl>
    <w:p w14:paraId="3E368835" w14:textId="77777777" w:rsidR="005F364C" w:rsidRDefault="007D33E9">
      <w:pPr>
        <w:pStyle w:val="BodyText"/>
      </w:pPr>
      <w:r>
        <w:lastRenderedPageBreak/>
        <w:t>C: Continuous, non-skewed; C*: Continuous possibly skewed; D: Dichotomous; Cat: Categorical; Ord: Ordinal; TTE: Time to event; MN: Multinomial; RM: Repeated measures</w:t>
      </w:r>
    </w:p>
    <w:p w14:paraId="4D142DFF" w14:textId="77777777" w:rsidR="005F364C" w:rsidRDefault="007D33E9">
      <w:pPr>
        <w:pStyle w:val="Heading4"/>
        <w:rPr>
          <w:rFonts w:hint="eastAsia"/>
        </w:rPr>
      </w:pPr>
      <w:bookmarkStart w:id="181" w:name="sec-definition-of-descriptive-or"/>
      <w:bookmarkEnd w:id="180"/>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25BB1CAA" w14:textId="77777777" w:rsidTr="003254C3">
        <w:trPr>
          <w:tblHeader/>
        </w:trPr>
        <w:tc>
          <w:tcPr>
            <w:tcW w:w="1821" w:type="dxa"/>
          </w:tcPr>
          <w:p w14:paraId="1A357A30" w14:textId="77777777" w:rsidR="005F364C" w:rsidRPr="003254C3" w:rsidRDefault="007D33E9">
            <w:pPr>
              <w:rPr>
                <w:b/>
                <w:bCs/>
              </w:rPr>
            </w:pPr>
            <w:r w:rsidRPr="003254C3">
              <w:rPr>
                <w:b/>
                <w:bCs/>
              </w:rPr>
              <w:t>Endpoint</w:t>
            </w:r>
          </w:p>
        </w:tc>
        <w:tc>
          <w:tcPr>
            <w:tcW w:w="2851" w:type="dxa"/>
          </w:tcPr>
          <w:p w14:paraId="109D4228" w14:textId="77777777" w:rsidR="005F364C" w:rsidRPr="003254C3" w:rsidRDefault="007D33E9">
            <w:pPr>
              <w:rPr>
                <w:b/>
                <w:bCs/>
              </w:rPr>
            </w:pPr>
            <w:r w:rsidRPr="003254C3">
              <w:rPr>
                <w:b/>
                <w:bCs/>
              </w:rPr>
              <w:t>Measure details</w:t>
            </w:r>
          </w:p>
        </w:tc>
        <w:tc>
          <w:tcPr>
            <w:tcW w:w="1425" w:type="dxa"/>
          </w:tcPr>
          <w:p w14:paraId="7BFFAD47" w14:textId="77777777" w:rsidR="005F364C" w:rsidRPr="003254C3" w:rsidRDefault="007D33E9">
            <w:pPr>
              <w:rPr>
                <w:b/>
                <w:bCs/>
              </w:rPr>
            </w:pPr>
            <w:r w:rsidRPr="003254C3">
              <w:rPr>
                <w:b/>
                <w:bCs/>
              </w:rPr>
              <w:t>Endpoint category</w:t>
            </w:r>
          </w:p>
        </w:tc>
        <w:tc>
          <w:tcPr>
            <w:tcW w:w="1663" w:type="dxa"/>
          </w:tcPr>
          <w:p w14:paraId="1AA77834" w14:textId="77777777" w:rsidR="005F364C" w:rsidRPr="003254C3" w:rsidRDefault="007D33E9">
            <w:pPr>
              <w:rPr>
                <w:b/>
                <w:bCs/>
              </w:rPr>
            </w:pPr>
            <w:r w:rsidRPr="003254C3">
              <w:rPr>
                <w:b/>
                <w:bCs/>
              </w:rPr>
              <w:t>Handling of missing data</w:t>
            </w:r>
          </w:p>
        </w:tc>
      </w:tr>
      <w:tr w:rsidR="005F364C" w14:paraId="036EA62C" w14:textId="77777777" w:rsidTr="003254C3">
        <w:tc>
          <w:tcPr>
            <w:tcW w:w="1821" w:type="dxa"/>
          </w:tcPr>
          <w:p w14:paraId="16475AF6" w14:textId="77777777" w:rsidR="005F364C" w:rsidRDefault="007D33E9">
            <w:r>
              <w:t>Cervix dilation at time of caesarean section</w:t>
            </w:r>
          </w:p>
        </w:tc>
        <w:tc>
          <w:tcPr>
            <w:tcW w:w="2851" w:type="dxa"/>
          </w:tcPr>
          <w:p w14:paraId="4A79417E" w14:textId="77777777" w:rsidR="005F364C" w:rsidRDefault="007D33E9">
            <w:r>
              <w:t>Cervix dilation in cm at time of caesarean section</w:t>
            </w:r>
          </w:p>
        </w:tc>
        <w:tc>
          <w:tcPr>
            <w:tcW w:w="1425" w:type="dxa"/>
          </w:tcPr>
          <w:p w14:paraId="28D26C78" w14:textId="77777777" w:rsidR="005F364C" w:rsidRDefault="007D33E9">
            <w:r>
              <w:t>C*</w:t>
            </w:r>
          </w:p>
        </w:tc>
        <w:tc>
          <w:tcPr>
            <w:tcW w:w="1663" w:type="dxa"/>
          </w:tcPr>
          <w:p w14:paraId="2B980E70" w14:textId="77777777" w:rsidR="005F364C" w:rsidRDefault="005F364C"/>
        </w:tc>
      </w:tr>
      <w:tr w:rsidR="005F364C" w14:paraId="1ED7D797" w14:textId="77777777" w:rsidTr="003254C3">
        <w:tc>
          <w:tcPr>
            <w:tcW w:w="1821" w:type="dxa"/>
          </w:tcPr>
          <w:p w14:paraId="46E9A466" w14:textId="77777777" w:rsidR="005F364C" w:rsidRDefault="007D33E9">
            <w:r>
              <w:t>Level of the presenting part at caesarean section</w:t>
            </w:r>
          </w:p>
        </w:tc>
        <w:tc>
          <w:tcPr>
            <w:tcW w:w="2851" w:type="dxa"/>
          </w:tcPr>
          <w:p w14:paraId="0C54C2A9" w14:textId="77777777" w:rsidR="005F364C" w:rsidRDefault="007D33E9">
            <w:pPr>
              <w:pStyle w:val="BodyText"/>
            </w:pPr>
            <w:r>
              <w:t>Level of the presenting part at caesarean section</w:t>
            </w:r>
          </w:p>
          <w:p w14:paraId="2ABC8C90" w14:textId="12C834FF" w:rsidR="005F364C" w:rsidRPr="00AC0398" w:rsidRDefault="00234754">
            <w:pPr>
              <w:pStyle w:val="BodyText"/>
              <w:rPr>
                <w:lang w:val="en-US"/>
                <w:rPrChange w:id="182" w:author="Therese Buerengen" w:date="2026-09-25T08:16:00Z" w16du:dateUtc="2026-09-25T06:16:00Z">
                  <w:rPr>
                    <w:lang w:val="nb-NO"/>
                  </w:rPr>
                </w:rPrChange>
              </w:rPr>
            </w:pPr>
            <w:r>
              <w:rPr>
                <w:lang w:val="en-US"/>
              </w:rPr>
              <w:t>Abo</w:t>
            </w:r>
            <w:r w:rsidR="00212EE1">
              <w:rPr>
                <w:lang w:val="en-US"/>
              </w:rPr>
              <w:t>ve</w:t>
            </w:r>
            <w:r w:rsidR="00835296">
              <w:rPr>
                <w:lang w:val="en-US"/>
              </w:rPr>
              <w:t xml:space="preserve"> </w:t>
            </w:r>
            <w:r w:rsidR="6AA1869D">
              <w:rPr>
                <w:lang w:val="en-US"/>
              </w:rPr>
              <w:t>t</w:t>
            </w:r>
            <w:r w:rsidR="6AA1869D" w:rsidRPr="00AC0398">
              <w:rPr>
                <w:lang w:val="en-US"/>
                <w:rPrChange w:id="183" w:author="Therese Buerengen" w:date="2026-09-25T08:16:00Z" w16du:dateUtc="2026-09-25T06:16:00Z">
                  <w:rPr>
                    <w:lang w:val="nb-NO"/>
                  </w:rPr>
                </w:rPrChange>
              </w:rPr>
              <w:t>he ischial spines, at the level of ischial spines, b</w:t>
            </w:r>
            <w:r w:rsidR="002B3CDD">
              <w:rPr>
                <w:lang w:val="en-US"/>
              </w:rPr>
              <w:t>e</w:t>
            </w:r>
            <w:r w:rsidR="6AA1869D" w:rsidRPr="00AC0398">
              <w:rPr>
                <w:lang w:val="en-US"/>
                <w:rPrChange w:id="184" w:author="Therese Buerengen" w:date="2026-09-25T08:16:00Z" w16du:dateUtc="2026-09-25T06:16:00Z">
                  <w:rPr>
                    <w:lang w:val="nb-NO"/>
                  </w:rPr>
                </w:rPrChange>
              </w:rPr>
              <w:t>low the ischial spines</w:t>
            </w:r>
          </w:p>
        </w:tc>
        <w:tc>
          <w:tcPr>
            <w:tcW w:w="1425" w:type="dxa"/>
          </w:tcPr>
          <w:p w14:paraId="1E692883" w14:textId="77777777" w:rsidR="005F364C" w:rsidRDefault="007D33E9">
            <w:r>
              <w:t>Cat</w:t>
            </w:r>
          </w:p>
        </w:tc>
        <w:tc>
          <w:tcPr>
            <w:tcW w:w="1663" w:type="dxa"/>
          </w:tcPr>
          <w:p w14:paraId="4343E5E8" w14:textId="77777777" w:rsidR="005F364C" w:rsidRDefault="005F364C"/>
        </w:tc>
      </w:tr>
      <w:tr w:rsidR="005F364C" w14:paraId="2A7343CE" w14:textId="77777777" w:rsidTr="003254C3">
        <w:tc>
          <w:tcPr>
            <w:tcW w:w="1821" w:type="dxa"/>
          </w:tcPr>
          <w:p w14:paraId="59767B52" w14:textId="77777777" w:rsidR="005F364C" w:rsidRDefault="007D33E9">
            <w:r>
              <w:t>Presentation at caesarean section</w:t>
            </w:r>
          </w:p>
        </w:tc>
        <w:tc>
          <w:tcPr>
            <w:tcW w:w="2851" w:type="dxa"/>
          </w:tcPr>
          <w:p w14:paraId="3165CCDC" w14:textId="77777777" w:rsidR="005F364C" w:rsidRDefault="007D33E9">
            <w:pPr>
              <w:pStyle w:val="BodyText"/>
            </w:pPr>
            <w:r>
              <w:t>Presentation at Caesarean section</w:t>
            </w:r>
          </w:p>
          <w:p w14:paraId="2970E61F" w14:textId="76EF6B0A" w:rsidR="005F364C" w:rsidRDefault="007D33E9">
            <w:pPr>
              <w:pStyle w:val="BodyText"/>
            </w:pPr>
            <w:r>
              <w:t>Breech, occiput</w:t>
            </w:r>
            <w:r w:rsidR="00835296">
              <w:t xml:space="preserve"> (</w:t>
            </w:r>
            <w:r>
              <w:t>vertex</w:t>
            </w:r>
            <w:r w:rsidR="00835296">
              <w:t>)</w:t>
            </w:r>
            <w:del w:id="185" w:author="Inge Christoffer Olsen" w:date="2026-09-29T17:01:00Z" w16du:dateUtc="2026-09-29T15:01:00Z">
              <w:r w:rsidR="00A9578A" w:rsidDel="008F16F3">
                <w:delText xml:space="preserve"> </w:delText>
              </w:r>
            </w:del>
            <w:r w:rsidR="00A9578A">
              <w:t>,</w:t>
            </w:r>
            <w:ins w:id="186" w:author="Inge Christoffer Olsen" w:date="2026-09-29T17:01:00Z" w16du:dateUtc="2026-09-29T15:01:00Z">
              <w:r w:rsidR="008F16F3">
                <w:t xml:space="preserve"> </w:t>
              </w:r>
            </w:ins>
            <w:r w:rsidR="3C6FFD27">
              <w:t xml:space="preserve">sinciput, </w:t>
            </w:r>
            <w:r>
              <w:t>brow or face</w:t>
            </w:r>
          </w:p>
        </w:tc>
        <w:tc>
          <w:tcPr>
            <w:tcW w:w="1425" w:type="dxa"/>
          </w:tcPr>
          <w:p w14:paraId="6B38F0B3" w14:textId="77777777" w:rsidR="005F364C" w:rsidRDefault="007D33E9">
            <w:r>
              <w:t>Cat</w:t>
            </w:r>
          </w:p>
        </w:tc>
        <w:tc>
          <w:tcPr>
            <w:tcW w:w="1663" w:type="dxa"/>
          </w:tcPr>
          <w:p w14:paraId="02770123" w14:textId="77777777" w:rsidR="005F364C" w:rsidRDefault="005F364C"/>
        </w:tc>
      </w:tr>
      <w:tr w:rsidR="005F364C" w14:paraId="1072C2D7" w14:textId="77777777" w:rsidTr="003254C3">
        <w:tc>
          <w:tcPr>
            <w:tcW w:w="1821" w:type="dxa"/>
          </w:tcPr>
          <w:p w14:paraId="22FCF022" w14:textId="77777777" w:rsidR="005F364C" w:rsidRDefault="007D33E9">
            <w:r>
              <w:t>Position at caesarean section</w:t>
            </w:r>
          </w:p>
        </w:tc>
        <w:tc>
          <w:tcPr>
            <w:tcW w:w="2851" w:type="dxa"/>
          </w:tcPr>
          <w:p w14:paraId="5C951EF8" w14:textId="77777777" w:rsidR="005F364C" w:rsidRDefault="007D33E9">
            <w:pPr>
              <w:pStyle w:val="BodyText"/>
            </w:pPr>
            <w:r>
              <w:t>Position at caesarean section</w:t>
            </w:r>
          </w:p>
          <w:p w14:paraId="5FD1E908" w14:textId="77777777" w:rsidR="005F364C" w:rsidRDefault="007D33E9">
            <w:pPr>
              <w:pStyle w:val="BodyText"/>
            </w:pPr>
            <w:r>
              <w:t>Occiput anterior, Occiput posterior or transverse</w:t>
            </w:r>
          </w:p>
        </w:tc>
        <w:tc>
          <w:tcPr>
            <w:tcW w:w="1425" w:type="dxa"/>
          </w:tcPr>
          <w:p w14:paraId="12E5C90D" w14:textId="77777777" w:rsidR="005F364C" w:rsidRDefault="007D33E9">
            <w:r>
              <w:t>Cat</w:t>
            </w:r>
          </w:p>
        </w:tc>
        <w:tc>
          <w:tcPr>
            <w:tcW w:w="1663" w:type="dxa"/>
          </w:tcPr>
          <w:p w14:paraId="145EB5D7" w14:textId="77777777" w:rsidR="005F364C" w:rsidRDefault="005F364C"/>
        </w:tc>
      </w:tr>
      <w:tr w:rsidR="005F364C" w14:paraId="23BAE0AC" w14:textId="77777777" w:rsidTr="003254C3">
        <w:tc>
          <w:tcPr>
            <w:tcW w:w="1821" w:type="dxa"/>
          </w:tcPr>
          <w:p w14:paraId="1DA95B65" w14:textId="77777777" w:rsidR="005F364C" w:rsidRDefault="007D33E9">
            <w:r>
              <w:t>Main reason for caesarean section</w:t>
            </w:r>
          </w:p>
        </w:tc>
        <w:tc>
          <w:tcPr>
            <w:tcW w:w="2851" w:type="dxa"/>
          </w:tcPr>
          <w:p w14:paraId="0523E865" w14:textId="77777777" w:rsidR="005F364C" w:rsidRDefault="007D33E9">
            <w:pPr>
              <w:pStyle w:val="BodyText"/>
            </w:pPr>
            <w:r>
              <w:t>Main reason for caesarean section</w:t>
            </w:r>
          </w:p>
          <w:p w14:paraId="4D970EBB" w14:textId="4421A7C3" w:rsidR="005F364C" w:rsidRDefault="007D33E9">
            <w:pPr>
              <w:pStyle w:val="BodyText"/>
            </w:pPr>
            <w:r>
              <w:t xml:space="preserve">Fetal distress, </w:t>
            </w:r>
            <w:r w:rsidR="543ADF17">
              <w:t>prolonged first or second stage of</w:t>
            </w:r>
            <w:r>
              <w:t xml:space="preserve"> labour</w:t>
            </w:r>
            <w:del w:id="187" w:author="Therese Buerengen" w:date="2026-09-25T14:28:00Z" w16du:dateUtc="2026-09-25T12:28:00Z">
              <w:r>
                <w:delText xml:space="preserve"> </w:delText>
              </w:r>
            </w:del>
            <w:r>
              <w:t>, failed induction, failed instrumental vaginal delivery, breech, maternal consideration, others</w:t>
            </w:r>
          </w:p>
        </w:tc>
        <w:tc>
          <w:tcPr>
            <w:tcW w:w="1425" w:type="dxa"/>
          </w:tcPr>
          <w:p w14:paraId="371D03EF" w14:textId="77777777" w:rsidR="005F364C" w:rsidRDefault="007D33E9">
            <w:r>
              <w:t>Cat</w:t>
            </w:r>
          </w:p>
        </w:tc>
        <w:tc>
          <w:tcPr>
            <w:tcW w:w="1663" w:type="dxa"/>
          </w:tcPr>
          <w:p w14:paraId="6F2CC628" w14:textId="77777777" w:rsidR="005F364C" w:rsidRDefault="005F364C"/>
        </w:tc>
      </w:tr>
      <w:tr w:rsidR="005F364C" w14:paraId="6F0C0DCF" w14:textId="77777777" w:rsidTr="003254C3">
        <w:tc>
          <w:tcPr>
            <w:tcW w:w="1821" w:type="dxa"/>
          </w:tcPr>
          <w:p w14:paraId="5349EECA" w14:textId="77777777" w:rsidR="005F364C" w:rsidRDefault="007D33E9">
            <w:r>
              <w:t>Type of continuous fetal monitoring</w:t>
            </w:r>
          </w:p>
        </w:tc>
        <w:tc>
          <w:tcPr>
            <w:tcW w:w="2851" w:type="dxa"/>
          </w:tcPr>
          <w:p w14:paraId="565AA016" w14:textId="77777777" w:rsidR="005F364C" w:rsidRDefault="007D33E9">
            <w:pPr>
              <w:numPr>
                <w:ilvl w:val="0"/>
                <w:numId w:val="59"/>
              </w:numPr>
            </w:pPr>
            <w:r>
              <w:t>Continuous external CTG</w:t>
            </w:r>
          </w:p>
          <w:p w14:paraId="6DBC4AA0" w14:textId="77777777" w:rsidR="005F364C" w:rsidRDefault="007D33E9">
            <w:pPr>
              <w:numPr>
                <w:ilvl w:val="0"/>
                <w:numId w:val="59"/>
              </w:numPr>
            </w:pPr>
            <w:r>
              <w:lastRenderedPageBreak/>
              <w:t>STAN/continuous internal CTG</w:t>
            </w:r>
          </w:p>
        </w:tc>
        <w:tc>
          <w:tcPr>
            <w:tcW w:w="1425" w:type="dxa"/>
          </w:tcPr>
          <w:p w14:paraId="6B87C5C6" w14:textId="77777777" w:rsidR="005F364C" w:rsidRDefault="007D33E9">
            <w:r>
              <w:lastRenderedPageBreak/>
              <w:t>Cat</w:t>
            </w:r>
          </w:p>
        </w:tc>
        <w:tc>
          <w:tcPr>
            <w:tcW w:w="1663" w:type="dxa"/>
          </w:tcPr>
          <w:p w14:paraId="52BB1B1D" w14:textId="77777777" w:rsidR="005F364C" w:rsidRDefault="005F364C"/>
        </w:tc>
      </w:tr>
      <w:tr w:rsidR="005F364C" w14:paraId="3E0B1D59" w14:textId="77777777" w:rsidTr="003254C3">
        <w:tc>
          <w:tcPr>
            <w:tcW w:w="1821" w:type="dxa"/>
          </w:tcPr>
          <w:p w14:paraId="3C7ABC14" w14:textId="77777777" w:rsidR="005F364C" w:rsidRDefault="007D33E9">
            <w:r>
              <w:t>Type of perineal support</w:t>
            </w:r>
          </w:p>
        </w:tc>
        <w:tc>
          <w:tcPr>
            <w:tcW w:w="2851" w:type="dxa"/>
          </w:tcPr>
          <w:p w14:paraId="4B8E2B19" w14:textId="77777777" w:rsidR="005F364C" w:rsidRDefault="007D33E9">
            <w:r>
              <w:t>Perineal support technique used: Ritgen or modified Ritgen manoeuvre, or supporting flat-hand grip (vaginal deliveries with perineal support)</w:t>
            </w:r>
          </w:p>
        </w:tc>
        <w:tc>
          <w:tcPr>
            <w:tcW w:w="1425" w:type="dxa"/>
          </w:tcPr>
          <w:p w14:paraId="28184423" w14:textId="77777777" w:rsidR="005F364C" w:rsidRDefault="007D33E9">
            <w:r>
              <w:t>Cat</w:t>
            </w:r>
          </w:p>
        </w:tc>
        <w:tc>
          <w:tcPr>
            <w:tcW w:w="1663" w:type="dxa"/>
          </w:tcPr>
          <w:p w14:paraId="45FAB553" w14:textId="77777777" w:rsidR="005F364C" w:rsidRDefault="005F364C"/>
        </w:tc>
      </w:tr>
      <w:tr w:rsidR="005F364C" w14:paraId="2A29B23C" w14:textId="77777777" w:rsidTr="003254C3">
        <w:tc>
          <w:tcPr>
            <w:tcW w:w="1821" w:type="dxa"/>
          </w:tcPr>
          <w:p w14:paraId="4B71C443" w14:textId="77777777" w:rsidR="005F364C" w:rsidRDefault="007D33E9">
            <w:r>
              <w:t>Occurrence of post-partum haemorrhage</w:t>
            </w:r>
          </w:p>
        </w:tc>
        <w:tc>
          <w:tcPr>
            <w:tcW w:w="2851" w:type="dxa"/>
          </w:tcPr>
          <w:p w14:paraId="66830B84" w14:textId="77777777" w:rsidR="005F364C" w:rsidRDefault="007D33E9">
            <w:r>
              <w:t>Any occurrence of post-partum haemorrhage &gt;500 ml, &gt;1000 ml, &gt;1500 ml</w:t>
            </w:r>
          </w:p>
        </w:tc>
        <w:tc>
          <w:tcPr>
            <w:tcW w:w="1425" w:type="dxa"/>
          </w:tcPr>
          <w:p w14:paraId="4C5DA43D" w14:textId="77777777" w:rsidR="005F364C" w:rsidRDefault="007D33E9">
            <w:r>
              <w:t>Cat</w:t>
            </w:r>
          </w:p>
        </w:tc>
        <w:tc>
          <w:tcPr>
            <w:tcW w:w="1663" w:type="dxa"/>
          </w:tcPr>
          <w:p w14:paraId="3F729778" w14:textId="77777777" w:rsidR="005F364C" w:rsidRDefault="005F364C"/>
        </w:tc>
      </w:tr>
      <w:tr w:rsidR="005F364C" w14:paraId="4CF9E676" w14:textId="77777777" w:rsidTr="003254C3">
        <w:tc>
          <w:tcPr>
            <w:tcW w:w="1821" w:type="dxa"/>
          </w:tcPr>
          <w:p w14:paraId="1CA760E5" w14:textId="220EA321" w:rsidR="005F364C" w:rsidRDefault="007D33E9">
            <w:r>
              <w:t xml:space="preserve">Occurrence of </w:t>
            </w:r>
            <w:r w:rsidR="719ED2A6">
              <w:t>prolonged</w:t>
            </w:r>
            <w:r>
              <w:t xml:space="preserve"> labour </w:t>
            </w:r>
          </w:p>
        </w:tc>
        <w:tc>
          <w:tcPr>
            <w:tcW w:w="2851" w:type="dxa"/>
          </w:tcPr>
          <w:p w14:paraId="5C3CF467" w14:textId="1CB3034D" w:rsidR="005F364C" w:rsidRDefault="007D33E9">
            <w:pPr>
              <w:pStyle w:val="BodyText"/>
            </w:pPr>
            <w:r>
              <w:t xml:space="preserve">Occurrence of </w:t>
            </w:r>
            <w:r w:rsidR="4D4D982E">
              <w:t>prolonged</w:t>
            </w:r>
            <w:r>
              <w:t xml:space="preserve"> labour  defined as:</w:t>
            </w:r>
          </w:p>
          <w:p w14:paraId="2978EAA3" w14:textId="77777777" w:rsidR="005F364C" w:rsidRDefault="007D33E9">
            <w:pPr>
              <w:pStyle w:val="BodyText"/>
            </w:pPr>
            <w:r>
              <w:rPr>
                <w:b/>
                <w:bCs/>
              </w:rPr>
              <w:t>WHO partograph:</w:t>
            </w:r>
          </w:p>
          <w:p w14:paraId="1ECE332D" w14:textId="77777777" w:rsidR="005F364C" w:rsidRDefault="007D33E9">
            <w:pPr>
              <w:pStyle w:val="BodyText"/>
            </w:pPr>
            <w:r>
              <w:t>First stage:</w:t>
            </w:r>
          </w:p>
          <w:p w14:paraId="678E1585" w14:textId="77777777" w:rsidR="005F364C" w:rsidRDefault="007D33E9">
            <w:pPr>
              <w:pStyle w:val="BodyText"/>
            </w:pPr>
            <w:r>
              <w:t>Crossing of the action line</w:t>
            </w:r>
          </w:p>
          <w:p w14:paraId="50DC76CB" w14:textId="77777777" w:rsidR="005F364C" w:rsidRDefault="007D33E9">
            <w:pPr>
              <w:pStyle w:val="BodyText"/>
            </w:pPr>
            <w:r>
              <w:t>Second stage:</w:t>
            </w:r>
          </w:p>
          <w:p w14:paraId="34C61DAB" w14:textId="77777777" w:rsidR="005F364C" w:rsidRDefault="007D33E9">
            <w:pPr>
              <w:pStyle w:val="BodyText"/>
            </w:pPr>
            <w:r>
              <w:t>2. stage lasting from 2-4 hours, depending on the labour wards guidelines</w:t>
            </w:r>
          </w:p>
          <w:p w14:paraId="2F6CED62" w14:textId="77777777" w:rsidR="005F364C" w:rsidRDefault="007D33E9">
            <w:pPr>
              <w:pStyle w:val="BodyText"/>
            </w:pPr>
            <w:r>
              <w:rPr>
                <w:b/>
                <w:bCs/>
              </w:rPr>
              <w:t>LCG:</w:t>
            </w:r>
          </w:p>
          <w:p w14:paraId="00DB8E4A" w14:textId="77777777" w:rsidR="005F364C" w:rsidRDefault="007D33E9">
            <w:pPr>
              <w:pStyle w:val="BodyText"/>
            </w:pPr>
            <w:r>
              <w:t>First stage:</w:t>
            </w:r>
          </w:p>
          <w:p w14:paraId="01EE5D84" w14:textId="77777777" w:rsidR="005F364C" w:rsidRDefault="007D33E9">
            <w:pPr>
              <w:pStyle w:val="BodyText"/>
            </w:pPr>
            <w:r>
              <w:t>Time intervals exceeded</w:t>
            </w:r>
          </w:p>
          <w:p w14:paraId="30864003" w14:textId="77777777" w:rsidR="005F364C" w:rsidRDefault="007D33E9">
            <w:pPr>
              <w:pStyle w:val="BodyText"/>
            </w:pPr>
            <w:r>
              <w:t>Second stage:</w:t>
            </w:r>
          </w:p>
          <w:p w14:paraId="295274C4" w14:textId="77777777" w:rsidR="005F364C" w:rsidRDefault="007D33E9">
            <w:pPr>
              <w:pStyle w:val="BodyText"/>
            </w:pPr>
            <w:r>
              <w:t>Time intervals exceeded</w:t>
            </w:r>
          </w:p>
        </w:tc>
        <w:tc>
          <w:tcPr>
            <w:tcW w:w="1425" w:type="dxa"/>
          </w:tcPr>
          <w:p w14:paraId="5B563AD6" w14:textId="77777777" w:rsidR="005F364C" w:rsidRDefault="007D33E9">
            <w:r>
              <w:t>D</w:t>
            </w:r>
          </w:p>
        </w:tc>
        <w:tc>
          <w:tcPr>
            <w:tcW w:w="1663" w:type="dxa"/>
          </w:tcPr>
          <w:p w14:paraId="161C0BB5" w14:textId="77777777" w:rsidR="005F364C" w:rsidRDefault="005F364C"/>
        </w:tc>
      </w:tr>
      <w:tr w:rsidR="005F364C" w14:paraId="7E3F4EEB" w14:textId="77777777" w:rsidTr="003254C3">
        <w:tc>
          <w:tcPr>
            <w:tcW w:w="1821" w:type="dxa"/>
          </w:tcPr>
          <w:p w14:paraId="2A0B1030" w14:textId="77777777" w:rsidR="005F364C" w:rsidRDefault="007D33E9">
            <w:r>
              <w:t>Shared decision making</w:t>
            </w:r>
          </w:p>
        </w:tc>
        <w:tc>
          <w:tcPr>
            <w:tcW w:w="2851" w:type="dxa"/>
          </w:tcPr>
          <w:p w14:paraId="0578DAAE" w14:textId="77777777" w:rsidR="005F364C" w:rsidRDefault="007D33E9">
            <w:pPr>
              <w:pStyle w:val="BodyText"/>
            </w:pPr>
            <w:r>
              <w:t>Shared decision making is assessed in selected situations and interventions and documented by the midwife</w:t>
            </w:r>
          </w:p>
          <w:p w14:paraId="086A0581" w14:textId="77777777" w:rsidR="005F364C" w:rsidRDefault="007D33E9">
            <w:pPr>
              <w:pStyle w:val="BodyText"/>
            </w:pPr>
            <w:r>
              <w:t>Were positions during the dilation phase decided in consultation with the woman? Yes or no</w:t>
            </w:r>
          </w:p>
          <w:p w14:paraId="6661D37E" w14:textId="77777777" w:rsidR="005F364C" w:rsidRDefault="007D33E9">
            <w:pPr>
              <w:pStyle w:val="BodyText"/>
            </w:pPr>
            <w:r>
              <w:lastRenderedPageBreak/>
              <w:t>Was the birthing position decided in consultation with the woman? Yes or no</w:t>
            </w:r>
          </w:p>
          <w:p w14:paraId="51FB7A5D" w14:textId="77777777" w:rsidR="005F364C" w:rsidRDefault="007D33E9">
            <w:pPr>
              <w:pStyle w:val="BodyText"/>
            </w:pPr>
            <w:r>
              <w:t>Pain relief:</w:t>
            </w:r>
          </w:p>
          <w:p w14:paraId="379229B6" w14:textId="77777777" w:rsidR="005F364C" w:rsidRDefault="007D33E9">
            <w:pPr>
              <w:pStyle w:val="BodyText"/>
            </w:pPr>
            <w:r>
              <w:t>Was the woman involved in the choice of pain relief method? Yes or no</w:t>
            </w:r>
          </w:p>
          <w:p w14:paraId="7D57027B" w14:textId="77777777" w:rsidR="005F364C" w:rsidRDefault="007D33E9">
            <w:pPr>
              <w:pStyle w:val="BodyText"/>
            </w:pPr>
            <w:r>
              <w:t>Did she agree with the chosen pain relief method? Yes, no, not asked or not answered</w:t>
            </w:r>
          </w:p>
          <w:p w14:paraId="0E0720F2" w14:textId="2073FD34" w:rsidR="005F364C" w:rsidRDefault="0368ACC4">
            <w:pPr>
              <w:pStyle w:val="BodyText"/>
            </w:pPr>
            <w:r>
              <w:t>Prolonged l</w:t>
            </w:r>
            <w:r w:rsidR="000D6FF3">
              <w:t xml:space="preserve">abour </w:t>
            </w:r>
            <w:r>
              <w:t>:</w:t>
            </w:r>
          </w:p>
          <w:p w14:paraId="4287ABEC" w14:textId="1CC57FB8" w:rsidR="005F364C" w:rsidRDefault="007D33E9">
            <w:pPr>
              <w:pStyle w:val="BodyText"/>
            </w:pPr>
            <w:r>
              <w:t xml:space="preserve">Was a plan established for managing </w:t>
            </w:r>
            <w:r w:rsidR="2457F342">
              <w:t xml:space="preserve">prolonged </w:t>
            </w:r>
            <w:r>
              <w:t xml:space="preserve">labour </w:t>
            </w:r>
            <w:r w:rsidR="000D6FF3">
              <w:t>?</w:t>
            </w:r>
            <w:r>
              <w:t xml:space="preserve"> Yes or no</w:t>
            </w:r>
          </w:p>
          <w:p w14:paraId="69DB4590" w14:textId="77777777" w:rsidR="005F364C" w:rsidRDefault="007D33E9">
            <w:pPr>
              <w:pStyle w:val="BodyText"/>
            </w:pPr>
            <w:r>
              <w:t>Was the woman involved in the discussion about the plan? Yes or no</w:t>
            </w:r>
          </w:p>
          <w:p w14:paraId="1C08946F" w14:textId="77777777" w:rsidR="005F364C" w:rsidRDefault="007D33E9">
            <w:pPr>
              <w:pStyle w:val="BodyText"/>
            </w:pPr>
            <w:r>
              <w:t>Was the plan documented continuously? Yes or no</w:t>
            </w:r>
          </w:p>
          <w:p w14:paraId="1033281D" w14:textId="77777777" w:rsidR="005F364C" w:rsidRDefault="007D33E9">
            <w:pPr>
              <w:pStyle w:val="BodyText"/>
            </w:pPr>
            <w:r>
              <w:t>Did the woman agree with the chosen plan? Yes, no, not asked or not answered</w:t>
            </w:r>
          </w:p>
          <w:p w14:paraId="1596A672" w14:textId="77777777" w:rsidR="005F364C" w:rsidRDefault="007D33E9">
            <w:pPr>
              <w:pStyle w:val="BodyText"/>
            </w:pPr>
            <w:r>
              <w:t>Other: (with the response options: yes, no, not asked, and no answer)</w:t>
            </w:r>
          </w:p>
          <w:p w14:paraId="4F7C28F2" w14:textId="77777777" w:rsidR="005F364C" w:rsidRDefault="007D33E9">
            <w:pPr>
              <w:pStyle w:val="BodyText"/>
            </w:pPr>
            <w:r>
              <w:t>External CTG, internal CTG/STAN, vaginal examination by midwife, vaginal examination if new midwife, vaginal examination by obstetrician, amniotomy, oxytocin infusion, episiotomy, operative delivery, oxytocin IM/IV prophylaxis postpartum and vitamin K IM.</w:t>
            </w:r>
          </w:p>
        </w:tc>
        <w:tc>
          <w:tcPr>
            <w:tcW w:w="1425" w:type="dxa"/>
          </w:tcPr>
          <w:p w14:paraId="693BBB55" w14:textId="77777777" w:rsidR="005F364C" w:rsidRDefault="007D33E9">
            <w:r>
              <w:lastRenderedPageBreak/>
              <w:t>D+Cat</w:t>
            </w:r>
          </w:p>
        </w:tc>
        <w:tc>
          <w:tcPr>
            <w:tcW w:w="1663" w:type="dxa"/>
          </w:tcPr>
          <w:p w14:paraId="338E898A" w14:textId="77777777" w:rsidR="005F364C" w:rsidRDefault="007D33E9">
            <w:r>
              <w:t>?</w:t>
            </w:r>
          </w:p>
        </w:tc>
      </w:tr>
      <w:tr w:rsidR="005F364C" w14:paraId="1F1DDF18" w14:textId="77777777" w:rsidTr="003254C3">
        <w:tc>
          <w:tcPr>
            <w:tcW w:w="1821" w:type="dxa"/>
          </w:tcPr>
          <w:p w14:paraId="5DC37AC4" w14:textId="77777777" w:rsidR="005F364C" w:rsidRDefault="007D33E9">
            <w:r>
              <w:lastRenderedPageBreak/>
              <w:t>Supportive care, labour companionship</w:t>
            </w:r>
          </w:p>
        </w:tc>
        <w:tc>
          <w:tcPr>
            <w:tcW w:w="2851" w:type="dxa"/>
          </w:tcPr>
          <w:p w14:paraId="2F499289" w14:textId="77777777" w:rsidR="005F364C" w:rsidRDefault="007D33E9">
            <w:r>
              <w:t>Labour companionship during labour as recorded by the midwife, including partner, multicultural doula, doula, family, friend, nobody</w:t>
            </w:r>
          </w:p>
        </w:tc>
        <w:tc>
          <w:tcPr>
            <w:tcW w:w="1425" w:type="dxa"/>
          </w:tcPr>
          <w:p w14:paraId="348769BD" w14:textId="77777777" w:rsidR="005F364C" w:rsidRDefault="007D33E9">
            <w:r>
              <w:t>Cat</w:t>
            </w:r>
          </w:p>
        </w:tc>
        <w:tc>
          <w:tcPr>
            <w:tcW w:w="1663" w:type="dxa"/>
          </w:tcPr>
          <w:p w14:paraId="49F03494" w14:textId="77777777" w:rsidR="005F364C" w:rsidRDefault="005F364C"/>
        </w:tc>
      </w:tr>
    </w:tbl>
    <w:p w14:paraId="58046094" w14:textId="77777777" w:rsidR="005F364C" w:rsidRDefault="007D33E9">
      <w:pPr>
        <w:pStyle w:val="Heading4"/>
        <w:rPr>
          <w:rFonts w:hint="eastAsia"/>
        </w:rPr>
      </w:pPr>
      <w:bookmarkStart w:id="188" w:name="sec-main-analytical-approach-for"/>
      <w:bookmarkEnd w:id="181"/>
      <w:r>
        <w:t>5.1.1.4 Main Analytical Approach for Dichotomous Efficacy Endpoints</w:t>
      </w:r>
    </w:p>
    <w:p w14:paraId="3AF9E4D5" w14:textId="77777777" w:rsidR="005F364C" w:rsidRDefault="007D33E9">
      <w:r>
        <w:t>Dichotomous endpoints are analysed as the primary endpoint (</w:t>
      </w:r>
      <w:hyperlink w:anchor="sec-main-analytical-approach">
        <w:r w:rsidR="005F364C">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sidR="005F364C">
          <w:rPr>
            <w:rStyle w:val="Hyperlink"/>
          </w:rPr>
          <w:t>Section 4.1.3</w:t>
        </w:r>
      </w:hyperlink>
      <w:r>
        <w:t>). Endpoints restricted to vaginal births are analysed in the vaginal delivery set, all others in the primary analysis set (</w:t>
      </w:r>
      <w:hyperlink w:anchor="sec-analysis-sets">
        <w:r w:rsidR="005F364C">
          <w:rPr>
            <w:rStyle w:val="Hyperlink"/>
          </w:rPr>
          <w:t>Section 3</w:t>
        </w:r>
      </w:hyperlink>
      <w:r>
        <w:t>). Missing data are handled as given in the “Handling of missing data” column of the endpoint tables.</w:t>
      </w:r>
    </w:p>
    <w:p w14:paraId="1FCC9BC5" w14:textId="77777777" w:rsidR="005F364C" w:rsidRDefault="007D33E9">
      <w:pPr>
        <w:pStyle w:val="BodyText"/>
      </w:pPr>
      <w:r>
        <w:t>The differences are presented with two-sided 95% confidence intervals, not adjusted for multiplicity (</w:t>
      </w:r>
      <w:hyperlink w:anchor="sec-multiplicity-adjustment">
        <w:r w:rsidR="005F364C">
          <w:rPr>
            <w:rStyle w:val="Hyperlink"/>
          </w:rPr>
          <w:t>Section 2.2</w:t>
        </w:r>
      </w:hyperlink>
      <w:r>
        <w:t>). No hypothesis tests are performed and no non-inferiority margin applies to secondary endpoints.</w:t>
      </w:r>
    </w:p>
    <w:p w14:paraId="0780869F" w14:textId="77777777" w:rsidR="005F364C" w:rsidRDefault="007D33E9">
      <w:pPr>
        <w:pStyle w:val="BodyText"/>
      </w:pPr>
      <w:r>
        <w:t>Covariate sets by endpoint:</w:t>
      </w:r>
    </w:p>
    <w:p w14:paraId="68B9421F" w14:textId="77777777" w:rsidR="005F364C" w:rsidRDefault="007D33E9">
      <w:pPr>
        <w:numPr>
          <w:ilvl w:val="0"/>
          <w:numId w:val="60"/>
        </w:numPr>
      </w:pPr>
      <w:r>
        <w:t>Spontaneous vaginal delivery and instrumental vaginal delivery: as for the primary endpoint (</w:t>
      </w:r>
      <w:hyperlink w:anchor="sec-adjustment-for-covariates">
        <w:r w:rsidR="005F364C">
          <w:rPr>
            <w:rStyle w:val="Hyperlink"/>
          </w:rPr>
          <w:t>Section 4.1.3</w:t>
        </w:r>
      </w:hyperlink>
      <w:r>
        <w:t>). Mode of delivery is classified as spontaneous vaginal, instrumental vaginal or caesarean section, so within the principal stratum each of the three differences equals minus the sum of the other two.</w:t>
      </w:r>
    </w:p>
    <w:p w14:paraId="262AA097" w14:textId="77777777" w:rsidR="005F364C" w:rsidRDefault="007D33E9">
      <w:pPr>
        <w:numPr>
          <w:ilvl w:val="0"/>
          <w:numId w:val="60"/>
        </w:numPr>
      </w:pPr>
      <w:r>
        <w:t>Occurrence of amniotomy during labour: as for the primary endpoint.</w:t>
      </w:r>
    </w:p>
    <w:p w14:paraId="4C5F87F6" w14:textId="77777777" w:rsidR="005F364C" w:rsidRDefault="007D33E9">
      <w:pPr>
        <w:numPr>
          <w:ilvl w:val="0"/>
          <w:numId w:val="60"/>
        </w:numPr>
      </w:pPr>
      <w:r>
        <w:t>Use of oxytocin during labour: as for the primary endpoint.</w:t>
      </w:r>
    </w:p>
    <w:p w14:paraId="07EFD0AC" w14:textId="77777777" w:rsidR="005F364C" w:rsidRDefault="007D33E9">
      <w:pPr>
        <w:numPr>
          <w:ilvl w:val="0"/>
          <w:numId w:val="60"/>
        </w:numPr>
      </w:pPr>
      <w:r>
        <w:t>Use of epidural analgesia during labour: as for the primary endpoint.</w:t>
      </w:r>
    </w:p>
    <w:p w14:paraId="162503F8" w14:textId="77777777" w:rsidR="005F364C" w:rsidRDefault="007D33E9">
      <w:pPr>
        <w:numPr>
          <w:ilvl w:val="0"/>
          <w:numId w:val="60"/>
        </w:numPr>
      </w:pPr>
      <w:r>
        <w:t>Use of medical pain relief in labour: as for the primary endpoint.</w:t>
      </w:r>
    </w:p>
    <w:p w14:paraId="2515FE63" w14:textId="77777777" w:rsidR="005F364C" w:rsidRDefault="007D33E9">
      <w:pPr>
        <w:numPr>
          <w:ilvl w:val="0"/>
          <w:numId w:val="60"/>
        </w:numPr>
      </w:pPr>
      <w:r>
        <w:t>Intermittent fetal monitoring: as for the primary endpoint.</w:t>
      </w:r>
    </w:p>
    <w:p w14:paraId="57CCE5C5" w14:textId="77777777" w:rsidR="005F364C" w:rsidRDefault="007D33E9">
      <w:pPr>
        <w:numPr>
          <w:ilvl w:val="0"/>
          <w:numId w:val="60"/>
        </w:numPr>
      </w:pPr>
      <w:r>
        <w:t>Continuous fetal monitoring: as for the primary endpoint.</w:t>
      </w:r>
    </w:p>
    <w:p w14:paraId="6A978D2E" w14:textId="77777777" w:rsidR="005F364C" w:rsidRDefault="007D33E9">
      <w:pPr>
        <w:numPr>
          <w:ilvl w:val="0"/>
          <w:numId w:val="60"/>
        </w:numPr>
      </w:pPr>
      <w:r>
        <w:t>Occurrence of perineal support: as for the primary endpoint.</w:t>
      </w:r>
    </w:p>
    <w:p w14:paraId="53101D03" w14:textId="77777777" w:rsidR="005F364C" w:rsidRDefault="007D33E9">
      <w:pPr>
        <w:numPr>
          <w:ilvl w:val="0"/>
          <w:numId w:val="60"/>
        </w:numPr>
      </w:pPr>
      <w:r>
        <w:t>Episiotomy: as for the primary endpoint.</w:t>
      </w:r>
    </w:p>
    <w:p w14:paraId="2C35ED3C" w14:textId="77777777" w:rsidR="005F364C" w:rsidRDefault="007D33E9">
      <w:pPr>
        <w:numPr>
          <w:ilvl w:val="0"/>
          <w:numId w:val="60"/>
        </w:numPr>
      </w:pPr>
      <w:r>
        <w:t>Occurrence of postpartum haemorrhage &gt; 1000 ml: as for the primary endpoint.</w:t>
      </w:r>
    </w:p>
    <w:p w14:paraId="2BDAD4EA" w14:textId="77777777" w:rsidR="005F364C" w:rsidRDefault="007D33E9">
      <w:pPr>
        <w:numPr>
          <w:ilvl w:val="0"/>
          <w:numId w:val="60"/>
        </w:numPr>
      </w:pPr>
      <w:r>
        <w:t>Arterial umbilical cord pH &lt; 7.00: as for the primary endpoint.</w:t>
      </w:r>
    </w:p>
    <w:p w14:paraId="0526DEBE" w14:textId="77777777" w:rsidR="005F364C" w:rsidRDefault="007D33E9">
      <w:pPr>
        <w:numPr>
          <w:ilvl w:val="0"/>
          <w:numId w:val="60"/>
        </w:numPr>
      </w:pPr>
      <w:r>
        <w:t>Apgar score &lt; 7 at 5 minutes: as for the primary endpoint.</w:t>
      </w:r>
    </w:p>
    <w:p w14:paraId="3F3BC84F" w14:textId="77777777" w:rsidR="005F364C" w:rsidRDefault="007D33E9">
      <w:pPr>
        <w:numPr>
          <w:ilvl w:val="0"/>
          <w:numId w:val="60"/>
        </w:numPr>
      </w:pPr>
      <w:r>
        <w:t>Admittance to neonatal intensive care unit within 2 hours: as for the primary endpoint.</w:t>
      </w:r>
    </w:p>
    <w:p w14:paraId="73805BC2" w14:textId="77777777" w:rsidR="005F364C" w:rsidRDefault="007D33E9">
      <w:r>
        <w:lastRenderedPageBreak/>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sidR="005F364C">
          <w:rPr>
            <w:rStyle w:val="Hyperlink"/>
          </w:rPr>
          <w:t>Section 4.1.2</w:t>
        </w:r>
      </w:hyperlink>
      <w:r>
        <w:t xml:space="preserve"> is applied to each imputed dataset, and the estimates and their variances are combined by Rubin’s rules.</w:t>
      </w:r>
    </w:p>
    <w:p w14:paraId="1E4D123F" w14:textId="77777777" w:rsidR="005F364C" w:rsidRDefault="007D33E9">
      <w:pPr>
        <w:pStyle w:val="BodyText"/>
      </w:pPr>
      <w:r>
        <w:t>Arterial umbilical cord pH was not recorded for 27.5% of the first-born babies at the blinded review (venous pH only for 5,321 women, no cord blood gas for 4,699).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 have been referred to the data managers for checking against the source records.</w:t>
      </w:r>
    </w:p>
    <w:p w14:paraId="0DC1BC9A" w14:textId="77777777" w:rsidR="005F364C" w:rsidRDefault="007D33E9">
      <w:pPr>
        <w:pStyle w:val="Heading4"/>
        <w:rPr>
          <w:rFonts w:hint="eastAsia"/>
        </w:rPr>
      </w:pPr>
      <w:bookmarkStart w:id="189" w:name="X02a84667dbe7606d04e7688cb61bdb0e1829db5"/>
      <w:bookmarkEnd w:id="188"/>
      <w:r>
        <w:t>5.1.1.5 Main analytical approach for repeated measures efficacy endpoints</w:t>
      </w:r>
    </w:p>
    <w:p w14:paraId="5C6D1EE2" w14:textId="77777777" w:rsidR="005F364C" w:rsidRDefault="007D33E9">
      <w:commentRangeStart w:id="190"/>
      <w:r>
        <w:t xml:space="preserve">Labour progression </w:t>
      </w:r>
      <w:commentRangeEnd w:id="190"/>
      <w:r w:rsidR="0076579B">
        <w:rPr>
          <w:rStyle w:val="CommentReference"/>
          <w:sz w:val="24"/>
          <w:szCs w:val="22"/>
        </w:rPr>
        <w:commentReference w:id="190"/>
      </w:r>
      <w:r>
        <w:t>is analysed in the vaginal delivery set with a labour-curve mixed model, following Zhang et al. (2002, 2010), who constructed labour curves by repeated-measures analysis of cervical examinations with time measured backwards from the end of labour, because the onset of labour is poorly defined. The trial database records, for each centimetre of cervical dilatation, the time of the vaginal examination at which it was found, and the time of delivery is known precisely. For each examination, the time remaining until delivery (hours) is the response: its logarithm is modelled as a natural cubic spline of the dilatation found (3 degrees of freedom), with fixed effects for treatment, the interaction of treatment with the spline, time interval, hospital and the covariates of the primary endpoint, a random intercept and a random slope on dilatation for each woman, and a residual variance that may differ by dilatation. This is the model used to impute the time of reaching 5 cm (</w:t>
      </w:r>
      <w:hyperlink w:anchor="sec-main-analytical-approach-for-time-to">
        <w:r w:rsidR="005F364C">
          <w:rPr>
            <w:rStyle w:val="Hyperlink"/>
          </w:rPr>
          <w:t>Section 5.1.1.7</w:t>
        </w:r>
      </w:hyperlink>
      <w:r>
        <w:t>). Each woman’s fitted curve gives the time before delivery at which she reached k cm, τ(k), and the time from 5 cm to k cm is τ(5) − τ(k).</w:t>
      </w:r>
    </w:p>
    <w:p w14:paraId="6146B41E" w14:textId="77777777" w:rsidR="005F364C" w:rsidRDefault="007D33E9">
      <w:pPr>
        <w:pStyle w:val="BodyText"/>
      </w:pPr>
      <w:r>
        <w:t xml:space="preserve">By G-computation over the vaginal delivery set, drawing each woman’s random effects from their estimated distribution (the same draws under both treatments), the mean time from 5 cm to 6, 7, 8, 9 and 10 cm is estimated for each treatment and presented as a figure (time since 5 cm against cervical dilatation, one line per treatment, with 95% confidence intervals), in the manner of the centimetre-by-centimetre presentations of Zhang et al. (2010) and Oladapo et al. (2018). The summary measure is the difference between the treatments in the mean time from 5 cm to 10 cm; the differences at 6, 7, 8 and 9 cm are presented alongside. Confidence intervals (95%) are obtained by simulation from the sampling distribution of the model parameters. A simulated time that is negative (a curve that does not decrease with dilatation) is set to zero. Missing </w:t>
      </w:r>
      <w:r>
        <w:lastRenderedPageBreak/>
        <w:t>examinations are handled by the mixed model under a missing-at-random assumption. Because time is measured from delivery, the estimand conditions on vaginal delivery: a principal stratum strategy with the same assumption as for the other endpoints in the vaginal delivery set (</w:t>
      </w:r>
      <w:hyperlink w:anchor="sec-estimands-for-secondary-objectives">
        <w:r w:rsidR="005F364C">
          <w:rPr>
            <w:rStyle w:val="Hyperlink"/>
          </w:rPr>
          <w:t>Section 1.3</w:t>
        </w:r>
      </w:hyperlink>
      <w:r>
        <w:t>).</w:t>
      </w:r>
    </w:p>
    <w:p w14:paraId="7078D1F1" w14:textId="77777777" w:rsidR="005F364C" w:rsidRDefault="007D33E9">
      <w:pPr>
        <w:pStyle w:val="Heading4"/>
        <w:rPr>
          <w:rFonts w:hint="eastAsia"/>
        </w:rPr>
      </w:pPr>
      <w:bookmarkStart w:id="191" w:name="sec-main-analytical-approach-for-ordinal"/>
      <w:bookmarkEnd w:id="189"/>
      <w:r>
        <w:t>5.1.1.6 Main Analytical Approach for Ordinal Efficacy Endpoints</w:t>
      </w:r>
    </w:p>
    <w:p w14:paraId="661AEBBB" w14:textId="77777777" w:rsidR="005F364C" w:rsidRDefault="007D33E9">
      <w:r>
        <w:t>Ordinal endpoints (degree of perineal tears) are analysed with a proportional-odds (cumulative logit) generalised linear mixed model with a random intercept for cluster and fixed effects for treatment, time interval and the covariates of the primary endpoint (</w:t>
      </w:r>
      <w:hyperlink w:anchor="sec-adjustment-for-covariates">
        <w:r w:rsidR="005F364C">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sidR="005F364C">
          <w:rPr>
            <w:rStyle w:val="Hyperlink"/>
          </w:rPr>
          <w:t>Section 4.1.2</w:t>
        </w:r>
      </w:hyperlink>
      <w:r>
        <w:t>, and the absolute difference in the probability of a third- or fourth-degree tear (obstetric anal sphincter injury) is presented with a two-sided 95% confidence interval (delta method).</w:t>
      </w:r>
    </w:p>
    <w:p w14:paraId="31D25567" w14:textId="77777777" w:rsidR="005F364C" w:rsidRDefault="007D33E9">
      <w:pPr>
        <w:pStyle w:val="BodyText"/>
      </w:pPr>
      <w:r>
        <w:t>Missing data are handled as given in the endpoint table (complete-case analysis for degree of perineal tears).</w:t>
      </w:r>
    </w:p>
    <w:p w14:paraId="6D231C8B" w14:textId="77777777" w:rsidR="005F364C" w:rsidRDefault="007D33E9">
      <w:pPr>
        <w:pStyle w:val="Heading4"/>
        <w:rPr>
          <w:rFonts w:hint="eastAsia"/>
        </w:rPr>
      </w:pPr>
      <w:bookmarkStart w:id="192" w:name="sec-main-analytical-approach-for-time-to"/>
      <w:bookmarkEnd w:id="191"/>
      <w:r>
        <w:t>5.1.1.7 Main Analytical Approach for Time to Event Efficacy Endpoints</w:t>
      </w:r>
    </w:p>
    <w:p w14:paraId="770AEF50" w14:textId="77777777" w:rsidR="005F364C" w:rsidRDefault="007D33E9">
      <w:r>
        <w:t>Time from 5 cm cervical dilatation to vaginal delivery is analysed with a Weibull mixture model for competing outcomes (Larson and Dinse 1985). A caesarean section means that the woman never has a vaginal delivery, so it is neither censored nor given a time. The model combines (i) the probability of vaginal delivery, from a logistic generalised linear mixed model with a random intercept for cluster and fixed effects for treatment, time interval and the covariates of the primary endpoint, and (ii) the time to vaginal delivery among women who deliver vaginally, from a Weibull accelerated failure time model with the same fixed effects and hospital as a fixed effect. This is a composite strategy for caesarean section as an intercurrent event: the endpoint combines the occurrence of caesarean section with the time to vaginal delivery. By G-computation over the analysis set, integrating over the random cluster effect, the model gives for each treatment the cumulative incidence of vaginal delivery by time since 5 cm.</w:t>
      </w:r>
    </w:p>
    <w:p w14:paraId="798BC2C6" w14:textId="77777777" w:rsidR="005F364C" w:rsidRDefault="007D33E9">
      <w:pPr>
        <w:pStyle w:val="BodyText"/>
      </w:pPr>
      <w:r>
        <w:t xml:space="preserve">Time zero is the vaginal examination at which 5 cm cervical dilatation was found. The trial database records, for each centimetre, the time of the examination at which it was found, and at the blinded review no examination found exactly 5 cm for 61% of the women (the first examination at 5 cm or more found 6–10 cm). For women who deliver vaginally without such an examination, the time of reaching 5 cm is multiply imputed from a labour-curve model fitted to the vaginal deliveries: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residual variance that may differ by dilatation. For each woman, the time of reaching 5 cm is drawn from her predictive distribution given her own examinations, truncated to lie between her last examination below 5 cm (if any) and her first examination at 5 cm or more, with the model parameters drawn anew for each of 30 imputed datasets. The analysis model is fitted to each imputed dataset and the estimates are combined by Rubin’s rules. In a blinded validation that masked observed 5 cm </w:t>
      </w:r>
      <w:r>
        <w:lastRenderedPageBreak/>
        <w:t>examinations, this imputation removed most of the bias of taking the first examination at 5 cm or more as time zero (2.9–4.9 hours too short).</w:t>
      </w:r>
    </w:p>
    <w:p w14:paraId="01BC29BC" w14:textId="77777777" w:rsidR="005F364C" w:rsidRDefault="007D33E9">
      <w:pPr>
        <w:pStyle w:val="BodyText"/>
      </w:pPr>
      <w:r>
        <w:t>The primary summary measure is the difference between the treatments in the restricted mean time without vaginal delivery during the first 24 hours after 5 cm cervical dilatation (the area above the cumulative incidence curve up to 24 hours; a woman delivered by caesarean section contributes the full 24 hours). The ratio of the median times to vaginal delivery (the time by which half of the women have delivered vaginally) is a supplementary summary measure. The difference in the probability of vaginal delivery, and the time ratio and hazard ratio among women who deliver vaginally, are presented as components; the latter two condition on vaginal delivery and are not interpreted as treatment effects on their own. Confidence intervals (95%) are obtained by simulation from the sampling distribution of the model parameters within each imputed dataset and combined across imputed datasets by Rubin’s rules.</w:t>
      </w:r>
    </w:p>
    <w:p w14:paraId="2A99B1E4" w14:textId="77777777" w:rsidR="005F364C" w:rsidRDefault="007D33E9">
      <w:pPr>
        <w:pStyle w:val="Heading4"/>
        <w:rPr>
          <w:rFonts w:hint="eastAsia"/>
        </w:rPr>
      </w:pPr>
      <w:bookmarkStart w:id="193" w:name="sec-sensitivity-analyses-1"/>
      <w:bookmarkEnd w:id="192"/>
      <w:r>
        <w:t>5.1.1.8 Sensitivity Analyses</w:t>
      </w:r>
    </w:p>
    <w:p w14:paraId="654A5231" w14:textId="77777777" w:rsidR="005F364C" w:rsidRDefault="007D33E9">
      <w:r>
        <w:t>There will be no sensitivity analyses for secondary endpoints</w:t>
      </w:r>
    </w:p>
    <w:p w14:paraId="6F4014E3" w14:textId="77777777" w:rsidR="005F364C" w:rsidRDefault="007D33E9">
      <w:pPr>
        <w:pStyle w:val="Heading4"/>
        <w:rPr>
          <w:rFonts w:hint="eastAsia"/>
        </w:rPr>
      </w:pPr>
      <w:bookmarkStart w:id="194" w:name="sec-supplementary-analyses"/>
      <w:bookmarkEnd w:id="193"/>
      <w:r>
        <w:t>5.1.1.9 Supplementary Analyses</w:t>
      </w:r>
    </w:p>
    <w:p w14:paraId="086E48AC" w14:textId="77777777" w:rsidR="005F364C" w:rsidRDefault="007D33E9">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sidR="005F364C">
          <w:rPr>
            <w:rStyle w:val="Hyperlink"/>
          </w:rPr>
          <w:t>Section 1.3</w:t>
        </w:r>
      </w:hyperlink>
      <w:r>
        <w:t>).</w:t>
      </w:r>
    </w:p>
    <w:p w14:paraId="09E699DF" w14:textId="77777777" w:rsidR="005F364C" w:rsidRDefault="007D33E9">
      <w:pPr>
        <w:pStyle w:val="BodyText"/>
      </w:pPr>
      <w:r>
        <w:t>For occurrence of amniotomy, use of oxytocin and use of epidural analgesia during labour, supplementary analyses count any amniotomy, oxytocin infusion or epidural analgesia, whatever the cervical dilatation at which it was performed or started. These analyses include the women excluded from the main analysis because the intervention was performed or started before 5 cm.</w:t>
      </w:r>
    </w:p>
    <w:p w14:paraId="6EA9BA01" w14:textId="77777777" w:rsidR="005F364C" w:rsidRDefault="007D33E9">
      <w:pPr>
        <w:pStyle w:val="Heading1"/>
        <w:rPr>
          <w:rFonts w:hint="eastAsia"/>
        </w:rPr>
      </w:pPr>
      <w:bookmarkStart w:id="195" w:name="_Toc240344705"/>
      <w:bookmarkStart w:id="196" w:name="sec-analyses-supporting-exploratory"/>
      <w:bookmarkEnd w:id="151"/>
      <w:bookmarkEnd w:id="153"/>
      <w:bookmarkEnd w:id="155"/>
      <w:bookmarkEnd w:id="194"/>
      <w:r>
        <w:lastRenderedPageBreak/>
        <w:t>6. Analyses Supporting Exploratory Objectives</w:t>
      </w:r>
      <w:bookmarkEnd w:id="195"/>
    </w:p>
    <w:p w14:paraId="0051A8D6" w14:textId="77777777" w:rsidR="005F364C" w:rsidRDefault="007D33E9">
      <w:r>
        <w:t>Hypothesis generating exploratory analyses will be performed on exploratory endpoints. These analyses will not be detailed in this analysis plan and will be regarded as post-hoc analyses.</w:t>
      </w:r>
    </w:p>
    <w:p w14:paraId="57C6BF94" w14:textId="77777777" w:rsidR="005F364C" w:rsidRDefault="007D33E9">
      <w:pPr>
        <w:pStyle w:val="BodyText"/>
      </w:pPr>
      <w:r>
        <w:t>Descriptive endpoint, especially categorical endpoints may be presented descriptively in the main statistical report.</w:t>
      </w:r>
    </w:p>
    <w:p w14:paraId="7EB0868D" w14:textId="77777777" w:rsidR="005F364C" w:rsidRDefault="007D33E9">
      <w:pPr>
        <w:pStyle w:val="BodyText"/>
      </w:pPr>
      <w:r>
        <w:t>There are no pre-specified subgroup analyses defined in this SAP.</w:t>
      </w:r>
    </w:p>
    <w:p w14:paraId="5526CC21" w14:textId="77777777" w:rsidR="005F364C" w:rsidRDefault="007D33E9">
      <w:pPr>
        <w:pStyle w:val="Heading1"/>
        <w:rPr>
          <w:rFonts w:hint="eastAsia"/>
        </w:rPr>
      </w:pPr>
      <w:bookmarkStart w:id="197" w:name="_Toc240344706"/>
      <w:bookmarkStart w:id="198" w:name="sec-safety-analyses"/>
      <w:bookmarkEnd w:id="196"/>
      <w:r>
        <w:lastRenderedPageBreak/>
        <w:t>7. [Other] Safety Analyses</w:t>
      </w:r>
      <w:bookmarkEnd w:id="197"/>
    </w:p>
    <w:p w14:paraId="4C71E009" w14:textId="77777777" w:rsidR="005F364C" w:rsidRDefault="007D33E9">
      <w:pPr>
        <w:pStyle w:val="Heading2"/>
        <w:rPr>
          <w:rFonts w:hint="eastAsia"/>
        </w:rPr>
      </w:pPr>
      <w:bookmarkStart w:id="199" w:name="_Toc240344707"/>
      <w:bookmarkStart w:id="200" w:name="sec-extent-of-exposure"/>
      <w:r>
        <w:t>7.1 Extent of Exposure</w:t>
      </w:r>
      <w:bookmarkEnd w:id="199"/>
    </w:p>
    <w:p w14:paraId="47AC8F23" w14:textId="77777777" w:rsidR="005F364C" w:rsidRDefault="007D33E9">
      <w:pPr>
        <w:pStyle w:val="Heading2"/>
        <w:rPr>
          <w:rFonts w:hint="eastAsia"/>
        </w:rPr>
      </w:pPr>
      <w:bookmarkStart w:id="201" w:name="_Toc240344708"/>
      <w:bookmarkStart w:id="202" w:name="sec-adverse-events"/>
      <w:bookmarkEnd w:id="200"/>
      <w:r>
        <w:t>7.2 Adverse Events</w:t>
      </w:r>
      <w:bookmarkEnd w:id="201"/>
    </w:p>
    <w:p w14:paraId="41FC11B3" w14:textId="77777777" w:rsidR="005F364C" w:rsidRDefault="007D33E9">
      <w:pPr>
        <w:pStyle w:val="Heading2"/>
        <w:rPr>
          <w:rFonts w:hint="eastAsia"/>
        </w:rPr>
      </w:pPr>
      <w:bookmarkStart w:id="203" w:name="_Toc240344709"/>
      <w:bookmarkStart w:id="204" w:name="sec-additional-safety-assessments"/>
      <w:bookmarkEnd w:id="202"/>
      <w:r>
        <w:t>7.3 Additional Safety Assessments</w:t>
      </w:r>
      <w:bookmarkEnd w:id="203"/>
    </w:p>
    <w:p w14:paraId="7E3FCDA6" w14:textId="77777777" w:rsidR="005F364C" w:rsidRDefault="007D33E9">
      <w:pPr>
        <w:pStyle w:val="Heading1"/>
        <w:rPr>
          <w:rFonts w:hint="eastAsia"/>
        </w:rPr>
      </w:pPr>
      <w:bookmarkStart w:id="205" w:name="_Toc240344710"/>
      <w:bookmarkStart w:id="206" w:name="sec-other-analyses"/>
      <w:bookmarkEnd w:id="198"/>
      <w:bookmarkEnd w:id="204"/>
      <w:r>
        <w:lastRenderedPageBreak/>
        <w:t>8. Other Analyses</w:t>
      </w:r>
      <w:bookmarkEnd w:id="205"/>
    </w:p>
    <w:p w14:paraId="70C16066" w14:textId="77777777" w:rsidR="005F364C" w:rsidRDefault="007D33E9">
      <w:pPr>
        <w:pStyle w:val="Heading2"/>
        <w:rPr>
          <w:rFonts w:hint="eastAsia"/>
        </w:rPr>
      </w:pPr>
      <w:bookmarkStart w:id="207" w:name="_Toc240344711"/>
      <w:bookmarkStart w:id="208" w:name="sec-other-variables-and-or-parameters"/>
      <w:r>
        <w:t>8.1 Other Variables and/or Parameters</w:t>
      </w:r>
      <w:bookmarkEnd w:id="207"/>
    </w:p>
    <w:p w14:paraId="459C1613" w14:textId="77777777" w:rsidR="005F364C" w:rsidRDefault="007D33E9">
      <w:r>
        <w:t>Not applicable</w:t>
      </w:r>
    </w:p>
    <w:p w14:paraId="1007BBD6" w14:textId="77777777" w:rsidR="005F364C" w:rsidRDefault="007D33E9">
      <w:pPr>
        <w:pStyle w:val="Heading2"/>
        <w:rPr>
          <w:rFonts w:hint="eastAsia"/>
        </w:rPr>
      </w:pPr>
      <w:bookmarkStart w:id="209" w:name="_Toc240344712"/>
      <w:bookmarkStart w:id="210" w:name="sec-subgroup-analyses"/>
      <w:bookmarkEnd w:id="208"/>
      <w:r>
        <w:t>8.2 Subgroup Analyses</w:t>
      </w:r>
      <w:bookmarkEnd w:id="209"/>
    </w:p>
    <w:p w14:paraId="448A1146" w14:textId="514D1495" w:rsidR="2D6FA85B" w:rsidRDefault="2D6FA85B" w:rsidP="53CCF8CA">
      <w:pPr>
        <w:rPr>
          <w:ins w:id="211" w:author="Therese Buerengen" w:date="2026-09-22T07:18:00Z" w16du:dateUtc="2026-09-22T07:18:52Z"/>
        </w:rPr>
      </w:pPr>
      <w:ins w:id="212" w:author="Therese Buerengen" w:date="2026-09-22T06:09:00Z" w16du:dateUtc="2026-09-22T06:09:34Z">
        <w:r>
          <w:t xml:space="preserve">Robson </w:t>
        </w:r>
      </w:ins>
      <w:ins w:id="213" w:author="Therese Buerengen" w:date="2026-09-22T06:10:00Z" w16du:dateUtc="2026-09-22T06:10:53Z">
        <w:r w:rsidR="095DB315">
          <w:t>classification. Ten G</w:t>
        </w:r>
      </w:ins>
      <w:ins w:id="214" w:author="Therese Buerengen" w:date="2026-09-22T06:07:00Z" w16du:dateUtc="2026-09-22T06:07:51Z">
        <w:r w:rsidR="30FE22B1">
          <w:t xml:space="preserve">roup </w:t>
        </w:r>
      </w:ins>
      <w:ins w:id="215" w:author="Therese Buerengen" w:date="2026-09-22T06:10:00Z" w16du:dateUtc="2026-09-22T06:10:59Z">
        <w:r w:rsidR="28751FD2">
          <w:t>C</w:t>
        </w:r>
      </w:ins>
      <w:ins w:id="216" w:author="Therese Buerengen" w:date="2026-09-22T06:07:00Z" w16du:dateUtc="2026-09-22T06:07:51Z">
        <w:r w:rsidR="30FE22B1">
          <w:t>lassification</w:t>
        </w:r>
      </w:ins>
      <w:ins w:id="217" w:author="Therese Buerengen" w:date="2026-09-22T06:11:00Z" w16du:dateUtc="2026-09-22T06:11:08Z">
        <w:r w:rsidR="14FD1AA5">
          <w:t xml:space="preserve"> System</w:t>
        </w:r>
      </w:ins>
      <w:ins w:id="218" w:author="Therese Buerengen" w:date="2026-09-22T06:09:00Z" w16du:dateUtc="2026-09-22T06:09:15Z">
        <w:r w:rsidR="18594020">
          <w:t xml:space="preserve"> (TGCS)</w:t>
        </w:r>
      </w:ins>
    </w:p>
    <w:p w14:paraId="4F4B6268" w14:textId="096A644E" w:rsidR="5763A62C" w:rsidRDefault="5763A62C" w:rsidP="53CCF8CA">
      <w:pPr>
        <w:rPr>
          <w:ins w:id="219" w:author="Therese Buerengen" w:date="2026-09-22T21:24:00Z" w16du:dateUtc="2026-09-22T19:24:00Z"/>
        </w:rPr>
      </w:pPr>
      <w:ins w:id="220" w:author="Therese Buerengen" w:date="2026-09-22T07:19:00Z" w16du:dateUtc="2026-09-22T07:19:03Z">
        <w:r>
          <w:t>Place of birth</w:t>
        </w:r>
      </w:ins>
    </w:p>
    <w:p w14:paraId="2E9AA485" w14:textId="77777777" w:rsidR="00571542" w:rsidRDefault="00571542" w:rsidP="53CCF8CA">
      <w:pPr>
        <w:rPr>
          <w:ins w:id="221" w:author="Therese Buerengen" w:date="2026-09-22T21:25:00Z" w16du:dateUtc="2026-09-22T19:25:00Z"/>
        </w:rPr>
      </w:pPr>
      <w:ins w:id="222" w:author="Therese Buerengen" w:date="2026-09-22T21:24:00Z" w16du:dateUtc="2026-09-22T19:24:00Z">
        <w:r>
          <w:t xml:space="preserve">Annual number of deliveries </w:t>
        </w:r>
      </w:ins>
    </w:p>
    <w:p w14:paraId="0C0D3EB0" w14:textId="6E8C81A1" w:rsidR="00571542" w:rsidRDefault="00425F45" w:rsidP="53CCF8CA">
      <w:pPr>
        <w:rPr>
          <w:ins w:id="223" w:author="Therese Buerengen" w:date="2026-09-22T06:07:00Z" w16du:dateUtc="2026-09-22T06:07:46Z"/>
        </w:rPr>
      </w:pPr>
      <w:ins w:id="224" w:author="Therese Buerengen" w:date="2026-09-22T21:25:00Z" w16du:dateUtc="2026-09-22T19:25:00Z">
        <w:r>
          <w:t>Intrapartum c</w:t>
        </w:r>
      </w:ins>
      <w:ins w:id="225" w:author="Therese Buerengen" w:date="2026-09-22T21:24:00Z" w16du:dateUtc="2026-09-22T19:24:00Z">
        <w:r w:rsidR="00571542">
          <w:t>aesarean section rate</w:t>
        </w:r>
      </w:ins>
    </w:p>
    <w:p w14:paraId="13BDA78F" w14:textId="4F5AE499" w:rsidR="005F364C" w:rsidRDefault="007D33E9">
      <w:del w:id="226" w:author="Therese Buerengen" w:date="2026-09-22T21:26:00Z" w16du:dateUtc="2026-09-22T19:26:00Z">
        <w:r w:rsidDel="00D073AF">
          <w:delText xml:space="preserve">There are no prespecified subgroup analyses. </w:delText>
        </w:r>
      </w:del>
      <w:r>
        <w:t>If there are indications of intervention-modifying baseline variables subgroup analyses may be included as exploratory analyses.</w:t>
      </w:r>
    </w:p>
    <w:p w14:paraId="6DD1CFDF" w14:textId="77777777" w:rsidR="005F364C" w:rsidRDefault="007D33E9">
      <w:pPr>
        <w:pStyle w:val="Heading1"/>
        <w:rPr>
          <w:rFonts w:hint="eastAsia"/>
        </w:rPr>
      </w:pPr>
      <w:bookmarkStart w:id="227" w:name="_Toc240344713"/>
      <w:bookmarkStart w:id="228" w:name="sec-interim-analyses"/>
      <w:bookmarkEnd w:id="206"/>
      <w:bookmarkEnd w:id="210"/>
      <w:r>
        <w:lastRenderedPageBreak/>
        <w:t>9. Interim Analyses</w:t>
      </w:r>
      <w:bookmarkEnd w:id="227"/>
    </w:p>
    <w:p w14:paraId="25207D53" w14:textId="77777777" w:rsidR="005F364C" w:rsidRDefault="007D33E9">
      <w:r>
        <w:t>There will be no interim analyses.</w:t>
      </w:r>
    </w:p>
    <w:p w14:paraId="6A748E6D" w14:textId="77777777" w:rsidR="005F364C" w:rsidRDefault="007D33E9">
      <w:pPr>
        <w:pStyle w:val="Heading1"/>
        <w:rPr>
          <w:rFonts w:hint="eastAsia"/>
        </w:rPr>
      </w:pPr>
      <w:bookmarkStart w:id="229" w:name="_Toc240344714"/>
      <w:bookmarkStart w:id="230" w:name="sec-changes-to-protocol-planned-analyses"/>
      <w:bookmarkEnd w:id="228"/>
      <w:r>
        <w:lastRenderedPageBreak/>
        <w:t>10. Changes to Protocol-planned Analyses</w:t>
      </w:r>
      <w:bookmarkEnd w:id="229"/>
    </w:p>
    <w:p w14:paraId="1488CB0F" w14:textId="77777777" w:rsidR="005F364C" w:rsidRDefault="007D33E9">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sidR="005F364C">
          <w:rPr>
            <w:rStyle w:val="Hyperlink"/>
          </w:rPr>
          <w:t>Section 2.1</w:t>
        </w:r>
      </w:hyperlink>
      <w:r>
        <w:t>). The decision was made on 11 September 2026, before database lock and without access to unblinded data; it does not reduce the power of the planned sample size (</w:t>
      </w:r>
      <w:hyperlink w:anchor="sec-sample-size-determination">
        <w:r w:rsidR="005F364C">
          <w:rPr>
            <w:rStyle w:val="Hyperlink"/>
          </w:rPr>
          <w:t>Section 11</w:t>
        </w:r>
      </w:hyperlink>
      <w:r>
        <w:t>).</w:t>
      </w:r>
    </w:p>
    <w:p w14:paraId="5EE2C1A9" w14:textId="77777777" w:rsidR="005F364C" w:rsidRDefault="007D33E9">
      <w:pPr>
        <w:pStyle w:val="Heading1"/>
        <w:rPr>
          <w:rFonts w:hint="eastAsia"/>
        </w:rPr>
      </w:pPr>
      <w:bookmarkStart w:id="231" w:name="_Toc240344715"/>
      <w:bookmarkStart w:id="232" w:name="sec-sample-size-determination"/>
      <w:bookmarkEnd w:id="230"/>
      <w:r>
        <w:lastRenderedPageBreak/>
        <w:t>11. Sample Size Determination</w:t>
      </w:r>
      <w:bookmarkEnd w:id="231"/>
    </w:p>
    <w:p w14:paraId="3C2C479D" w14:textId="77777777" w:rsidR="005F364C" w:rsidRDefault="007D33E9">
      <w:r>
        <w:t>Our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09C41600" w14:textId="77777777" w:rsidR="005F364C" w:rsidRDefault="007D33E9">
      <w:pPr>
        <w:pStyle w:val="BodyText"/>
      </w:pPr>
      <w:r>
        <w:t>The primary hypothesis is non-inferiority (</w:t>
      </w:r>
      <w:hyperlink w:anchor="Xfbdf877e17bbaaf76fc553bfd91d7adc87eabe8">
        <w:r w:rsidR="005F364C">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428CA7CF" w14:textId="77777777" w:rsidR="005F364C" w:rsidRDefault="007D33E9">
      <w:pPr>
        <w:pStyle w:val="Heading1"/>
        <w:rPr>
          <w:rFonts w:hint="eastAsia"/>
        </w:rPr>
      </w:pPr>
      <w:bookmarkStart w:id="233" w:name="_Toc240344716"/>
      <w:bookmarkStart w:id="234" w:name="sec-supporting-documentation"/>
      <w:bookmarkEnd w:id="232"/>
      <w:r>
        <w:lastRenderedPageBreak/>
        <w:t>12. Supporting Documentation</w:t>
      </w:r>
      <w:bookmarkEnd w:id="233"/>
    </w:p>
    <w:p w14:paraId="290E97AD" w14:textId="122B208D" w:rsidR="005F364C" w:rsidRDefault="007D33E9">
      <w:pPr>
        <w:pStyle w:val="Heading2"/>
        <w:rPr>
          <w:ins w:id="235" w:author="Inge Christoffer Olsen" w:date="2026-09-29T17:02:00Z" w16du:dateUtc="2026-09-29T15:02:00Z"/>
          <w:rFonts w:hint="eastAsia"/>
        </w:rPr>
      </w:pPr>
      <w:bookmarkStart w:id="236" w:name="_Toc240344717"/>
      <w:bookmarkStart w:id="237" w:name="X080d42069a3c984192fff251286ff35077da3f3"/>
      <w:r>
        <w:t>12.1 Other objectives and endpoints</w:t>
      </w:r>
      <w:del w:id="238" w:author="Inge Christoffer Olsen" w:date="2026-09-29T17:02:00Z" w16du:dateUtc="2026-09-29T15:02:00Z">
        <w:r w:rsidDel="008F16F3">
          <w:delText xml:space="preserve"> </w:delText>
        </w:r>
      </w:del>
      <w:ins w:id="239" w:author="Therese Buerengen" w:date="2026-09-25T05:59:00Z" w16du:dateUtc="2026-09-25T05:59:15Z">
        <w:del w:id="240" w:author="Inge Christoffer Olsen" w:date="2026-09-29T17:02:00Z" w16du:dateUtc="2026-09-29T15:02:00Z">
          <w:r w:rsidR="1CBE9866" w:rsidDel="008F16F3">
            <w:delText>specified in the protocol?,</w:delText>
          </w:r>
        </w:del>
        <w:r w:rsidR="1CBE9866">
          <w:t xml:space="preserve"> </w:t>
        </w:r>
      </w:ins>
      <w:r>
        <w:t>detailed els</w:t>
      </w:r>
      <w:r w:rsidR="46F24BF7">
        <w:t>e</w:t>
      </w:r>
      <w:r>
        <w:t>where</w:t>
      </w:r>
      <w:bookmarkEnd w:id="236"/>
    </w:p>
    <w:p w14:paraId="04CFBD96" w14:textId="790CFBB3" w:rsidR="008F16F3" w:rsidRPr="0024143D" w:rsidRDefault="008F16F3">
      <w:pPr>
        <w:rPr>
          <w:rFonts w:hint="eastAsia"/>
        </w:rPr>
        <w:pPrChange w:id="241" w:author="Inge Christoffer Olsen" w:date="2026-09-29T17:02:00Z" w16du:dateUtc="2026-09-29T15:02:00Z">
          <w:pPr>
            <w:pStyle w:val="Heading2"/>
          </w:pPr>
        </w:pPrChange>
      </w:pPr>
      <w:ins w:id="242" w:author="Inge Christoffer Olsen" w:date="2026-09-29T17:02:00Z" w16du:dateUtc="2026-09-29T15:02:00Z">
        <w:r>
          <w:rPr>
            <w:lang w:eastAsia="ja-JP"/>
          </w:rPr>
          <w:t>Some endpoints have been specified in the protocol but wil</w:t>
        </w:r>
      </w:ins>
      <w:ins w:id="243" w:author="Inge Christoffer Olsen" w:date="2026-09-29T17:03:00Z" w16du:dateUtc="2026-09-29T15:03:00Z">
        <w:r>
          <w:rPr>
            <w:lang w:eastAsia="ja-JP"/>
          </w:rPr>
          <w:t xml:space="preserve">l be detailed in statistical analyses plans for secondary endpoints. </w:t>
        </w:r>
      </w:ins>
      <w:commentRangeStart w:id="244"/>
      <w:commentRangeStart w:id="245"/>
      <w:commentRangeEnd w:id="244"/>
      <w:r w:rsidR="007D33E9" w:rsidRPr="008F16F3">
        <w:rPr>
          <w:rStyle w:val="CommentReference"/>
          <w:rFonts w:hint="eastAsia"/>
          <w:sz w:val="24"/>
          <w:szCs w:val="22"/>
        </w:rPr>
        <w:commentReference w:id="244"/>
      </w:r>
      <w:commentRangeEnd w:id="245"/>
      <w:r w:rsidR="007D33E9" w:rsidRPr="008F16F3">
        <w:rPr>
          <w:rStyle w:val="CommentReference"/>
          <w:rFonts w:hint="eastAsia"/>
          <w:sz w:val="24"/>
          <w:szCs w:val="22"/>
        </w:rPr>
        <w:commentReference w:id="245"/>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246" w:author="Therese Buerengen" w:date="2026-09-25T08:16:00Z" w16du:dateUtc="2026-09-25T06: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PrChange>
      </w:tblPr>
      <w:tblGrid>
        <w:gridCol w:w="4215"/>
        <w:gridCol w:w="4856"/>
        <w:gridCol w:w="279"/>
        <w:tblGridChange w:id="247">
          <w:tblGrid>
            <w:gridCol w:w="4215"/>
            <w:gridCol w:w="129"/>
            <w:gridCol w:w="4727"/>
            <w:gridCol w:w="279"/>
          </w:tblGrid>
        </w:tblGridChange>
      </w:tblGrid>
      <w:tr w:rsidR="005F364C" w:rsidRPr="003254C3" w14:paraId="15CCC2B4" w14:textId="77777777" w:rsidTr="17F89B85">
        <w:trPr>
          <w:tblHeader/>
          <w:trPrChange w:id="248" w:author="Therese Buerengen" w:date="2026-09-25T08:16:00Z" w16du:dateUtc="2026-09-25T06:16:00Z">
            <w:trPr>
              <w:gridAfter w:val="1"/>
              <w:tblHeader/>
            </w:trPr>
          </w:trPrChange>
        </w:trPr>
        <w:tc>
          <w:tcPr>
            <w:tcW w:w="4215" w:type="dxa"/>
            <w:tcPrChange w:id="249" w:author="Therese Buerengen" w:date="2026-09-25T08:16:00Z" w16du:dateUtc="2026-09-25T06:16:00Z">
              <w:tcPr>
                <w:tcW w:w="3680" w:type="dxa"/>
                <w:gridSpan w:val="2"/>
              </w:tcPr>
            </w:tcPrChange>
          </w:tcPr>
          <w:p w14:paraId="2FDD9BC5" w14:textId="77777777" w:rsidR="005F364C" w:rsidRPr="003254C3" w:rsidRDefault="007D33E9">
            <w:pPr>
              <w:rPr>
                <w:b/>
                <w:bCs/>
              </w:rPr>
            </w:pPr>
            <w:r w:rsidRPr="003254C3">
              <w:rPr>
                <w:b/>
                <w:bCs/>
              </w:rPr>
              <w:t>Objectives</w:t>
            </w:r>
          </w:p>
        </w:tc>
        <w:tc>
          <w:tcPr>
            <w:tcW w:w="5135" w:type="dxa"/>
            <w:gridSpan w:val="2"/>
            <w:tcPrChange w:id="250" w:author="Therese Buerengen" w:date="2026-09-25T08:16:00Z" w16du:dateUtc="2026-09-25T06:16:00Z">
              <w:tcPr>
                <w:tcW w:w="4240" w:type="dxa"/>
              </w:tcPr>
            </w:tcPrChange>
          </w:tcPr>
          <w:p w14:paraId="63AD98D3" w14:textId="77777777" w:rsidR="005F364C" w:rsidRPr="003254C3" w:rsidRDefault="007D33E9">
            <w:pPr>
              <w:rPr>
                <w:b/>
                <w:bCs/>
              </w:rPr>
            </w:pPr>
            <w:r w:rsidRPr="003254C3">
              <w:rPr>
                <w:b/>
                <w:bCs/>
              </w:rPr>
              <w:t>Endpoints</w:t>
            </w:r>
          </w:p>
        </w:tc>
      </w:tr>
      <w:tr w:rsidR="005F364C" w14:paraId="2E593F56" w14:textId="77777777" w:rsidTr="17F89B85">
        <w:trPr>
          <w:trPrChange w:id="251" w:author="Therese Buerengen" w:date="2026-09-25T08:16:00Z" w16du:dateUtc="2026-09-25T06:16:00Z">
            <w:trPr>
              <w:gridAfter w:val="1"/>
            </w:trPr>
          </w:trPrChange>
        </w:trPr>
        <w:tc>
          <w:tcPr>
            <w:tcW w:w="4215" w:type="dxa"/>
            <w:tcPrChange w:id="252" w:author="Therese Buerengen" w:date="2026-09-25T08:16:00Z" w16du:dateUtc="2026-09-25T06:16:00Z">
              <w:tcPr>
                <w:tcW w:w="3680" w:type="dxa"/>
                <w:gridSpan w:val="2"/>
              </w:tcPr>
            </w:tcPrChange>
          </w:tcPr>
          <w:p w14:paraId="6B562404" w14:textId="77777777" w:rsidR="005F364C" w:rsidRDefault="007D33E9">
            <w:r>
              <w:t>Secondary</w:t>
            </w:r>
          </w:p>
        </w:tc>
        <w:tc>
          <w:tcPr>
            <w:tcW w:w="5135" w:type="dxa"/>
            <w:gridSpan w:val="2"/>
            <w:tcPrChange w:id="253" w:author="Therese Buerengen" w:date="2026-09-25T08:16:00Z" w16du:dateUtc="2026-09-25T06:16:00Z">
              <w:tcPr>
                <w:tcW w:w="4240" w:type="dxa"/>
              </w:tcPr>
            </w:tcPrChange>
          </w:tcPr>
          <w:p w14:paraId="62B0A93C" w14:textId="323D45A4" w:rsidR="005F364C" w:rsidRDefault="005F364C"/>
        </w:tc>
      </w:tr>
      <w:tr w:rsidR="005F364C" w14:paraId="0A5F0A16" w14:textId="77777777" w:rsidTr="17F89B85">
        <w:trPr>
          <w:trPrChange w:id="254" w:author="Therese Buerengen" w:date="2026-09-25T08:16:00Z" w16du:dateUtc="2026-09-25T06:16:00Z">
            <w:trPr>
              <w:gridAfter w:val="1"/>
            </w:trPr>
          </w:trPrChange>
        </w:trPr>
        <w:tc>
          <w:tcPr>
            <w:tcW w:w="4215" w:type="dxa"/>
            <w:tcPrChange w:id="255" w:author="Therese Buerengen" w:date="2026-09-25T08:16:00Z" w16du:dateUtc="2026-09-25T06:16:00Z">
              <w:tcPr>
                <w:tcW w:w="3680" w:type="dxa"/>
                <w:gridSpan w:val="2"/>
              </w:tcPr>
            </w:tcPrChange>
          </w:tcPr>
          <w:p w14:paraId="30DF863B" w14:textId="77777777" w:rsidR="005F364C" w:rsidRDefault="007D33E9">
            <w:pPr>
              <w:numPr>
                <w:ilvl w:val="0"/>
                <w:numId w:val="61"/>
              </w:numPr>
            </w:pPr>
            <w:r>
              <w:t>To investigate the woman’s experience with the LCG in women with a planned vaginal delivery</w:t>
            </w:r>
          </w:p>
        </w:tc>
        <w:tc>
          <w:tcPr>
            <w:tcW w:w="5135" w:type="dxa"/>
            <w:gridSpan w:val="2"/>
            <w:tcPrChange w:id="256" w:author="Therese Buerengen" w:date="2026-09-25T08:16:00Z" w16du:dateUtc="2026-09-25T06:16:00Z">
              <w:tcPr>
                <w:tcW w:w="4240" w:type="dxa"/>
              </w:tcPr>
            </w:tcPrChange>
          </w:tcPr>
          <w:p w14:paraId="0A2D63EC" w14:textId="77777777" w:rsidR="005F364C" w:rsidRDefault="007D33E9">
            <w:pPr>
              <w:numPr>
                <w:ilvl w:val="0"/>
                <w:numId w:val="62"/>
              </w:numPr>
            </w:pPr>
            <w:r>
              <w:t>Total and mean scores of the four domains (Own capacity, Professional support, Perceived safety and Participation) of the Childbirth Experience Questionnaire (CEQ2)</w:t>
            </w:r>
          </w:p>
        </w:tc>
      </w:tr>
      <w:tr w:rsidR="005F364C" w14:paraId="676869B9" w14:textId="77777777" w:rsidTr="17F89B85">
        <w:trPr>
          <w:trPrChange w:id="257" w:author="Therese Buerengen" w:date="2026-09-25T08:16:00Z" w16du:dateUtc="2026-09-25T06:16:00Z">
            <w:trPr>
              <w:gridAfter w:val="1"/>
            </w:trPr>
          </w:trPrChange>
        </w:trPr>
        <w:tc>
          <w:tcPr>
            <w:tcW w:w="4215" w:type="dxa"/>
            <w:tcPrChange w:id="258" w:author="Therese Buerengen" w:date="2026-09-25T08:16:00Z" w16du:dateUtc="2026-09-25T06:16:00Z">
              <w:tcPr>
                <w:tcW w:w="3680" w:type="dxa"/>
                <w:gridSpan w:val="2"/>
              </w:tcPr>
            </w:tcPrChange>
          </w:tcPr>
          <w:p w14:paraId="7B12AE0D" w14:textId="77777777" w:rsidR="005F364C" w:rsidRDefault="007D33E9">
            <w:pPr>
              <w:numPr>
                <w:ilvl w:val="0"/>
                <w:numId w:val="63"/>
              </w:numPr>
            </w:pPr>
            <w:r>
              <w:t>To investigate the effect of LCG in women with a planned vaginal delivery</w:t>
            </w:r>
          </w:p>
        </w:tc>
        <w:tc>
          <w:tcPr>
            <w:tcW w:w="5135" w:type="dxa"/>
            <w:gridSpan w:val="2"/>
            <w:tcPrChange w:id="259" w:author="Therese Buerengen" w:date="2026-09-25T08:16:00Z" w16du:dateUtc="2026-09-25T06:16:00Z">
              <w:tcPr>
                <w:tcW w:w="4240" w:type="dxa"/>
              </w:tcPr>
            </w:tcPrChange>
          </w:tcPr>
          <w:p w14:paraId="16AC348B" w14:textId="77777777" w:rsidR="005F364C" w:rsidRDefault="007D33E9">
            <w:pPr>
              <w:numPr>
                <w:ilvl w:val="0"/>
                <w:numId w:val="64"/>
              </w:numPr>
            </w:pPr>
            <w:r>
              <w:t>Total dosage of oxytocin</w:t>
            </w:r>
          </w:p>
        </w:tc>
      </w:tr>
      <w:tr w:rsidR="005F364C" w14:paraId="36DB7962" w14:textId="77777777" w:rsidTr="17F89B85">
        <w:trPr>
          <w:trPrChange w:id="260" w:author="Therese Buerengen" w:date="2026-09-25T08:16:00Z" w16du:dateUtc="2026-09-25T06:16:00Z">
            <w:trPr>
              <w:gridAfter w:val="1"/>
            </w:trPr>
          </w:trPrChange>
        </w:trPr>
        <w:tc>
          <w:tcPr>
            <w:tcW w:w="4215" w:type="dxa"/>
            <w:tcPrChange w:id="261" w:author="Therese Buerengen" w:date="2026-09-25T08:16:00Z" w16du:dateUtc="2026-09-25T06:16:00Z">
              <w:tcPr>
                <w:tcW w:w="3680" w:type="dxa"/>
                <w:gridSpan w:val="2"/>
              </w:tcPr>
            </w:tcPrChange>
          </w:tcPr>
          <w:p w14:paraId="2BACC503" w14:textId="77777777" w:rsidR="005F364C" w:rsidRDefault="005F364C"/>
        </w:tc>
        <w:tc>
          <w:tcPr>
            <w:tcW w:w="5135" w:type="dxa"/>
            <w:gridSpan w:val="2"/>
            <w:tcPrChange w:id="262" w:author="Therese Buerengen" w:date="2026-09-25T08:16:00Z" w16du:dateUtc="2026-09-25T06:16:00Z">
              <w:tcPr>
                <w:tcW w:w="4240" w:type="dxa"/>
              </w:tcPr>
            </w:tcPrChange>
          </w:tcPr>
          <w:p w14:paraId="1E0EBFA9" w14:textId="77777777" w:rsidR="005F364C" w:rsidRDefault="007D33E9">
            <w:pPr>
              <w:numPr>
                <w:ilvl w:val="0"/>
                <w:numId w:val="65"/>
              </w:numPr>
            </w:pPr>
            <w:r>
              <w:t>Maximum dosage of oxytocin</w:t>
            </w:r>
          </w:p>
        </w:tc>
      </w:tr>
      <w:tr w:rsidR="005F364C" w14:paraId="34AE5EEE" w14:textId="77777777" w:rsidTr="17F89B85">
        <w:trPr>
          <w:trPrChange w:id="263" w:author="Therese Buerengen" w:date="2026-09-25T08:16:00Z" w16du:dateUtc="2026-09-25T06:16:00Z">
            <w:trPr>
              <w:gridAfter w:val="1"/>
            </w:trPr>
          </w:trPrChange>
        </w:trPr>
        <w:tc>
          <w:tcPr>
            <w:tcW w:w="4215" w:type="dxa"/>
            <w:tcPrChange w:id="264" w:author="Therese Buerengen" w:date="2026-09-25T08:16:00Z" w16du:dateUtc="2026-09-25T06:16:00Z">
              <w:tcPr>
                <w:tcW w:w="3680" w:type="dxa"/>
                <w:gridSpan w:val="2"/>
              </w:tcPr>
            </w:tcPrChange>
          </w:tcPr>
          <w:p w14:paraId="1CCC66EA" w14:textId="77777777" w:rsidR="005F364C" w:rsidRDefault="005F364C"/>
        </w:tc>
        <w:tc>
          <w:tcPr>
            <w:tcW w:w="5135" w:type="dxa"/>
            <w:gridSpan w:val="2"/>
            <w:tcPrChange w:id="265" w:author="Therese Buerengen" w:date="2026-09-25T08:16:00Z" w16du:dateUtc="2026-09-25T06:16:00Z">
              <w:tcPr>
                <w:tcW w:w="4240" w:type="dxa"/>
              </w:tcPr>
            </w:tcPrChange>
          </w:tcPr>
          <w:p w14:paraId="6894EF54" w14:textId="77777777" w:rsidR="005F364C" w:rsidRDefault="007D33E9">
            <w:pPr>
              <w:numPr>
                <w:ilvl w:val="0"/>
                <w:numId w:val="66"/>
              </w:numPr>
            </w:pPr>
            <w:r>
              <w:t>Total duration of oxytocin</w:t>
            </w:r>
          </w:p>
        </w:tc>
      </w:tr>
      <w:tr w:rsidR="00395457" w14:paraId="0634348D" w14:textId="77777777" w:rsidTr="17F89B85">
        <w:tc>
          <w:tcPr>
            <w:tcW w:w="4215" w:type="dxa"/>
          </w:tcPr>
          <w:p w14:paraId="60242DDA" w14:textId="77777777" w:rsidR="00395457" w:rsidRDefault="00395457"/>
        </w:tc>
        <w:tc>
          <w:tcPr>
            <w:tcW w:w="5135" w:type="dxa"/>
            <w:gridSpan w:val="2"/>
          </w:tcPr>
          <w:p w14:paraId="67000106" w14:textId="0F6B4E70" w:rsidR="00395457" w:rsidRDefault="003D60A9">
            <w:pPr>
              <w:numPr>
                <w:ilvl w:val="0"/>
                <w:numId w:val="66"/>
              </w:numPr>
            </w:pPr>
            <w:r>
              <w:t>I</w:t>
            </w:r>
            <w:r w:rsidR="00395457">
              <w:t>nitiation of oxytocin</w:t>
            </w:r>
          </w:p>
        </w:tc>
      </w:tr>
      <w:tr w:rsidR="005F364C" w14:paraId="07E7EF00" w14:textId="77777777" w:rsidTr="17F89B85">
        <w:trPr>
          <w:trPrChange w:id="266" w:author="Therese Buerengen" w:date="2026-09-25T08:16:00Z" w16du:dateUtc="2026-09-25T06:16:00Z">
            <w:trPr>
              <w:gridAfter w:val="1"/>
            </w:trPr>
          </w:trPrChange>
        </w:trPr>
        <w:tc>
          <w:tcPr>
            <w:tcW w:w="4215" w:type="dxa"/>
            <w:tcPrChange w:id="267" w:author="Therese Buerengen" w:date="2026-09-25T08:16:00Z" w16du:dateUtc="2026-09-25T06:16:00Z">
              <w:tcPr>
                <w:tcW w:w="3680" w:type="dxa"/>
                <w:gridSpan w:val="2"/>
              </w:tcPr>
            </w:tcPrChange>
          </w:tcPr>
          <w:p w14:paraId="207C9C24" w14:textId="77777777" w:rsidR="005F364C" w:rsidRDefault="005F364C"/>
        </w:tc>
        <w:tc>
          <w:tcPr>
            <w:tcW w:w="5135" w:type="dxa"/>
            <w:gridSpan w:val="2"/>
            <w:tcPrChange w:id="268" w:author="Therese Buerengen" w:date="2026-09-25T08:16:00Z" w16du:dateUtc="2026-09-25T06:16:00Z">
              <w:tcPr>
                <w:tcW w:w="4240" w:type="dxa"/>
              </w:tcPr>
            </w:tcPrChange>
          </w:tcPr>
          <w:p w14:paraId="677ED616" w14:textId="77777777" w:rsidR="005F364C" w:rsidRDefault="007D33E9">
            <w:pPr>
              <w:numPr>
                <w:ilvl w:val="0"/>
                <w:numId w:val="67"/>
              </w:numPr>
            </w:pPr>
            <w:r>
              <w:t>Total duration of epidural analgesia</w:t>
            </w:r>
          </w:p>
        </w:tc>
      </w:tr>
      <w:tr w:rsidR="005F364C" w14:paraId="57ACC4F9" w14:textId="77777777" w:rsidTr="17F89B85">
        <w:trPr>
          <w:trPrChange w:id="269" w:author="Therese Buerengen" w:date="2026-09-25T08:16:00Z" w16du:dateUtc="2026-09-25T06:16:00Z">
            <w:trPr>
              <w:gridAfter w:val="1"/>
            </w:trPr>
          </w:trPrChange>
        </w:trPr>
        <w:tc>
          <w:tcPr>
            <w:tcW w:w="4215" w:type="dxa"/>
            <w:tcPrChange w:id="270" w:author="Therese Buerengen" w:date="2026-09-25T08:16:00Z" w16du:dateUtc="2026-09-25T06:16:00Z">
              <w:tcPr>
                <w:tcW w:w="3680" w:type="dxa"/>
                <w:gridSpan w:val="2"/>
              </w:tcPr>
            </w:tcPrChange>
          </w:tcPr>
          <w:p w14:paraId="67C880C7" w14:textId="77777777" w:rsidR="005F364C" w:rsidRDefault="005F364C"/>
        </w:tc>
        <w:tc>
          <w:tcPr>
            <w:tcW w:w="5135" w:type="dxa"/>
            <w:gridSpan w:val="2"/>
            <w:tcPrChange w:id="271" w:author="Therese Buerengen" w:date="2026-09-25T08:16:00Z" w16du:dateUtc="2026-09-25T06:16:00Z">
              <w:tcPr>
                <w:tcW w:w="4240" w:type="dxa"/>
              </w:tcPr>
            </w:tcPrChange>
          </w:tcPr>
          <w:p w14:paraId="120151D3" w14:textId="77777777" w:rsidR="005F364C" w:rsidRDefault="007D33E9">
            <w:pPr>
              <w:numPr>
                <w:ilvl w:val="0"/>
                <w:numId w:val="68"/>
              </w:numPr>
            </w:pPr>
            <w:r>
              <w:t>Use of non-medical pain relief in labour</w:t>
            </w:r>
          </w:p>
        </w:tc>
      </w:tr>
      <w:tr w:rsidR="005F364C" w14:paraId="17522F10" w14:textId="77777777" w:rsidTr="17F89B85">
        <w:trPr>
          <w:trPrChange w:id="272" w:author="Therese Buerengen" w:date="2026-09-25T08:16:00Z" w16du:dateUtc="2026-09-25T06:16:00Z">
            <w:trPr>
              <w:gridAfter w:val="1"/>
            </w:trPr>
          </w:trPrChange>
        </w:trPr>
        <w:tc>
          <w:tcPr>
            <w:tcW w:w="4215" w:type="dxa"/>
            <w:tcPrChange w:id="273" w:author="Therese Buerengen" w:date="2026-09-25T08:16:00Z" w16du:dateUtc="2026-09-25T06:16:00Z">
              <w:tcPr>
                <w:tcW w:w="3680" w:type="dxa"/>
                <w:gridSpan w:val="2"/>
              </w:tcPr>
            </w:tcPrChange>
          </w:tcPr>
          <w:p w14:paraId="1A0D5C93" w14:textId="77777777" w:rsidR="005F364C" w:rsidRDefault="005F364C"/>
        </w:tc>
        <w:tc>
          <w:tcPr>
            <w:tcW w:w="5135" w:type="dxa"/>
            <w:gridSpan w:val="2"/>
            <w:tcPrChange w:id="274" w:author="Therese Buerengen" w:date="2026-09-25T08:16:00Z" w16du:dateUtc="2026-09-25T06:16:00Z">
              <w:tcPr>
                <w:tcW w:w="4240" w:type="dxa"/>
              </w:tcPr>
            </w:tcPrChange>
          </w:tcPr>
          <w:p w14:paraId="0DA53E42" w14:textId="77777777" w:rsidR="005F364C" w:rsidRDefault="007D33E9">
            <w:pPr>
              <w:numPr>
                <w:ilvl w:val="0"/>
                <w:numId w:val="69"/>
              </w:numPr>
            </w:pPr>
            <w:r>
              <w:t>Occurrence of continuous support in labour</w:t>
            </w:r>
          </w:p>
        </w:tc>
      </w:tr>
      <w:tr w:rsidR="005F364C" w14:paraId="2F740E84" w14:textId="77777777" w:rsidTr="17F89B85">
        <w:trPr>
          <w:trPrChange w:id="275" w:author="Therese Buerengen" w:date="2026-09-25T08:16:00Z" w16du:dateUtc="2026-09-25T06:16:00Z">
            <w:trPr>
              <w:gridAfter w:val="1"/>
            </w:trPr>
          </w:trPrChange>
        </w:trPr>
        <w:tc>
          <w:tcPr>
            <w:tcW w:w="4215" w:type="dxa"/>
            <w:tcPrChange w:id="276" w:author="Therese Buerengen" w:date="2026-09-25T08:16:00Z" w16du:dateUtc="2026-09-25T06:16:00Z">
              <w:tcPr>
                <w:tcW w:w="3680" w:type="dxa"/>
                <w:gridSpan w:val="2"/>
              </w:tcPr>
            </w:tcPrChange>
          </w:tcPr>
          <w:p w14:paraId="46E43E6C" w14:textId="77777777" w:rsidR="005F364C" w:rsidRDefault="005F364C"/>
        </w:tc>
        <w:tc>
          <w:tcPr>
            <w:tcW w:w="5135" w:type="dxa"/>
            <w:gridSpan w:val="2"/>
            <w:tcPrChange w:id="277" w:author="Therese Buerengen" w:date="2026-09-25T08:16:00Z" w16du:dateUtc="2026-09-25T06:16:00Z">
              <w:tcPr>
                <w:tcW w:w="4240" w:type="dxa"/>
              </w:tcPr>
            </w:tcPrChange>
          </w:tcPr>
          <w:p w14:paraId="3D3B8542" w14:textId="77777777" w:rsidR="005F364C" w:rsidRDefault="007D33E9">
            <w:pPr>
              <w:numPr>
                <w:ilvl w:val="0"/>
                <w:numId w:val="70"/>
              </w:numPr>
            </w:pPr>
            <w:r>
              <w:t>Occurrence of perineal tears</w:t>
            </w:r>
          </w:p>
        </w:tc>
      </w:tr>
      <w:tr w:rsidR="005F364C" w14:paraId="64168CDF" w14:textId="77777777" w:rsidTr="17F89B85">
        <w:trPr>
          <w:trPrChange w:id="278" w:author="Therese Buerengen" w:date="2026-09-25T08:16:00Z" w16du:dateUtc="2026-09-25T06:16:00Z">
            <w:trPr>
              <w:gridAfter w:val="1"/>
            </w:trPr>
          </w:trPrChange>
        </w:trPr>
        <w:tc>
          <w:tcPr>
            <w:tcW w:w="4215" w:type="dxa"/>
            <w:tcPrChange w:id="279" w:author="Therese Buerengen" w:date="2026-09-25T08:16:00Z" w16du:dateUtc="2026-09-25T06:16:00Z">
              <w:tcPr>
                <w:tcW w:w="3680" w:type="dxa"/>
                <w:gridSpan w:val="2"/>
              </w:tcPr>
            </w:tcPrChange>
          </w:tcPr>
          <w:p w14:paraId="125DBA1E" w14:textId="77777777" w:rsidR="005F364C" w:rsidRDefault="005F364C"/>
        </w:tc>
        <w:tc>
          <w:tcPr>
            <w:tcW w:w="5135" w:type="dxa"/>
            <w:gridSpan w:val="2"/>
            <w:tcPrChange w:id="280" w:author="Therese Buerengen" w:date="2026-09-25T08:16:00Z" w16du:dateUtc="2026-09-25T06:16:00Z">
              <w:tcPr>
                <w:tcW w:w="4240" w:type="dxa"/>
              </w:tcPr>
            </w:tcPrChange>
          </w:tcPr>
          <w:p w14:paraId="30B9D469" w14:textId="77777777" w:rsidR="005F364C" w:rsidRDefault="007D33E9">
            <w:pPr>
              <w:numPr>
                <w:ilvl w:val="0"/>
                <w:numId w:val="71"/>
              </w:numPr>
            </w:pPr>
            <w:r>
              <w:t>Total estimated blood loss</w:t>
            </w:r>
          </w:p>
        </w:tc>
      </w:tr>
      <w:tr w:rsidR="005F364C" w14:paraId="6C744A09" w14:textId="77777777" w:rsidTr="17F89B85">
        <w:trPr>
          <w:trPrChange w:id="281" w:author="Therese Buerengen" w:date="2026-09-25T08:16:00Z" w16du:dateUtc="2026-09-25T06:16:00Z">
            <w:trPr>
              <w:gridAfter w:val="1"/>
            </w:trPr>
          </w:trPrChange>
        </w:trPr>
        <w:tc>
          <w:tcPr>
            <w:tcW w:w="4215" w:type="dxa"/>
            <w:tcPrChange w:id="282" w:author="Therese Buerengen" w:date="2026-09-25T08:16:00Z" w16du:dateUtc="2026-09-25T06:16:00Z">
              <w:tcPr>
                <w:tcW w:w="3680" w:type="dxa"/>
                <w:gridSpan w:val="2"/>
              </w:tcPr>
            </w:tcPrChange>
          </w:tcPr>
          <w:p w14:paraId="502720DA" w14:textId="77777777" w:rsidR="005F364C" w:rsidRDefault="005F364C"/>
        </w:tc>
        <w:tc>
          <w:tcPr>
            <w:tcW w:w="5135" w:type="dxa"/>
            <w:gridSpan w:val="2"/>
            <w:tcPrChange w:id="283" w:author="Therese Buerengen" w:date="2026-09-25T08:16:00Z" w16du:dateUtc="2026-09-25T06:16:00Z">
              <w:tcPr>
                <w:tcW w:w="4240" w:type="dxa"/>
              </w:tcPr>
            </w:tcPrChange>
          </w:tcPr>
          <w:p w14:paraId="08241CDF" w14:textId="77777777" w:rsidR="005F364C" w:rsidRDefault="007D33E9">
            <w:pPr>
              <w:numPr>
                <w:ilvl w:val="0"/>
                <w:numId w:val="72"/>
              </w:numPr>
            </w:pPr>
            <w:r>
              <w:t>Occurrence of postpartum blood transfusion</w:t>
            </w:r>
          </w:p>
        </w:tc>
      </w:tr>
      <w:tr w:rsidR="005F364C" w14:paraId="7BE176D2" w14:textId="77777777" w:rsidTr="17F89B85">
        <w:trPr>
          <w:trPrChange w:id="284" w:author="Therese Buerengen" w:date="2026-09-25T08:16:00Z" w16du:dateUtc="2026-09-25T06:16:00Z">
            <w:trPr>
              <w:gridAfter w:val="1"/>
            </w:trPr>
          </w:trPrChange>
        </w:trPr>
        <w:tc>
          <w:tcPr>
            <w:tcW w:w="4215" w:type="dxa"/>
            <w:tcPrChange w:id="285" w:author="Therese Buerengen" w:date="2026-09-25T08:16:00Z" w16du:dateUtc="2026-09-25T06:16:00Z">
              <w:tcPr>
                <w:tcW w:w="3680" w:type="dxa"/>
                <w:gridSpan w:val="2"/>
              </w:tcPr>
            </w:tcPrChange>
          </w:tcPr>
          <w:p w14:paraId="44492FDC" w14:textId="77777777" w:rsidR="005F364C" w:rsidRDefault="005F364C"/>
        </w:tc>
        <w:tc>
          <w:tcPr>
            <w:tcW w:w="5135" w:type="dxa"/>
            <w:gridSpan w:val="2"/>
            <w:tcPrChange w:id="286" w:author="Therese Buerengen" w:date="2026-09-25T08:16:00Z" w16du:dateUtc="2026-09-25T06:16:00Z">
              <w:tcPr>
                <w:tcW w:w="4240" w:type="dxa"/>
              </w:tcPr>
            </w:tcPrChange>
          </w:tcPr>
          <w:p w14:paraId="393BA87E" w14:textId="328C9403" w:rsidR="00C42813" w:rsidRDefault="00D94AE8">
            <w:pPr>
              <w:numPr>
                <w:ilvl w:val="0"/>
                <w:numId w:val="73"/>
              </w:numPr>
            </w:pPr>
            <w:r>
              <w:t>Labour progression:</w:t>
            </w:r>
          </w:p>
          <w:p w14:paraId="46BDD6AD" w14:textId="39890E6C" w:rsidR="005F364C" w:rsidRDefault="007D33E9" w:rsidP="007A2411">
            <w:pPr>
              <w:ind w:left="360"/>
            </w:pPr>
            <w:r>
              <w:t xml:space="preserve">Time from one centimeter to the next, starting at 5 cm, until 10 cm </w:t>
            </w:r>
            <w:del w:id="287" w:author="Inge Christoffer Olsen" w:date="2026-09-29T17:03:00Z" w16du:dateUtc="2026-09-29T15:03:00Z">
              <w:r w:rsidDel="008F16F3">
                <w:delText>(main analysis in this SAP as labour progression)</w:delText>
              </w:r>
            </w:del>
          </w:p>
        </w:tc>
      </w:tr>
      <w:tr w:rsidR="005F364C" w14:paraId="2C2B3D66" w14:textId="77777777" w:rsidTr="007A2411">
        <w:tc>
          <w:tcPr>
            <w:tcW w:w="4215" w:type="dxa"/>
          </w:tcPr>
          <w:p w14:paraId="13985D8A" w14:textId="77777777" w:rsidR="005F364C" w:rsidRDefault="005F364C"/>
        </w:tc>
        <w:tc>
          <w:tcPr>
            <w:tcW w:w="5135" w:type="dxa"/>
            <w:gridSpan w:val="2"/>
          </w:tcPr>
          <w:p w14:paraId="5749255D" w14:textId="3C0DF8BF" w:rsidR="005F364C" w:rsidRDefault="00D94AE8" w:rsidP="007A2411">
            <w:pPr>
              <w:pStyle w:val="ListParagraph"/>
              <w:numPr>
                <w:ilvl w:val="0"/>
                <w:numId w:val="101"/>
              </w:numPr>
            </w:pPr>
            <w:r>
              <w:t xml:space="preserve">Time related aspects of </w:t>
            </w:r>
            <w:r w:rsidR="001838D2">
              <w:t>labour duration</w:t>
            </w:r>
          </w:p>
        </w:tc>
      </w:tr>
      <w:tr w:rsidR="005F364C" w14:paraId="3A09D863" w14:textId="77777777" w:rsidTr="459208F0">
        <w:trPr>
          <w:trPrChange w:id="288" w:author="Therese Buerengen" w:date="2026-09-25T08:16:00Z" w16du:dateUtc="2026-09-25T06:16:00Z">
            <w:trPr>
              <w:gridAfter w:val="1"/>
            </w:trPr>
          </w:trPrChange>
        </w:trPr>
        <w:tc>
          <w:tcPr>
            <w:tcW w:w="4215" w:type="dxa"/>
            <w:tcBorders>
              <w:top w:val="single" w:sz="4" w:space="0" w:color="auto"/>
              <w:left w:val="single" w:sz="4" w:space="0" w:color="auto"/>
              <w:bottom w:val="single" w:sz="4" w:space="0" w:color="auto"/>
              <w:right w:val="single" w:sz="4" w:space="0" w:color="auto"/>
            </w:tcBorders>
            <w:tcPrChange w:id="289" w:author="Therese Buerengen" w:date="2026-09-25T08:16:00Z" w16du:dateUtc="2026-09-25T06:16:00Z">
              <w:tcPr>
                <w:tcW w:w="3680" w:type="dxa"/>
                <w:gridSpan w:val="2"/>
              </w:tcPr>
            </w:tcPrChange>
          </w:tcPr>
          <w:p w14:paraId="5C7013C3"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290" w:author="Therese Buerengen" w:date="2026-09-25T08:16:00Z" w16du:dateUtc="2026-09-25T06:16:00Z">
              <w:tcPr>
                <w:tcW w:w="4240" w:type="dxa"/>
              </w:tcPr>
            </w:tcPrChange>
          </w:tcPr>
          <w:p w14:paraId="52B30D16" w14:textId="37BBDE95" w:rsidR="005F364C" w:rsidRDefault="007D33E9">
            <w:pPr>
              <w:numPr>
                <w:ilvl w:val="0"/>
                <w:numId w:val="78"/>
              </w:numPr>
            </w:pPr>
            <w:r>
              <w:t>Breastfeeding at discharge</w:t>
            </w:r>
          </w:p>
        </w:tc>
      </w:tr>
      <w:tr w:rsidR="005F364C" w14:paraId="38610C53" w14:textId="77777777" w:rsidTr="459208F0">
        <w:trPr>
          <w:trPrChange w:id="291" w:author="Therese Buerengen" w:date="2026-09-25T08:16:00Z" w16du:dateUtc="2026-09-25T06:16:00Z">
            <w:trPr>
              <w:gridAfter w:val="1"/>
            </w:trPr>
          </w:trPrChange>
        </w:trPr>
        <w:tc>
          <w:tcPr>
            <w:tcW w:w="4215" w:type="dxa"/>
            <w:tcBorders>
              <w:top w:val="single" w:sz="4" w:space="0" w:color="auto"/>
              <w:left w:val="single" w:sz="4" w:space="0" w:color="auto"/>
              <w:bottom w:val="single" w:sz="4" w:space="0" w:color="auto"/>
              <w:right w:val="single" w:sz="4" w:space="0" w:color="auto"/>
            </w:tcBorders>
            <w:tcPrChange w:id="292" w:author="Therese Buerengen" w:date="2026-09-25T08:16:00Z" w16du:dateUtc="2026-09-25T06:16:00Z">
              <w:tcPr>
                <w:tcW w:w="3680" w:type="dxa"/>
                <w:gridSpan w:val="2"/>
              </w:tcPr>
            </w:tcPrChange>
          </w:tcPr>
          <w:p w14:paraId="26BF2E2D" w14:textId="77777777" w:rsidR="005F364C" w:rsidRDefault="007D33E9">
            <w:pPr>
              <w:numPr>
                <w:ilvl w:val="0"/>
                <w:numId w:val="79"/>
              </w:numPr>
            </w:pPr>
            <w:r>
              <w:t>To investigate the effect of LCG on the neonate</w:t>
            </w:r>
          </w:p>
        </w:tc>
        <w:tc>
          <w:tcPr>
            <w:tcW w:w="5135" w:type="dxa"/>
            <w:gridSpan w:val="2"/>
            <w:tcBorders>
              <w:top w:val="single" w:sz="4" w:space="0" w:color="auto"/>
              <w:left w:val="single" w:sz="4" w:space="0" w:color="auto"/>
              <w:bottom w:val="single" w:sz="4" w:space="0" w:color="auto"/>
              <w:right w:val="single" w:sz="4" w:space="0" w:color="auto"/>
            </w:tcBorders>
            <w:tcPrChange w:id="293" w:author="Therese Buerengen" w:date="2026-09-25T08:16:00Z" w16du:dateUtc="2026-09-25T06:16:00Z">
              <w:tcPr>
                <w:tcW w:w="4240" w:type="dxa"/>
              </w:tcPr>
            </w:tcPrChange>
          </w:tcPr>
          <w:p w14:paraId="0F5B3085" w14:textId="77777777" w:rsidR="005F364C" w:rsidRDefault="007D33E9">
            <w:pPr>
              <w:numPr>
                <w:ilvl w:val="0"/>
                <w:numId w:val="80"/>
              </w:numPr>
            </w:pPr>
            <w:r>
              <w:t>Apgar scores at 1, 5 and 10 minutes</w:t>
            </w:r>
          </w:p>
        </w:tc>
      </w:tr>
      <w:tr w:rsidR="005F364C" w14:paraId="03874DC4" w14:textId="77777777" w:rsidTr="459208F0">
        <w:trPr>
          <w:trPrChange w:id="294" w:author="Therese Buerengen" w:date="2026-09-25T08:16:00Z" w16du:dateUtc="2026-09-25T06:16:00Z">
            <w:trPr>
              <w:gridAfter w:val="1"/>
            </w:trPr>
          </w:trPrChange>
        </w:trPr>
        <w:tc>
          <w:tcPr>
            <w:tcW w:w="4215" w:type="dxa"/>
            <w:tcBorders>
              <w:top w:val="single" w:sz="4" w:space="0" w:color="auto"/>
              <w:left w:val="single" w:sz="4" w:space="0" w:color="auto"/>
              <w:bottom w:val="single" w:sz="4" w:space="0" w:color="auto"/>
              <w:right w:val="single" w:sz="4" w:space="0" w:color="auto"/>
            </w:tcBorders>
            <w:tcPrChange w:id="295" w:author="Therese Buerengen" w:date="2026-09-25T08:16:00Z" w16du:dateUtc="2026-09-25T06:16:00Z">
              <w:tcPr>
                <w:tcW w:w="3680" w:type="dxa"/>
                <w:gridSpan w:val="2"/>
              </w:tcPr>
            </w:tcPrChange>
          </w:tcPr>
          <w:p w14:paraId="7E2293DB"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296" w:author="Therese Buerengen" w:date="2026-09-25T08:16:00Z" w16du:dateUtc="2026-09-25T06:16:00Z">
              <w:tcPr>
                <w:tcW w:w="4240" w:type="dxa"/>
              </w:tcPr>
            </w:tcPrChange>
          </w:tcPr>
          <w:p w14:paraId="0F8F323F" w14:textId="0EC5401C" w:rsidR="005F364C" w:rsidRDefault="007D33E9">
            <w:pPr>
              <w:numPr>
                <w:ilvl w:val="0"/>
                <w:numId w:val="81"/>
              </w:numPr>
            </w:pPr>
            <w:r>
              <w:t xml:space="preserve">Neonatal </w:t>
            </w:r>
            <w:del w:id="297" w:author="Inge Christoffer Olsen" w:date="2026-09-29T17:04:00Z" w16du:dateUtc="2026-09-29T15:04:00Z">
              <w:r w:rsidRPr="008F16F3" w:rsidDel="008F16F3">
                <w:rPr>
                  <w:rPrChange w:id="298" w:author="Inge Christoffer Olsen" w:date="2026-09-29T17:04:00Z" w16du:dateUtc="2026-09-29T15:04:00Z">
                    <w:rPr>
                      <w:strike/>
                    </w:rPr>
                  </w:rPrChange>
                </w:rPr>
                <w:delText>morbidity</w:delText>
              </w:r>
              <w:r w:rsidRPr="008F16F3" w:rsidDel="008F16F3">
                <w:delText xml:space="preserve"> </w:delText>
              </w:r>
            </w:del>
            <w:ins w:id="299" w:author="Inge Christoffer Olsen" w:date="2026-09-29T17:04:00Z" w16du:dateUtc="2026-09-29T15:04:00Z">
              <w:r w:rsidR="008F16F3" w:rsidRPr="008F16F3">
                <w:rPr>
                  <w:rPrChange w:id="300" w:author="Inge Christoffer Olsen" w:date="2026-09-29T17:04:00Z" w16du:dateUtc="2026-09-29T15:04:00Z">
                    <w:rPr>
                      <w:strike/>
                    </w:rPr>
                  </w:rPrChange>
                </w:rPr>
                <w:t>morbidity and</w:t>
              </w:r>
              <w:r w:rsidR="008F16F3">
                <w:rPr>
                  <w:strike/>
                </w:rPr>
                <w:t xml:space="preserve"> </w:t>
              </w:r>
              <w:r w:rsidR="008F16F3">
                <w:t xml:space="preserve"> </w:t>
              </w:r>
            </w:ins>
            <w:r>
              <w:rPr>
                <w:u w:val="single"/>
              </w:rPr>
              <w:t>mortality</w:t>
            </w:r>
            <w:r>
              <w:t xml:space="preserve"> occurring during active </w:t>
            </w:r>
            <w:commentRangeStart w:id="301"/>
            <w:commentRangeStart w:id="302"/>
            <w:r>
              <w:t>labour</w:t>
            </w:r>
            <w:commentRangeEnd w:id="301"/>
            <w:r w:rsidR="008A21AF">
              <w:rPr>
                <w:rStyle w:val="CommentReference"/>
                <w:sz w:val="24"/>
                <w:szCs w:val="22"/>
              </w:rPr>
              <w:commentReference w:id="301"/>
            </w:r>
            <w:commentRangeEnd w:id="302"/>
            <w:r w:rsidR="008F16F3">
              <w:rPr>
                <w:rStyle w:val="CommentReference"/>
                <w:sz w:val="24"/>
                <w:szCs w:val="22"/>
              </w:rPr>
              <w:commentReference w:id="302"/>
            </w:r>
          </w:p>
        </w:tc>
      </w:tr>
      <w:tr w:rsidR="005F364C" w14:paraId="754EE9DE" w14:textId="77777777" w:rsidTr="007A2AEE">
        <w:tc>
          <w:tcPr>
            <w:tcW w:w="4215" w:type="dxa"/>
            <w:tcBorders>
              <w:top w:val="single" w:sz="4" w:space="0" w:color="auto"/>
              <w:left w:val="single" w:sz="4" w:space="0" w:color="auto"/>
              <w:bottom w:val="single" w:sz="4" w:space="0" w:color="auto"/>
              <w:right w:val="single" w:sz="4" w:space="0" w:color="auto"/>
            </w:tcBorders>
          </w:tcPr>
          <w:p w14:paraId="78BF187D"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561B6DC4" w14:textId="7FA9ECFA" w:rsidR="005F364C" w:rsidRDefault="007D33E9">
            <w:pPr>
              <w:numPr>
                <w:ilvl w:val="0"/>
                <w:numId w:val="82"/>
              </w:numPr>
            </w:pPr>
            <w:r>
              <w:t xml:space="preserve">Occurrence of neonatal metabolic acidosis (arterial umbilical cord ph &lt; 7 and BE </w:t>
            </w:r>
            <w:r w:rsidR="5BEE184F">
              <w:t>≤</w:t>
            </w:r>
            <w:r>
              <w:t xml:space="preserve"> -12</w:t>
            </w:r>
            <w:r w:rsidR="1188CB8F">
              <w:t xml:space="preserve"> or BD ≥ 12</w:t>
            </w:r>
            <w:r>
              <w:t>)</w:t>
            </w:r>
          </w:p>
        </w:tc>
      </w:tr>
      <w:tr w:rsidR="005F364C" w14:paraId="70AC8E5E" w14:textId="77777777" w:rsidTr="459208F0">
        <w:tblPrEx>
          <w:tblPrExChange w:id="303" w:author="Therese Buerengen" w:date="2026-09-25T14:34:00Z" w16du:dateUtc="2026-09-25T12:34:00Z">
            <w:tblPrEx>
              <w:tblLayout w:type="fixed"/>
            </w:tblPrEx>
          </w:tblPrExChange>
        </w:tblPrEx>
        <w:tc>
          <w:tcPr>
            <w:tcW w:w="4215" w:type="dxa"/>
            <w:tcBorders>
              <w:top w:val="single" w:sz="4" w:space="0" w:color="auto"/>
              <w:left w:val="single" w:sz="4" w:space="0" w:color="auto"/>
              <w:bottom w:val="single" w:sz="4" w:space="0" w:color="auto"/>
              <w:right w:val="single" w:sz="4" w:space="0" w:color="auto"/>
            </w:tcBorders>
            <w:tcPrChange w:id="304" w:author="Therese Buerengen" w:date="2026-09-25T14:34:00Z" w16du:dateUtc="2026-09-25T12:34:00Z">
              <w:tcPr>
                <w:tcW w:w="4215" w:type="dxa"/>
                <w:tcBorders>
                  <w:top w:val="single" w:sz="4" w:space="0" w:color="auto"/>
                  <w:left w:val="single" w:sz="4" w:space="0" w:color="auto"/>
                  <w:bottom w:val="single" w:sz="4" w:space="0" w:color="auto"/>
                  <w:right w:val="single" w:sz="4" w:space="0" w:color="auto"/>
                </w:tcBorders>
              </w:tcPr>
            </w:tcPrChange>
          </w:tcPr>
          <w:p w14:paraId="6F6ED88A"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305" w:author="Therese Buerengen" w:date="2026-09-25T14:34:00Z" w16du:dateUtc="2026-09-25T12:34:00Z">
              <w:tcPr>
                <w:tcW w:w="5135" w:type="dxa"/>
                <w:gridSpan w:val="3"/>
                <w:tcBorders>
                  <w:top w:val="single" w:sz="4" w:space="0" w:color="auto"/>
                  <w:left w:val="single" w:sz="4" w:space="0" w:color="auto"/>
                  <w:bottom w:val="single" w:sz="4" w:space="0" w:color="auto"/>
                  <w:right w:val="single" w:sz="4" w:space="0" w:color="auto"/>
                </w:tcBorders>
              </w:tcPr>
            </w:tcPrChange>
          </w:tcPr>
          <w:p w14:paraId="0A761FBF" w14:textId="487D07D4" w:rsidR="005F364C" w:rsidRDefault="007D33E9">
            <w:pPr>
              <w:numPr>
                <w:ilvl w:val="0"/>
                <w:numId w:val="83"/>
              </w:numPr>
            </w:pPr>
            <w:r>
              <w:t xml:space="preserve">Arterial umbilical cord </w:t>
            </w:r>
            <w:commentRangeStart w:id="306"/>
            <w:commentRangeStart w:id="307"/>
            <w:r>
              <w:t>pH</w:t>
            </w:r>
            <w:commentRangeEnd w:id="306"/>
            <w:r w:rsidR="009F2157">
              <w:rPr>
                <w:rStyle w:val="CommentReference"/>
                <w:sz w:val="24"/>
                <w:szCs w:val="22"/>
              </w:rPr>
              <w:commentReference w:id="306"/>
            </w:r>
            <w:commentRangeEnd w:id="307"/>
            <w:r w:rsidR="008F16F3">
              <w:rPr>
                <w:rStyle w:val="CommentReference"/>
                <w:sz w:val="24"/>
                <w:szCs w:val="22"/>
              </w:rPr>
              <w:commentReference w:id="307"/>
            </w:r>
          </w:p>
        </w:tc>
      </w:tr>
      <w:tr w:rsidR="005F364C" w14:paraId="75F87CA3" w14:textId="77777777" w:rsidTr="459208F0">
        <w:tblPrEx>
          <w:tblPrExChange w:id="308" w:author="Therese Buerengen" w:date="2026-09-25T14:34:00Z" w16du:dateUtc="2026-09-25T12:34:00Z">
            <w:tblPrEx>
              <w:tblLayout w:type="fixed"/>
            </w:tblPrEx>
          </w:tblPrExChange>
        </w:tblPrEx>
        <w:tc>
          <w:tcPr>
            <w:tcW w:w="4215" w:type="dxa"/>
            <w:tcBorders>
              <w:top w:val="single" w:sz="4" w:space="0" w:color="auto"/>
              <w:left w:val="single" w:sz="4" w:space="0" w:color="auto"/>
              <w:bottom w:val="single" w:sz="4" w:space="0" w:color="auto"/>
              <w:right w:val="single" w:sz="4" w:space="0" w:color="auto"/>
            </w:tcBorders>
            <w:tcPrChange w:id="309" w:author="Therese Buerengen" w:date="2026-09-25T14:34:00Z" w16du:dateUtc="2026-09-25T12:34:00Z">
              <w:tcPr>
                <w:tcW w:w="4215" w:type="dxa"/>
                <w:tcBorders>
                  <w:top w:val="single" w:sz="4" w:space="0" w:color="auto"/>
                  <w:left w:val="single" w:sz="4" w:space="0" w:color="auto"/>
                  <w:bottom w:val="single" w:sz="4" w:space="0" w:color="auto"/>
                  <w:right w:val="single" w:sz="4" w:space="0" w:color="auto"/>
                </w:tcBorders>
              </w:tcPr>
            </w:tcPrChange>
          </w:tcPr>
          <w:p w14:paraId="26DE9DE4"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310" w:author="Therese Buerengen" w:date="2026-09-25T14:34:00Z" w16du:dateUtc="2026-09-25T12:34:00Z">
              <w:tcPr>
                <w:tcW w:w="5135" w:type="dxa"/>
                <w:gridSpan w:val="3"/>
                <w:tcBorders>
                  <w:top w:val="single" w:sz="4" w:space="0" w:color="auto"/>
                  <w:left w:val="single" w:sz="4" w:space="0" w:color="auto"/>
                  <w:bottom w:val="single" w:sz="4" w:space="0" w:color="auto"/>
                  <w:right w:val="single" w:sz="4" w:space="0" w:color="auto"/>
                </w:tcBorders>
              </w:tcPr>
            </w:tcPrChange>
          </w:tcPr>
          <w:p w14:paraId="455C0354" w14:textId="77777777" w:rsidR="005F364C" w:rsidRDefault="007D33E9">
            <w:pPr>
              <w:numPr>
                <w:ilvl w:val="0"/>
                <w:numId w:val="84"/>
              </w:numPr>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5F364C" w14:paraId="4A2A0B41" w14:textId="77777777" w:rsidTr="459208F0">
        <w:tblPrEx>
          <w:tblPrExChange w:id="311" w:author="Therese Buerengen" w:date="2026-09-25T14:34:00Z" w16du:dateUtc="2026-09-25T12:34:00Z">
            <w:tblPrEx>
              <w:tblLayout w:type="fixed"/>
            </w:tblPrEx>
          </w:tblPrExChange>
        </w:tblPrEx>
        <w:tc>
          <w:tcPr>
            <w:tcW w:w="4215" w:type="dxa"/>
            <w:tcBorders>
              <w:top w:val="single" w:sz="4" w:space="0" w:color="auto"/>
              <w:left w:val="single" w:sz="4" w:space="0" w:color="auto"/>
              <w:bottom w:val="single" w:sz="4" w:space="0" w:color="auto"/>
              <w:right w:val="single" w:sz="4" w:space="0" w:color="auto"/>
            </w:tcBorders>
            <w:tcPrChange w:id="312" w:author="Therese Buerengen" w:date="2026-09-25T14:34:00Z" w16du:dateUtc="2026-09-25T12:34:00Z">
              <w:tcPr>
                <w:tcW w:w="4215" w:type="dxa"/>
                <w:tcBorders>
                  <w:top w:val="single" w:sz="4" w:space="0" w:color="auto"/>
                  <w:left w:val="single" w:sz="4" w:space="0" w:color="auto"/>
                  <w:bottom w:val="single" w:sz="4" w:space="0" w:color="auto"/>
                  <w:right w:val="single" w:sz="4" w:space="0" w:color="auto"/>
                </w:tcBorders>
              </w:tcPr>
            </w:tcPrChange>
          </w:tcPr>
          <w:p w14:paraId="58D27239"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313" w:author="Therese Buerengen" w:date="2026-09-25T14:34:00Z" w16du:dateUtc="2026-09-25T12:34:00Z">
              <w:tcPr>
                <w:tcW w:w="5135" w:type="dxa"/>
                <w:gridSpan w:val="3"/>
                <w:tcBorders>
                  <w:top w:val="single" w:sz="4" w:space="0" w:color="auto"/>
                  <w:left w:val="single" w:sz="4" w:space="0" w:color="auto"/>
                  <w:bottom w:val="single" w:sz="4" w:space="0" w:color="auto"/>
                  <w:right w:val="single" w:sz="4" w:space="0" w:color="auto"/>
                </w:tcBorders>
              </w:tcPr>
            </w:tcPrChange>
          </w:tcPr>
          <w:p w14:paraId="1C74DC09" w14:textId="77777777" w:rsidR="005F364C" w:rsidRDefault="007D33E9">
            <w:pPr>
              <w:numPr>
                <w:ilvl w:val="0"/>
                <w:numId w:val="85"/>
              </w:numPr>
            </w:pPr>
            <w:r>
              <w:t>Breastfeeding within two hours after birth</w:t>
            </w:r>
          </w:p>
        </w:tc>
      </w:tr>
      <w:tr w:rsidR="00502B73" w14:paraId="1F82FE58" w14:textId="77777777" w:rsidTr="17F89B85">
        <w:tc>
          <w:tcPr>
            <w:tcW w:w="4215" w:type="dxa"/>
          </w:tcPr>
          <w:p w14:paraId="25EA1E0D" w14:textId="77777777" w:rsidR="00502B73" w:rsidRDefault="00502B73"/>
        </w:tc>
        <w:tc>
          <w:tcPr>
            <w:tcW w:w="5135" w:type="dxa"/>
            <w:gridSpan w:val="2"/>
          </w:tcPr>
          <w:p w14:paraId="218FAA3F" w14:textId="39A11FD9" w:rsidR="00502B73" w:rsidRDefault="00502B73">
            <w:pPr>
              <w:numPr>
                <w:ilvl w:val="0"/>
                <w:numId w:val="85"/>
              </w:numPr>
            </w:pPr>
            <w:r>
              <w:t>The use of formula milk</w:t>
            </w:r>
          </w:p>
        </w:tc>
      </w:tr>
      <w:tr w:rsidR="005F364C" w14:paraId="3B62B16A" w14:textId="77777777" w:rsidTr="00F679AA">
        <w:tc>
          <w:tcPr>
            <w:tcW w:w="4215" w:type="dxa"/>
            <w:tcBorders>
              <w:top w:val="single" w:sz="4" w:space="0" w:color="auto"/>
              <w:left w:val="single" w:sz="4" w:space="0" w:color="auto"/>
              <w:bottom w:val="single" w:sz="4" w:space="0" w:color="auto"/>
              <w:right w:val="single" w:sz="4" w:space="0" w:color="auto"/>
            </w:tcBorders>
          </w:tcPr>
          <w:p w14:paraId="49FE891D" w14:textId="77777777" w:rsidR="005F364C" w:rsidRDefault="007D33E9">
            <w:pPr>
              <w:numPr>
                <w:ilvl w:val="0"/>
                <w:numId w:val="86"/>
              </w:numPr>
            </w:pPr>
            <w:r>
              <w:t>Exploratory</w:t>
            </w:r>
          </w:p>
        </w:tc>
        <w:tc>
          <w:tcPr>
            <w:tcW w:w="5135" w:type="dxa"/>
            <w:gridSpan w:val="2"/>
            <w:tcBorders>
              <w:top w:val="single" w:sz="4" w:space="0" w:color="auto"/>
              <w:left w:val="single" w:sz="4" w:space="0" w:color="auto"/>
              <w:bottom w:val="single" w:sz="4" w:space="0" w:color="auto"/>
              <w:right w:val="single" w:sz="4" w:space="0" w:color="auto"/>
            </w:tcBorders>
          </w:tcPr>
          <w:p w14:paraId="44DF08D5" w14:textId="77777777" w:rsidR="005F364C" w:rsidRDefault="005F364C"/>
        </w:tc>
      </w:tr>
      <w:tr w:rsidR="005F364C" w14:paraId="3447E90D" w14:textId="77777777" w:rsidTr="00F679AA">
        <w:tc>
          <w:tcPr>
            <w:tcW w:w="4215" w:type="dxa"/>
            <w:tcBorders>
              <w:top w:val="single" w:sz="4" w:space="0" w:color="auto"/>
              <w:left w:val="single" w:sz="4" w:space="0" w:color="auto"/>
              <w:bottom w:val="single" w:sz="4" w:space="0" w:color="auto"/>
              <w:right w:val="single" w:sz="4" w:space="0" w:color="auto"/>
            </w:tcBorders>
          </w:tcPr>
          <w:p w14:paraId="543D07C6" w14:textId="77777777" w:rsidR="005F364C" w:rsidRDefault="007D33E9">
            <w:pPr>
              <w:numPr>
                <w:ilvl w:val="0"/>
                <w:numId w:val="87"/>
              </w:numPr>
            </w:pPr>
            <w:r>
              <w:t>To describe and explore the effect of LCG in women with a planned vaginal delivery</w:t>
            </w:r>
          </w:p>
        </w:tc>
        <w:tc>
          <w:tcPr>
            <w:tcW w:w="5135" w:type="dxa"/>
            <w:gridSpan w:val="2"/>
            <w:tcBorders>
              <w:top w:val="single" w:sz="4" w:space="0" w:color="auto"/>
              <w:left w:val="single" w:sz="4" w:space="0" w:color="auto"/>
              <w:bottom w:val="single" w:sz="4" w:space="0" w:color="auto"/>
              <w:right w:val="single" w:sz="4" w:space="0" w:color="auto"/>
            </w:tcBorders>
          </w:tcPr>
          <w:p w14:paraId="44600FB8" w14:textId="71B0EFFD" w:rsidR="005F364C" w:rsidRDefault="005F364C" w:rsidP="00835811">
            <w:pPr>
              <w:ind w:left="720"/>
            </w:pPr>
          </w:p>
        </w:tc>
      </w:tr>
      <w:tr w:rsidR="005F364C" w14:paraId="2FD57B5D" w14:textId="77777777" w:rsidTr="00F679AA">
        <w:tc>
          <w:tcPr>
            <w:tcW w:w="4215" w:type="dxa"/>
            <w:tcBorders>
              <w:top w:val="single" w:sz="4" w:space="0" w:color="auto"/>
              <w:left w:val="single" w:sz="4" w:space="0" w:color="auto"/>
              <w:bottom w:val="single" w:sz="4" w:space="0" w:color="auto"/>
              <w:right w:val="single" w:sz="4" w:space="0" w:color="auto"/>
            </w:tcBorders>
          </w:tcPr>
          <w:p w14:paraId="45C45E15"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195A149D" w14:textId="19161BE9" w:rsidR="005F364C" w:rsidRDefault="005F364C" w:rsidP="00835811">
            <w:pPr>
              <w:ind w:left="720"/>
            </w:pPr>
          </w:p>
        </w:tc>
      </w:tr>
      <w:tr w:rsidR="00284F73" w14:paraId="4EC3B49E" w14:textId="77777777" w:rsidTr="00F679AA">
        <w:trPr>
          <w:gridAfter w:val="1"/>
          <w:wAfter w:w="279" w:type="dxa"/>
        </w:trPr>
        <w:tc>
          <w:tcPr>
            <w:tcW w:w="4215" w:type="dxa"/>
            <w:tcBorders>
              <w:top w:val="single" w:sz="4" w:space="0" w:color="auto"/>
              <w:left w:val="single" w:sz="4" w:space="0" w:color="auto"/>
              <w:bottom w:val="single" w:sz="4" w:space="0" w:color="auto"/>
              <w:right w:val="single" w:sz="4" w:space="0" w:color="auto"/>
            </w:tcBorders>
          </w:tcPr>
          <w:p w14:paraId="6BBF155E" w14:textId="77777777" w:rsidR="00284F73" w:rsidRDefault="00284F73"/>
        </w:tc>
        <w:tc>
          <w:tcPr>
            <w:tcW w:w="4856" w:type="dxa"/>
            <w:tcBorders>
              <w:top w:val="single" w:sz="4" w:space="0" w:color="auto"/>
              <w:left w:val="single" w:sz="4" w:space="0" w:color="auto"/>
              <w:bottom w:val="single" w:sz="4" w:space="0" w:color="auto"/>
              <w:right w:val="single" w:sz="4" w:space="0" w:color="auto"/>
            </w:tcBorders>
          </w:tcPr>
          <w:p w14:paraId="1CA3B0D6" w14:textId="44258520" w:rsidR="00284F73" w:rsidRDefault="00284F73">
            <w:pPr>
              <w:numPr>
                <w:ilvl w:val="0"/>
                <w:numId w:val="89"/>
              </w:numPr>
            </w:pPr>
            <w:r>
              <w:t>F</w:t>
            </w:r>
            <w:r w:rsidR="00B83646">
              <w:t>e</w:t>
            </w:r>
            <w:r>
              <w:t>tal presentation at time of delivery</w:t>
            </w:r>
          </w:p>
        </w:tc>
      </w:tr>
      <w:tr w:rsidR="00284F73" w14:paraId="2B0E4B15" w14:textId="77777777" w:rsidTr="00F679AA">
        <w:trPr>
          <w:gridAfter w:val="1"/>
          <w:wAfter w:w="279" w:type="dxa"/>
        </w:trPr>
        <w:tc>
          <w:tcPr>
            <w:tcW w:w="4215" w:type="dxa"/>
            <w:tcBorders>
              <w:top w:val="single" w:sz="4" w:space="0" w:color="auto"/>
              <w:left w:val="single" w:sz="4" w:space="0" w:color="auto"/>
              <w:bottom w:val="single" w:sz="4" w:space="0" w:color="auto"/>
              <w:right w:val="single" w:sz="4" w:space="0" w:color="auto"/>
            </w:tcBorders>
          </w:tcPr>
          <w:p w14:paraId="4A77C3F3" w14:textId="77777777" w:rsidR="00284F73" w:rsidRDefault="00284F73"/>
        </w:tc>
        <w:tc>
          <w:tcPr>
            <w:tcW w:w="4856" w:type="dxa"/>
            <w:tcBorders>
              <w:top w:val="single" w:sz="4" w:space="0" w:color="auto"/>
              <w:left w:val="single" w:sz="4" w:space="0" w:color="auto"/>
              <w:bottom w:val="single" w:sz="4" w:space="0" w:color="auto"/>
              <w:right w:val="single" w:sz="4" w:space="0" w:color="auto"/>
            </w:tcBorders>
          </w:tcPr>
          <w:p w14:paraId="6FA51472" w14:textId="02E64E85" w:rsidR="00284F73" w:rsidRDefault="00B83646">
            <w:pPr>
              <w:numPr>
                <w:ilvl w:val="0"/>
                <w:numId w:val="89"/>
              </w:numPr>
            </w:pPr>
            <w:r>
              <w:t>Fetal</w:t>
            </w:r>
            <w:r w:rsidR="00284F73">
              <w:t xml:space="preserve"> position at time of delivery</w:t>
            </w:r>
          </w:p>
        </w:tc>
      </w:tr>
      <w:tr w:rsidR="005F364C" w14:paraId="6FA2E3A4" w14:textId="77777777" w:rsidTr="00F679AA">
        <w:tc>
          <w:tcPr>
            <w:tcW w:w="4215" w:type="dxa"/>
            <w:tcBorders>
              <w:top w:val="single" w:sz="4" w:space="0" w:color="auto"/>
              <w:left w:val="single" w:sz="4" w:space="0" w:color="auto"/>
              <w:bottom w:val="single" w:sz="4" w:space="0" w:color="auto"/>
              <w:right w:val="single" w:sz="4" w:space="0" w:color="auto"/>
            </w:tcBorders>
          </w:tcPr>
          <w:p w14:paraId="2BEA7EB2"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5E0B3952" w14:textId="5746077F" w:rsidR="005F364C" w:rsidRDefault="267E7CD0">
            <w:pPr>
              <w:numPr>
                <w:ilvl w:val="0"/>
                <w:numId w:val="90"/>
              </w:numPr>
            </w:pPr>
            <w:r>
              <w:t>I</w:t>
            </w:r>
            <w:r w:rsidR="007D33E9">
              <w:t>nitiation of epidural analgesia</w:t>
            </w:r>
          </w:p>
        </w:tc>
      </w:tr>
      <w:tr w:rsidR="005F364C" w14:paraId="3B212C6C" w14:textId="77777777" w:rsidTr="00F679AA">
        <w:tc>
          <w:tcPr>
            <w:tcW w:w="4215" w:type="dxa"/>
            <w:tcBorders>
              <w:top w:val="single" w:sz="4" w:space="0" w:color="auto"/>
              <w:left w:val="single" w:sz="4" w:space="0" w:color="auto"/>
              <w:bottom w:val="single" w:sz="4" w:space="0" w:color="auto"/>
              <w:right w:val="single" w:sz="4" w:space="0" w:color="auto"/>
            </w:tcBorders>
          </w:tcPr>
          <w:p w14:paraId="5703F726"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4E2D4E49" w14:textId="029E06AB" w:rsidR="005F364C" w:rsidRDefault="007D33E9">
            <w:pPr>
              <w:numPr>
                <w:ilvl w:val="0"/>
                <w:numId w:val="91"/>
              </w:numPr>
            </w:pPr>
            <w:r>
              <w:t>Birthing position</w:t>
            </w:r>
          </w:p>
        </w:tc>
      </w:tr>
      <w:tr w:rsidR="005F364C" w14:paraId="6DED2E0B" w14:textId="77777777" w:rsidTr="00F679AA">
        <w:tc>
          <w:tcPr>
            <w:tcW w:w="4215" w:type="dxa"/>
            <w:tcBorders>
              <w:top w:val="single" w:sz="4" w:space="0" w:color="auto"/>
              <w:left w:val="single" w:sz="4" w:space="0" w:color="auto"/>
              <w:bottom w:val="single" w:sz="4" w:space="0" w:color="auto"/>
              <w:right w:val="single" w:sz="4" w:space="0" w:color="auto"/>
            </w:tcBorders>
          </w:tcPr>
          <w:p w14:paraId="02B20647"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02A77982" w14:textId="77777777" w:rsidR="005F364C" w:rsidRDefault="007D33E9">
            <w:pPr>
              <w:numPr>
                <w:ilvl w:val="0"/>
                <w:numId w:val="92"/>
              </w:numPr>
            </w:pPr>
            <w:r>
              <w:t>Women’s childbirth experiences through qualitative interviews</w:t>
            </w:r>
          </w:p>
        </w:tc>
      </w:tr>
      <w:tr w:rsidR="005F364C" w14:paraId="1BC1B5CF" w14:textId="77777777" w:rsidTr="00F679AA">
        <w:tc>
          <w:tcPr>
            <w:tcW w:w="4215" w:type="dxa"/>
            <w:tcBorders>
              <w:top w:val="single" w:sz="4" w:space="0" w:color="auto"/>
              <w:left w:val="single" w:sz="4" w:space="0" w:color="auto"/>
              <w:bottom w:val="single" w:sz="4" w:space="0" w:color="auto"/>
              <w:right w:val="single" w:sz="4" w:space="0" w:color="auto"/>
            </w:tcBorders>
          </w:tcPr>
          <w:p w14:paraId="3F0C4737" w14:textId="77777777" w:rsidR="005F364C" w:rsidRDefault="007D33E9">
            <w:pPr>
              <w:numPr>
                <w:ilvl w:val="0"/>
                <w:numId w:val="93"/>
              </w:numPr>
            </w:pPr>
            <w:r>
              <w:t>To describe and explore the effect of LCG on the neonate</w:t>
            </w:r>
          </w:p>
        </w:tc>
        <w:tc>
          <w:tcPr>
            <w:tcW w:w="5135" w:type="dxa"/>
            <w:gridSpan w:val="2"/>
            <w:tcBorders>
              <w:top w:val="single" w:sz="4" w:space="0" w:color="auto"/>
              <w:left w:val="single" w:sz="4" w:space="0" w:color="auto"/>
              <w:bottom w:val="single" w:sz="4" w:space="0" w:color="auto"/>
              <w:right w:val="single" w:sz="4" w:space="0" w:color="auto"/>
            </w:tcBorders>
          </w:tcPr>
          <w:p w14:paraId="5514D87A" w14:textId="77777777" w:rsidR="005F364C" w:rsidRDefault="007D33E9">
            <w:pPr>
              <w:numPr>
                <w:ilvl w:val="0"/>
                <w:numId w:val="94"/>
              </w:numPr>
            </w:pPr>
            <w:r>
              <w:t>Timing of cord clamping</w:t>
            </w:r>
          </w:p>
        </w:tc>
      </w:tr>
      <w:tr w:rsidR="005F364C" w14:paraId="5E2FE138" w14:textId="77777777" w:rsidTr="00F679AA">
        <w:tc>
          <w:tcPr>
            <w:tcW w:w="4215" w:type="dxa"/>
            <w:tcBorders>
              <w:top w:val="single" w:sz="4" w:space="0" w:color="auto"/>
              <w:left w:val="single" w:sz="4" w:space="0" w:color="auto"/>
              <w:bottom w:val="single" w:sz="4" w:space="0" w:color="auto"/>
              <w:right w:val="single" w:sz="4" w:space="0" w:color="auto"/>
            </w:tcBorders>
          </w:tcPr>
          <w:p w14:paraId="716898D8"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54BC7DB8" w14:textId="77777777" w:rsidR="005F364C" w:rsidRDefault="007D33E9">
            <w:pPr>
              <w:numPr>
                <w:ilvl w:val="0"/>
                <w:numId w:val="95"/>
              </w:numPr>
            </w:pPr>
            <w:r>
              <w:t>Occurrence of neonatal morbidity defined as reasons for admittance to neonatal intensive unit within 2 hours after birth</w:t>
            </w:r>
          </w:p>
        </w:tc>
      </w:tr>
      <w:tr w:rsidR="005F364C" w14:paraId="1049B4EE" w14:textId="77777777" w:rsidTr="00F679AA">
        <w:tc>
          <w:tcPr>
            <w:tcW w:w="4215" w:type="dxa"/>
            <w:tcBorders>
              <w:top w:val="single" w:sz="4" w:space="0" w:color="auto"/>
              <w:left w:val="single" w:sz="4" w:space="0" w:color="auto"/>
              <w:bottom w:val="single" w:sz="4" w:space="0" w:color="auto"/>
              <w:right w:val="single" w:sz="4" w:space="0" w:color="auto"/>
            </w:tcBorders>
          </w:tcPr>
          <w:p w14:paraId="3EF2448F" w14:textId="77777777" w:rsidR="005F364C" w:rsidRDefault="007D33E9">
            <w:pPr>
              <w:numPr>
                <w:ilvl w:val="0"/>
                <w:numId w:val="99"/>
              </w:numPr>
            </w:pPr>
            <w:r>
              <w:t>To describe and explore the use of LCG from the health care providers perspective</w:t>
            </w:r>
          </w:p>
        </w:tc>
        <w:tc>
          <w:tcPr>
            <w:tcW w:w="5135" w:type="dxa"/>
            <w:gridSpan w:val="2"/>
            <w:tcBorders>
              <w:top w:val="single" w:sz="4" w:space="0" w:color="auto"/>
              <w:left w:val="single" w:sz="4" w:space="0" w:color="auto"/>
              <w:bottom w:val="single" w:sz="4" w:space="0" w:color="auto"/>
              <w:right w:val="single" w:sz="4" w:space="0" w:color="auto"/>
            </w:tcBorders>
          </w:tcPr>
          <w:p w14:paraId="6F3CF32B" w14:textId="77777777" w:rsidR="005F364C" w:rsidRDefault="007D33E9">
            <w:pPr>
              <w:numPr>
                <w:ilvl w:val="0"/>
                <w:numId w:val="100"/>
              </w:numPr>
            </w:pPr>
            <w:r>
              <w:t>Health care providers experiences with using the LCG in clinical practice through a survey and through qualitative interviews</w:t>
            </w:r>
          </w:p>
        </w:tc>
      </w:tr>
    </w:tbl>
    <w:p w14:paraId="03804036" w14:textId="21E78BCF" w:rsidR="53CCF8CA" w:rsidRDefault="53CCF8CA" w:rsidP="53CCF8CA">
      <w:pPr>
        <w:pStyle w:val="Heading2"/>
        <w:ind w:left="0"/>
        <w:rPr>
          <w:ins w:id="314" w:author="Maria Cecilie Stivang" w:date="2026-09-22T08:10:00Z" w16du:dateUtc="2026-09-22T08:10:40Z"/>
          <w:del w:id="315" w:author="Therese Buerengen" w:date="2026-09-25T16:14:00Z" w16du:dateUtc="2026-09-25T14:14:00Z"/>
          <w:rFonts w:hint="eastAsia"/>
          <w:b w:val="0"/>
          <w:sz w:val="24"/>
          <w:szCs w:val="24"/>
        </w:rPr>
      </w:pPr>
    </w:p>
    <w:p w14:paraId="4FD61E14" w14:textId="28D36179" w:rsidR="00974875" w:rsidRPr="008F16F3" w:rsidRDefault="00491EAD">
      <w:pPr>
        <w:rPr>
          <w:ins w:id="316" w:author="Maria Cecilie Stivang" w:date="2026-09-22T08:09:00Z" w16du:dateUtc="2026-09-22T08:09:46Z"/>
          <w:del w:id="317" w:author="Therese Buerengen" w:date="2026-09-25T16:19:00Z" w16du:dateUtc="2026-09-25T14:19:00Z"/>
          <w:rFonts w:hint="eastAsia"/>
          <w:b/>
          <w:rPrChange w:id="318" w:author="Inge Christoffer Olsen" w:date="2026-09-29T16:47:00Z" w16du:dateUtc="2026-09-29T14:47:00Z">
            <w:rPr>
              <w:ins w:id="319" w:author="Maria Cecilie Stivang" w:date="2026-09-22T08:09:00Z" w16du:dateUtc="2026-09-22T08:09:46Z"/>
              <w:del w:id="320" w:author="Therese Buerengen" w:date="2026-09-25T16:19:00Z" w16du:dateUtc="2026-09-25T14:19:00Z"/>
              <w:rFonts w:hint="eastAsia"/>
              <w:b w:val="0"/>
            </w:rPr>
          </w:rPrChange>
        </w:rPr>
        <w:pPrChange w:id="321" w:author="Therese Buerengen" w:date="2026-09-25T08:43:00Z" w16du:dateUtc="2026-09-25T06:43:00Z">
          <w:pPr>
            <w:pStyle w:val="Heading2"/>
            <w:ind w:left="0"/>
          </w:pPr>
        </w:pPrChange>
      </w:pPr>
      <w:ins w:id="322" w:author="Maria Cecilie Stivang" w:date="2026-09-25T14:37:00Z" w16du:dateUtc="2026-09-25T12:37:00Z">
        <w:del w:id="323" w:author="Therese Buerengen" w:date="2026-09-25T16:19:00Z" w16du:dateUtc="2026-09-25T14:19:00Z">
          <w:r w:rsidRPr="008F16F3" w:rsidDel="00B85A86">
            <w:rPr>
              <w:rFonts w:hint="eastAsia"/>
              <w:rPrChange w:id="324" w:author="Inge Christoffer Olsen" w:date="2026-09-29T16:47:00Z" w16du:dateUtc="2026-09-29T14:47:00Z">
                <w:rPr>
                  <w:rFonts w:hint="eastAsia"/>
                  <w:b w:val="0"/>
                  <w:lang w:val="nb-NO"/>
                </w:rPr>
              </w:rPrChange>
            </w:rPr>
            <w:delText xml:space="preserve"> </w:delText>
          </w:r>
        </w:del>
      </w:ins>
    </w:p>
    <w:p w14:paraId="22304B1C" w14:textId="48304E60" w:rsidR="53CCF8CA" w:rsidRPr="008F16F3" w:rsidRDefault="53CCF8CA" w:rsidP="53CCF8CA">
      <w:pPr>
        <w:pStyle w:val="Heading2"/>
        <w:rPr>
          <w:ins w:id="325" w:author="Maria Cecilie Stivang" w:date="2026-09-22T08:09:00Z" w16du:dateUtc="2026-09-22T08:09:46Z"/>
          <w:rFonts w:hint="eastAsia"/>
        </w:rPr>
      </w:pPr>
    </w:p>
    <w:p w14:paraId="76AECF1F" w14:textId="77777777" w:rsidR="005F364C" w:rsidRDefault="007D33E9">
      <w:pPr>
        <w:pStyle w:val="Heading2"/>
        <w:rPr>
          <w:rFonts w:hint="eastAsia"/>
        </w:rPr>
      </w:pPr>
      <w:bookmarkStart w:id="326" w:name="_Toc240344718"/>
      <w:bookmarkStart w:id="327" w:name="sec-data-derivations"/>
      <w:bookmarkEnd w:id="237"/>
      <w:r>
        <w:t>12.2 Data derivations</w:t>
      </w:r>
      <w:bookmarkEnd w:id="326"/>
    </w:p>
    <w:p w14:paraId="2B4CCF19" w14:textId="4781C5C3" w:rsidR="005F364C" w:rsidRDefault="007D33E9">
      <w:r>
        <w:t>Derivation of covariates and baseline characteristics from the trial database (variable names as in the data export). For multiple births, neonatal characteristics refer to the first-born twin.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328" w:author="Therese Buerengen" w:date="2026-09-25T16:14:00Z" w16du:dateUtc="2026-09-25T14:14: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023"/>
        <w:gridCol w:w="3024"/>
        <w:gridCol w:w="3024"/>
        <w:gridCol w:w="279"/>
        <w:tblGridChange w:id="329">
          <w:tblGrid>
            <w:gridCol w:w="3023"/>
            <w:gridCol w:w="3024"/>
            <w:gridCol w:w="3024"/>
            <w:gridCol w:w="279"/>
          </w:tblGrid>
        </w:tblGridChange>
      </w:tblGrid>
      <w:tr w:rsidR="005F364C" w:rsidRPr="003254C3" w14:paraId="1AFFBFBA" w14:textId="77777777" w:rsidTr="001A5923">
        <w:trPr>
          <w:tblHeader/>
          <w:trPrChange w:id="330" w:author="Therese Buerengen" w:date="2026-09-25T16:14:00Z" w16du:dateUtc="2026-09-25T14:14:00Z">
            <w:trPr>
              <w:tblHeader/>
            </w:trPr>
          </w:trPrChange>
        </w:trPr>
        <w:tc>
          <w:tcPr>
            <w:tcW w:w="3023" w:type="dxa"/>
            <w:tcPrChange w:id="331" w:author="Therese Buerengen" w:date="2026-09-25T16:14:00Z" w16du:dateUtc="2026-09-25T14:14:00Z">
              <w:tcPr>
                <w:tcW w:w="2640" w:type="dxa"/>
              </w:tcPr>
            </w:tcPrChange>
          </w:tcPr>
          <w:p w14:paraId="3CB1CF12" w14:textId="77777777" w:rsidR="005F364C" w:rsidRPr="003254C3" w:rsidRDefault="007D33E9">
            <w:pPr>
              <w:rPr>
                <w:b/>
                <w:bCs/>
              </w:rPr>
            </w:pPr>
            <w:r w:rsidRPr="003254C3">
              <w:rPr>
                <w:b/>
                <w:bCs/>
              </w:rPr>
              <w:t>Characteristic</w:t>
            </w:r>
          </w:p>
        </w:tc>
        <w:tc>
          <w:tcPr>
            <w:tcW w:w="3024" w:type="dxa"/>
            <w:tcPrChange w:id="332" w:author="Therese Buerengen" w:date="2026-09-25T16:14:00Z" w16du:dateUtc="2026-09-25T14:14:00Z">
              <w:tcPr>
                <w:tcW w:w="2640" w:type="dxa"/>
              </w:tcPr>
            </w:tcPrChange>
          </w:tcPr>
          <w:p w14:paraId="0C61A8FA" w14:textId="77777777" w:rsidR="005F364C" w:rsidRPr="003254C3" w:rsidRDefault="007D33E9">
            <w:pPr>
              <w:rPr>
                <w:b/>
                <w:bCs/>
              </w:rPr>
            </w:pPr>
            <w:r w:rsidRPr="003254C3">
              <w:rPr>
                <w:b/>
                <w:bCs/>
              </w:rPr>
              <w:t>Source variable(s)</w:t>
            </w:r>
          </w:p>
        </w:tc>
        <w:tc>
          <w:tcPr>
            <w:tcW w:w="3303" w:type="dxa"/>
            <w:gridSpan w:val="2"/>
            <w:tcPrChange w:id="333" w:author="Therese Buerengen" w:date="2026-09-25T16:14:00Z" w16du:dateUtc="2026-09-25T14:14:00Z">
              <w:tcPr>
                <w:tcW w:w="2640" w:type="dxa"/>
                <w:gridSpan w:val="2"/>
              </w:tcPr>
            </w:tcPrChange>
          </w:tcPr>
          <w:p w14:paraId="199C4495" w14:textId="77777777" w:rsidR="005F364C" w:rsidRPr="003254C3" w:rsidRDefault="007D33E9">
            <w:pPr>
              <w:rPr>
                <w:b/>
                <w:bCs/>
              </w:rPr>
            </w:pPr>
            <w:r w:rsidRPr="003254C3">
              <w:rPr>
                <w:b/>
                <w:bCs/>
              </w:rPr>
              <w:t>Derivation</w:t>
            </w:r>
          </w:p>
        </w:tc>
      </w:tr>
      <w:tr w:rsidR="50641E51" w14:paraId="28983EB8" w14:textId="77777777" w:rsidTr="50641E51">
        <w:trPr>
          <w:trHeight w:val="300"/>
        </w:trPr>
        <w:tc>
          <w:tcPr>
            <w:tcW w:w="3023" w:type="dxa"/>
          </w:tcPr>
          <w:p w14:paraId="7DA6E327" w14:textId="7D3A2BF9" w:rsidR="58BB569E" w:rsidRPr="00B879FB" w:rsidRDefault="58BB569E" w:rsidP="50641E51">
            <w:pPr>
              <w:rPr>
                <w:color w:val="FF0000"/>
                <w:rPrChange w:id="334" w:author="Therese Buerengen" w:date="2026-09-25T16:23:00Z" w16du:dateUtc="2026-09-25T14:23:00Z">
                  <w:rPr/>
                </w:rPrChange>
              </w:rPr>
            </w:pPr>
            <w:r w:rsidRPr="00B879FB">
              <w:rPr>
                <w:color w:val="FF0000"/>
                <w:rPrChange w:id="335" w:author="Therese Buerengen" w:date="2026-09-25T16:23:00Z" w16du:dateUtc="2026-09-25T14:23:00Z">
                  <w:rPr/>
                </w:rPrChange>
              </w:rPr>
              <w:t>Annual number of deliveries</w:t>
            </w:r>
          </w:p>
        </w:tc>
        <w:tc>
          <w:tcPr>
            <w:tcW w:w="3024" w:type="dxa"/>
          </w:tcPr>
          <w:p w14:paraId="1CF51989" w14:textId="306488E9" w:rsidR="5566061B" w:rsidRPr="00B879FB" w:rsidRDefault="5566061B" w:rsidP="50641E51">
            <w:pPr>
              <w:rPr>
                <w:color w:val="FF0000"/>
                <w:rPrChange w:id="336" w:author="Therese Buerengen" w:date="2026-09-25T16:23:00Z" w16du:dateUtc="2026-09-25T14:23:00Z">
                  <w:rPr/>
                </w:rPrChange>
              </w:rPr>
            </w:pPr>
            <w:r w:rsidRPr="00B879FB">
              <w:rPr>
                <w:color w:val="FF0000"/>
                <w:rPrChange w:id="337" w:author="Therese Buerengen" w:date="2026-09-25T16:23:00Z" w16du:dateUtc="2026-09-25T14:23:00Z">
                  <w:rPr/>
                </w:rPrChange>
              </w:rPr>
              <w:t>Årlig antall fødsler</w:t>
            </w:r>
          </w:p>
        </w:tc>
        <w:tc>
          <w:tcPr>
            <w:tcW w:w="3303" w:type="dxa"/>
            <w:gridSpan w:val="2"/>
          </w:tcPr>
          <w:p w14:paraId="43B3FA0C" w14:textId="0A03EDBC" w:rsidR="58BB569E" w:rsidRPr="00B879FB" w:rsidRDefault="58BB569E" w:rsidP="50641E51">
            <w:pPr>
              <w:rPr>
                <w:color w:val="FF0000"/>
                <w:rPrChange w:id="338" w:author="Therese Buerengen" w:date="2026-09-25T16:23:00Z" w16du:dateUtc="2026-09-25T14:23:00Z">
                  <w:rPr/>
                </w:rPrChange>
              </w:rPr>
            </w:pPr>
            <w:commentRangeStart w:id="339"/>
            <w:commentRangeStart w:id="340"/>
            <w:commentRangeEnd w:id="339"/>
            <w:r w:rsidRPr="00B879FB">
              <w:rPr>
                <w:rStyle w:val="CommentReference"/>
                <w:color w:val="FF0000"/>
                <w:sz w:val="24"/>
                <w:szCs w:val="22"/>
                <w:rPrChange w:id="341" w:author="Therese Buerengen" w:date="2026-09-25T16:23:00Z" w16du:dateUtc="2026-09-25T14:23:00Z">
                  <w:rPr>
                    <w:rStyle w:val="CommentReference"/>
                    <w:sz w:val="24"/>
                    <w:szCs w:val="22"/>
                  </w:rPr>
                </w:rPrChange>
              </w:rPr>
              <w:commentReference w:id="339"/>
            </w:r>
            <w:commentRangeEnd w:id="340"/>
            <w:r w:rsidR="001C4BA2" w:rsidRPr="00B879FB">
              <w:rPr>
                <w:rStyle w:val="CommentReference"/>
                <w:color w:val="FF0000"/>
                <w:sz w:val="24"/>
                <w:szCs w:val="22"/>
                <w:rPrChange w:id="342" w:author="Therese Buerengen" w:date="2026-09-25T16:23:00Z" w16du:dateUtc="2026-09-25T14:23:00Z">
                  <w:rPr>
                    <w:rStyle w:val="CommentReference"/>
                    <w:sz w:val="24"/>
                    <w:szCs w:val="22"/>
                  </w:rPr>
                </w:rPrChange>
              </w:rPr>
              <w:commentReference w:id="340"/>
            </w:r>
            <w:r w:rsidRPr="00B879FB">
              <w:rPr>
                <w:color w:val="FF0000"/>
                <w:rPrChange w:id="343" w:author="Therese Buerengen" w:date="2026-09-25T16:23:00Z" w16du:dateUtc="2026-09-25T14:23:00Z">
                  <w:rPr/>
                </w:rPrChange>
              </w:rPr>
              <w:t>Annual deliveries pr year</w:t>
            </w:r>
            <w:r w:rsidR="2BE7248C" w:rsidRPr="00B879FB">
              <w:rPr>
                <w:color w:val="FF0000"/>
                <w:rPrChange w:id="344" w:author="Therese Buerengen" w:date="2026-09-25T16:23:00Z" w16du:dateUtc="2026-09-25T14:23:00Z">
                  <w:rPr/>
                </w:rPrChange>
              </w:rPr>
              <w:t>; 1000-1999, 2000-3999, ≥4000</w:t>
            </w:r>
          </w:p>
        </w:tc>
      </w:tr>
      <w:tr w:rsidR="001A5923" w14:paraId="13A6A377" w14:textId="77777777" w:rsidTr="50641E51">
        <w:trPr>
          <w:trHeight w:val="300"/>
        </w:trPr>
        <w:tc>
          <w:tcPr>
            <w:tcW w:w="3023" w:type="dxa"/>
          </w:tcPr>
          <w:p w14:paraId="6E99A3D4" w14:textId="0FFCC798" w:rsidR="001A5923" w:rsidRDefault="00F640B0" w:rsidP="50641E51">
            <w:r>
              <w:t xml:space="preserve">Contractions </w:t>
            </w:r>
            <w:r w:rsidR="00752652">
              <w:t>a</w:t>
            </w:r>
            <w:r>
              <w:t>t a</w:t>
            </w:r>
            <w:r w:rsidR="00752652">
              <w:t>dmission</w:t>
            </w:r>
          </w:p>
        </w:tc>
        <w:tc>
          <w:tcPr>
            <w:tcW w:w="3024" w:type="dxa"/>
          </w:tcPr>
          <w:p w14:paraId="172EE8AA" w14:textId="69251FB1" w:rsidR="001A5923" w:rsidRDefault="00C12D82" w:rsidP="50641E51">
            <w:r>
              <w:t>Antall_rier_10 min_innkomst</w:t>
            </w:r>
          </w:p>
        </w:tc>
        <w:tc>
          <w:tcPr>
            <w:tcW w:w="3303" w:type="dxa"/>
            <w:gridSpan w:val="2"/>
          </w:tcPr>
          <w:p w14:paraId="7DA08F4E" w14:textId="2664DD00" w:rsidR="001A5923" w:rsidRDefault="00F640B0" w:rsidP="50641E51">
            <w:r>
              <w:t>Number of contractions pr 10 minutes at admission</w:t>
            </w:r>
          </w:p>
        </w:tc>
      </w:tr>
      <w:tr w:rsidR="005F364C" w14:paraId="45061A89" w14:textId="77777777" w:rsidTr="00B85A86">
        <w:tc>
          <w:tcPr>
            <w:tcW w:w="3023" w:type="dxa"/>
          </w:tcPr>
          <w:p w14:paraId="606B13DE" w14:textId="77777777" w:rsidR="005F364C" w:rsidRDefault="007D33E9">
            <w:r>
              <w:t>Maternal age</w:t>
            </w:r>
          </w:p>
        </w:tc>
        <w:tc>
          <w:tcPr>
            <w:tcW w:w="3024" w:type="dxa"/>
          </w:tcPr>
          <w:p w14:paraId="06E60890" w14:textId="77777777" w:rsidR="005F364C" w:rsidRDefault="007D33E9">
            <w:r>
              <w:t>alder</w:t>
            </w:r>
          </w:p>
        </w:tc>
        <w:tc>
          <w:tcPr>
            <w:tcW w:w="3303" w:type="dxa"/>
            <w:gridSpan w:val="2"/>
          </w:tcPr>
          <w:p w14:paraId="41E338C8" w14:textId="436531D1" w:rsidR="005F364C" w:rsidRDefault="007D33E9">
            <w:r>
              <w:t xml:space="preserve">Age at </w:t>
            </w:r>
            <w:r w:rsidR="6F23750F">
              <w:t xml:space="preserve">time of delivery </w:t>
            </w:r>
            <w:r>
              <w:t>in completed years (from date of birth), as recorded</w:t>
            </w:r>
          </w:p>
        </w:tc>
      </w:tr>
      <w:tr w:rsidR="005F364C" w14:paraId="6902E7C8" w14:textId="77777777" w:rsidTr="001A5923">
        <w:tc>
          <w:tcPr>
            <w:tcW w:w="3023" w:type="dxa"/>
            <w:tcPrChange w:id="345" w:author="Therese Buerengen" w:date="2026-09-25T16:14:00Z" w16du:dateUtc="2026-09-25T14:14:00Z">
              <w:tcPr>
                <w:tcW w:w="2640" w:type="dxa"/>
              </w:tcPr>
            </w:tcPrChange>
          </w:tcPr>
          <w:p w14:paraId="1634D75C" w14:textId="77777777" w:rsidR="005F364C" w:rsidRDefault="007D33E9">
            <w:r>
              <w:t>Country of origin</w:t>
            </w:r>
          </w:p>
        </w:tc>
        <w:tc>
          <w:tcPr>
            <w:tcW w:w="3024" w:type="dxa"/>
            <w:tcPrChange w:id="346" w:author="Therese Buerengen" w:date="2026-09-25T16:14:00Z" w16du:dateUtc="2026-09-25T14:14:00Z">
              <w:tcPr>
                <w:tcW w:w="2640" w:type="dxa"/>
              </w:tcPr>
            </w:tcPrChange>
          </w:tcPr>
          <w:p w14:paraId="043692E2" w14:textId="77777777" w:rsidR="005F364C" w:rsidRDefault="007D33E9">
            <w:r>
              <w:t>landbakgrunn</w:t>
            </w:r>
          </w:p>
        </w:tc>
        <w:tc>
          <w:tcPr>
            <w:tcW w:w="3303" w:type="dxa"/>
            <w:gridSpan w:val="2"/>
            <w:tcPrChange w:id="347" w:author="Therese Buerengen" w:date="2026-09-25T16:14:00Z" w16du:dateUtc="2026-09-25T14:14:00Z">
              <w:tcPr>
                <w:tcW w:w="2640" w:type="dxa"/>
                <w:gridSpan w:val="2"/>
              </w:tcPr>
            </w:tcPrChange>
          </w:tcPr>
          <w:p w14:paraId="3CAD8CE4" w14:textId="77777777" w:rsidR="005F364C" w:rsidRDefault="007D33E9">
            <w:r>
              <w:t>Grouped by continent (country-to-continent lookup)</w:t>
            </w:r>
          </w:p>
        </w:tc>
      </w:tr>
      <w:tr w:rsidR="005F364C" w14:paraId="6CA2735B" w14:textId="77777777" w:rsidTr="001A5923">
        <w:tc>
          <w:tcPr>
            <w:tcW w:w="3023" w:type="dxa"/>
            <w:tcPrChange w:id="348" w:author="Therese Buerengen" w:date="2026-09-25T16:14:00Z" w16du:dateUtc="2026-09-25T14:14:00Z">
              <w:tcPr>
                <w:tcW w:w="2640" w:type="dxa"/>
              </w:tcPr>
            </w:tcPrChange>
          </w:tcPr>
          <w:p w14:paraId="2F82E582" w14:textId="77777777" w:rsidR="005F364C" w:rsidRDefault="007D33E9">
            <w:r>
              <w:t>Married or cohabiting</w:t>
            </w:r>
          </w:p>
        </w:tc>
        <w:tc>
          <w:tcPr>
            <w:tcW w:w="3024" w:type="dxa"/>
            <w:tcPrChange w:id="349" w:author="Therese Buerengen" w:date="2026-09-25T16:14:00Z" w16du:dateUtc="2026-09-25T14:14:00Z">
              <w:tcPr>
                <w:tcW w:w="2640" w:type="dxa"/>
              </w:tcPr>
            </w:tcPrChange>
          </w:tcPr>
          <w:p w14:paraId="4BAB7DC0" w14:textId="77777777" w:rsidR="005F364C" w:rsidRDefault="007D33E9">
            <w:r>
              <w:t>sivilstatus</w:t>
            </w:r>
          </w:p>
        </w:tc>
        <w:tc>
          <w:tcPr>
            <w:tcW w:w="3303" w:type="dxa"/>
            <w:gridSpan w:val="2"/>
            <w:tcPrChange w:id="350" w:author="Therese Buerengen" w:date="2026-09-25T16:14:00Z" w16du:dateUtc="2026-09-25T14:14:00Z">
              <w:tcPr>
                <w:tcW w:w="2640" w:type="dxa"/>
                <w:gridSpan w:val="2"/>
              </w:tcPr>
            </w:tcPrChange>
          </w:tcPr>
          <w:p w14:paraId="0D03FA35" w14:textId="0D605046" w:rsidR="005F364C" w:rsidRDefault="3D021150">
            <w:r>
              <w:t>married or cohabiting</w:t>
            </w:r>
            <w:r w:rsidR="3DD8139A">
              <w:t xml:space="preserve"> vs other</w:t>
            </w:r>
          </w:p>
        </w:tc>
      </w:tr>
      <w:tr w:rsidR="005F364C" w14:paraId="2F9D08A7" w14:textId="77777777" w:rsidTr="001A5923">
        <w:tc>
          <w:tcPr>
            <w:tcW w:w="3023" w:type="dxa"/>
            <w:tcPrChange w:id="351" w:author="Therese Buerengen" w:date="2026-09-25T16:14:00Z" w16du:dateUtc="2026-09-25T14:14:00Z">
              <w:tcPr>
                <w:tcW w:w="2640" w:type="dxa"/>
              </w:tcPr>
            </w:tcPrChange>
          </w:tcPr>
          <w:p w14:paraId="2F305B6D" w14:textId="77777777" w:rsidR="005F364C" w:rsidRDefault="007D33E9">
            <w:r>
              <w:t>Higher education</w:t>
            </w:r>
          </w:p>
        </w:tc>
        <w:tc>
          <w:tcPr>
            <w:tcW w:w="3024" w:type="dxa"/>
            <w:tcPrChange w:id="352" w:author="Therese Buerengen" w:date="2026-09-25T16:14:00Z" w16du:dateUtc="2026-09-25T14:14:00Z">
              <w:tcPr>
                <w:tcW w:w="2640" w:type="dxa"/>
              </w:tcPr>
            </w:tcPrChange>
          </w:tcPr>
          <w:p w14:paraId="6D3037B1" w14:textId="77777777" w:rsidR="005F364C" w:rsidRDefault="007D33E9">
            <w:r>
              <w:t>utdanning</w:t>
            </w:r>
          </w:p>
        </w:tc>
        <w:tc>
          <w:tcPr>
            <w:tcW w:w="3303" w:type="dxa"/>
            <w:gridSpan w:val="2"/>
            <w:tcPrChange w:id="353" w:author="Therese Buerengen" w:date="2026-09-25T16:14:00Z" w16du:dateUtc="2026-09-25T14:14:00Z">
              <w:tcPr>
                <w:tcW w:w="2640" w:type="dxa"/>
                <w:gridSpan w:val="2"/>
              </w:tcPr>
            </w:tcPrChange>
          </w:tcPr>
          <w:p w14:paraId="6DD56BFF" w14:textId="77777777" w:rsidR="005F364C" w:rsidRDefault="007D33E9">
            <w:r>
              <w:t>University or college (hoyere_utdanning) vs lower</w:t>
            </w:r>
          </w:p>
        </w:tc>
      </w:tr>
      <w:tr w:rsidR="005F364C" w14:paraId="7674E37B" w14:textId="77777777" w:rsidTr="001A5923">
        <w:tc>
          <w:tcPr>
            <w:tcW w:w="3023" w:type="dxa"/>
            <w:tcPrChange w:id="354" w:author="Therese Buerengen" w:date="2026-09-25T16:14:00Z" w16du:dateUtc="2026-09-25T14:14:00Z">
              <w:tcPr>
                <w:tcW w:w="2640" w:type="dxa"/>
              </w:tcPr>
            </w:tcPrChange>
          </w:tcPr>
          <w:p w14:paraId="3661C19D" w14:textId="77777777" w:rsidR="005F364C" w:rsidRDefault="007D33E9">
            <w:r>
              <w:t>Height</w:t>
            </w:r>
          </w:p>
        </w:tc>
        <w:tc>
          <w:tcPr>
            <w:tcW w:w="3024" w:type="dxa"/>
            <w:tcPrChange w:id="355" w:author="Therese Buerengen" w:date="2026-09-25T16:14:00Z" w16du:dateUtc="2026-09-25T14:14:00Z">
              <w:tcPr>
                <w:tcW w:w="2640" w:type="dxa"/>
              </w:tcPr>
            </w:tcPrChange>
          </w:tcPr>
          <w:p w14:paraId="5F4D80CB" w14:textId="77777777" w:rsidR="005F364C" w:rsidRDefault="007D33E9">
            <w:r>
              <w:t>hoyde</w:t>
            </w:r>
          </w:p>
        </w:tc>
        <w:tc>
          <w:tcPr>
            <w:tcW w:w="3303" w:type="dxa"/>
            <w:gridSpan w:val="2"/>
            <w:tcPrChange w:id="356" w:author="Therese Buerengen" w:date="2026-09-25T16:14:00Z" w16du:dateUtc="2026-09-25T14:14:00Z">
              <w:tcPr>
                <w:tcW w:w="2640" w:type="dxa"/>
                <w:gridSpan w:val="2"/>
              </w:tcPr>
            </w:tcPrChange>
          </w:tcPr>
          <w:p w14:paraId="3B52E701" w14:textId="77777777" w:rsidR="005F364C" w:rsidRDefault="007D33E9">
            <w:r>
              <w:t>cm</w:t>
            </w:r>
          </w:p>
        </w:tc>
      </w:tr>
      <w:tr w:rsidR="005F364C" w14:paraId="047CE2E9" w14:textId="77777777" w:rsidTr="001A5923">
        <w:tc>
          <w:tcPr>
            <w:tcW w:w="3023" w:type="dxa"/>
            <w:tcPrChange w:id="357" w:author="Therese Buerengen" w:date="2026-09-25T16:14:00Z" w16du:dateUtc="2026-09-25T14:14:00Z">
              <w:tcPr>
                <w:tcW w:w="2640" w:type="dxa"/>
              </w:tcPr>
            </w:tcPrChange>
          </w:tcPr>
          <w:p w14:paraId="7D47E8E1" w14:textId="77777777" w:rsidR="005F364C" w:rsidRDefault="007D33E9">
            <w:r>
              <w:t>Pre-pregnancy weight</w:t>
            </w:r>
          </w:p>
        </w:tc>
        <w:tc>
          <w:tcPr>
            <w:tcW w:w="3024" w:type="dxa"/>
            <w:tcPrChange w:id="358" w:author="Therese Buerengen" w:date="2026-09-25T16:14:00Z" w16du:dateUtc="2026-09-25T14:14:00Z">
              <w:tcPr>
                <w:tcW w:w="2640" w:type="dxa"/>
              </w:tcPr>
            </w:tcPrChange>
          </w:tcPr>
          <w:p w14:paraId="4ABE020A" w14:textId="77777777" w:rsidR="005F364C" w:rsidRDefault="007D33E9">
            <w:r>
              <w:t>pregravid_vekt</w:t>
            </w:r>
          </w:p>
        </w:tc>
        <w:tc>
          <w:tcPr>
            <w:tcW w:w="3303" w:type="dxa"/>
            <w:gridSpan w:val="2"/>
            <w:tcPrChange w:id="359" w:author="Therese Buerengen" w:date="2026-09-25T16:14:00Z" w16du:dateUtc="2026-09-25T14:14:00Z">
              <w:tcPr>
                <w:tcW w:w="2640" w:type="dxa"/>
                <w:gridSpan w:val="2"/>
              </w:tcPr>
            </w:tcPrChange>
          </w:tcPr>
          <w:p w14:paraId="76610EAC" w14:textId="77777777" w:rsidR="005F364C" w:rsidRDefault="007D33E9">
            <w:r>
              <w:t>kg</w:t>
            </w:r>
          </w:p>
        </w:tc>
      </w:tr>
      <w:tr w:rsidR="005F364C" w14:paraId="1B351E04" w14:textId="77777777" w:rsidTr="001A5923">
        <w:tc>
          <w:tcPr>
            <w:tcW w:w="3023" w:type="dxa"/>
            <w:tcPrChange w:id="360" w:author="Therese Buerengen" w:date="2026-09-25T16:14:00Z" w16du:dateUtc="2026-09-25T14:14:00Z">
              <w:tcPr>
                <w:tcW w:w="2640" w:type="dxa"/>
              </w:tcPr>
            </w:tcPrChange>
          </w:tcPr>
          <w:p w14:paraId="4619B2E0" w14:textId="77777777" w:rsidR="005F364C" w:rsidRDefault="007D33E9">
            <w:r>
              <w:t>Pre-pregnancy BMI</w:t>
            </w:r>
          </w:p>
        </w:tc>
        <w:tc>
          <w:tcPr>
            <w:tcW w:w="3024" w:type="dxa"/>
            <w:tcPrChange w:id="361" w:author="Therese Buerengen" w:date="2026-09-25T16:14:00Z" w16du:dateUtc="2026-09-25T14:14:00Z">
              <w:tcPr>
                <w:tcW w:w="2640" w:type="dxa"/>
              </w:tcPr>
            </w:tcPrChange>
          </w:tcPr>
          <w:p w14:paraId="62F017FC" w14:textId="77777777" w:rsidR="005F364C" w:rsidRDefault="007D33E9">
            <w:r>
              <w:t>hoyde, pregravid_vekt</w:t>
            </w:r>
          </w:p>
        </w:tc>
        <w:tc>
          <w:tcPr>
            <w:tcW w:w="3303" w:type="dxa"/>
            <w:gridSpan w:val="2"/>
            <w:tcPrChange w:id="362" w:author="Therese Buerengen" w:date="2026-09-25T16:14:00Z" w16du:dateUtc="2026-09-25T14:14:00Z">
              <w:tcPr>
                <w:tcW w:w="2640" w:type="dxa"/>
                <w:gridSpan w:val="2"/>
              </w:tcPr>
            </w:tcPrChange>
          </w:tcPr>
          <w:p w14:paraId="2FD50BDE" w14:textId="77777777" w:rsidR="005F364C" w:rsidRDefault="007D33E9">
            <w:r>
              <w:t>weight (kg) / height (m)</w:t>
            </w:r>
            <w:r>
              <w:rPr>
                <w:vertAlign w:val="superscript"/>
              </w:rPr>
              <w:t>2</w:t>
            </w:r>
          </w:p>
        </w:tc>
      </w:tr>
      <w:tr w:rsidR="005F364C" w14:paraId="0A149056" w14:textId="77777777" w:rsidTr="001A5923">
        <w:tc>
          <w:tcPr>
            <w:tcW w:w="3023" w:type="dxa"/>
            <w:tcPrChange w:id="363" w:author="Therese Buerengen" w:date="2026-09-25T16:14:00Z" w16du:dateUtc="2026-09-25T14:14:00Z">
              <w:tcPr>
                <w:tcW w:w="2640" w:type="dxa"/>
              </w:tcPr>
            </w:tcPrChange>
          </w:tcPr>
          <w:p w14:paraId="5FCD352D" w14:textId="77777777" w:rsidR="005F364C" w:rsidRDefault="007D33E9">
            <w:r>
              <w:t>Smoking</w:t>
            </w:r>
          </w:p>
        </w:tc>
        <w:tc>
          <w:tcPr>
            <w:tcW w:w="3024" w:type="dxa"/>
            <w:tcPrChange w:id="364" w:author="Therese Buerengen" w:date="2026-09-25T16:14:00Z" w16du:dateUtc="2026-09-25T14:14:00Z">
              <w:tcPr>
                <w:tcW w:w="2640" w:type="dxa"/>
              </w:tcPr>
            </w:tcPrChange>
          </w:tcPr>
          <w:p w14:paraId="5E7DE240" w14:textId="77777777" w:rsidR="005F364C" w:rsidRPr="003254C3" w:rsidRDefault="007D33E9">
            <w:pPr>
              <w:rPr>
                <w:lang w:val="nb-NO"/>
              </w:rPr>
            </w:pPr>
            <w:r w:rsidRPr="003254C3">
              <w:rPr>
                <w:lang w:val="nb-NO"/>
              </w:rPr>
              <w:t>royk_for_eller_i_sv_s</w:t>
            </w:r>
          </w:p>
        </w:tc>
        <w:tc>
          <w:tcPr>
            <w:tcW w:w="3303" w:type="dxa"/>
            <w:gridSpan w:val="2"/>
            <w:tcPrChange w:id="365" w:author="Therese Buerengen" w:date="2026-09-25T16:14:00Z" w16du:dateUtc="2026-09-25T14:14:00Z">
              <w:tcPr>
                <w:tcW w:w="2640" w:type="dxa"/>
                <w:gridSpan w:val="2"/>
              </w:tcPr>
            </w:tcPrChange>
          </w:tcPr>
          <w:p w14:paraId="1E5DA877" w14:textId="77777777" w:rsidR="005F364C" w:rsidRDefault="007D33E9">
            <w:r>
              <w:t>Smoking before or during pregnancy</w:t>
            </w:r>
          </w:p>
        </w:tc>
      </w:tr>
      <w:tr w:rsidR="005F364C" w14:paraId="6953109F" w14:textId="77777777" w:rsidTr="001A5923">
        <w:tc>
          <w:tcPr>
            <w:tcW w:w="3023" w:type="dxa"/>
            <w:tcPrChange w:id="366" w:author="Therese Buerengen" w:date="2026-09-25T16:14:00Z" w16du:dateUtc="2026-09-25T14:14:00Z">
              <w:tcPr>
                <w:tcW w:w="2640" w:type="dxa"/>
              </w:tcPr>
            </w:tcPrChange>
          </w:tcPr>
          <w:p w14:paraId="51F1E212" w14:textId="77777777" w:rsidR="005F364C" w:rsidRDefault="007D33E9">
            <w:r>
              <w:lastRenderedPageBreak/>
              <w:t>Snuff use</w:t>
            </w:r>
          </w:p>
        </w:tc>
        <w:tc>
          <w:tcPr>
            <w:tcW w:w="3024" w:type="dxa"/>
            <w:tcPrChange w:id="367" w:author="Therese Buerengen" w:date="2026-09-25T16:14:00Z" w16du:dateUtc="2026-09-25T14:14:00Z">
              <w:tcPr>
                <w:tcW w:w="2640" w:type="dxa"/>
              </w:tcPr>
            </w:tcPrChange>
          </w:tcPr>
          <w:p w14:paraId="477ABA89" w14:textId="77777777" w:rsidR="005F364C" w:rsidRPr="003254C3" w:rsidRDefault="007D33E9">
            <w:pPr>
              <w:rPr>
                <w:lang w:val="nb-NO"/>
              </w:rPr>
            </w:pPr>
            <w:r w:rsidRPr="003254C3">
              <w:rPr>
                <w:lang w:val="nb-NO"/>
              </w:rPr>
              <w:t>snus_for_eller_i_sv_s</w:t>
            </w:r>
          </w:p>
        </w:tc>
        <w:tc>
          <w:tcPr>
            <w:tcW w:w="3303" w:type="dxa"/>
            <w:gridSpan w:val="2"/>
            <w:tcPrChange w:id="368" w:author="Therese Buerengen" w:date="2026-09-25T16:14:00Z" w16du:dateUtc="2026-09-25T14:14:00Z">
              <w:tcPr>
                <w:tcW w:w="2640" w:type="dxa"/>
                <w:gridSpan w:val="2"/>
              </w:tcPr>
            </w:tcPrChange>
          </w:tcPr>
          <w:p w14:paraId="4A52E61F" w14:textId="77777777" w:rsidR="005F364C" w:rsidRDefault="007D33E9">
            <w:r>
              <w:t>Snuff use before or during pregnancy</w:t>
            </w:r>
          </w:p>
        </w:tc>
      </w:tr>
      <w:tr w:rsidR="005F364C" w14:paraId="5F2F0144" w14:textId="77777777" w:rsidTr="001A5923">
        <w:tc>
          <w:tcPr>
            <w:tcW w:w="3023" w:type="dxa"/>
            <w:tcPrChange w:id="369" w:author="Therese Buerengen" w:date="2026-09-25T16:14:00Z" w16du:dateUtc="2026-09-25T14:14:00Z">
              <w:tcPr>
                <w:tcW w:w="2640" w:type="dxa"/>
              </w:tcPr>
            </w:tcPrChange>
          </w:tcPr>
          <w:p w14:paraId="32B18A0A" w14:textId="77777777" w:rsidR="005F364C" w:rsidRDefault="007D33E9">
            <w:r>
              <w:t>Medically treated diabetes</w:t>
            </w:r>
          </w:p>
        </w:tc>
        <w:tc>
          <w:tcPr>
            <w:tcW w:w="3024" w:type="dxa"/>
            <w:tcPrChange w:id="370" w:author="Therese Buerengen" w:date="2026-09-25T16:14:00Z" w16du:dateUtc="2026-09-25T14:14:00Z">
              <w:tcPr>
                <w:tcW w:w="2640" w:type="dxa"/>
              </w:tcPr>
            </w:tcPrChange>
          </w:tcPr>
          <w:p w14:paraId="60097926" w14:textId="77777777" w:rsidR="005F364C" w:rsidRPr="003254C3" w:rsidRDefault="007D33E9">
            <w:pPr>
              <w:rPr>
                <w:lang w:val="nb-NO"/>
              </w:rPr>
            </w:pPr>
            <w:r w:rsidRPr="003254C3">
              <w:rPr>
                <w:lang w:val="nb-NO"/>
              </w:rPr>
              <w:t>hvilke_kjente_pregravide_sykdommer, hvilke_svangerskapsrelaterte_sykdommer</w:t>
            </w:r>
          </w:p>
        </w:tc>
        <w:tc>
          <w:tcPr>
            <w:tcW w:w="3303" w:type="dxa"/>
            <w:gridSpan w:val="2"/>
            <w:tcPrChange w:id="371" w:author="Therese Buerengen" w:date="2026-09-25T16:14:00Z" w16du:dateUtc="2026-09-25T14:14:00Z">
              <w:tcPr>
                <w:tcW w:w="2640" w:type="dxa"/>
                <w:gridSpan w:val="2"/>
              </w:tcPr>
            </w:tcPrChange>
          </w:tcPr>
          <w:p w14:paraId="667986A3" w14:textId="77777777" w:rsidR="005F364C" w:rsidRDefault="007D33E9">
            <w:r>
              <w:t>Type 1 or type 2 diabetes, or gestational diabetes treated with metformin or insulin</w:t>
            </w:r>
          </w:p>
        </w:tc>
      </w:tr>
      <w:tr w:rsidR="005F364C" w14:paraId="6B6C2245" w14:textId="77777777" w:rsidTr="001A5923">
        <w:tc>
          <w:tcPr>
            <w:tcW w:w="3023" w:type="dxa"/>
            <w:tcPrChange w:id="372" w:author="Therese Buerengen" w:date="2026-09-25T16:14:00Z" w16du:dateUtc="2026-09-25T14:14:00Z">
              <w:tcPr>
                <w:tcW w:w="2640" w:type="dxa"/>
              </w:tcPr>
            </w:tcPrChange>
          </w:tcPr>
          <w:p w14:paraId="295076AE" w14:textId="77777777" w:rsidR="005F364C" w:rsidRDefault="007D33E9">
            <w:r>
              <w:t>Hypertensive disorders</w:t>
            </w:r>
          </w:p>
        </w:tc>
        <w:tc>
          <w:tcPr>
            <w:tcW w:w="3024" w:type="dxa"/>
            <w:tcPrChange w:id="373" w:author="Therese Buerengen" w:date="2026-09-25T16:14:00Z" w16du:dateUtc="2026-09-25T14:14:00Z">
              <w:tcPr>
                <w:tcW w:w="2640" w:type="dxa"/>
              </w:tcPr>
            </w:tcPrChange>
          </w:tcPr>
          <w:p w14:paraId="0EE5B70C" w14:textId="77777777" w:rsidR="005F364C" w:rsidRDefault="007D33E9">
            <w:r>
              <w:t>as above</w:t>
            </w:r>
          </w:p>
        </w:tc>
        <w:tc>
          <w:tcPr>
            <w:tcW w:w="3303" w:type="dxa"/>
            <w:gridSpan w:val="2"/>
            <w:tcPrChange w:id="374" w:author="Therese Buerengen" w:date="2026-09-25T16:14:00Z" w16du:dateUtc="2026-09-25T14:14:00Z">
              <w:tcPr>
                <w:tcW w:w="2640" w:type="dxa"/>
                <w:gridSpan w:val="2"/>
              </w:tcPr>
            </w:tcPrChange>
          </w:tcPr>
          <w:p w14:paraId="1DAC05ED" w14:textId="77777777" w:rsidR="005F364C" w:rsidRDefault="007D33E9">
            <w:r>
              <w:t>Chronic hypertension, gestational hypertension or pre-eclampsia</w:t>
            </w:r>
          </w:p>
        </w:tc>
      </w:tr>
      <w:tr w:rsidR="005F364C" w14:paraId="3EA16D2B" w14:textId="77777777" w:rsidTr="001A5923">
        <w:tc>
          <w:tcPr>
            <w:tcW w:w="3023" w:type="dxa"/>
            <w:tcPrChange w:id="375" w:author="Therese Buerengen" w:date="2026-09-25T16:14:00Z" w16du:dateUtc="2026-09-25T14:14:00Z">
              <w:tcPr>
                <w:tcW w:w="2640" w:type="dxa"/>
              </w:tcPr>
            </w:tcPrChange>
          </w:tcPr>
          <w:p w14:paraId="2E6BB4B8" w14:textId="07C865A4" w:rsidR="005F364C" w:rsidRDefault="007D33E9">
            <w:r>
              <w:t>Robson group</w:t>
            </w:r>
          </w:p>
        </w:tc>
        <w:tc>
          <w:tcPr>
            <w:tcW w:w="3024" w:type="dxa"/>
            <w:tcPrChange w:id="376" w:author="Therese Buerengen" w:date="2026-09-25T16:14:00Z" w16du:dateUtc="2026-09-25T14:14:00Z">
              <w:tcPr>
                <w:tcW w:w="2640" w:type="dxa"/>
              </w:tcPr>
            </w:tcPrChange>
          </w:tcPr>
          <w:p w14:paraId="7500AFDC" w14:textId="77777777" w:rsidR="005F364C" w:rsidRDefault="007D33E9">
            <w:r>
              <w:t>robson_gruppe</w:t>
            </w:r>
          </w:p>
        </w:tc>
        <w:tc>
          <w:tcPr>
            <w:tcW w:w="3303" w:type="dxa"/>
            <w:gridSpan w:val="2"/>
            <w:tcPrChange w:id="377" w:author="Therese Buerengen" w:date="2026-09-25T16:14:00Z" w16du:dateUtc="2026-09-25T14:14:00Z">
              <w:tcPr>
                <w:tcW w:w="2640" w:type="dxa"/>
                <w:gridSpan w:val="2"/>
              </w:tcPr>
            </w:tcPrChange>
          </w:tcPr>
          <w:p w14:paraId="366793E4" w14:textId="77777777" w:rsidR="005F364C" w:rsidRDefault="007D33E9">
            <w:r>
              <w:t>As recorded (ten-group classification)</w:t>
            </w:r>
          </w:p>
        </w:tc>
      </w:tr>
      <w:tr w:rsidR="005F364C" w14:paraId="0BDFD5B0" w14:textId="77777777" w:rsidTr="001A5923">
        <w:tc>
          <w:tcPr>
            <w:tcW w:w="3023" w:type="dxa"/>
            <w:tcPrChange w:id="378" w:author="Therese Buerengen" w:date="2026-09-25T16:14:00Z" w16du:dateUtc="2026-09-25T14:14:00Z">
              <w:tcPr>
                <w:tcW w:w="2640" w:type="dxa"/>
              </w:tcPr>
            </w:tcPrChange>
          </w:tcPr>
          <w:p w14:paraId="51E5CE35" w14:textId="77777777" w:rsidR="005F364C" w:rsidRDefault="007D33E9">
            <w:r>
              <w:t>Parity</w:t>
            </w:r>
          </w:p>
        </w:tc>
        <w:tc>
          <w:tcPr>
            <w:tcW w:w="3024" w:type="dxa"/>
            <w:tcPrChange w:id="379" w:author="Therese Buerengen" w:date="2026-09-25T16:14:00Z" w16du:dateUtc="2026-09-25T14:14:00Z">
              <w:tcPr>
                <w:tcW w:w="2640" w:type="dxa"/>
              </w:tcPr>
            </w:tcPrChange>
          </w:tcPr>
          <w:p w14:paraId="78249AF2" w14:textId="77777777" w:rsidR="005F364C" w:rsidRDefault="007D33E9">
            <w:r>
              <w:t>paritet</w:t>
            </w:r>
          </w:p>
        </w:tc>
        <w:tc>
          <w:tcPr>
            <w:tcW w:w="3303" w:type="dxa"/>
            <w:gridSpan w:val="2"/>
            <w:tcPrChange w:id="380" w:author="Therese Buerengen" w:date="2026-09-25T16:14:00Z" w16du:dateUtc="2026-09-25T14:14:00Z">
              <w:tcPr>
                <w:tcW w:w="2640" w:type="dxa"/>
                <w:gridSpan w:val="2"/>
              </w:tcPr>
            </w:tcPrChange>
          </w:tcPr>
          <w:p w14:paraId="2F5931FF" w14:textId="77777777" w:rsidR="005F364C" w:rsidRDefault="007D33E9">
            <w:r>
              <w:t>0, 1, ≥ 2</w:t>
            </w:r>
          </w:p>
        </w:tc>
      </w:tr>
      <w:tr w:rsidR="005F364C" w14:paraId="0F1CB6ED" w14:textId="77777777" w:rsidTr="001A5923">
        <w:tc>
          <w:tcPr>
            <w:tcW w:w="3023" w:type="dxa"/>
            <w:tcPrChange w:id="381" w:author="Therese Buerengen" w:date="2026-09-25T16:14:00Z" w16du:dateUtc="2026-09-25T14:14:00Z">
              <w:tcPr>
                <w:tcW w:w="2640" w:type="dxa"/>
              </w:tcPr>
            </w:tcPrChange>
          </w:tcPr>
          <w:p w14:paraId="25157072" w14:textId="77777777" w:rsidR="005F364C" w:rsidRDefault="007D33E9">
            <w:r>
              <w:t>Previous caesarean section</w:t>
            </w:r>
          </w:p>
        </w:tc>
        <w:tc>
          <w:tcPr>
            <w:tcW w:w="3024" w:type="dxa"/>
            <w:tcPrChange w:id="382" w:author="Therese Buerengen" w:date="2026-09-25T16:14:00Z" w16du:dateUtc="2026-09-25T14:14:00Z">
              <w:tcPr>
                <w:tcW w:w="2640" w:type="dxa"/>
              </w:tcPr>
            </w:tcPrChange>
          </w:tcPr>
          <w:p w14:paraId="42877F09" w14:textId="77777777" w:rsidR="005F364C" w:rsidRDefault="007D33E9">
            <w:r>
              <w:t>tidligere_sectio</w:t>
            </w:r>
          </w:p>
        </w:tc>
        <w:tc>
          <w:tcPr>
            <w:tcW w:w="3303" w:type="dxa"/>
            <w:gridSpan w:val="2"/>
            <w:tcPrChange w:id="383" w:author="Therese Buerengen" w:date="2026-09-25T16:14:00Z" w16du:dateUtc="2026-09-25T14:14:00Z">
              <w:tcPr>
                <w:tcW w:w="2640" w:type="dxa"/>
                <w:gridSpan w:val="2"/>
              </w:tcPr>
            </w:tcPrChange>
          </w:tcPr>
          <w:p w14:paraId="632149E5" w14:textId="77777777" w:rsidR="005F364C" w:rsidRDefault="007D33E9">
            <w:r>
              <w:t>As recorded</w:t>
            </w:r>
          </w:p>
        </w:tc>
      </w:tr>
      <w:tr w:rsidR="53CCF8CA" w14:paraId="6F698ACD" w14:textId="77777777" w:rsidTr="001A5923">
        <w:trPr>
          <w:gridAfter w:val="1"/>
          <w:wAfter w:w="279" w:type="dxa"/>
          <w:trHeight w:val="300"/>
          <w:ins w:id="384" w:author="Therese Buerengen" w:date="2026-09-22T07:48:00Z"/>
          <w:trPrChange w:id="385" w:author="Therese Buerengen" w:date="2026-09-25T16:14:00Z" w16du:dateUtc="2026-09-25T14:14:00Z">
            <w:trPr>
              <w:gridAfter w:val="1"/>
              <w:wAfter w:w="288" w:type="dxa"/>
              <w:trHeight w:val="300"/>
            </w:trPr>
          </w:trPrChange>
        </w:trPr>
        <w:tc>
          <w:tcPr>
            <w:tcW w:w="3023" w:type="dxa"/>
            <w:tcPrChange w:id="386" w:author="Therese Buerengen" w:date="2026-09-25T16:14:00Z" w16du:dateUtc="2026-09-25T14:14:00Z">
              <w:tcPr>
                <w:tcW w:w="3116" w:type="dxa"/>
              </w:tcPr>
            </w:tcPrChange>
          </w:tcPr>
          <w:p w14:paraId="176CF495" w14:textId="3690A019" w:rsidR="48AF1881" w:rsidRDefault="48AF1881" w:rsidP="53CCF8CA">
            <w:ins w:id="387" w:author="Therese Buerengen" w:date="2026-09-22T07:50:00Z" w16du:dateUtc="2026-09-22T07:50:47Z">
              <w:r>
                <w:t xml:space="preserve">First vaginal </w:t>
              </w:r>
              <w:commentRangeStart w:id="388"/>
              <w:commentRangeStart w:id="389"/>
              <w:r>
                <w:t>delivery</w:t>
              </w:r>
            </w:ins>
            <w:commentRangeEnd w:id="388"/>
            <w:r w:rsidR="002144BC">
              <w:rPr>
                <w:rStyle w:val="CommentReference"/>
                <w:sz w:val="24"/>
                <w:szCs w:val="22"/>
              </w:rPr>
              <w:commentReference w:id="388"/>
            </w:r>
            <w:commentRangeEnd w:id="389"/>
            <w:r w:rsidR="001C4BA2">
              <w:rPr>
                <w:rStyle w:val="CommentReference"/>
                <w:sz w:val="24"/>
                <w:szCs w:val="22"/>
              </w:rPr>
              <w:commentReference w:id="389"/>
            </w:r>
            <w:ins w:id="390" w:author="Therese Buerengen" w:date="2026-09-22T07:50:00Z" w16du:dateUtc="2026-09-22T07:50:47Z">
              <w:del w:id="391" w:author="Inge Christoffer Olsen" w:date="2026-09-29T17:10:00Z" w16du:dateUtc="2026-09-29T15:10:00Z">
                <w:r w:rsidDel="001C4BA2">
                  <w:delText>?</w:delText>
                </w:r>
              </w:del>
            </w:ins>
          </w:p>
        </w:tc>
        <w:tc>
          <w:tcPr>
            <w:tcW w:w="3024" w:type="dxa"/>
            <w:tcPrChange w:id="392" w:author="Therese Buerengen" w:date="2026-09-25T16:14:00Z" w16du:dateUtc="2026-09-25T14:14:00Z">
              <w:tcPr>
                <w:tcW w:w="3117" w:type="dxa"/>
              </w:tcPr>
            </w:tcPrChange>
          </w:tcPr>
          <w:p w14:paraId="1FFC5D35" w14:textId="7DAA7436" w:rsidR="53CCF8CA" w:rsidRDefault="53CCF8CA" w:rsidP="53CCF8CA"/>
        </w:tc>
        <w:tc>
          <w:tcPr>
            <w:tcW w:w="3024" w:type="dxa"/>
            <w:tcPrChange w:id="393" w:author="Therese Buerengen" w:date="2026-09-25T16:14:00Z" w16du:dateUtc="2026-09-25T14:14:00Z">
              <w:tcPr>
                <w:tcW w:w="3117" w:type="dxa"/>
              </w:tcPr>
            </w:tcPrChange>
          </w:tcPr>
          <w:p w14:paraId="1F0839B5" w14:textId="12663E29" w:rsidR="53CCF8CA" w:rsidRDefault="53CCF8CA" w:rsidP="53CCF8CA"/>
        </w:tc>
      </w:tr>
      <w:tr w:rsidR="005F364C" w14:paraId="2860A32E" w14:textId="77777777" w:rsidTr="001A5923">
        <w:tc>
          <w:tcPr>
            <w:tcW w:w="3023" w:type="dxa"/>
            <w:tcPrChange w:id="394" w:author="Therese Buerengen" w:date="2026-09-25T16:14:00Z" w16du:dateUtc="2026-09-25T14:14:00Z">
              <w:tcPr>
                <w:tcW w:w="2640" w:type="dxa"/>
              </w:tcPr>
            </w:tcPrChange>
          </w:tcPr>
          <w:p w14:paraId="5BA268AE" w14:textId="77777777" w:rsidR="005F364C" w:rsidRDefault="007D33E9">
            <w:r>
              <w:t>Spontaneous onset of labour</w:t>
            </w:r>
          </w:p>
        </w:tc>
        <w:tc>
          <w:tcPr>
            <w:tcW w:w="3024" w:type="dxa"/>
            <w:tcPrChange w:id="395" w:author="Therese Buerengen" w:date="2026-09-25T16:14:00Z" w16du:dateUtc="2026-09-25T14:14:00Z">
              <w:tcPr>
                <w:tcW w:w="2640" w:type="dxa"/>
              </w:tcPr>
            </w:tcPrChange>
          </w:tcPr>
          <w:p w14:paraId="0096B91A" w14:textId="75CA429F" w:rsidR="005F364C" w:rsidRDefault="449ACB3C">
            <w:r>
              <w:t>spontan fødselsstart</w:t>
            </w:r>
          </w:p>
        </w:tc>
        <w:tc>
          <w:tcPr>
            <w:tcW w:w="3303" w:type="dxa"/>
            <w:gridSpan w:val="2"/>
            <w:tcPrChange w:id="396" w:author="Therese Buerengen" w:date="2026-09-25T16:14:00Z" w16du:dateUtc="2026-09-25T14:14:00Z">
              <w:tcPr>
                <w:tcW w:w="2640" w:type="dxa"/>
                <w:gridSpan w:val="2"/>
              </w:tcPr>
            </w:tcPrChange>
          </w:tcPr>
          <w:p w14:paraId="3147BE6A" w14:textId="77777777" w:rsidR="005F364C" w:rsidRDefault="007D33E9">
            <w:r>
              <w:t>No induction</w:t>
            </w:r>
          </w:p>
        </w:tc>
      </w:tr>
      <w:tr w:rsidR="50641E51" w14:paraId="00188AAB" w14:textId="77777777" w:rsidTr="50641E51">
        <w:trPr>
          <w:trHeight w:val="300"/>
        </w:trPr>
        <w:tc>
          <w:tcPr>
            <w:tcW w:w="3023" w:type="dxa"/>
          </w:tcPr>
          <w:p w14:paraId="395FFF4F" w14:textId="3052DE83" w:rsidR="08190D94" w:rsidRDefault="08190D94" w:rsidP="50641E51">
            <w:r>
              <w:t>Induction</w:t>
            </w:r>
            <w:r w:rsidR="73D1A976">
              <w:t xml:space="preserve"> of labour</w:t>
            </w:r>
          </w:p>
        </w:tc>
        <w:tc>
          <w:tcPr>
            <w:tcW w:w="3024" w:type="dxa"/>
          </w:tcPr>
          <w:p w14:paraId="3DC99DB7" w14:textId="45601416" w:rsidR="08190D94" w:rsidRDefault="08190D94" w:rsidP="50641E51">
            <w:r>
              <w:t>induksjon</w:t>
            </w:r>
          </w:p>
        </w:tc>
        <w:tc>
          <w:tcPr>
            <w:tcW w:w="3303" w:type="dxa"/>
            <w:gridSpan w:val="2"/>
          </w:tcPr>
          <w:p w14:paraId="0B45741C" w14:textId="073C39D4" w:rsidR="03FFB445" w:rsidRDefault="03FFB445" w:rsidP="50641E51">
            <w:r>
              <w:t>No spontaneous onset of labour</w:t>
            </w:r>
          </w:p>
        </w:tc>
      </w:tr>
      <w:tr w:rsidR="005F364C" w14:paraId="4A08E5FB" w14:textId="77777777" w:rsidTr="001A5923">
        <w:tc>
          <w:tcPr>
            <w:tcW w:w="3023" w:type="dxa"/>
            <w:tcPrChange w:id="397" w:author="Therese Buerengen" w:date="2026-09-25T16:14:00Z" w16du:dateUtc="2026-09-25T14:14:00Z">
              <w:tcPr>
                <w:tcW w:w="2640" w:type="dxa"/>
              </w:tcPr>
            </w:tcPrChange>
          </w:tcPr>
          <w:p w14:paraId="1E60E34F" w14:textId="77777777" w:rsidR="005F364C" w:rsidRDefault="007D33E9">
            <w:r>
              <w:t>Gestational age</w:t>
            </w:r>
          </w:p>
        </w:tc>
        <w:tc>
          <w:tcPr>
            <w:tcW w:w="3024" w:type="dxa"/>
            <w:tcPrChange w:id="398" w:author="Therese Buerengen" w:date="2026-09-25T16:14:00Z" w16du:dateUtc="2026-09-25T14:14:00Z">
              <w:tcPr>
                <w:tcW w:w="2640" w:type="dxa"/>
              </w:tcPr>
            </w:tcPrChange>
          </w:tcPr>
          <w:p w14:paraId="05FD0364" w14:textId="77777777" w:rsidR="005F364C" w:rsidRPr="003254C3" w:rsidRDefault="007D33E9">
            <w:pPr>
              <w:rPr>
                <w:lang w:val="nb-NO"/>
              </w:rPr>
            </w:pPr>
            <w:r w:rsidRPr="003254C3">
              <w:rPr>
                <w:lang w:val="nb-NO"/>
              </w:rPr>
              <w:t>gestasjonsalder_ved_fodsel_hele_uker, ..._pluss_dager</w:t>
            </w:r>
          </w:p>
        </w:tc>
        <w:tc>
          <w:tcPr>
            <w:tcW w:w="3303" w:type="dxa"/>
            <w:gridSpan w:val="2"/>
            <w:tcPrChange w:id="399" w:author="Therese Buerengen" w:date="2026-09-25T16:14:00Z" w16du:dateUtc="2026-09-25T14:14:00Z">
              <w:tcPr>
                <w:tcW w:w="2640" w:type="dxa"/>
                <w:gridSpan w:val="2"/>
              </w:tcPr>
            </w:tcPrChange>
          </w:tcPr>
          <w:p w14:paraId="5677B934" w14:textId="77777777" w:rsidR="005F364C" w:rsidRDefault="007D33E9">
            <w:r>
              <w:t>Weeks + days at birth</w:t>
            </w:r>
          </w:p>
        </w:tc>
      </w:tr>
      <w:tr w:rsidR="005F364C" w14:paraId="3B68024C" w14:textId="77777777" w:rsidTr="001A5923">
        <w:tc>
          <w:tcPr>
            <w:tcW w:w="3023" w:type="dxa"/>
            <w:tcPrChange w:id="400" w:author="Therese Buerengen" w:date="2026-09-25T16:14:00Z" w16du:dateUtc="2026-09-25T14:14:00Z">
              <w:tcPr>
                <w:tcW w:w="2640" w:type="dxa"/>
              </w:tcPr>
            </w:tcPrChange>
          </w:tcPr>
          <w:p w14:paraId="526BA77F" w14:textId="2BD05728" w:rsidR="005F364C" w:rsidRDefault="63BD2BA4">
            <w:r>
              <w:t>Gender</w:t>
            </w:r>
            <w:r w:rsidR="003D6C86">
              <w:t xml:space="preserve"> </w:t>
            </w:r>
            <w:r>
              <w:t>of the baby</w:t>
            </w:r>
          </w:p>
        </w:tc>
        <w:tc>
          <w:tcPr>
            <w:tcW w:w="3024" w:type="dxa"/>
            <w:tcPrChange w:id="401" w:author="Therese Buerengen" w:date="2026-09-25T16:14:00Z" w16du:dateUtc="2026-09-25T14:14:00Z">
              <w:tcPr>
                <w:tcW w:w="2640" w:type="dxa"/>
              </w:tcPr>
            </w:tcPrChange>
          </w:tcPr>
          <w:p w14:paraId="0705A0C3" w14:textId="77777777" w:rsidR="005F364C" w:rsidRDefault="007D33E9">
            <w:r>
              <w:t>barnets_kjonn</w:t>
            </w:r>
          </w:p>
        </w:tc>
        <w:tc>
          <w:tcPr>
            <w:tcW w:w="3303" w:type="dxa"/>
            <w:gridSpan w:val="2"/>
            <w:tcPrChange w:id="402" w:author="Therese Buerengen" w:date="2026-09-25T16:14:00Z" w16du:dateUtc="2026-09-25T14:14:00Z">
              <w:tcPr>
                <w:tcW w:w="2640" w:type="dxa"/>
                <w:gridSpan w:val="2"/>
              </w:tcPr>
            </w:tcPrChange>
          </w:tcPr>
          <w:p w14:paraId="7DF50259" w14:textId="77777777" w:rsidR="005F364C" w:rsidRDefault="007D33E9">
            <w:r>
              <w:t>As recorded</w:t>
            </w:r>
          </w:p>
        </w:tc>
      </w:tr>
      <w:tr w:rsidR="005F364C" w14:paraId="447D65B7" w14:textId="77777777" w:rsidTr="001A5923">
        <w:tc>
          <w:tcPr>
            <w:tcW w:w="3023" w:type="dxa"/>
            <w:tcPrChange w:id="403" w:author="Therese Buerengen" w:date="2026-09-25T16:14:00Z" w16du:dateUtc="2026-09-25T14:14:00Z">
              <w:tcPr>
                <w:tcW w:w="2640" w:type="dxa"/>
              </w:tcPr>
            </w:tcPrChange>
          </w:tcPr>
          <w:p w14:paraId="202D0217" w14:textId="77777777" w:rsidR="005F364C" w:rsidRDefault="007D33E9">
            <w:r>
              <w:t>Birth</w:t>
            </w:r>
            <w:del w:id="404" w:author="Therese Buerengen" w:date="2026-09-22T11:16:00Z" w16du:dateUtc="2026-09-22T09:16:00Z">
              <w:r w:rsidDel="00383A3F">
                <w:delText xml:space="preserve"> </w:delText>
              </w:r>
            </w:del>
            <w:r>
              <w:t>weight</w:t>
            </w:r>
          </w:p>
        </w:tc>
        <w:tc>
          <w:tcPr>
            <w:tcW w:w="3024" w:type="dxa"/>
            <w:tcPrChange w:id="405" w:author="Therese Buerengen" w:date="2026-09-25T16:14:00Z" w16du:dateUtc="2026-09-25T14:14:00Z">
              <w:tcPr>
                <w:tcW w:w="2640" w:type="dxa"/>
              </w:tcPr>
            </w:tcPrChange>
          </w:tcPr>
          <w:p w14:paraId="79B5F615" w14:textId="77777777" w:rsidR="005F364C" w:rsidRDefault="007D33E9">
            <w:r>
              <w:t>fodselsvekt_gram</w:t>
            </w:r>
          </w:p>
        </w:tc>
        <w:tc>
          <w:tcPr>
            <w:tcW w:w="3303" w:type="dxa"/>
            <w:gridSpan w:val="2"/>
            <w:tcPrChange w:id="406" w:author="Therese Buerengen" w:date="2026-09-25T16:14:00Z" w16du:dateUtc="2026-09-25T14:14:00Z">
              <w:tcPr>
                <w:tcW w:w="2640" w:type="dxa"/>
                <w:gridSpan w:val="2"/>
              </w:tcPr>
            </w:tcPrChange>
          </w:tcPr>
          <w:p w14:paraId="54AE79A4" w14:textId="77777777" w:rsidR="005F364C" w:rsidRDefault="007D33E9">
            <w:r>
              <w:t>g</w:t>
            </w:r>
          </w:p>
        </w:tc>
      </w:tr>
      <w:tr w:rsidR="53CCF8CA" w14:paraId="4B98DBA3" w14:textId="77777777" w:rsidTr="001A5923">
        <w:trPr>
          <w:gridAfter w:val="1"/>
          <w:wAfter w:w="279" w:type="dxa"/>
          <w:trHeight w:val="300"/>
          <w:ins w:id="407" w:author="Therese Buerengen" w:date="2026-09-22T07:45:00Z"/>
          <w:trPrChange w:id="408" w:author="Therese Buerengen" w:date="2026-09-25T16:14:00Z" w16du:dateUtc="2026-09-25T14:14:00Z">
            <w:trPr>
              <w:gridAfter w:val="1"/>
              <w:wAfter w:w="288" w:type="dxa"/>
              <w:trHeight w:val="300"/>
            </w:trPr>
          </w:trPrChange>
        </w:trPr>
        <w:tc>
          <w:tcPr>
            <w:tcW w:w="3023" w:type="dxa"/>
            <w:tcPrChange w:id="409" w:author="Therese Buerengen" w:date="2026-09-25T16:14:00Z" w16du:dateUtc="2026-09-25T14:14:00Z">
              <w:tcPr>
                <w:tcW w:w="3116" w:type="dxa"/>
              </w:tcPr>
            </w:tcPrChange>
          </w:tcPr>
          <w:p w14:paraId="6D2E9599" w14:textId="58C6574B" w:rsidR="3AFB2C63" w:rsidRDefault="3AFB2C63" w:rsidP="0081646C">
            <w:ins w:id="410" w:author="Therese Buerengen" w:date="2026-09-22T07:45:00Z" w16du:dateUtc="2026-09-22T07:45:27Z">
              <w:r>
                <w:t>Birthweight percentile</w:t>
              </w:r>
            </w:ins>
            <w:ins w:id="411" w:author="Therese Buerengen" w:date="2026-09-22T11:14:00Z" w16du:dateUtc="2026-09-22T09:14:00Z">
              <w:r w:rsidR="004E3AC3">
                <w:t>s</w:t>
              </w:r>
            </w:ins>
            <w:ins w:id="412" w:author="Therese Buerengen" w:date="2026-09-22T11:19:00Z" w16du:dateUtc="2026-09-22T09:19:00Z">
              <w:r w:rsidR="00E85D5D">
                <w:t>?</w:t>
              </w:r>
            </w:ins>
          </w:p>
        </w:tc>
        <w:tc>
          <w:tcPr>
            <w:tcW w:w="3024" w:type="dxa"/>
            <w:tcPrChange w:id="413" w:author="Therese Buerengen" w:date="2026-09-25T16:14:00Z" w16du:dateUtc="2026-09-25T14:14:00Z">
              <w:tcPr>
                <w:tcW w:w="3117" w:type="dxa"/>
              </w:tcPr>
            </w:tcPrChange>
          </w:tcPr>
          <w:p w14:paraId="43A28A15" w14:textId="1EE8DB91" w:rsidR="53CCF8CA" w:rsidRDefault="53CCF8CA" w:rsidP="53CCF8CA"/>
        </w:tc>
        <w:tc>
          <w:tcPr>
            <w:tcW w:w="3024" w:type="dxa"/>
            <w:tcPrChange w:id="414" w:author="Therese Buerengen" w:date="2026-09-25T16:14:00Z" w16du:dateUtc="2026-09-25T14:14:00Z">
              <w:tcPr>
                <w:tcW w:w="3117" w:type="dxa"/>
              </w:tcPr>
            </w:tcPrChange>
          </w:tcPr>
          <w:p w14:paraId="62A7EF0B" w14:textId="47B8914D" w:rsidR="53CCF8CA" w:rsidRDefault="00B14BE9" w:rsidP="53CCF8CA">
            <w:ins w:id="415" w:author="Therese Buerengen" w:date="2026-09-22T11:09:00Z" w16du:dateUtc="2026-09-22T09:09:00Z">
              <w:r>
                <w:t xml:space="preserve">Birthweight </w:t>
              </w:r>
            </w:ins>
            <w:ins w:id="416" w:author="Therese Buerengen" w:date="2026-09-22T11:10:00Z" w16du:dateUtc="2026-09-22T09:10:00Z">
              <w:r>
                <w:t>percentile</w:t>
              </w:r>
            </w:ins>
            <w:ins w:id="417" w:author="Therese Buerengen" w:date="2026-09-22T11:14:00Z" w16du:dateUtc="2026-09-22T09:14:00Z">
              <w:r w:rsidR="004E3AC3">
                <w:t>s</w:t>
              </w:r>
            </w:ins>
            <w:ins w:id="418" w:author="Therese Buerengen" w:date="2026-09-22T11:11:00Z" w16du:dateUtc="2026-09-22T09:11:00Z">
              <w:r w:rsidR="002C0786">
                <w:t xml:space="preserve"> by </w:t>
              </w:r>
              <w:commentRangeStart w:id="419"/>
              <w:commentRangeStart w:id="420"/>
              <w:commentRangeStart w:id="421"/>
              <w:r w:rsidR="002C0786">
                <w:t>GA</w:t>
              </w:r>
            </w:ins>
            <w:commentRangeEnd w:id="419"/>
            <w:r w:rsidR="008D1295">
              <w:rPr>
                <w:rStyle w:val="CommentReference"/>
                <w:sz w:val="24"/>
                <w:szCs w:val="22"/>
              </w:rPr>
              <w:commentReference w:id="419"/>
            </w:r>
            <w:commentRangeEnd w:id="420"/>
            <w:r>
              <w:rPr>
                <w:rStyle w:val="CommentReference"/>
                <w:sz w:val="24"/>
                <w:szCs w:val="22"/>
              </w:rPr>
              <w:commentReference w:id="420"/>
            </w:r>
            <w:commentRangeEnd w:id="421"/>
            <w:r w:rsidR="001C4BA2">
              <w:rPr>
                <w:rStyle w:val="CommentReference"/>
                <w:sz w:val="24"/>
                <w:szCs w:val="22"/>
              </w:rPr>
              <w:commentReference w:id="421"/>
            </w:r>
          </w:p>
        </w:tc>
      </w:tr>
      <w:tr w:rsidR="005F364C" w14:paraId="2BCFB94A" w14:textId="77777777" w:rsidTr="001A5923">
        <w:tc>
          <w:tcPr>
            <w:tcW w:w="3023" w:type="dxa"/>
            <w:tcPrChange w:id="422" w:author="Therese Buerengen" w:date="2026-09-25T16:14:00Z" w16du:dateUtc="2026-09-25T14:14:00Z">
              <w:tcPr>
                <w:tcW w:w="2640" w:type="dxa"/>
              </w:tcPr>
            </w:tcPrChange>
          </w:tcPr>
          <w:p w14:paraId="19B3EEDB" w14:textId="77777777" w:rsidR="005F364C" w:rsidRDefault="007D33E9">
            <w:r>
              <w:t>Head circumference</w:t>
            </w:r>
          </w:p>
        </w:tc>
        <w:tc>
          <w:tcPr>
            <w:tcW w:w="3024" w:type="dxa"/>
            <w:tcPrChange w:id="423" w:author="Therese Buerengen" w:date="2026-09-25T16:14:00Z" w16du:dateUtc="2026-09-25T14:14:00Z">
              <w:tcPr>
                <w:tcW w:w="2640" w:type="dxa"/>
              </w:tcPr>
            </w:tcPrChange>
          </w:tcPr>
          <w:p w14:paraId="26DF0514" w14:textId="77777777" w:rsidR="005F364C" w:rsidRDefault="007D33E9">
            <w:r>
              <w:t>neonatal_hodeomkrets</w:t>
            </w:r>
          </w:p>
        </w:tc>
        <w:tc>
          <w:tcPr>
            <w:tcW w:w="3303" w:type="dxa"/>
            <w:gridSpan w:val="2"/>
            <w:tcPrChange w:id="424" w:author="Therese Buerengen" w:date="2026-09-25T16:14:00Z" w16du:dateUtc="2026-09-25T14:14:00Z">
              <w:tcPr>
                <w:tcW w:w="2640" w:type="dxa"/>
                <w:gridSpan w:val="2"/>
              </w:tcPr>
            </w:tcPrChange>
          </w:tcPr>
          <w:p w14:paraId="54D2889C" w14:textId="77777777" w:rsidR="005F364C" w:rsidRDefault="007D33E9">
            <w:r>
              <w:t>cm</w:t>
            </w:r>
          </w:p>
        </w:tc>
      </w:tr>
      <w:tr w:rsidR="005F364C" w14:paraId="281A70D3" w14:textId="77777777" w:rsidTr="001A5923">
        <w:tc>
          <w:tcPr>
            <w:tcW w:w="3023" w:type="dxa"/>
            <w:tcPrChange w:id="425" w:author="Therese Buerengen" w:date="2026-09-25T16:14:00Z" w16du:dateUtc="2026-09-25T14:14:00Z">
              <w:tcPr>
                <w:tcW w:w="2640" w:type="dxa"/>
              </w:tcPr>
            </w:tcPrChange>
          </w:tcPr>
          <w:p w14:paraId="5B0425F2" w14:textId="55116808" w:rsidR="005F364C" w:rsidRDefault="007D33E9">
            <w:r>
              <w:t xml:space="preserve">Amniotomy before </w:t>
            </w:r>
            <w:r w:rsidR="009E4314">
              <w:t>4</w:t>
            </w:r>
            <w:r>
              <w:t xml:space="preserve"> cm</w:t>
            </w:r>
          </w:p>
        </w:tc>
        <w:tc>
          <w:tcPr>
            <w:tcW w:w="3024" w:type="dxa"/>
            <w:tcPrChange w:id="426" w:author="Therese Buerengen" w:date="2026-09-25T16:14:00Z" w16du:dateUtc="2026-09-25T14:14:00Z">
              <w:tcPr>
                <w:tcW w:w="2640" w:type="dxa"/>
              </w:tcPr>
            </w:tcPrChange>
          </w:tcPr>
          <w:p w14:paraId="49309B7E" w14:textId="77777777" w:rsidR="005F364C" w:rsidRDefault="007D33E9">
            <w:r>
              <w:t>amniotomi, cervix_apning_amniotomi</w:t>
            </w:r>
          </w:p>
        </w:tc>
        <w:tc>
          <w:tcPr>
            <w:tcW w:w="3303" w:type="dxa"/>
            <w:gridSpan w:val="2"/>
            <w:tcPrChange w:id="427" w:author="Therese Buerengen" w:date="2026-09-25T16:14:00Z" w16du:dateUtc="2026-09-25T14:14:00Z">
              <w:tcPr>
                <w:tcW w:w="2640" w:type="dxa"/>
                <w:gridSpan w:val="2"/>
              </w:tcPr>
            </w:tcPrChange>
          </w:tcPr>
          <w:p w14:paraId="68C9FDCC" w14:textId="573D8535" w:rsidR="005F364C" w:rsidRDefault="007D33E9">
            <w:r>
              <w:t xml:space="preserve">Amniotomy at ≤ </w:t>
            </w:r>
            <w:r w:rsidR="00C0028C">
              <w:t>3</w:t>
            </w:r>
            <w:r>
              <w:t xml:space="preserve"> cm cervical dilatation</w:t>
            </w:r>
          </w:p>
        </w:tc>
      </w:tr>
      <w:tr w:rsidR="005F364C" w14:paraId="779A6359" w14:textId="77777777" w:rsidTr="001A5923">
        <w:tc>
          <w:tcPr>
            <w:tcW w:w="3023" w:type="dxa"/>
            <w:tcPrChange w:id="428" w:author="Therese Buerengen" w:date="2026-09-25T16:14:00Z" w16du:dateUtc="2026-09-25T14:14:00Z">
              <w:tcPr>
                <w:tcW w:w="2640" w:type="dxa"/>
              </w:tcPr>
            </w:tcPrChange>
          </w:tcPr>
          <w:p w14:paraId="19670FD8" w14:textId="68D96033" w:rsidR="005F364C" w:rsidRDefault="007D33E9">
            <w:r>
              <w:t xml:space="preserve">Oxytocin started before </w:t>
            </w:r>
            <w:r w:rsidR="009E4314">
              <w:t>4</w:t>
            </w:r>
            <w:r>
              <w:t xml:space="preserve"> cm</w:t>
            </w:r>
          </w:p>
        </w:tc>
        <w:tc>
          <w:tcPr>
            <w:tcW w:w="3024" w:type="dxa"/>
            <w:tcPrChange w:id="429" w:author="Therese Buerengen" w:date="2026-09-25T16:14:00Z" w16du:dateUtc="2026-09-25T14:14:00Z">
              <w:tcPr>
                <w:tcW w:w="2640" w:type="dxa"/>
              </w:tcPr>
            </w:tcPrChange>
          </w:tcPr>
          <w:p w14:paraId="21D785FF" w14:textId="77777777" w:rsidR="005F364C" w:rsidRPr="003254C3" w:rsidRDefault="007D33E9">
            <w:pPr>
              <w:rPr>
                <w:lang w:val="nb-NO"/>
              </w:rPr>
            </w:pPr>
            <w:r w:rsidRPr="003254C3">
              <w:rPr>
                <w:lang w:val="nb-NO"/>
              </w:rPr>
              <w:t>oxytocin_infusjon, cx_oppstart_oxytocin_infusjon</w:t>
            </w:r>
          </w:p>
        </w:tc>
        <w:tc>
          <w:tcPr>
            <w:tcW w:w="3303" w:type="dxa"/>
            <w:gridSpan w:val="2"/>
            <w:tcPrChange w:id="430" w:author="Therese Buerengen" w:date="2026-09-25T16:14:00Z" w16du:dateUtc="2026-09-25T14:14:00Z">
              <w:tcPr>
                <w:tcW w:w="2640" w:type="dxa"/>
                <w:gridSpan w:val="2"/>
              </w:tcPr>
            </w:tcPrChange>
          </w:tcPr>
          <w:p w14:paraId="643C47C6" w14:textId="3F62506B" w:rsidR="005F364C" w:rsidRDefault="007D33E9">
            <w:r>
              <w:t xml:space="preserve">Infusion started at ≤ </w:t>
            </w:r>
            <w:r w:rsidR="00C0028C">
              <w:t>3</w:t>
            </w:r>
            <w:r>
              <w:t xml:space="preserve"> cm cervical dilatation</w:t>
            </w:r>
          </w:p>
        </w:tc>
      </w:tr>
      <w:tr w:rsidR="005F364C" w14:paraId="3AC305E9" w14:textId="77777777" w:rsidTr="001A5923">
        <w:tc>
          <w:tcPr>
            <w:tcW w:w="3023" w:type="dxa"/>
            <w:tcPrChange w:id="431" w:author="Therese Buerengen" w:date="2026-09-25T16:14:00Z" w16du:dateUtc="2026-09-25T14:14:00Z">
              <w:tcPr>
                <w:tcW w:w="2640" w:type="dxa"/>
              </w:tcPr>
            </w:tcPrChange>
          </w:tcPr>
          <w:p w14:paraId="78E2472A" w14:textId="293A1887" w:rsidR="005F364C" w:rsidRDefault="007D33E9">
            <w:r>
              <w:lastRenderedPageBreak/>
              <w:t xml:space="preserve">Epidural started before </w:t>
            </w:r>
            <w:r w:rsidR="009E4314">
              <w:t>4</w:t>
            </w:r>
            <w:r>
              <w:t xml:space="preserve"> cm</w:t>
            </w:r>
          </w:p>
        </w:tc>
        <w:tc>
          <w:tcPr>
            <w:tcW w:w="3024" w:type="dxa"/>
            <w:tcPrChange w:id="432" w:author="Therese Buerengen" w:date="2026-09-25T16:14:00Z" w16du:dateUtc="2026-09-25T14:14:00Z">
              <w:tcPr>
                <w:tcW w:w="2640" w:type="dxa"/>
              </w:tcPr>
            </w:tcPrChange>
          </w:tcPr>
          <w:p w14:paraId="1BD0FD70" w14:textId="77777777" w:rsidR="005F364C" w:rsidRPr="003254C3" w:rsidRDefault="007D33E9">
            <w:pPr>
              <w:rPr>
                <w:lang w:val="nb-NO"/>
              </w:rPr>
            </w:pPr>
            <w:r w:rsidRPr="003254C3">
              <w:rPr>
                <w:lang w:val="nb-NO"/>
              </w:rPr>
              <w:t>type_medikamentell_smertelindring.epidural, cx_start_eda</w:t>
            </w:r>
          </w:p>
        </w:tc>
        <w:tc>
          <w:tcPr>
            <w:tcW w:w="3303" w:type="dxa"/>
            <w:gridSpan w:val="2"/>
            <w:tcPrChange w:id="433" w:author="Therese Buerengen" w:date="2026-09-25T16:14:00Z" w16du:dateUtc="2026-09-25T14:14:00Z">
              <w:tcPr>
                <w:tcW w:w="2640" w:type="dxa"/>
                <w:gridSpan w:val="2"/>
              </w:tcPr>
            </w:tcPrChange>
          </w:tcPr>
          <w:p w14:paraId="3B9769CF" w14:textId="2696681D" w:rsidR="005F364C" w:rsidRDefault="007D33E9">
            <w:r>
              <w:t xml:space="preserve">Epidural started at ≤ </w:t>
            </w:r>
            <w:r w:rsidR="00C0028C">
              <w:t>3</w:t>
            </w:r>
            <w:r>
              <w:t xml:space="preserve"> cm cervical dilatation</w:t>
            </w:r>
          </w:p>
        </w:tc>
      </w:tr>
    </w:tbl>
    <w:p w14:paraId="05158497" w14:textId="2C7FE9D4" w:rsidR="005F364C" w:rsidRPr="00FF4478" w:rsidRDefault="005F364C">
      <w:pPr>
        <w:rPr>
          <w:rFonts w:hint="eastAsia"/>
          <w:lang w:val="en-US"/>
          <w:rPrChange w:id="434" w:author="Maria Cecilie Stivang" w:date="2026-09-25T12:38:00Z" w16du:dateUtc="2026-09-25T10:38:00Z">
            <w:rPr>
              <w:rFonts w:hint="eastAsia"/>
            </w:rPr>
          </w:rPrChange>
        </w:rPr>
        <w:pPrChange w:id="435" w:author="Therese Buerengen" w:date="2026-09-22T07:36:00Z">
          <w:pPr>
            <w:pStyle w:val="Heading1"/>
          </w:pPr>
        </w:pPrChange>
      </w:pPr>
    </w:p>
    <w:p w14:paraId="66C6A212" w14:textId="614FA036" w:rsidR="005F364C" w:rsidRPr="00FF4478" w:rsidRDefault="007D33E9">
      <w:pPr>
        <w:pStyle w:val="Heading1"/>
        <w:rPr>
          <w:rFonts w:hint="eastAsia"/>
          <w:lang w:val="en-US"/>
          <w:rPrChange w:id="436" w:author="Maria Cecilie Stivang" w:date="2026-09-25T12:38:00Z" w16du:dateUtc="2026-09-25T10:38:00Z">
            <w:rPr>
              <w:rFonts w:hint="eastAsia"/>
            </w:rPr>
          </w:rPrChange>
        </w:rPr>
      </w:pPr>
      <w:bookmarkStart w:id="437" w:name="_Toc240344719"/>
      <w:bookmarkStart w:id="438" w:name="sec-references"/>
      <w:bookmarkEnd w:id="234"/>
      <w:bookmarkEnd w:id="327"/>
      <w:r w:rsidRPr="00FF4478">
        <w:rPr>
          <w:rFonts w:hint="eastAsia"/>
          <w:lang w:val="en-US"/>
          <w:rPrChange w:id="439" w:author="Maria Cecilie Stivang" w:date="2026-09-25T12:38:00Z" w16du:dateUtc="2026-09-25T10:38:00Z">
            <w:rPr>
              <w:rFonts w:hint="eastAsia"/>
            </w:rPr>
          </w:rPrChange>
        </w:rPr>
        <w:lastRenderedPageBreak/>
        <w:t>13. References</w:t>
      </w:r>
      <w:bookmarkEnd w:id="437"/>
    </w:p>
    <w:p w14:paraId="55A972DE" w14:textId="77777777" w:rsidR="005F364C" w:rsidRDefault="007D33E9">
      <w:pPr>
        <w:pStyle w:val="BodyText"/>
      </w:pPr>
      <w:r>
        <w:t>Kenny A, Voldal EC, Xia F, Heagerty PJ, Hughes JP. Analysis of stepped wedge cluster randomized trials in the presence of a time-varying treatment effect. Stat Med. 2022;41:4311–4339.</w:t>
      </w:r>
    </w:p>
    <w:p w14:paraId="60A89AD8" w14:textId="77777777" w:rsidR="005F364C" w:rsidRPr="003254C3" w:rsidRDefault="007D33E9">
      <w:pPr>
        <w:pStyle w:val="BodyText"/>
        <w:rPr>
          <w:lang w:val="nb-NO"/>
        </w:rPr>
      </w:pPr>
      <w:r>
        <w:t xml:space="preserve">Larson MG, Dinse GE. A mixture model for the regression analysis of competing risks data. </w:t>
      </w:r>
      <w:r w:rsidRPr="003254C3">
        <w:rPr>
          <w:lang w:val="nb-NO"/>
        </w:rPr>
        <w:t>J R Stat Soc Ser C Appl Stat. 1985;34:201–211.</w:t>
      </w:r>
    </w:p>
    <w:p w14:paraId="3F493566" w14:textId="77777777" w:rsidR="005F364C" w:rsidRDefault="007D33E9">
      <w:pPr>
        <w:pStyle w:val="BodyText"/>
      </w:pPr>
      <w:r w:rsidRPr="003254C3">
        <w:rPr>
          <w:lang w:val="nb-NO"/>
        </w:rPr>
        <w:t>Oladapo OT, Souza JP, Fawole B, et al. </w:t>
      </w:r>
      <w:r>
        <w:t>Progression of the first stage of spontaneous labour: a prospective cohort study in two sub-Saharan African countries. PLoS Med. 2018;15:e1002492.</w:t>
      </w:r>
    </w:p>
    <w:p w14:paraId="7692573A" w14:textId="77777777" w:rsidR="005F364C" w:rsidRDefault="007D33E9">
      <w:pPr>
        <w:pStyle w:val="BodyText"/>
      </w:pPr>
      <w:r>
        <w:t>Zhang J, Troendle JF, Yancey MK. Reassessing the labor curve in nulliparous women. Am J Obstet Gynecol. 2002;187:824–828.</w:t>
      </w:r>
    </w:p>
    <w:p w14:paraId="67294FB8" w14:textId="77777777" w:rsidR="005F364C" w:rsidRDefault="007D33E9">
      <w:pPr>
        <w:pStyle w:val="BodyText"/>
      </w:pPr>
      <w:r>
        <w:t>Zhang J, Landy HJ, Branch DW, et al. Contemporary patterns of spontaneous labor with normal neonatal outcomes. Obstet Gynecol. 2010;116:1281–1287.</w:t>
      </w:r>
      <w:bookmarkEnd w:id="438"/>
    </w:p>
    <w:sectPr w:rsidR="005F364C" w:rsidSect="0003485A">
      <w:headerReference w:type="default" r:id="rId16"/>
      <w:footerReference w:type="default" r:id="rId17"/>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9" w:author="Maria Cecilie Stivang" w:date="2026-09-22T09:02:00Z" w:initials="MS">
    <w:p w14:paraId="65657E4C" w14:textId="75191F57" w:rsidR="00B64C7B" w:rsidRDefault="007D33E9">
      <w:pPr>
        <w:pStyle w:val="CommentText"/>
      </w:pPr>
      <w:r>
        <w:rPr>
          <w:rStyle w:val="CommentReference"/>
        </w:rPr>
        <w:annotationRef/>
      </w:r>
      <w:r w:rsidR="00B64C7B" w:rsidRPr="1DD97FA1">
        <w:t xml:space="preserve">Jeg foreslår at vi bytter ut dystocia med prolonged first stage og prolonged second stage, det er begrepet som for det meste brukes av WHO 2018). Se også denne artikkelen: </w:t>
      </w:r>
      <w:hyperlink r:id="rId1" w:history="1">
        <w:r w:rsidR="00B64C7B" w:rsidRPr="39C047E5">
          <w:rPr>
            <w:rStyle w:val="Hyperlink"/>
          </w:rPr>
          <w:t>https://dx.doi.org/10.1016/j.xagr.2024.100360</w:t>
        </w:r>
      </w:hyperlink>
    </w:p>
    <w:p w14:paraId="398C4E82" w14:textId="4119EB0B" w:rsidR="00B64C7B" w:rsidRDefault="00B64C7B">
      <w:pPr>
        <w:pStyle w:val="CommentText"/>
      </w:pPr>
    </w:p>
  </w:comment>
  <w:comment w:id="90" w:author="Therese Buerengen" w:date="2026-09-22T15:26:00Z" w:initials="TB">
    <w:p w14:paraId="7E83A7B4" w14:textId="77777777" w:rsidR="00C30D5E" w:rsidRDefault="00C30D5E" w:rsidP="00C30D5E">
      <w:pPr>
        <w:pStyle w:val="CommentText"/>
      </w:pPr>
      <w:r>
        <w:rPr>
          <w:rStyle w:val="CommentReference"/>
        </w:rPr>
        <w:annotationRef/>
      </w:r>
      <w:r>
        <w:t>Ja til prolonged</w:t>
      </w:r>
    </w:p>
  </w:comment>
  <w:comment w:id="97" w:author="Maria Cecilie Stivang" w:date="2026-09-22T11:01:00Z" w:initials="MS">
    <w:p w14:paraId="4626892B" w14:textId="121A7CCD" w:rsidR="00A00A1A" w:rsidRDefault="00A00A1A">
      <w:pPr>
        <w:pStyle w:val="CommentText"/>
      </w:pPr>
      <w:r>
        <w:rPr>
          <w:rStyle w:val="CommentReference"/>
        </w:rPr>
        <w:annotationRef/>
      </w:r>
      <w:r w:rsidRPr="32DFEF7C">
        <w:t xml:space="preserve">Overgang til intervensjon: Definert at startet kl. 08 dato for oppstart intervensjon, og kvinner som gikk i aktiv fødsel og benyttet det nye registreringsarket etter kl. 08, ble inkludert i intervensjonsgruppen. Kvinner som kl. 08 allerede var i fødsel, der registreringsark for kontrollperioden ble benyttet, ble registrert i kontrollperioden, selv om de fødte etter kl. 08. </w:t>
      </w:r>
    </w:p>
    <w:p w14:paraId="3574FE34" w14:textId="6A3C7045" w:rsidR="00A00A1A" w:rsidRDefault="00A00A1A">
      <w:pPr>
        <w:pStyle w:val="CommentText"/>
      </w:pPr>
    </w:p>
    <w:p w14:paraId="70C2E90B" w14:textId="66B5CD07" w:rsidR="00A00A1A" w:rsidRDefault="00A00A1A">
      <w:pPr>
        <w:pStyle w:val="CommentText"/>
      </w:pPr>
      <w:r w:rsidRPr="677FCE84">
        <w:t xml:space="preserve">Overgang til transisjon: Her kunne vi ikke skille kvinnene etter hvilket registreringsark som ble benyttet, da alle brukte registreringsarket for kontrollperioden. Det var heller ingen endring i praksis denne datoen, og ansatte hadde ikke mottatt opplæring. Derfor ble skillet mellom kontroll og transisjon kun satt på bakgrunn av dato for overgang. </w:t>
      </w:r>
    </w:p>
  </w:comment>
  <w:comment w:id="98" w:author="Therese Buerengen" w:date="2026-09-27T13:46:00Z" w:initials="TB">
    <w:p w14:paraId="0687605D" w14:textId="5522DC34" w:rsidR="00927AE5" w:rsidRDefault="00000000">
      <w:r>
        <w:annotationRef/>
      </w:r>
      <w:r w:rsidRPr="4A49F33D">
        <w:t xml:space="preserve">Tilleggsinformasjon hvis du slår alle sammen: Transition ble registrert i samme nettskjema som kontrollperioden, og vi har tatt ut transition fra kl. 08.00 basert på dato for de ulike sykehusene i randomiseringen. Intervensjonsperioden er de Maria beskriver over, men de hadde annet registreringsark og dermed eget nettskjema, vi har ikke brukt koder for å finne de i intervensjonen. </w:t>
      </w:r>
    </w:p>
  </w:comment>
  <w:comment w:id="101" w:author="Maria Cecilie Stivang" w:date="2026-09-22T11:06:00Z" w:initials="MS">
    <w:p w14:paraId="05676E12" w14:textId="1CF93E49" w:rsidR="00576177" w:rsidRDefault="00576177">
      <w:pPr>
        <w:pStyle w:val="CommentText"/>
      </w:pPr>
      <w:r>
        <w:rPr>
          <w:rStyle w:val="CommentReference"/>
        </w:rPr>
        <w:annotationRef/>
      </w:r>
      <w:r w:rsidRPr="30A7295D">
        <w:t xml:space="preserve">Se min forklaring over for hvilke kvinner som tilhører hvilken periode. </w:t>
      </w:r>
    </w:p>
  </w:comment>
  <w:comment w:id="108" w:author="Maria Cecilie Stivang" w:date="2026-09-25T12:51:00Z" w:initials="MS">
    <w:p w14:paraId="7A7913BA" w14:textId="77777777" w:rsidR="001F78CF" w:rsidRDefault="001F78CF" w:rsidP="001F78CF">
      <w:pPr>
        <w:pStyle w:val="CommentText"/>
      </w:pPr>
      <w:r>
        <w:rPr>
          <w:rStyle w:val="CommentReference"/>
        </w:rPr>
        <w:annotationRef/>
      </w:r>
      <w:r>
        <w:t>Ta bort, siden vi besluttet å bare ha med tid fra 5 cm til vaginal fødsel?</w:t>
      </w:r>
    </w:p>
  </w:comment>
  <w:comment w:id="109" w:author="Maria Cecilie Stivang" w:date="2026-09-22T12:32:00Z" w:initials="MS">
    <w:p w14:paraId="1EA36F21" w14:textId="3820C0BF" w:rsidR="005B3705" w:rsidRDefault="005B3705">
      <w:pPr>
        <w:pStyle w:val="CommentText"/>
      </w:pPr>
      <w:r>
        <w:rPr>
          <w:rStyle w:val="CommentReference"/>
        </w:rPr>
        <w:annotationRef/>
      </w:r>
      <w:r w:rsidRPr="417239C1">
        <w:t>Hvorfor 24 timer?</w:t>
      </w:r>
    </w:p>
  </w:comment>
  <w:comment w:id="110" w:author="Maria Cecilie Stivang" w:date="2026-09-22T12:33:00Z" w:initials="MS">
    <w:p w14:paraId="1B6C8DA9" w14:textId="7647357D" w:rsidR="00034183" w:rsidRDefault="00034183">
      <w:pPr>
        <w:pStyle w:val="CommentText"/>
      </w:pPr>
      <w:r>
        <w:rPr>
          <w:rStyle w:val="CommentReference"/>
        </w:rPr>
        <w:annotationRef/>
      </w:r>
      <w:r w:rsidRPr="515EC362">
        <w:t>Hvorfor mean og ikke median?</w:t>
      </w:r>
    </w:p>
  </w:comment>
  <w:comment w:id="126" w:author="Maria Cecilie Stivang" w:date="2026-09-22T12:37:00Z" w:initials="MS">
    <w:p w14:paraId="52255A4E" w14:textId="3009778F" w:rsidR="00232D94" w:rsidRDefault="00232D94">
      <w:pPr>
        <w:pStyle w:val="CommentText"/>
      </w:pPr>
      <w:r>
        <w:rPr>
          <w:rStyle w:val="CommentReference"/>
        </w:rPr>
        <w:annotationRef/>
      </w:r>
      <w:r w:rsidRPr="34E6C3A9">
        <w:t>Se min tidligere kommentar.</w:t>
      </w:r>
    </w:p>
  </w:comment>
  <w:comment w:id="128" w:author="Maria Cecilie Stivang" w:date="2026-09-25T12:49:00Z" w:initials="MS">
    <w:p w14:paraId="6A9883BF" w14:textId="77777777" w:rsidR="0004747B" w:rsidRDefault="0004747B" w:rsidP="0004747B">
      <w:pPr>
        <w:pStyle w:val="CommentText"/>
      </w:pPr>
      <w:r>
        <w:rPr>
          <w:rStyle w:val="CommentReference"/>
        </w:rPr>
        <w:annotationRef/>
      </w:r>
      <w:r>
        <w:t>Labour progression ble tatt bort fra denne SAP i forrige møte, vi beholdt kun time from 5 cm to vaginal delivery.</w:t>
      </w:r>
    </w:p>
  </w:comment>
  <w:comment w:id="145" w:author="Maria Cecilie Stivang" w:date="2026-09-22T13:09:00Z" w:initials="MS">
    <w:p w14:paraId="593B6E26" w14:textId="1B88DE38" w:rsidR="000179CF" w:rsidRDefault="007D33E9">
      <w:r>
        <w:rPr>
          <w:rStyle w:val="CommentReference"/>
        </w:rPr>
        <w:annotationRef/>
      </w:r>
      <w:r w:rsidRPr="43440FAD">
        <w:t xml:space="preserve">Mulig jeg misforstår noe her, men vi har ikke data på kvinner med sectio ved 1, 2 eller 3 cm. Disse ble ekskludert fra datainnsamlingen. </w:t>
      </w:r>
    </w:p>
  </w:comment>
  <w:comment w:id="146" w:author="Maria Cecilie Stivang" w:date="2026-09-22T13:05:00Z" w:initials="MS">
    <w:p w14:paraId="0C5FAE57" w14:textId="5D06F68D" w:rsidR="0079368C" w:rsidRDefault="007D33E9">
      <w:pPr>
        <w:pStyle w:val="CommentText"/>
      </w:pPr>
      <w:r>
        <w:rPr>
          <w:rStyle w:val="CommentReference"/>
        </w:rPr>
        <w:annotationRef/>
      </w:r>
      <w:r w:rsidRPr="727D8D4C">
        <w:t>Skjønte ikke helt denne setningen.. Disse ble etter-registrert, data ble altså ikke samlet inn helt på samme måte som de ble gjort i kontrollperioden. Hva menes med "Before the LCG is in use"?</w:t>
      </w:r>
    </w:p>
  </w:comment>
  <w:comment w:id="147" w:author="Inge Christoffer Olsen" w:date="2026-09-29T16:59:00Z" w:initials="ICO">
    <w:p w14:paraId="2A0B9A2A" w14:textId="77777777" w:rsidR="008F16F3" w:rsidRDefault="008F16F3" w:rsidP="008F16F3">
      <w:r>
        <w:rPr>
          <w:rStyle w:val="CommentReference"/>
        </w:rPr>
        <w:annotationRef/>
      </w:r>
      <w:r>
        <w:rPr>
          <w:sz w:val="20"/>
          <w:szCs w:val="20"/>
        </w:rPr>
        <w:t xml:space="preserve">Det betyr at siden LCG definerer aktiv fødsel fra 5cm så har ikke LCG hatt mulighet til å påvirke beslutningen om å ta keisersnitt ved 4 cm. Jeg har skrevet om nå slik at det står "before the LCG has taken effect)". Håper det er klarere. </w:t>
      </w:r>
    </w:p>
  </w:comment>
  <w:comment w:id="190" w:author="Maria Cecilie Stivang" w:date="2026-09-25T13:02:00Z" w:initials="MS">
    <w:p w14:paraId="5E3DE466" w14:textId="77777777" w:rsidR="0076579B" w:rsidRDefault="0076579B" w:rsidP="0076579B">
      <w:pPr>
        <w:pStyle w:val="CommentText"/>
      </w:pPr>
      <w:r>
        <w:rPr>
          <w:rStyle w:val="CommentReference"/>
        </w:rPr>
        <w:annotationRef/>
      </w:r>
      <w:r>
        <w:t>Siden denne SAP ikke skal inneholde progression fra en cm til neste, så skal vel dette tas bort.</w:t>
      </w:r>
    </w:p>
  </w:comment>
  <w:comment w:id="244" w:author="Maria Cecilie Stivang" w:date="2026-09-23T18:29:00Z" w:initials="MS">
    <w:p w14:paraId="0309AB1C" w14:textId="07D9B4F5" w:rsidR="000179CF" w:rsidRDefault="007D33E9">
      <w:r>
        <w:annotationRef/>
      </w:r>
      <w:r w:rsidRPr="1C84A71B">
        <w:t>Inge: Det er uklart hvorfor noen endepunkter er med i denne tabellen, men ikke alle. Eks. main reason for amniotomy, men ikke main reason for oxytocin. Vi har flere ting vi ønsker å sette inn her, som skal detaljeres i andre SAPer. Noen grunn til å ikke gjøre det?</w:t>
      </w:r>
    </w:p>
  </w:comment>
  <w:comment w:id="245" w:author="Therese Buerengen" w:date="2026-09-25T08:00:00Z" w:initials="TB">
    <w:p w14:paraId="3E6AF912" w14:textId="7DD430DF" w:rsidR="000179CF" w:rsidRDefault="007D33E9">
      <w:r>
        <w:annotationRef/>
      </w:r>
      <w:r w:rsidRPr="3EB34AAF">
        <w:t>Vi sjekker opp i mot protokoll.  Alle fra protokollen bør stå her, andre kan beskrives i andre SAP`er</w:t>
      </w:r>
    </w:p>
  </w:comment>
  <w:comment w:id="301" w:author="Maria Cecilie Stivang" w:date="2026-09-25T13:19:00Z" w:initials="MS">
    <w:p w14:paraId="0CA02E99" w14:textId="77777777" w:rsidR="00487746" w:rsidRDefault="008A21AF" w:rsidP="00487746">
      <w:pPr>
        <w:pStyle w:val="CommentText"/>
      </w:pPr>
      <w:r>
        <w:rPr>
          <w:rStyle w:val="CommentReference"/>
        </w:rPr>
        <w:annotationRef/>
      </w:r>
      <w:r w:rsidR="00487746">
        <w:t>I protokoll står morbidity. Kan vi ha med mortality allikevel?</w:t>
      </w:r>
    </w:p>
  </w:comment>
  <w:comment w:id="302" w:author="Inge Christoffer Olsen" w:date="2026-09-29T17:04:00Z" w:initials="ICO">
    <w:p w14:paraId="507FE52F" w14:textId="77777777" w:rsidR="008F16F3" w:rsidRDefault="008F16F3" w:rsidP="008F16F3">
      <w:r>
        <w:rPr>
          <w:rStyle w:val="CommentReference"/>
        </w:rPr>
        <w:annotationRef/>
      </w:r>
      <w:r>
        <w:rPr>
          <w:sz w:val="20"/>
          <w:szCs w:val="20"/>
        </w:rPr>
        <w:t xml:space="preserve">foreslår at vi sier begge. </w:t>
      </w:r>
    </w:p>
  </w:comment>
  <w:comment w:id="306" w:author="Maria Cecilie Stivang" w:date="2026-09-25T16:38:00Z" w:initials="MS">
    <w:p w14:paraId="4AD7EC10" w14:textId="77777777" w:rsidR="009F2157" w:rsidRDefault="009F2157" w:rsidP="009F2157">
      <w:pPr>
        <w:pStyle w:val="CommentText"/>
      </w:pPr>
      <w:r>
        <w:rPr>
          <w:rStyle w:val="CommentReference"/>
        </w:rPr>
        <w:annotationRef/>
      </w:r>
      <w:r>
        <w:t>Hovedartikkel og protokoll har ph under 7. Skal se på ulike ph-verdier over 7 i artikkel nyfødt. Ta bort herfra, og bare ha i SAP nyfødt?</w:t>
      </w:r>
    </w:p>
  </w:comment>
  <w:comment w:id="307" w:author="Inge Christoffer Olsen" w:date="2026-09-29T17:06:00Z" w:initials="ICO">
    <w:p w14:paraId="2692F2DE" w14:textId="77777777" w:rsidR="008F16F3" w:rsidRDefault="008F16F3" w:rsidP="008F16F3">
      <w:r>
        <w:rPr>
          <w:rStyle w:val="CommentReference"/>
        </w:rPr>
        <w:annotationRef/>
      </w:r>
      <w:r>
        <w:rPr>
          <w:sz w:val="20"/>
          <w:szCs w:val="20"/>
        </w:rPr>
        <w:t xml:space="preserve">Nei, bare ha med her og så kan det detaljeres i SAP nyfødt. </w:t>
      </w:r>
    </w:p>
  </w:comment>
  <w:comment w:id="339" w:author="Therese Buerengen" w:date="2026-09-25T07:45:00Z" w:initials="TB">
    <w:p w14:paraId="2A9C6951" w14:textId="71B3400D" w:rsidR="000179CF" w:rsidRDefault="007D33E9">
      <w:r>
        <w:annotationRef/>
      </w:r>
      <w:r w:rsidRPr="4710BDB7">
        <w:t>Holder det at ”obstetric unit characteristics” som antall fødsler pr år står beskrevet under punktet om randomisering eller bør den med her? Er med i tabell 1 i hovedartikkelen</w:t>
      </w:r>
    </w:p>
  </w:comment>
  <w:comment w:id="340" w:author="Inge Christoffer Olsen" w:date="2026-09-29T17:08:00Z" w:initials="ICO">
    <w:p w14:paraId="7B97AED7" w14:textId="77777777" w:rsidR="001C4BA2" w:rsidRDefault="001C4BA2" w:rsidP="001C4BA2">
      <w:r>
        <w:rPr>
          <w:rStyle w:val="CommentReference"/>
        </w:rPr>
        <w:annotationRef/>
      </w:r>
      <w:r>
        <w:rPr>
          <w:sz w:val="20"/>
          <w:szCs w:val="20"/>
        </w:rPr>
        <w:t xml:space="preserve">Nei, holder i tabell 1. Dette handler om variablene i datasettet. </w:t>
      </w:r>
    </w:p>
  </w:comment>
  <w:comment w:id="388" w:author="Therese Buerengen" w:date="2026-09-22T16:28:00Z" w:initials="TB">
    <w:p w14:paraId="1EF5A9DC" w14:textId="68FB925E" w:rsidR="001B7A37" w:rsidRDefault="002144BC">
      <w:pPr>
        <w:pStyle w:val="CommentText"/>
      </w:pPr>
      <w:r>
        <w:rPr>
          <w:rStyle w:val="CommentReference"/>
        </w:rPr>
        <w:annotationRef/>
      </w:r>
      <w:r w:rsidR="001B7A37" w:rsidRPr="030E0983">
        <w:t xml:space="preserve">Vi har med first vaginal delivery i tabell 1 i hovedartikkelen, skal den med her? Ikke egen variabel i datasettet, finner den fra andre variabler. </w:t>
      </w:r>
    </w:p>
  </w:comment>
  <w:comment w:id="389" w:author="Inge Christoffer Olsen" w:date="2026-09-29T17:11:00Z" w:initials="ICO">
    <w:p w14:paraId="0B939896" w14:textId="77777777" w:rsidR="001C4BA2" w:rsidRDefault="001C4BA2" w:rsidP="001C4BA2">
      <w:r>
        <w:rPr>
          <w:rStyle w:val="CommentReference"/>
        </w:rPr>
        <w:annotationRef/>
      </w:r>
      <w:r>
        <w:rPr>
          <w:sz w:val="20"/>
          <w:szCs w:val="20"/>
        </w:rPr>
        <w:t xml:space="preserve">Ja, kan med, men da må det defineres hvordan den finnes fra andre variabler. </w:t>
      </w:r>
    </w:p>
  </w:comment>
  <w:comment w:id="419" w:author="Therese Buerengen" w:date="2026-09-22T11:21:00Z" w:initials="TB">
    <w:p w14:paraId="03163AB7" w14:textId="77777777" w:rsidR="00847230" w:rsidRDefault="008D1295" w:rsidP="00847230">
      <w:pPr>
        <w:pStyle w:val="CommentText"/>
      </w:pPr>
      <w:r>
        <w:rPr>
          <w:rStyle w:val="CommentReference"/>
        </w:rPr>
        <w:annotationRef/>
      </w:r>
      <w:r w:rsidR="00847230">
        <w:t>INTERGROWTH-21st? R: IntergrowthSGA</w:t>
      </w:r>
    </w:p>
  </w:comment>
  <w:comment w:id="420" w:author="Therese Buerengen" w:date="2026-09-22T16:29:00Z" w:initials="TB">
    <w:p w14:paraId="65381687" w14:textId="08632889" w:rsidR="000179CF" w:rsidRDefault="00837331">
      <w:r>
        <w:rPr>
          <w:rStyle w:val="CommentReference"/>
        </w:rPr>
        <w:annotationRef/>
      </w:r>
      <w:r w:rsidRPr="4DF00C67">
        <w:t>Vi har med birthweight percentiles by GA i tabell 1 i hovedartikkelen. Med her? Ikke egen variabel i datasettet, regnes ut fra fødselsvekt og GA.</w:t>
      </w:r>
    </w:p>
  </w:comment>
  <w:comment w:id="421" w:author="Inge Christoffer Olsen" w:date="2026-09-29T17:11:00Z" w:initials="ICO">
    <w:p w14:paraId="68BE542A" w14:textId="77777777" w:rsidR="001C4BA2" w:rsidRDefault="001C4BA2" w:rsidP="001C4BA2">
      <w:r>
        <w:rPr>
          <w:rStyle w:val="CommentReference"/>
        </w:rPr>
        <w:annotationRef/>
      </w:r>
      <w:r>
        <w:rPr>
          <w:sz w:val="20"/>
          <w:szCs w:val="20"/>
        </w:rPr>
        <w:t xml:space="preserve">Ja, men da må presis definisjon gis.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98C4E82" w15:done="1"/>
  <w15:commentEx w15:paraId="7E83A7B4" w15:paraIdParent="398C4E82" w15:done="1"/>
  <w15:commentEx w15:paraId="70C2E90B" w15:done="0"/>
  <w15:commentEx w15:paraId="0687605D" w15:paraIdParent="70C2E90B" w15:done="0"/>
  <w15:commentEx w15:paraId="05676E12" w15:done="0"/>
  <w15:commentEx w15:paraId="7A7913BA" w15:done="0"/>
  <w15:commentEx w15:paraId="1EA36F21" w15:done="0"/>
  <w15:commentEx w15:paraId="1B6C8DA9" w15:done="0"/>
  <w15:commentEx w15:paraId="52255A4E" w15:done="0"/>
  <w15:commentEx w15:paraId="6A9883BF" w15:done="0"/>
  <w15:commentEx w15:paraId="593B6E26" w15:done="0"/>
  <w15:commentEx w15:paraId="0C5FAE57" w15:done="0"/>
  <w15:commentEx w15:paraId="2A0B9A2A" w15:paraIdParent="0C5FAE57" w15:done="0"/>
  <w15:commentEx w15:paraId="5E3DE466" w15:done="0"/>
  <w15:commentEx w15:paraId="0309AB1C" w15:done="1"/>
  <w15:commentEx w15:paraId="3E6AF912" w15:paraIdParent="0309AB1C" w15:done="1"/>
  <w15:commentEx w15:paraId="0CA02E99" w15:done="0"/>
  <w15:commentEx w15:paraId="507FE52F" w15:paraIdParent="0CA02E99" w15:done="0"/>
  <w15:commentEx w15:paraId="4AD7EC10" w15:done="0"/>
  <w15:commentEx w15:paraId="2692F2DE" w15:paraIdParent="4AD7EC10" w15:done="0"/>
  <w15:commentEx w15:paraId="2A9C6951" w15:done="0"/>
  <w15:commentEx w15:paraId="7B97AED7" w15:paraIdParent="2A9C6951" w15:done="0"/>
  <w15:commentEx w15:paraId="1EF5A9DC" w15:done="0"/>
  <w15:commentEx w15:paraId="0B939896" w15:paraIdParent="1EF5A9DC" w15:done="0"/>
  <w15:commentEx w15:paraId="03163AB7" w15:done="0"/>
  <w15:commentEx w15:paraId="65381687" w15:paraIdParent="03163AB7" w15:done="0"/>
  <w15:commentEx w15:paraId="68BE542A" w15:paraIdParent="03163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D4C87A0" w16cex:dateUtc="2026-09-22T07:02:00Z"/>
  <w16cex:commentExtensible w16cex:durableId="130AC4FC" w16cex:dateUtc="2026-09-22T13:26:00Z"/>
  <w16cex:commentExtensible w16cex:durableId="04DA1F3F" w16cex:dateUtc="2026-09-22T09:01:00Z"/>
  <w16cex:commentExtensible w16cex:durableId="76280FA9" w16cex:dateUtc="2026-09-27T11:46:00Z"/>
  <w16cex:commentExtensible w16cex:durableId="0DCFE339" w16cex:dateUtc="2026-09-22T09:06:00Z"/>
  <w16cex:commentExtensible w16cex:durableId="2DBF294F" w16cex:dateUtc="2026-09-25T10:51:00Z"/>
  <w16cex:commentExtensible w16cex:durableId="099BEA0B" w16cex:dateUtc="2026-09-22T10:32:00Z"/>
  <w16cex:commentExtensible w16cex:durableId="6C652CC0" w16cex:dateUtc="2026-09-22T10:33:00Z"/>
  <w16cex:commentExtensible w16cex:durableId="6056140E" w16cex:dateUtc="2026-09-22T10:37:00Z"/>
  <w16cex:commentExtensible w16cex:durableId="0C8C2EC4" w16cex:dateUtc="2026-09-25T10:49:00Z"/>
  <w16cex:commentExtensible w16cex:durableId="50A788CD" w16cex:dateUtc="2026-09-22T11:09:00Z"/>
  <w16cex:commentExtensible w16cex:durableId="0ADA0355" w16cex:dateUtc="2026-09-22T11:05:00Z"/>
  <w16cex:commentExtensible w16cex:durableId="4711AFCC" w16cex:dateUtc="2026-09-29T14:59:00Z"/>
  <w16cex:commentExtensible w16cex:durableId="60142E92" w16cex:dateUtc="2026-09-25T11:02:00Z"/>
  <w16cex:commentExtensible w16cex:durableId="1EA448E0" w16cex:dateUtc="2026-09-23T16:29:00Z"/>
  <w16cex:commentExtensible w16cex:durableId="3283F983" w16cex:dateUtc="2026-09-25T06:00:00Z"/>
  <w16cex:commentExtensible w16cex:durableId="39E40459" w16cex:dateUtc="2026-09-25T11:19:00Z"/>
  <w16cex:commentExtensible w16cex:durableId="122CEE6A" w16cex:dateUtc="2026-09-29T15:04:00Z"/>
  <w16cex:commentExtensible w16cex:durableId="26B06101" w16cex:dateUtc="2026-09-25T14:38:00Z"/>
  <w16cex:commentExtensible w16cex:durableId="25E97708" w16cex:dateUtc="2026-09-29T15:06:00Z"/>
  <w16cex:commentExtensible w16cex:durableId="001575F5" w16cex:dateUtc="2026-09-25T05:45:00Z"/>
  <w16cex:commentExtensible w16cex:durableId="04A1967C" w16cex:dateUtc="2026-09-29T15:08:00Z"/>
  <w16cex:commentExtensible w16cex:durableId="79B5A743" w16cex:dateUtc="2026-09-22T14:28:00Z"/>
  <w16cex:commentExtensible w16cex:durableId="6425E4F0" w16cex:dateUtc="2026-09-29T15:11:00Z"/>
  <w16cex:commentExtensible w16cex:durableId="1C4AE3B5" w16cex:dateUtc="2026-09-22T09:21:00Z"/>
  <w16cex:commentExtensible w16cex:durableId="71C56D9B" w16cex:dateUtc="2026-09-22T14:29:00Z"/>
  <w16cex:commentExtensible w16cex:durableId="03AE914C" w16cex:dateUtc="2026-09-29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98C4E82" w16cid:durableId="3D4C87A0"/>
  <w16cid:commentId w16cid:paraId="7E83A7B4" w16cid:durableId="130AC4FC"/>
  <w16cid:commentId w16cid:paraId="70C2E90B" w16cid:durableId="04DA1F3F"/>
  <w16cid:commentId w16cid:paraId="0687605D" w16cid:durableId="76280FA9"/>
  <w16cid:commentId w16cid:paraId="05676E12" w16cid:durableId="0DCFE339"/>
  <w16cid:commentId w16cid:paraId="7A7913BA" w16cid:durableId="2DBF294F"/>
  <w16cid:commentId w16cid:paraId="1EA36F21" w16cid:durableId="099BEA0B"/>
  <w16cid:commentId w16cid:paraId="1B6C8DA9" w16cid:durableId="6C652CC0"/>
  <w16cid:commentId w16cid:paraId="52255A4E" w16cid:durableId="6056140E"/>
  <w16cid:commentId w16cid:paraId="6A9883BF" w16cid:durableId="0C8C2EC4"/>
  <w16cid:commentId w16cid:paraId="593B6E26" w16cid:durableId="50A788CD"/>
  <w16cid:commentId w16cid:paraId="0C5FAE57" w16cid:durableId="0ADA0355"/>
  <w16cid:commentId w16cid:paraId="2A0B9A2A" w16cid:durableId="4711AFCC"/>
  <w16cid:commentId w16cid:paraId="5E3DE466" w16cid:durableId="60142E92"/>
  <w16cid:commentId w16cid:paraId="0309AB1C" w16cid:durableId="1EA448E0"/>
  <w16cid:commentId w16cid:paraId="3E6AF912" w16cid:durableId="3283F983"/>
  <w16cid:commentId w16cid:paraId="0CA02E99" w16cid:durableId="39E40459"/>
  <w16cid:commentId w16cid:paraId="507FE52F" w16cid:durableId="122CEE6A"/>
  <w16cid:commentId w16cid:paraId="4AD7EC10" w16cid:durableId="26B06101"/>
  <w16cid:commentId w16cid:paraId="2692F2DE" w16cid:durableId="25E97708"/>
  <w16cid:commentId w16cid:paraId="2A9C6951" w16cid:durableId="001575F5"/>
  <w16cid:commentId w16cid:paraId="7B97AED7" w16cid:durableId="04A1967C"/>
  <w16cid:commentId w16cid:paraId="1EF5A9DC" w16cid:durableId="79B5A743"/>
  <w16cid:commentId w16cid:paraId="0B939896" w16cid:durableId="6425E4F0"/>
  <w16cid:commentId w16cid:paraId="03163AB7" w16cid:durableId="1C4AE3B5"/>
  <w16cid:commentId w16cid:paraId="65381687" w16cid:durableId="71C56D9B"/>
  <w16cid:commentId w16cid:paraId="68BE542A" w16cid:durableId="03AE91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0CD9BF" w14:textId="77777777" w:rsidR="00A9190C" w:rsidRDefault="00A9190C">
      <w:pPr>
        <w:spacing w:before="0" w:after="0" w:line="240" w:lineRule="auto"/>
      </w:pPr>
      <w:r>
        <w:separator/>
      </w:r>
    </w:p>
  </w:endnote>
  <w:endnote w:type="continuationSeparator" w:id="0">
    <w:p w14:paraId="057768AB" w14:textId="77777777" w:rsidR="00A9190C" w:rsidRDefault="00A919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D5064"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1A1B23" w14:textId="77777777" w:rsidR="00A9190C" w:rsidRDefault="00A9190C">
      <w:pPr>
        <w:spacing w:before="0" w:after="0" w:line="240" w:lineRule="auto"/>
      </w:pPr>
      <w:r>
        <w:separator/>
      </w:r>
    </w:p>
  </w:footnote>
  <w:footnote w:type="continuationSeparator" w:id="0">
    <w:p w14:paraId="05131090" w14:textId="77777777" w:rsidR="00A9190C" w:rsidRDefault="00A9190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1F962E63" w14:textId="77777777" w:rsidTr="2023D86C">
      <w:trPr>
        <w:trHeight w:val="288"/>
      </w:trPr>
      <w:tc>
        <w:tcPr>
          <w:tcW w:w="6833" w:type="dxa"/>
          <w:tcBorders>
            <w:top w:val="nil"/>
            <w:left w:val="nil"/>
            <w:bottom w:val="nil"/>
            <w:right w:val="nil"/>
          </w:tcBorders>
        </w:tcPr>
        <w:p w14:paraId="0947B923" w14:textId="097B6F54" w:rsidR="00A363F4" w:rsidRDefault="2023D86C" w:rsidP="2023D86C">
          <w:pPr>
            <w:tabs>
              <w:tab w:val="right" w:pos="13230"/>
            </w:tabs>
            <w:spacing w:before="0" w:after="0" w:line="240" w:lineRule="auto"/>
            <w:jc w:val="right"/>
            <w:rPr>
              <w:rStyle w:val="CPTVariable"/>
            </w:rPr>
          </w:pPr>
          <w:r>
            <w:t>NORWELCG</w:t>
          </w:r>
          <w:r w:rsidR="003254C3">
            <w:t xml:space="preserve"> </w:t>
          </w:r>
          <w:r>
            <w:t>Statistical Analysis Plan</w:t>
          </w:r>
        </w:p>
      </w:tc>
    </w:tr>
  </w:tbl>
  <w:p w14:paraId="5F7E480E"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1"/>
    <w:multiLevelType w:val="multilevel"/>
    <w:tmpl w:val="5A168C14"/>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21"/>
    <w:multiLevelType w:val="multilevel"/>
    <w:tmpl w:val="7D3029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21C94809"/>
    <w:multiLevelType w:val="hybridMultilevel"/>
    <w:tmpl w:val="81C28CC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5"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31247DF"/>
    <w:multiLevelType w:val="hybridMultilevel"/>
    <w:tmpl w:val="E9A872D2"/>
    <w:lvl w:ilvl="0" w:tplc="71C038DC">
      <w:start w:val="1"/>
      <w:numFmt w:val="bullet"/>
      <w:lvlText w:val=""/>
      <w:lvlJc w:val="left"/>
      <w:pPr>
        <w:ind w:left="720" w:hanging="360"/>
      </w:pPr>
      <w:rPr>
        <w:rFonts w:ascii="Symbol" w:hAnsi="Symbol" w:hint="default"/>
      </w:rPr>
    </w:lvl>
    <w:lvl w:ilvl="1" w:tplc="A0C073B8">
      <w:start w:val="1"/>
      <w:numFmt w:val="bullet"/>
      <w:lvlText w:val="o"/>
      <w:lvlJc w:val="left"/>
      <w:pPr>
        <w:ind w:left="1440" w:hanging="360"/>
      </w:pPr>
      <w:rPr>
        <w:rFonts w:ascii="Courier New" w:hAnsi="Courier New" w:hint="default"/>
      </w:rPr>
    </w:lvl>
    <w:lvl w:ilvl="2" w:tplc="B6C67A64">
      <w:start w:val="1"/>
      <w:numFmt w:val="bullet"/>
      <w:lvlText w:val=""/>
      <w:lvlJc w:val="left"/>
      <w:pPr>
        <w:ind w:left="2160" w:hanging="360"/>
      </w:pPr>
      <w:rPr>
        <w:rFonts w:ascii="Wingdings" w:hAnsi="Wingdings" w:hint="default"/>
      </w:rPr>
    </w:lvl>
    <w:lvl w:ilvl="3" w:tplc="CA827CA2">
      <w:start w:val="1"/>
      <w:numFmt w:val="bullet"/>
      <w:lvlText w:val=""/>
      <w:lvlJc w:val="left"/>
      <w:pPr>
        <w:ind w:left="2880" w:hanging="360"/>
      </w:pPr>
      <w:rPr>
        <w:rFonts w:ascii="Symbol" w:hAnsi="Symbol" w:hint="default"/>
      </w:rPr>
    </w:lvl>
    <w:lvl w:ilvl="4" w:tplc="DAB87DF0">
      <w:start w:val="1"/>
      <w:numFmt w:val="bullet"/>
      <w:lvlText w:val="o"/>
      <w:lvlJc w:val="left"/>
      <w:pPr>
        <w:ind w:left="3600" w:hanging="360"/>
      </w:pPr>
      <w:rPr>
        <w:rFonts w:ascii="Courier New" w:hAnsi="Courier New" w:hint="default"/>
      </w:rPr>
    </w:lvl>
    <w:lvl w:ilvl="5" w:tplc="EE70D404">
      <w:start w:val="1"/>
      <w:numFmt w:val="bullet"/>
      <w:lvlText w:val=""/>
      <w:lvlJc w:val="left"/>
      <w:pPr>
        <w:ind w:left="4320" w:hanging="360"/>
      </w:pPr>
      <w:rPr>
        <w:rFonts w:ascii="Wingdings" w:hAnsi="Wingdings" w:hint="default"/>
      </w:rPr>
    </w:lvl>
    <w:lvl w:ilvl="6" w:tplc="4BA698E8">
      <w:start w:val="1"/>
      <w:numFmt w:val="bullet"/>
      <w:lvlText w:val=""/>
      <w:lvlJc w:val="left"/>
      <w:pPr>
        <w:ind w:left="5040" w:hanging="360"/>
      </w:pPr>
      <w:rPr>
        <w:rFonts w:ascii="Symbol" w:hAnsi="Symbol" w:hint="default"/>
      </w:rPr>
    </w:lvl>
    <w:lvl w:ilvl="7" w:tplc="865600DC">
      <w:start w:val="1"/>
      <w:numFmt w:val="bullet"/>
      <w:lvlText w:val="o"/>
      <w:lvlJc w:val="left"/>
      <w:pPr>
        <w:ind w:left="5760" w:hanging="360"/>
      </w:pPr>
      <w:rPr>
        <w:rFonts w:ascii="Courier New" w:hAnsi="Courier New" w:hint="default"/>
      </w:rPr>
    </w:lvl>
    <w:lvl w:ilvl="8" w:tplc="562A23A6">
      <w:start w:val="1"/>
      <w:numFmt w:val="bullet"/>
      <w:lvlText w:val=""/>
      <w:lvlJc w:val="left"/>
      <w:pPr>
        <w:ind w:left="6480" w:hanging="360"/>
      </w:pPr>
      <w:rPr>
        <w:rFonts w:ascii="Wingdings" w:hAnsi="Wingdings" w:hint="default"/>
      </w:rPr>
    </w:lvl>
  </w:abstractNum>
  <w:abstractNum w:abstractNumId="19"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3573625">
    <w:abstractNumId w:val="18"/>
  </w:num>
  <w:num w:numId="2" w16cid:durableId="127360002">
    <w:abstractNumId w:val="15"/>
  </w:num>
  <w:num w:numId="3" w16cid:durableId="1136214339">
    <w:abstractNumId w:val="20"/>
  </w:num>
  <w:num w:numId="4" w16cid:durableId="305474895">
    <w:abstractNumId w:val="17"/>
  </w:num>
  <w:num w:numId="5" w16cid:durableId="243495310">
    <w:abstractNumId w:val="6"/>
  </w:num>
  <w:num w:numId="6" w16cid:durableId="1548685020">
    <w:abstractNumId w:val="5"/>
  </w:num>
  <w:num w:numId="7" w16cid:durableId="106312677">
    <w:abstractNumId w:val="4"/>
  </w:num>
  <w:num w:numId="8" w16cid:durableId="1151407869">
    <w:abstractNumId w:val="8"/>
  </w:num>
  <w:num w:numId="9" w16cid:durableId="847401683">
    <w:abstractNumId w:val="3"/>
  </w:num>
  <w:num w:numId="10" w16cid:durableId="1641570355">
    <w:abstractNumId w:val="2"/>
  </w:num>
  <w:num w:numId="11" w16cid:durableId="2136753753">
    <w:abstractNumId w:val="1"/>
  </w:num>
  <w:num w:numId="12" w16cid:durableId="1624267822">
    <w:abstractNumId w:val="0"/>
  </w:num>
  <w:num w:numId="13" w16cid:durableId="1836140568">
    <w:abstractNumId w:val="7"/>
  </w:num>
  <w:num w:numId="14" w16cid:durableId="984503606">
    <w:abstractNumId w:val="19"/>
  </w:num>
  <w:num w:numId="15" w16cid:durableId="189144711">
    <w:abstractNumId w:val="16"/>
  </w:num>
  <w:num w:numId="16" w16cid:durableId="1492675870">
    <w:abstractNumId w:val="14"/>
  </w:num>
  <w:num w:numId="17" w16cid:durableId="1780954928">
    <w:abstractNumId w:val="11"/>
  </w:num>
  <w:num w:numId="18"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9" w16cid:durableId="2126194844">
    <w:abstractNumId w:val="9"/>
  </w:num>
  <w:num w:numId="20" w16cid:durableId="1139764522">
    <w:abstractNumId w:val="9"/>
  </w:num>
  <w:num w:numId="21" w16cid:durableId="1188524922">
    <w:abstractNumId w:val="9"/>
  </w:num>
  <w:num w:numId="22" w16cid:durableId="585916046">
    <w:abstractNumId w:val="9"/>
  </w:num>
  <w:num w:numId="23" w16cid:durableId="1127896848">
    <w:abstractNumId w:val="9"/>
  </w:num>
  <w:num w:numId="24" w16cid:durableId="206770477">
    <w:abstractNumId w:val="9"/>
  </w:num>
  <w:num w:numId="25" w16cid:durableId="1347246922">
    <w:abstractNumId w:val="9"/>
  </w:num>
  <w:num w:numId="26" w16cid:durableId="771627184">
    <w:abstractNumId w:val="9"/>
  </w:num>
  <w:num w:numId="27" w16cid:durableId="1358776231">
    <w:abstractNumId w:val="9"/>
  </w:num>
  <w:num w:numId="28" w16cid:durableId="163978522">
    <w:abstractNumId w:val="9"/>
  </w:num>
  <w:num w:numId="29" w16cid:durableId="106898951">
    <w:abstractNumId w:val="9"/>
  </w:num>
  <w:num w:numId="30" w16cid:durableId="1832787907">
    <w:abstractNumId w:val="9"/>
  </w:num>
  <w:num w:numId="31" w16cid:durableId="1352098936">
    <w:abstractNumId w:val="9"/>
  </w:num>
  <w:num w:numId="32" w16cid:durableId="1462108692">
    <w:abstractNumId w:val="9"/>
  </w:num>
  <w:num w:numId="33" w16cid:durableId="1837257549">
    <w:abstractNumId w:val="9"/>
  </w:num>
  <w:num w:numId="34" w16cid:durableId="1192184461">
    <w:abstractNumId w:val="9"/>
  </w:num>
  <w:num w:numId="35" w16cid:durableId="1120607794">
    <w:abstractNumId w:val="9"/>
  </w:num>
  <w:num w:numId="36" w16cid:durableId="1992757382">
    <w:abstractNumId w:val="9"/>
  </w:num>
  <w:num w:numId="37" w16cid:durableId="651563689">
    <w:abstractNumId w:val="9"/>
  </w:num>
  <w:num w:numId="38" w16cid:durableId="1792437725">
    <w:abstractNumId w:val="9"/>
  </w:num>
  <w:num w:numId="39" w16cid:durableId="709230975">
    <w:abstractNumId w:val="9"/>
  </w:num>
  <w:num w:numId="40" w16cid:durableId="867521697">
    <w:abstractNumId w:val="9"/>
  </w:num>
  <w:num w:numId="41" w16cid:durableId="29116371">
    <w:abstractNumId w:val="9"/>
  </w:num>
  <w:num w:numId="42" w16cid:durableId="1127431060">
    <w:abstractNumId w:val="9"/>
  </w:num>
  <w:num w:numId="43" w16cid:durableId="1685672214">
    <w:abstractNumId w:val="9"/>
  </w:num>
  <w:num w:numId="44" w16cid:durableId="96566663">
    <w:abstractNumId w:val="9"/>
  </w:num>
  <w:num w:numId="45" w16cid:durableId="1851336443">
    <w:abstractNumId w:val="9"/>
  </w:num>
  <w:num w:numId="46" w16cid:durableId="693576544">
    <w:abstractNumId w:val="9"/>
  </w:num>
  <w:num w:numId="47" w16cid:durableId="2140872425">
    <w:abstractNumId w:val="9"/>
  </w:num>
  <w:num w:numId="48" w16cid:durableId="1001398791">
    <w:abstractNumId w:val="9"/>
  </w:num>
  <w:num w:numId="49" w16cid:durableId="1286044042">
    <w:abstractNumId w:val="9"/>
  </w:num>
  <w:num w:numId="50" w16cid:durableId="1527599049">
    <w:abstractNumId w:val="9"/>
  </w:num>
  <w:num w:numId="51" w16cid:durableId="1722365101">
    <w:abstractNumId w:val="9"/>
  </w:num>
  <w:num w:numId="52" w16cid:durableId="1691760744">
    <w:abstractNumId w:val="9"/>
  </w:num>
  <w:num w:numId="53" w16cid:durableId="1667124195">
    <w:abstractNumId w:val="9"/>
  </w:num>
  <w:num w:numId="54" w16cid:durableId="1089616639">
    <w:abstractNumId w:val="9"/>
  </w:num>
  <w:num w:numId="55" w16cid:durableId="11022164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81110621">
    <w:abstractNumId w:val="9"/>
  </w:num>
  <w:num w:numId="57" w16cid:durableId="19464514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929271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849695">
    <w:abstractNumId w:val="9"/>
  </w:num>
  <w:num w:numId="60" w16cid:durableId="96800257">
    <w:abstractNumId w:val="9"/>
  </w:num>
  <w:num w:numId="61" w16cid:durableId="1383751686">
    <w:abstractNumId w:val="9"/>
  </w:num>
  <w:num w:numId="62" w16cid:durableId="1461411886">
    <w:abstractNumId w:val="9"/>
  </w:num>
  <w:num w:numId="63" w16cid:durableId="1368525213">
    <w:abstractNumId w:val="9"/>
  </w:num>
  <w:num w:numId="64" w16cid:durableId="1047486536">
    <w:abstractNumId w:val="9"/>
  </w:num>
  <w:num w:numId="65" w16cid:durableId="549919017">
    <w:abstractNumId w:val="9"/>
  </w:num>
  <w:num w:numId="66" w16cid:durableId="1564870153">
    <w:abstractNumId w:val="9"/>
  </w:num>
  <w:num w:numId="67" w16cid:durableId="126820329">
    <w:abstractNumId w:val="9"/>
  </w:num>
  <w:num w:numId="68" w16cid:durableId="196701184">
    <w:abstractNumId w:val="9"/>
  </w:num>
  <w:num w:numId="69" w16cid:durableId="1925414308">
    <w:abstractNumId w:val="9"/>
  </w:num>
  <w:num w:numId="70" w16cid:durableId="147944461">
    <w:abstractNumId w:val="9"/>
  </w:num>
  <w:num w:numId="71" w16cid:durableId="1271665152">
    <w:abstractNumId w:val="9"/>
  </w:num>
  <w:num w:numId="72" w16cid:durableId="1329943937">
    <w:abstractNumId w:val="9"/>
  </w:num>
  <w:num w:numId="73" w16cid:durableId="1811748731">
    <w:abstractNumId w:val="9"/>
  </w:num>
  <w:num w:numId="74" w16cid:durableId="129859481">
    <w:abstractNumId w:val="9"/>
  </w:num>
  <w:num w:numId="75" w16cid:durableId="1054501979">
    <w:abstractNumId w:val="9"/>
  </w:num>
  <w:num w:numId="76" w16cid:durableId="1124349010">
    <w:abstractNumId w:val="9"/>
  </w:num>
  <w:num w:numId="77" w16cid:durableId="298728841">
    <w:abstractNumId w:val="9"/>
  </w:num>
  <w:num w:numId="78" w16cid:durableId="1497575306">
    <w:abstractNumId w:val="9"/>
  </w:num>
  <w:num w:numId="79" w16cid:durableId="621502658">
    <w:abstractNumId w:val="9"/>
  </w:num>
  <w:num w:numId="80" w16cid:durableId="1333723510">
    <w:abstractNumId w:val="9"/>
  </w:num>
  <w:num w:numId="81" w16cid:durableId="2117211631">
    <w:abstractNumId w:val="9"/>
  </w:num>
  <w:num w:numId="82" w16cid:durableId="816847596">
    <w:abstractNumId w:val="9"/>
  </w:num>
  <w:num w:numId="83" w16cid:durableId="2007319656">
    <w:abstractNumId w:val="9"/>
  </w:num>
  <w:num w:numId="84" w16cid:durableId="1952396253">
    <w:abstractNumId w:val="9"/>
  </w:num>
  <w:num w:numId="85" w16cid:durableId="1720011870">
    <w:abstractNumId w:val="9"/>
  </w:num>
  <w:num w:numId="86" w16cid:durableId="1524246498">
    <w:abstractNumId w:val="9"/>
  </w:num>
  <w:num w:numId="87" w16cid:durableId="162285234">
    <w:abstractNumId w:val="9"/>
  </w:num>
  <w:num w:numId="88" w16cid:durableId="354431405">
    <w:abstractNumId w:val="9"/>
  </w:num>
  <w:num w:numId="89" w16cid:durableId="1384937879">
    <w:abstractNumId w:val="9"/>
  </w:num>
  <w:num w:numId="90" w16cid:durableId="1109348266">
    <w:abstractNumId w:val="9"/>
  </w:num>
  <w:num w:numId="91" w16cid:durableId="312685056">
    <w:abstractNumId w:val="9"/>
  </w:num>
  <w:num w:numId="92" w16cid:durableId="46494920">
    <w:abstractNumId w:val="9"/>
  </w:num>
  <w:num w:numId="93" w16cid:durableId="1776750628">
    <w:abstractNumId w:val="9"/>
  </w:num>
  <w:num w:numId="94" w16cid:durableId="1440641744">
    <w:abstractNumId w:val="9"/>
  </w:num>
  <w:num w:numId="95" w16cid:durableId="1048142778">
    <w:abstractNumId w:val="9"/>
  </w:num>
  <w:num w:numId="96" w16cid:durableId="1749377415">
    <w:abstractNumId w:val="9"/>
  </w:num>
  <w:num w:numId="97" w16cid:durableId="363096682">
    <w:abstractNumId w:val="9"/>
  </w:num>
  <w:num w:numId="98" w16cid:durableId="509877757">
    <w:abstractNumId w:val="9"/>
  </w:num>
  <w:num w:numId="99" w16cid:durableId="723915597">
    <w:abstractNumId w:val="9"/>
  </w:num>
  <w:num w:numId="100" w16cid:durableId="1953126305">
    <w:abstractNumId w:val="9"/>
  </w:num>
  <w:num w:numId="101" w16cid:durableId="714813797">
    <w:abstractNumId w:val="13"/>
  </w:num>
  <w:numIdMacAtCleanup w:val="9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erese Buerengen">
    <w15:presenceInfo w15:providerId="AD" w15:userId="S::thbue6295@oslomet.no::b167ebfa-b3da-4b09-b82f-51903940855b"/>
  </w15:person>
  <w15:person w15:author="Maria Cecilie Stivang">
    <w15:presenceInfo w15:providerId="AD" w15:userId="S::masti9108@oslomet.no::edce5440-a9f9-4880-8eec-e79bccdb887c"/>
  </w15:person>
  <w15:person w15:author="Inge Christoffer Olsen">
    <w15:presenceInfo w15:providerId="None" w15:userId="Inge Christoffer Ols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6E"/>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1B7"/>
    <w:rsid w:val="00016318"/>
    <w:rsid w:val="000163B5"/>
    <w:rsid w:val="00016439"/>
    <w:rsid w:val="0001652C"/>
    <w:rsid w:val="000165E8"/>
    <w:rsid w:val="00016962"/>
    <w:rsid w:val="00016A60"/>
    <w:rsid w:val="00016D1E"/>
    <w:rsid w:val="000179CF"/>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36"/>
    <w:rsid w:val="000304DC"/>
    <w:rsid w:val="000305E4"/>
    <w:rsid w:val="0003061F"/>
    <w:rsid w:val="0003063E"/>
    <w:rsid w:val="0003116C"/>
    <w:rsid w:val="000316B6"/>
    <w:rsid w:val="00031796"/>
    <w:rsid w:val="00031B6E"/>
    <w:rsid w:val="00031B99"/>
    <w:rsid w:val="00031DB2"/>
    <w:rsid w:val="00031DB5"/>
    <w:rsid w:val="00031DB6"/>
    <w:rsid w:val="00032030"/>
    <w:rsid w:val="00032132"/>
    <w:rsid w:val="00032290"/>
    <w:rsid w:val="000322E5"/>
    <w:rsid w:val="00032544"/>
    <w:rsid w:val="000325E4"/>
    <w:rsid w:val="00032634"/>
    <w:rsid w:val="00032C06"/>
    <w:rsid w:val="0003386D"/>
    <w:rsid w:val="00033C65"/>
    <w:rsid w:val="00033F2C"/>
    <w:rsid w:val="00033F83"/>
    <w:rsid w:val="000341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39E"/>
    <w:rsid w:val="0003766B"/>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92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AD6"/>
    <w:rsid w:val="00046B60"/>
    <w:rsid w:val="00046E10"/>
    <w:rsid w:val="0004739F"/>
    <w:rsid w:val="0004747B"/>
    <w:rsid w:val="000476FF"/>
    <w:rsid w:val="00047713"/>
    <w:rsid w:val="00047D20"/>
    <w:rsid w:val="00047EA2"/>
    <w:rsid w:val="00050287"/>
    <w:rsid w:val="00050565"/>
    <w:rsid w:val="000505AC"/>
    <w:rsid w:val="00050BC9"/>
    <w:rsid w:val="0005136D"/>
    <w:rsid w:val="00051574"/>
    <w:rsid w:val="00051A49"/>
    <w:rsid w:val="0005263D"/>
    <w:rsid w:val="00052711"/>
    <w:rsid w:val="000528BB"/>
    <w:rsid w:val="00052D37"/>
    <w:rsid w:val="00052D53"/>
    <w:rsid w:val="0005308E"/>
    <w:rsid w:val="00053288"/>
    <w:rsid w:val="00053393"/>
    <w:rsid w:val="000537AA"/>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21D"/>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500"/>
    <w:rsid w:val="00083C2A"/>
    <w:rsid w:val="000842C8"/>
    <w:rsid w:val="00084430"/>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78C"/>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DCC"/>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5C7"/>
    <w:rsid w:val="000B3600"/>
    <w:rsid w:val="000B3987"/>
    <w:rsid w:val="000B3D9B"/>
    <w:rsid w:val="000B3ED5"/>
    <w:rsid w:val="000B3F11"/>
    <w:rsid w:val="000B42B7"/>
    <w:rsid w:val="000B466E"/>
    <w:rsid w:val="000B47CA"/>
    <w:rsid w:val="000B4845"/>
    <w:rsid w:val="000B4999"/>
    <w:rsid w:val="000B49ED"/>
    <w:rsid w:val="000B4CB7"/>
    <w:rsid w:val="000B4E4A"/>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1805"/>
    <w:rsid w:val="000C2D99"/>
    <w:rsid w:val="000C2EA1"/>
    <w:rsid w:val="000C31A8"/>
    <w:rsid w:val="000C31EB"/>
    <w:rsid w:val="000C325A"/>
    <w:rsid w:val="000C36C3"/>
    <w:rsid w:val="000C3718"/>
    <w:rsid w:val="000C376D"/>
    <w:rsid w:val="000C3986"/>
    <w:rsid w:val="000C3AE0"/>
    <w:rsid w:val="000C3E8A"/>
    <w:rsid w:val="000C3F8D"/>
    <w:rsid w:val="000C46C6"/>
    <w:rsid w:val="000C4C50"/>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40A"/>
    <w:rsid w:val="000D0525"/>
    <w:rsid w:val="000D05FE"/>
    <w:rsid w:val="000D080F"/>
    <w:rsid w:val="000D08A2"/>
    <w:rsid w:val="000D11DE"/>
    <w:rsid w:val="000D1749"/>
    <w:rsid w:val="000D1A2C"/>
    <w:rsid w:val="000D1ABD"/>
    <w:rsid w:val="000D1ADB"/>
    <w:rsid w:val="000D1C36"/>
    <w:rsid w:val="000D20F3"/>
    <w:rsid w:val="000D25B5"/>
    <w:rsid w:val="000D26F9"/>
    <w:rsid w:val="000D2DA7"/>
    <w:rsid w:val="000D35A9"/>
    <w:rsid w:val="000D35F2"/>
    <w:rsid w:val="000D368D"/>
    <w:rsid w:val="000D37C9"/>
    <w:rsid w:val="000D393D"/>
    <w:rsid w:val="000D4280"/>
    <w:rsid w:val="000D445E"/>
    <w:rsid w:val="000D48C1"/>
    <w:rsid w:val="000D54B7"/>
    <w:rsid w:val="000D58CC"/>
    <w:rsid w:val="000D5C34"/>
    <w:rsid w:val="000D6020"/>
    <w:rsid w:val="000D61F1"/>
    <w:rsid w:val="000D6381"/>
    <w:rsid w:val="000D638E"/>
    <w:rsid w:val="000D65B0"/>
    <w:rsid w:val="000D6A70"/>
    <w:rsid w:val="000D6BEA"/>
    <w:rsid w:val="000D6C0E"/>
    <w:rsid w:val="000D6FF3"/>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CEB"/>
    <w:rsid w:val="000E1DEB"/>
    <w:rsid w:val="000E207D"/>
    <w:rsid w:val="000E224B"/>
    <w:rsid w:val="000E2303"/>
    <w:rsid w:val="000E231B"/>
    <w:rsid w:val="000E2F08"/>
    <w:rsid w:val="000E2F37"/>
    <w:rsid w:val="000E307D"/>
    <w:rsid w:val="000E30C2"/>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CA1"/>
    <w:rsid w:val="000F1F68"/>
    <w:rsid w:val="000F2156"/>
    <w:rsid w:val="000F2A09"/>
    <w:rsid w:val="000F2AB6"/>
    <w:rsid w:val="000F2F25"/>
    <w:rsid w:val="000F30A6"/>
    <w:rsid w:val="000F3B94"/>
    <w:rsid w:val="000F3DBC"/>
    <w:rsid w:val="000F40B6"/>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16B"/>
    <w:rsid w:val="00104A67"/>
    <w:rsid w:val="00104BB2"/>
    <w:rsid w:val="00104EAC"/>
    <w:rsid w:val="00104FA8"/>
    <w:rsid w:val="00105092"/>
    <w:rsid w:val="00105458"/>
    <w:rsid w:val="0010567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4EC"/>
    <w:rsid w:val="0012161D"/>
    <w:rsid w:val="00121673"/>
    <w:rsid w:val="00121745"/>
    <w:rsid w:val="00121768"/>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4D6D"/>
    <w:rsid w:val="0012517A"/>
    <w:rsid w:val="00125686"/>
    <w:rsid w:val="00125B19"/>
    <w:rsid w:val="00125CEC"/>
    <w:rsid w:val="00126045"/>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43E"/>
    <w:rsid w:val="00132E5D"/>
    <w:rsid w:val="00133355"/>
    <w:rsid w:val="00133446"/>
    <w:rsid w:val="0013346C"/>
    <w:rsid w:val="0013352E"/>
    <w:rsid w:val="00133689"/>
    <w:rsid w:val="001337D9"/>
    <w:rsid w:val="00134299"/>
    <w:rsid w:val="001345B3"/>
    <w:rsid w:val="001346C1"/>
    <w:rsid w:val="00135169"/>
    <w:rsid w:val="001351C9"/>
    <w:rsid w:val="0013520A"/>
    <w:rsid w:val="00135662"/>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9C"/>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2E6C"/>
    <w:rsid w:val="001532E5"/>
    <w:rsid w:val="0015345D"/>
    <w:rsid w:val="00153F99"/>
    <w:rsid w:val="0015437A"/>
    <w:rsid w:val="00154A03"/>
    <w:rsid w:val="00154CAA"/>
    <w:rsid w:val="00154D9F"/>
    <w:rsid w:val="00155143"/>
    <w:rsid w:val="0015522F"/>
    <w:rsid w:val="001552F5"/>
    <w:rsid w:val="001554DF"/>
    <w:rsid w:val="00155BC0"/>
    <w:rsid w:val="00155E56"/>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8D"/>
    <w:rsid w:val="001610D2"/>
    <w:rsid w:val="001610ED"/>
    <w:rsid w:val="001615BB"/>
    <w:rsid w:val="001619A5"/>
    <w:rsid w:val="00161E4C"/>
    <w:rsid w:val="001624AB"/>
    <w:rsid w:val="001624FC"/>
    <w:rsid w:val="00162714"/>
    <w:rsid w:val="00162AE0"/>
    <w:rsid w:val="00162B89"/>
    <w:rsid w:val="00163066"/>
    <w:rsid w:val="00163216"/>
    <w:rsid w:val="001637FF"/>
    <w:rsid w:val="001638F5"/>
    <w:rsid w:val="00163A5D"/>
    <w:rsid w:val="00163DF9"/>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17"/>
    <w:rsid w:val="00166291"/>
    <w:rsid w:val="00166382"/>
    <w:rsid w:val="00166794"/>
    <w:rsid w:val="00166840"/>
    <w:rsid w:val="00166A27"/>
    <w:rsid w:val="00166FC9"/>
    <w:rsid w:val="0016717E"/>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56C"/>
    <w:rsid w:val="001759C5"/>
    <w:rsid w:val="00175A15"/>
    <w:rsid w:val="00175A5C"/>
    <w:rsid w:val="00175C9F"/>
    <w:rsid w:val="0017619D"/>
    <w:rsid w:val="0017660E"/>
    <w:rsid w:val="001766B8"/>
    <w:rsid w:val="00176CDB"/>
    <w:rsid w:val="00176E3E"/>
    <w:rsid w:val="00176F24"/>
    <w:rsid w:val="00177739"/>
    <w:rsid w:val="001779DC"/>
    <w:rsid w:val="00177BF5"/>
    <w:rsid w:val="00177D75"/>
    <w:rsid w:val="00177E64"/>
    <w:rsid w:val="00177F7B"/>
    <w:rsid w:val="00180704"/>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4B2"/>
    <w:rsid w:val="001838D2"/>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6DE0"/>
    <w:rsid w:val="00187085"/>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A22"/>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6FC"/>
    <w:rsid w:val="001A5923"/>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98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D35"/>
    <w:rsid w:val="001B4F24"/>
    <w:rsid w:val="001B4F8F"/>
    <w:rsid w:val="001B5780"/>
    <w:rsid w:val="001B596B"/>
    <w:rsid w:val="001B64B4"/>
    <w:rsid w:val="001B6A1C"/>
    <w:rsid w:val="001B6A44"/>
    <w:rsid w:val="001B6B46"/>
    <w:rsid w:val="001B7398"/>
    <w:rsid w:val="001B73D8"/>
    <w:rsid w:val="001B7487"/>
    <w:rsid w:val="001B7503"/>
    <w:rsid w:val="001B7646"/>
    <w:rsid w:val="001B76B4"/>
    <w:rsid w:val="001B7920"/>
    <w:rsid w:val="001B7A37"/>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BA2"/>
    <w:rsid w:val="001C4E98"/>
    <w:rsid w:val="001C4FF7"/>
    <w:rsid w:val="001C5829"/>
    <w:rsid w:val="001C592C"/>
    <w:rsid w:val="001C5A10"/>
    <w:rsid w:val="001C610E"/>
    <w:rsid w:val="001C614A"/>
    <w:rsid w:val="001C64C6"/>
    <w:rsid w:val="001C6584"/>
    <w:rsid w:val="001C6867"/>
    <w:rsid w:val="001C6CE6"/>
    <w:rsid w:val="001C6EB0"/>
    <w:rsid w:val="001C7168"/>
    <w:rsid w:val="001C7262"/>
    <w:rsid w:val="001C74FC"/>
    <w:rsid w:val="001C7745"/>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7B1"/>
    <w:rsid w:val="001D4873"/>
    <w:rsid w:val="001D53E2"/>
    <w:rsid w:val="001D541C"/>
    <w:rsid w:val="001D5886"/>
    <w:rsid w:val="001D59F7"/>
    <w:rsid w:val="001D620E"/>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A43"/>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8CF"/>
    <w:rsid w:val="001F7A8C"/>
    <w:rsid w:val="001F7B89"/>
    <w:rsid w:val="001F7DAF"/>
    <w:rsid w:val="0020032D"/>
    <w:rsid w:val="00200350"/>
    <w:rsid w:val="002008E2"/>
    <w:rsid w:val="00200B3F"/>
    <w:rsid w:val="00200BD1"/>
    <w:rsid w:val="00200E15"/>
    <w:rsid w:val="0020101E"/>
    <w:rsid w:val="0020128F"/>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23"/>
    <w:rsid w:val="00206F6F"/>
    <w:rsid w:val="002071AA"/>
    <w:rsid w:val="00207494"/>
    <w:rsid w:val="00207658"/>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2EE1"/>
    <w:rsid w:val="002131E6"/>
    <w:rsid w:val="00213459"/>
    <w:rsid w:val="0021345E"/>
    <w:rsid w:val="002136F6"/>
    <w:rsid w:val="002137C8"/>
    <w:rsid w:val="00213959"/>
    <w:rsid w:val="00213B2E"/>
    <w:rsid w:val="002140D4"/>
    <w:rsid w:val="002144BC"/>
    <w:rsid w:val="00214EC2"/>
    <w:rsid w:val="0021512A"/>
    <w:rsid w:val="0021518E"/>
    <w:rsid w:val="002157BF"/>
    <w:rsid w:val="00216349"/>
    <w:rsid w:val="002166F9"/>
    <w:rsid w:val="00216CBE"/>
    <w:rsid w:val="00216F4B"/>
    <w:rsid w:val="002172A6"/>
    <w:rsid w:val="00217383"/>
    <w:rsid w:val="002178C2"/>
    <w:rsid w:val="00217A65"/>
    <w:rsid w:val="00220063"/>
    <w:rsid w:val="002200C4"/>
    <w:rsid w:val="002201DB"/>
    <w:rsid w:val="0022058E"/>
    <w:rsid w:val="002209A0"/>
    <w:rsid w:val="00220CC6"/>
    <w:rsid w:val="00220E4E"/>
    <w:rsid w:val="00221298"/>
    <w:rsid w:val="0022163A"/>
    <w:rsid w:val="00221867"/>
    <w:rsid w:val="00221CE5"/>
    <w:rsid w:val="00221FF8"/>
    <w:rsid w:val="00222055"/>
    <w:rsid w:val="00222470"/>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7FB"/>
    <w:rsid w:val="002319E5"/>
    <w:rsid w:val="00231FAB"/>
    <w:rsid w:val="002327A1"/>
    <w:rsid w:val="00232A71"/>
    <w:rsid w:val="00232AF6"/>
    <w:rsid w:val="00232D28"/>
    <w:rsid w:val="00232D94"/>
    <w:rsid w:val="00232E33"/>
    <w:rsid w:val="00232EF4"/>
    <w:rsid w:val="00232F05"/>
    <w:rsid w:val="0023300E"/>
    <w:rsid w:val="00233110"/>
    <w:rsid w:val="00233496"/>
    <w:rsid w:val="002336E1"/>
    <w:rsid w:val="002337CF"/>
    <w:rsid w:val="0023388C"/>
    <w:rsid w:val="00233A57"/>
    <w:rsid w:val="00233B86"/>
    <w:rsid w:val="002341FE"/>
    <w:rsid w:val="0023473C"/>
    <w:rsid w:val="00234754"/>
    <w:rsid w:val="00234A85"/>
    <w:rsid w:val="00234B3A"/>
    <w:rsid w:val="00234D21"/>
    <w:rsid w:val="00234DB5"/>
    <w:rsid w:val="00234E2B"/>
    <w:rsid w:val="00234E68"/>
    <w:rsid w:val="00234FA9"/>
    <w:rsid w:val="0023541F"/>
    <w:rsid w:val="00235445"/>
    <w:rsid w:val="00235552"/>
    <w:rsid w:val="00235666"/>
    <w:rsid w:val="00235723"/>
    <w:rsid w:val="00236193"/>
    <w:rsid w:val="00236464"/>
    <w:rsid w:val="0023683F"/>
    <w:rsid w:val="00236945"/>
    <w:rsid w:val="00236973"/>
    <w:rsid w:val="00236D6D"/>
    <w:rsid w:val="002377F9"/>
    <w:rsid w:val="002378AA"/>
    <w:rsid w:val="00240404"/>
    <w:rsid w:val="002407B9"/>
    <w:rsid w:val="0024083E"/>
    <w:rsid w:val="00240959"/>
    <w:rsid w:val="00240D70"/>
    <w:rsid w:val="00240DD1"/>
    <w:rsid w:val="00240E13"/>
    <w:rsid w:val="002410E3"/>
    <w:rsid w:val="00241430"/>
    <w:rsid w:val="0024143D"/>
    <w:rsid w:val="002416C7"/>
    <w:rsid w:val="00241964"/>
    <w:rsid w:val="00241E65"/>
    <w:rsid w:val="00241EBA"/>
    <w:rsid w:val="00242050"/>
    <w:rsid w:val="0024222A"/>
    <w:rsid w:val="002423BB"/>
    <w:rsid w:val="00242438"/>
    <w:rsid w:val="002425FA"/>
    <w:rsid w:val="00242727"/>
    <w:rsid w:val="00242E35"/>
    <w:rsid w:val="0024312B"/>
    <w:rsid w:val="00243259"/>
    <w:rsid w:val="00243509"/>
    <w:rsid w:val="002435C1"/>
    <w:rsid w:val="002437C0"/>
    <w:rsid w:val="00243975"/>
    <w:rsid w:val="00243A46"/>
    <w:rsid w:val="00243C6D"/>
    <w:rsid w:val="00243D24"/>
    <w:rsid w:val="00244901"/>
    <w:rsid w:val="00244988"/>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1D1"/>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6F02"/>
    <w:rsid w:val="002573C1"/>
    <w:rsid w:val="00257516"/>
    <w:rsid w:val="00257576"/>
    <w:rsid w:val="002575FA"/>
    <w:rsid w:val="002576B1"/>
    <w:rsid w:val="002578C4"/>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935"/>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190"/>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13C"/>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0A9"/>
    <w:rsid w:val="0028194B"/>
    <w:rsid w:val="0028230B"/>
    <w:rsid w:val="002823BF"/>
    <w:rsid w:val="00282592"/>
    <w:rsid w:val="00282920"/>
    <w:rsid w:val="00282AAA"/>
    <w:rsid w:val="00282D33"/>
    <w:rsid w:val="002831BA"/>
    <w:rsid w:val="002832CB"/>
    <w:rsid w:val="002836F7"/>
    <w:rsid w:val="00283960"/>
    <w:rsid w:val="00283E9F"/>
    <w:rsid w:val="00284023"/>
    <w:rsid w:val="00284066"/>
    <w:rsid w:val="00284539"/>
    <w:rsid w:val="00284750"/>
    <w:rsid w:val="00284C18"/>
    <w:rsid w:val="00284D32"/>
    <w:rsid w:val="00284F73"/>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599"/>
    <w:rsid w:val="00290CC1"/>
    <w:rsid w:val="00290CC8"/>
    <w:rsid w:val="00290D5D"/>
    <w:rsid w:val="0029141B"/>
    <w:rsid w:val="00291546"/>
    <w:rsid w:val="002915EB"/>
    <w:rsid w:val="00291601"/>
    <w:rsid w:val="00291824"/>
    <w:rsid w:val="00292053"/>
    <w:rsid w:val="002928EF"/>
    <w:rsid w:val="00292A09"/>
    <w:rsid w:val="00292B10"/>
    <w:rsid w:val="00292D6C"/>
    <w:rsid w:val="00292E94"/>
    <w:rsid w:val="00293BA1"/>
    <w:rsid w:val="0029495B"/>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4CC"/>
    <w:rsid w:val="002A485E"/>
    <w:rsid w:val="002A4DD7"/>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1690"/>
    <w:rsid w:val="002B21E4"/>
    <w:rsid w:val="002B2448"/>
    <w:rsid w:val="002B2722"/>
    <w:rsid w:val="002B289F"/>
    <w:rsid w:val="002B2B0C"/>
    <w:rsid w:val="002B2BC2"/>
    <w:rsid w:val="002B3CDD"/>
    <w:rsid w:val="002B3DBA"/>
    <w:rsid w:val="002B40ED"/>
    <w:rsid w:val="002B469C"/>
    <w:rsid w:val="002B4D23"/>
    <w:rsid w:val="002B536E"/>
    <w:rsid w:val="002B53C0"/>
    <w:rsid w:val="002B541D"/>
    <w:rsid w:val="002B581E"/>
    <w:rsid w:val="002B5EF3"/>
    <w:rsid w:val="002B6221"/>
    <w:rsid w:val="002B6E33"/>
    <w:rsid w:val="002B6F3A"/>
    <w:rsid w:val="002B7265"/>
    <w:rsid w:val="002B7D15"/>
    <w:rsid w:val="002B7DCA"/>
    <w:rsid w:val="002C0646"/>
    <w:rsid w:val="002C0786"/>
    <w:rsid w:val="002C07DF"/>
    <w:rsid w:val="002C08CC"/>
    <w:rsid w:val="002C0B57"/>
    <w:rsid w:val="002C0C76"/>
    <w:rsid w:val="002C0E59"/>
    <w:rsid w:val="002C0EBF"/>
    <w:rsid w:val="002C0F36"/>
    <w:rsid w:val="002C0F7D"/>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5B4A"/>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5FF8"/>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2A3D"/>
    <w:rsid w:val="002E3836"/>
    <w:rsid w:val="002E3AF7"/>
    <w:rsid w:val="002E3D25"/>
    <w:rsid w:val="002E3D79"/>
    <w:rsid w:val="002E41C7"/>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4F1"/>
    <w:rsid w:val="002F3754"/>
    <w:rsid w:val="002F3AA1"/>
    <w:rsid w:val="002F50ED"/>
    <w:rsid w:val="002F5423"/>
    <w:rsid w:val="002F5F69"/>
    <w:rsid w:val="002F68C1"/>
    <w:rsid w:val="002F68D2"/>
    <w:rsid w:val="002F6978"/>
    <w:rsid w:val="002F71BE"/>
    <w:rsid w:val="002F7211"/>
    <w:rsid w:val="002F7273"/>
    <w:rsid w:val="002F76B4"/>
    <w:rsid w:val="002F7A5B"/>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2D4"/>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00D"/>
    <w:rsid w:val="003105B5"/>
    <w:rsid w:val="00310946"/>
    <w:rsid w:val="00310C42"/>
    <w:rsid w:val="00310EEC"/>
    <w:rsid w:val="00310FAD"/>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1F69"/>
    <w:rsid w:val="003224FC"/>
    <w:rsid w:val="0032263D"/>
    <w:rsid w:val="00322714"/>
    <w:rsid w:val="0032328D"/>
    <w:rsid w:val="00323764"/>
    <w:rsid w:val="00323830"/>
    <w:rsid w:val="003239BD"/>
    <w:rsid w:val="00323C28"/>
    <w:rsid w:val="00323C2A"/>
    <w:rsid w:val="00323C5E"/>
    <w:rsid w:val="00323CF8"/>
    <w:rsid w:val="00323F08"/>
    <w:rsid w:val="003242D8"/>
    <w:rsid w:val="00324888"/>
    <w:rsid w:val="00324898"/>
    <w:rsid w:val="00324E65"/>
    <w:rsid w:val="003254C3"/>
    <w:rsid w:val="003254E6"/>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46"/>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9B2"/>
    <w:rsid w:val="00340D45"/>
    <w:rsid w:val="003410A2"/>
    <w:rsid w:val="00341328"/>
    <w:rsid w:val="00341330"/>
    <w:rsid w:val="0034152F"/>
    <w:rsid w:val="003415B2"/>
    <w:rsid w:val="0034191A"/>
    <w:rsid w:val="00341C3D"/>
    <w:rsid w:val="003433D0"/>
    <w:rsid w:val="00343421"/>
    <w:rsid w:val="00343B1B"/>
    <w:rsid w:val="00343F90"/>
    <w:rsid w:val="00344188"/>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43D"/>
    <w:rsid w:val="003516B8"/>
    <w:rsid w:val="00351752"/>
    <w:rsid w:val="00351A48"/>
    <w:rsid w:val="00351A6F"/>
    <w:rsid w:val="00351FFA"/>
    <w:rsid w:val="0035258F"/>
    <w:rsid w:val="00352619"/>
    <w:rsid w:val="003527A3"/>
    <w:rsid w:val="00352A1C"/>
    <w:rsid w:val="003531F7"/>
    <w:rsid w:val="0035332B"/>
    <w:rsid w:val="003533E8"/>
    <w:rsid w:val="00353E2B"/>
    <w:rsid w:val="00354123"/>
    <w:rsid w:val="003546A1"/>
    <w:rsid w:val="00354735"/>
    <w:rsid w:val="00354FDC"/>
    <w:rsid w:val="003550AB"/>
    <w:rsid w:val="003550EC"/>
    <w:rsid w:val="003556E2"/>
    <w:rsid w:val="0035582C"/>
    <w:rsid w:val="00355A35"/>
    <w:rsid w:val="00355CA5"/>
    <w:rsid w:val="0035637E"/>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E00"/>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3B"/>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00E"/>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919"/>
    <w:rsid w:val="00383A3F"/>
    <w:rsid w:val="00383BCC"/>
    <w:rsid w:val="00383BE5"/>
    <w:rsid w:val="00383CD3"/>
    <w:rsid w:val="00383CE3"/>
    <w:rsid w:val="00383E90"/>
    <w:rsid w:val="003840DB"/>
    <w:rsid w:val="0038427A"/>
    <w:rsid w:val="003842F2"/>
    <w:rsid w:val="0038462F"/>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457"/>
    <w:rsid w:val="003956DB"/>
    <w:rsid w:val="00395706"/>
    <w:rsid w:val="00395834"/>
    <w:rsid w:val="003958FA"/>
    <w:rsid w:val="0039596F"/>
    <w:rsid w:val="0039601D"/>
    <w:rsid w:val="003969DC"/>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86"/>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4F2E"/>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2D3C"/>
    <w:rsid w:val="003C3918"/>
    <w:rsid w:val="003C3EE3"/>
    <w:rsid w:val="003C4469"/>
    <w:rsid w:val="003C4840"/>
    <w:rsid w:val="003C4AB0"/>
    <w:rsid w:val="003C4AFE"/>
    <w:rsid w:val="003C4B75"/>
    <w:rsid w:val="003C4B8A"/>
    <w:rsid w:val="003C4BD2"/>
    <w:rsid w:val="003C5448"/>
    <w:rsid w:val="003C55F3"/>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1BA8"/>
    <w:rsid w:val="003D208B"/>
    <w:rsid w:val="003D242E"/>
    <w:rsid w:val="003D24BD"/>
    <w:rsid w:val="003D26B3"/>
    <w:rsid w:val="003D26DF"/>
    <w:rsid w:val="003D27DA"/>
    <w:rsid w:val="003D2CCC"/>
    <w:rsid w:val="003D2E45"/>
    <w:rsid w:val="003D2F45"/>
    <w:rsid w:val="003D3113"/>
    <w:rsid w:val="003D3AF0"/>
    <w:rsid w:val="003D3FD7"/>
    <w:rsid w:val="003D4049"/>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5FF5"/>
    <w:rsid w:val="003D604E"/>
    <w:rsid w:val="003D6092"/>
    <w:rsid w:val="003D60A9"/>
    <w:rsid w:val="003D62EE"/>
    <w:rsid w:val="003D63D2"/>
    <w:rsid w:val="003D6617"/>
    <w:rsid w:val="003D6A4C"/>
    <w:rsid w:val="003D6C86"/>
    <w:rsid w:val="003D6DD3"/>
    <w:rsid w:val="003D6E2D"/>
    <w:rsid w:val="003D7040"/>
    <w:rsid w:val="003D7138"/>
    <w:rsid w:val="003D71A3"/>
    <w:rsid w:val="003D7897"/>
    <w:rsid w:val="003D7A3D"/>
    <w:rsid w:val="003D7B88"/>
    <w:rsid w:val="003D7DBF"/>
    <w:rsid w:val="003D7DFE"/>
    <w:rsid w:val="003D7E94"/>
    <w:rsid w:val="003E015C"/>
    <w:rsid w:val="003E0441"/>
    <w:rsid w:val="003E051A"/>
    <w:rsid w:val="003E0B82"/>
    <w:rsid w:val="003E1410"/>
    <w:rsid w:val="003E1442"/>
    <w:rsid w:val="003E1E4B"/>
    <w:rsid w:val="003E2124"/>
    <w:rsid w:val="003E279B"/>
    <w:rsid w:val="003E29A1"/>
    <w:rsid w:val="003E2A47"/>
    <w:rsid w:val="003E2AE8"/>
    <w:rsid w:val="003E2F88"/>
    <w:rsid w:val="003E32C5"/>
    <w:rsid w:val="003E3604"/>
    <w:rsid w:val="003E37AD"/>
    <w:rsid w:val="003E39F3"/>
    <w:rsid w:val="003E3A59"/>
    <w:rsid w:val="003E4F00"/>
    <w:rsid w:val="003E50AD"/>
    <w:rsid w:val="003E523F"/>
    <w:rsid w:val="003E536D"/>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4F5A"/>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296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3DA"/>
    <w:rsid w:val="00413440"/>
    <w:rsid w:val="00413675"/>
    <w:rsid w:val="004137CA"/>
    <w:rsid w:val="00413B2B"/>
    <w:rsid w:val="00413D0F"/>
    <w:rsid w:val="00414184"/>
    <w:rsid w:val="00414221"/>
    <w:rsid w:val="00414702"/>
    <w:rsid w:val="00414A0B"/>
    <w:rsid w:val="00414AE8"/>
    <w:rsid w:val="00414B3B"/>
    <w:rsid w:val="00415469"/>
    <w:rsid w:val="004154DD"/>
    <w:rsid w:val="0041576E"/>
    <w:rsid w:val="00415BCC"/>
    <w:rsid w:val="00415D25"/>
    <w:rsid w:val="0041605B"/>
    <w:rsid w:val="00416324"/>
    <w:rsid w:val="004165C1"/>
    <w:rsid w:val="004168FC"/>
    <w:rsid w:val="00416A7D"/>
    <w:rsid w:val="00417153"/>
    <w:rsid w:val="00417404"/>
    <w:rsid w:val="004174B0"/>
    <w:rsid w:val="00417A16"/>
    <w:rsid w:val="00417A9E"/>
    <w:rsid w:val="00417B6B"/>
    <w:rsid w:val="00417BDD"/>
    <w:rsid w:val="00420138"/>
    <w:rsid w:val="004204DB"/>
    <w:rsid w:val="00420859"/>
    <w:rsid w:val="00420F04"/>
    <w:rsid w:val="00420FF5"/>
    <w:rsid w:val="0042128E"/>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5F45"/>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65F"/>
    <w:rsid w:val="00431735"/>
    <w:rsid w:val="00431780"/>
    <w:rsid w:val="00431811"/>
    <w:rsid w:val="00431A25"/>
    <w:rsid w:val="00431A28"/>
    <w:rsid w:val="00431E11"/>
    <w:rsid w:val="00431F15"/>
    <w:rsid w:val="0043245E"/>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9BC"/>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127"/>
    <w:rsid w:val="00451212"/>
    <w:rsid w:val="00451BD2"/>
    <w:rsid w:val="0045221C"/>
    <w:rsid w:val="004523A4"/>
    <w:rsid w:val="00452670"/>
    <w:rsid w:val="00452A0C"/>
    <w:rsid w:val="00452BCD"/>
    <w:rsid w:val="00452C45"/>
    <w:rsid w:val="00452FBA"/>
    <w:rsid w:val="00453096"/>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6DC"/>
    <w:rsid w:val="00461EC9"/>
    <w:rsid w:val="00462013"/>
    <w:rsid w:val="00462154"/>
    <w:rsid w:val="004623B2"/>
    <w:rsid w:val="00462E92"/>
    <w:rsid w:val="004631AC"/>
    <w:rsid w:val="00463244"/>
    <w:rsid w:val="004632C3"/>
    <w:rsid w:val="0046349A"/>
    <w:rsid w:val="004636D9"/>
    <w:rsid w:val="00463A80"/>
    <w:rsid w:val="00463FB6"/>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39"/>
    <w:rsid w:val="004746FF"/>
    <w:rsid w:val="00474769"/>
    <w:rsid w:val="00474950"/>
    <w:rsid w:val="00474985"/>
    <w:rsid w:val="00474D27"/>
    <w:rsid w:val="00474E64"/>
    <w:rsid w:val="00474F30"/>
    <w:rsid w:val="00474FE3"/>
    <w:rsid w:val="00475881"/>
    <w:rsid w:val="004761A6"/>
    <w:rsid w:val="004762E0"/>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4103"/>
    <w:rsid w:val="0048458C"/>
    <w:rsid w:val="004845E8"/>
    <w:rsid w:val="00484AB6"/>
    <w:rsid w:val="0048507C"/>
    <w:rsid w:val="0048526D"/>
    <w:rsid w:val="00485354"/>
    <w:rsid w:val="0048535C"/>
    <w:rsid w:val="0048564B"/>
    <w:rsid w:val="00485841"/>
    <w:rsid w:val="00485889"/>
    <w:rsid w:val="00485BFD"/>
    <w:rsid w:val="00485CC8"/>
    <w:rsid w:val="00485E18"/>
    <w:rsid w:val="0048688D"/>
    <w:rsid w:val="00486C3E"/>
    <w:rsid w:val="00486C77"/>
    <w:rsid w:val="00486F50"/>
    <w:rsid w:val="00486F94"/>
    <w:rsid w:val="004873C9"/>
    <w:rsid w:val="00487746"/>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EAD"/>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D4B"/>
    <w:rsid w:val="00496E9C"/>
    <w:rsid w:val="00497129"/>
    <w:rsid w:val="00497353"/>
    <w:rsid w:val="004973E2"/>
    <w:rsid w:val="004975BD"/>
    <w:rsid w:val="00497A7F"/>
    <w:rsid w:val="00497BEC"/>
    <w:rsid w:val="004A0068"/>
    <w:rsid w:val="004A01D2"/>
    <w:rsid w:val="004A03F8"/>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668"/>
    <w:rsid w:val="004A79D9"/>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C71"/>
    <w:rsid w:val="004C2D93"/>
    <w:rsid w:val="004C3277"/>
    <w:rsid w:val="004C337D"/>
    <w:rsid w:val="004C34CB"/>
    <w:rsid w:val="004C3D18"/>
    <w:rsid w:val="004C3D59"/>
    <w:rsid w:val="004C42B6"/>
    <w:rsid w:val="004C45DB"/>
    <w:rsid w:val="004C4C7A"/>
    <w:rsid w:val="004C4F15"/>
    <w:rsid w:val="004C508A"/>
    <w:rsid w:val="004C5146"/>
    <w:rsid w:val="004C58BF"/>
    <w:rsid w:val="004C5BE6"/>
    <w:rsid w:val="004C5CD8"/>
    <w:rsid w:val="004C6004"/>
    <w:rsid w:val="004C6178"/>
    <w:rsid w:val="004C62E3"/>
    <w:rsid w:val="004C63F9"/>
    <w:rsid w:val="004C6BCF"/>
    <w:rsid w:val="004C6CC2"/>
    <w:rsid w:val="004C6F01"/>
    <w:rsid w:val="004C7399"/>
    <w:rsid w:val="004C73EC"/>
    <w:rsid w:val="004C7458"/>
    <w:rsid w:val="004C745B"/>
    <w:rsid w:val="004C77AB"/>
    <w:rsid w:val="004C7A85"/>
    <w:rsid w:val="004C7DED"/>
    <w:rsid w:val="004D0127"/>
    <w:rsid w:val="004D0439"/>
    <w:rsid w:val="004D04FB"/>
    <w:rsid w:val="004D06A4"/>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CF6"/>
    <w:rsid w:val="004D3DE1"/>
    <w:rsid w:val="004D3E7B"/>
    <w:rsid w:val="004D4312"/>
    <w:rsid w:val="004D48A8"/>
    <w:rsid w:val="004D49AC"/>
    <w:rsid w:val="004D53FB"/>
    <w:rsid w:val="004D55F6"/>
    <w:rsid w:val="004D5A78"/>
    <w:rsid w:val="004D5BA8"/>
    <w:rsid w:val="004D5CE7"/>
    <w:rsid w:val="004D621C"/>
    <w:rsid w:val="004D64A3"/>
    <w:rsid w:val="004D64D3"/>
    <w:rsid w:val="004D69B6"/>
    <w:rsid w:val="004D6D78"/>
    <w:rsid w:val="004D6E6E"/>
    <w:rsid w:val="004D6F95"/>
    <w:rsid w:val="004D7613"/>
    <w:rsid w:val="004D7B4B"/>
    <w:rsid w:val="004D7EB3"/>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C3"/>
    <w:rsid w:val="004E3ADC"/>
    <w:rsid w:val="004E4315"/>
    <w:rsid w:val="004E462F"/>
    <w:rsid w:val="004E47EF"/>
    <w:rsid w:val="004E4925"/>
    <w:rsid w:val="004E4D87"/>
    <w:rsid w:val="004E54F6"/>
    <w:rsid w:val="004E55E8"/>
    <w:rsid w:val="004E579C"/>
    <w:rsid w:val="004E5ADE"/>
    <w:rsid w:val="004E5CCD"/>
    <w:rsid w:val="004E5EF7"/>
    <w:rsid w:val="004E6010"/>
    <w:rsid w:val="004E628E"/>
    <w:rsid w:val="004E6577"/>
    <w:rsid w:val="004E6673"/>
    <w:rsid w:val="004E66D8"/>
    <w:rsid w:val="004E6FB2"/>
    <w:rsid w:val="004E6FCE"/>
    <w:rsid w:val="004E70EB"/>
    <w:rsid w:val="004E711F"/>
    <w:rsid w:val="004E7577"/>
    <w:rsid w:val="004E7689"/>
    <w:rsid w:val="004E7B36"/>
    <w:rsid w:val="004F0A4A"/>
    <w:rsid w:val="004F0CAF"/>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65C"/>
    <w:rsid w:val="005007BD"/>
    <w:rsid w:val="005009C5"/>
    <w:rsid w:val="00500C86"/>
    <w:rsid w:val="005015CF"/>
    <w:rsid w:val="005019F4"/>
    <w:rsid w:val="00501AC1"/>
    <w:rsid w:val="00501BA4"/>
    <w:rsid w:val="00501CC8"/>
    <w:rsid w:val="00501F2D"/>
    <w:rsid w:val="00502B73"/>
    <w:rsid w:val="00502CF0"/>
    <w:rsid w:val="00502D3B"/>
    <w:rsid w:val="00503692"/>
    <w:rsid w:val="00504244"/>
    <w:rsid w:val="0050463C"/>
    <w:rsid w:val="005047A9"/>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46A"/>
    <w:rsid w:val="0051354C"/>
    <w:rsid w:val="005137D8"/>
    <w:rsid w:val="00513937"/>
    <w:rsid w:val="00513A54"/>
    <w:rsid w:val="005140EA"/>
    <w:rsid w:val="005149E6"/>
    <w:rsid w:val="00514A8C"/>
    <w:rsid w:val="00514B14"/>
    <w:rsid w:val="00514B36"/>
    <w:rsid w:val="00514BAE"/>
    <w:rsid w:val="00514DBC"/>
    <w:rsid w:val="00515116"/>
    <w:rsid w:val="00515183"/>
    <w:rsid w:val="00515441"/>
    <w:rsid w:val="00515564"/>
    <w:rsid w:val="00515600"/>
    <w:rsid w:val="00515751"/>
    <w:rsid w:val="00516B65"/>
    <w:rsid w:val="00516D4C"/>
    <w:rsid w:val="00516DD8"/>
    <w:rsid w:val="00516E9F"/>
    <w:rsid w:val="00517079"/>
    <w:rsid w:val="005175BF"/>
    <w:rsid w:val="0052013A"/>
    <w:rsid w:val="0052014E"/>
    <w:rsid w:val="005208FF"/>
    <w:rsid w:val="00520D38"/>
    <w:rsid w:val="00520E9E"/>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72D"/>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1E"/>
    <w:rsid w:val="00526C78"/>
    <w:rsid w:val="0052726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7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4BE0"/>
    <w:rsid w:val="0054501B"/>
    <w:rsid w:val="00545BD2"/>
    <w:rsid w:val="005460D8"/>
    <w:rsid w:val="00546323"/>
    <w:rsid w:val="00546433"/>
    <w:rsid w:val="00546E26"/>
    <w:rsid w:val="00547168"/>
    <w:rsid w:val="0054732D"/>
    <w:rsid w:val="005474F9"/>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1EAA"/>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B1"/>
    <w:rsid w:val="005700F1"/>
    <w:rsid w:val="005703FC"/>
    <w:rsid w:val="00570541"/>
    <w:rsid w:val="00570AB9"/>
    <w:rsid w:val="00570ADA"/>
    <w:rsid w:val="00571167"/>
    <w:rsid w:val="00571317"/>
    <w:rsid w:val="005714B7"/>
    <w:rsid w:val="00571542"/>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177"/>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4E"/>
    <w:rsid w:val="005857E5"/>
    <w:rsid w:val="00585D14"/>
    <w:rsid w:val="0058639C"/>
    <w:rsid w:val="00586691"/>
    <w:rsid w:val="005866D9"/>
    <w:rsid w:val="005867FE"/>
    <w:rsid w:val="00586ABE"/>
    <w:rsid w:val="005875A1"/>
    <w:rsid w:val="005878AA"/>
    <w:rsid w:val="00587998"/>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D61"/>
    <w:rsid w:val="005A0FAE"/>
    <w:rsid w:val="005A1130"/>
    <w:rsid w:val="005A128C"/>
    <w:rsid w:val="005A2562"/>
    <w:rsid w:val="005A2608"/>
    <w:rsid w:val="005A264A"/>
    <w:rsid w:val="005A2C8A"/>
    <w:rsid w:val="005A2D18"/>
    <w:rsid w:val="005A319C"/>
    <w:rsid w:val="005A354C"/>
    <w:rsid w:val="005A36E3"/>
    <w:rsid w:val="005A3D62"/>
    <w:rsid w:val="005A47CC"/>
    <w:rsid w:val="005A483E"/>
    <w:rsid w:val="005A49D6"/>
    <w:rsid w:val="005A4EC1"/>
    <w:rsid w:val="005A5117"/>
    <w:rsid w:val="005A5994"/>
    <w:rsid w:val="005A5A09"/>
    <w:rsid w:val="005A5B69"/>
    <w:rsid w:val="005A6056"/>
    <w:rsid w:val="005A60E3"/>
    <w:rsid w:val="005A622F"/>
    <w:rsid w:val="005A63F0"/>
    <w:rsid w:val="005A6522"/>
    <w:rsid w:val="005A66A6"/>
    <w:rsid w:val="005A6AC2"/>
    <w:rsid w:val="005A703F"/>
    <w:rsid w:val="005A7652"/>
    <w:rsid w:val="005A76E5"/>
    <w:rsid w:val="005A7793"/>
    <w:rsid w:val="005A799B"/>
    <w:rsid w:val="005A7A17"/>
    <w:rsid w:val="005A7D44"/>
    <w:rsid w:val="005A7EFB"/>
    <w:rsid w:val="005B060D"/>
    <w:rsid w:val="005B0823"/>
    <w:rsid w:val="005B0827"/>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2F69"/>
    <w:rsid w:val="005B31AA"/>
    <w:rsid w:val="005B31EC"/>
    <w:rsid w:val="005B3295"/>
    <w:rsid w:val="005B3705"/>
    <w:rsid w:val="005B37A7"/>
    <w:rsid w:val="005B3D02"/>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91C"/>
    <w:rsid w:val="005C0B69"/>
    <w:rsid w:val="005C0D16"/>
    <w:rsid w:val="005C0D45"/>
    <w:rsid w:val="005C0F59"/>
    <w:rsid w:val="005C1300"/>
    <w:rsid w:val="005C1351"/>
    <w:rsid w:val="005C1CEB"/>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5BFD"/>
    <w:rsid w:val="005C69B9"/>
    <w:rsid w:val="005C6CC4"/>
    <w:rsid w:val="005C6CDB"/>
    <w:rsid w:val="005C6F49"/>
    <w:rsid w:val="005C707C"/>
    <w:rsid w:val="005C737C"/>
    <w:rsid w:val="005C75CE"/>
    <w:rsid w:val="005C7773"/>
    <w:rsid w:val="005C789E"/>
    <w:rsid w:val="005C7BC3"/>
    <w:rsid w:val="005C7EE9"/>
    <w:rsid w:val="005D015D"/>
    <w:rsid w:val="005D018B"/>
    <w:rsid w:val="005D060B"/>
    <w:rsid w:val="005D0686"/>
    <w:rsid w:val="005D0856"/>
    <w:rsid w:val="005D0C9D"/>
    <w:rsid w:val="005D1050"/>
    <w:rsid w:val="005D147F"/>
    <w:rsid w:val="005D17A0"/>
    <w:rsid w:val="005D1CB3"/>
    <w:rsid w:val="005D1E92"/>
    <w:rsid w:val="005D2169"/>
    <w:rsid w:val="005D218F"/>
    <w:rsid w:val="005D28F5"/>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39"/>
    <w:rsid w:val="005D61CE"/>
    <w:rsid w:val="005D6890"/>
    <w:rsid w:val="005D68D4"/>
    <w:rsid w:val="005D6F0C"/>
    <w:rsid w:val="005D7288"/>
    <w:rsid w:val="005D7ACC"/>
    <w:rsid w:val="005D7ECD"/>
    <w:rsid w:val="005E01A4"/>
    <w:rsid w:val="005E0496"/>
    <w:rsid w:val="005E0A9C"/>
    <w:rsid w:val="005E104C"/>
    <w:rsid w:val="005E1282"/>
    <w:rsid w:val="005E12E4"/>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20B"/>
    <w:rsid w:val="005E630C"/>
    <w:rsid w:val="005E641B"/>
    <w:rsid w:val="005E6782"/>
    <w:rsid w:val="005E68D0"/>
    <w:rsid w:val="005E6900"/>
    <w:rsid w:val="005E6F6F"/>
    <w:rsid w:val="005E72E3"/>
    <w:rsid w:val="005E76BA"/>
    <w:rsid w:val="005E783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64C"/>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9F4"/>
    <w:rsid w:val="00603FEA"/>
    <w:rsid w:val="00604135"/>
    <w:rsid w:val="006042D6"/>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7DC"/>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2E"/>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37"/>
    <w:rsid w:val="00626BD5"/>
    <w:rsid w:val="00626D84"/>
    <w:rsid w:val="00626E6F"/>
    <w:rsid w:val="006270BC"/>
    <w:rsid w:val="00627149"/>
    <w:rsid w:val="00627330"/>
    <w:rsid w:val="00630007"/>
    <w:rsid w:val="00630168"/>
    <w:rsid w:val="006301C5"/>
    <w:rsid w:val="0063040F"/>
    <w:rsid w:val="006304E2"/>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2F63"/>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DBC"/>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DCE"/>
    <w:rsid w:val="00644E74"/>
    <w:rsid w:val="00644E87"/>
    <w:rsid w:val="00644EB8"/>
    <w:rsid w:val="00644FDF"/>
    <w:rsid w:val="0064592E"/>
    <w:rsid w:val="00645C4C"/>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411"/>
    <w:rsid w:val="006546C6"/>
    <w:rsid w:val="006548F2"/>
    <w:rsid w:val="00654A02"/>
    <w:rsid w:val="00654ACE"/>
    <w:rsid w:val="00654E43"/>
    <w:rsid w:val="00655171"/>
    <w:rsid w:val="00655C66"/>
    <w:rsid w:val="00655DFF"/>
    <w:rsid w:val="006563A5"/>
    <w:rsid w:val="00656EAA"/>
    <w:rsid w:val="0065728D"/>
    <w:rsid w:val="0065730B"/>
    <w:rsid w:val="0065782E"/>
    <w:rsid w:val="00657D27"/>
    <w:rsid w:val="00657FC0"/>
    <w:rsid w:val="00660329"/>
    <w:rsid w:val="00660434"/>
    <w:rsid w:val="00660633"/>
    <w:rsid w:val="006606C4"/>
    <w:rsid w:val="0066096F"/>
    <w:rsid w:val="006613BB"/>
    <w:rsid w:val="00661B04"/>
    <w:rsid w:val="00661F78"/>
    <w:rsid w:val="00661FEF"/>
    <w:rsid w:val="0066208D"/>
    <w:rsid w:val="00662427"/>
    <w:rsid w:val="006625EA"/>
    <w:rsid w:val="006627E2"/>
    <w:rsid w:val="00662D15"/>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4ED"/>
    <w:rsid w:val="006736E2"/>
    <w:rsid w:val="006736F1"/>
    <w:rsid w:val="0067397D"/>
    <w:rsid w:val="00673A85"/>
    <w:rsid w:val="00674064"/>
    <w:rsid w:val="00674274"/>
    <w:rsid w:val="006744B2"/>
    <w:rsid w:val="006744F6"/>
    <w:rsid w:val="006746AF"/>
    <w:rsid w:val="006747D3"/>
    <w:rsid w:val="0067491B"/>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1E1F"/>
    <w:rsid w:val="006820A8"/>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1B9"/>
    <w:rsid w:val="006932E9"/>
    <w:rsid w:val="0069359C"/>
    <w:rsid w:val="006938A1"/>
    <w:rsid w:val="00693976"/>
    <w:rsid w:val="00693BA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DC3"/>
    <w:rsid w:val="006A7E90"/>
    <w:rsid w:val="006A7F9E"/>
    <w:rsid w:val="006A7FA0"/>
    <w:rsid w:val="006B0007"/>
    <w:rsid w:val="006B0068"/>
    <w:rsid w:val="006B007E"/>
    <w:rsid w:val="006B011A"/>
    <w:rsid w:val="006B0140"/>
    <w:rsid w:val="006B09AD"/>
    <w:rsid w:val="006B0CD1"/>
    <w:rsid w:val="006B0D28"/>
    <w:rsid w:val="006B0DF2"/>
    <w:rsid w:val="006B0F18"/>
    <w:rsid w:val="006B101D"/>
    <w:rsid w:val="006B119D"/>
    <w:rsid w:val="006B128E"/>
    <w:rsid w:val="006B156A"/>
    <w:rsid w:val="006B192A"/>
    <w:rsid w:val="006B1BAA"/>
    <w:rsid w:val="006B1C98"/>
    <w:rsid w:val="006B1F3E"/>
    <w:rsid w:val="006B1F89"/>
    <w:rsid w:val="006B22F6"/>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5B0C"/>
    <w:rsid w:val="006B6080"/>
    <w:rsid w:val="006B6295"/>
    <w:rsid w:val="006B6DAA"/>
    <w:rsid w:val="006B70BB"/>
    <w:rsid w:val="006B728E"/>
    <w:rsid w:val="006B78AF"/>
    <w:rsid w:val="006B7CD1"/>
    <w:rsid w:val="006B7D1B"/>
    <w:rsid w:val="006C01A3"/>
    <w:rsid w:val="006C04B6"/>
    <w:rsid w:val="006C0540"/>
    <w:rsid w:val="006C0649"/>
    <w:rsid w:val="006C06A2"/>
    <w:rsid w:val="006C0990"/>
    <w:rsid w:val="006C0AA9"/>
    <w:rsid w:val="006C0C56"/>
    <w:rsid w:val="006C10B8"/>
    <w:rsid w:val="006C10E3"/>
    <w:rsid w:val="006C12F4"/>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81"/>
    <w:rsid w:val="006C65BA"/>
    <w:rsid w:val="006C73A0"/>
    <w:rsid w:val="006C7997"/>
    <w:rsid w:val="006C7A4F"/>
    <w:rsid w:val="006C7A75"/>
    <w:rsid w:val="006C7D6A"/>
    <w:rsid w:val="006D011E"/>
    <w:rsid w:val="006D029C"/>
    <w:rsid w:val="006D033E"/>
    <w:rsid w:val="006D053C"/>
    <w:rsid w:val="006D066D"/>
    <w:rsid w:val="006D0C5E"/>
    <w:rsid w:val="006D0FBA"/>
    <w:rsid w:val="006D11B4"/>
    <w:rsid w:val="006D1684"/>
    <w:rsid w:val="006D16B3"/>
    <w:rsid w:val="006D1B9C"/>
    <w:rsid w:val="006D1C5B"/>
    <w:rsid w:val="006D2AF6"/>
    <w:rsid w:val="006D2CD3"/>
    <w:rsid w:val="006D2D0F"/>
    <w:rsid w:val="006D2D4B"/>
    <w:rsid w:val="006D2ED7"/>
    <w:rsid w:val="006D30F9"/>
    <w:rsid w:val="006D4068"/>
    <w:rsid w:val="006D4355"/>
    <w:rsid w:val="006D4A8C"/>
    <w:rsid w:val="006D4E72"/>
    <w:rsid w:val="006D50D6"/>
    <w:rsid w:val="006D5236"/>
    <w:rsid w:val="006D5865"/>
    <w:rsid w:val="006D5D0F"/>
    <w:rsid w:val="006D5E0B"/>
    <w:rsid w:val="006D6662"/>
    <w:rsid w:val="006D6A05"/>
    <w:rsid w:val="006D6A1C"/>
    <w:rsid w:val="006D6B97"/>
    <w:rsid w:val="006D6F88"/>
    <w:rsid w:val="006D701F"/>
    <w:rsid w:val="006D7094"/>
    <w:rsid w:val="006D711B"/>
    <w:rsid w:val="006D7429"/>
    <w:rsid w:val="006D7639"/>
    <w:rsid w:val="006D77C5"/>
    <w:rsid w:val="006D7D0C"/>
    <w:rsid w:val="006D7EE4"/>
    <w:rsid w:val="006E00C1"/>
    <w:rsid w:val="006E04F4"/>
    <w:rsid w:val="006E061A"/>
    <w:rsid w:val="006E0B63"/>
    <w:rsid w:val="006E0C08"/>
    <w:rsid w:val="006E0DF3"/>
    <w:rsid w:val="006E0E6E"/>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53"/>
    <w:rsid w:val="006E4C82"/>
    <w:rsid w:val="006E4EE9"/>
    <w:rsid w:val="006E4F8A"/>
    <w:rsid w:val="006E51BC"/>
    <w:rsid w:val="006E52C5"/>
    <w:rsid w:val="006E5410"/>
    <w:rsid w:val="006E5649"/>
    <w:rsid w:val="006E5726"/>
    <w:rsid w:val="006E5A98"/>
    <w:rsid w:val="006E63F1"/>
    <w:rsid w:val="006E65B4"/>
    <w:rsid w:val="006E7171"/>
    <w:rsid w:val="006E7227"/>
    <w:rsid w:val="006E73A1"/>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4AB6"/>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1FD3"/>
    <w:rsid w:val="007021D5"/>
    <w:rsid w:val="0070253C"/>
    <w:rsid w:val="00702628"/>
    <w:rsid w:val="00702961"/>
    <w:rsid w:val="00702C2B"/>
    <w:rsid w:val="00702C5B"/>
    <w:rsid w:val="00702E16"/>
    <w:rsid w:val="00702E96"/>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B5C"/>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190"/>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2EA3"/>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3E2"/>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652"/>
    <w:rsid w:val="0075286B"/>
    <w:rsid w:val="00752D18"/>
    <w:rsid w:val="00753481"/>
    <w:rsid w:val="007535F1"/>
    <w:rsid w:val="00753741"/>
    <w:rsid w:val="00753A28"/>
    <w:rsid w:val="00753A46"/>
    <w:rsid w:val="00753B45"/>
    <w:rsid w:val="00753DC5"/>
    <w:rsid w:val="0075432F"/>
    <w:rsid w:val="00754385"/>
    <w:rsid w:val="0075469B"/>
    <w:rsid w:val="0075495C"/>
    <w:rsid w:val="00754BEF"/>
    <w:rsid w:val="00754C16"/>
    <w:rsid w:val="00754C22"/>
    <w:rsid w:val="00754D68"/>
    <w:rsid w:val="00754D7F"/>
    <w:rsid w:val="00754EBE"/>
    <w:rsid w:val="007550E2"/>
    <w:rsid w:val="00755578"/>
    <w:rsid w:val="007557E2"/>
    <w:rsid w:val="0075632D"/>
    <w:rsid w:val="0075637C"/>
    <w:rsid w:val="00756603"/>
    <w:rsid w:val="00756A16"/>
    <w:rsid w:val="00756B68"/>
    <w:rsid w:val="00756F10"/>
    <w:rsid w:val="00756FCB"/>
    <w:rsid w:val="00757172"/>
    <w:rsid w:val="0075722C"/>
    <w:rsid w:val="0075769B"/>
    <w:rsid w:val="007577EE"/>
    <w:rsid w:val="00757912"/>
    <w:rsid w:val="00757D06"/>
    <w:rsid w:val="00757E26"/>
    <w:rsid w:val="00760042"/>
    <w:rsid w:val="00760756"/>
    <w:rsid w:val="007613F7"/>
    <w:rsid w:val="0076154E"/>
    <w:rsid w:val="007615BA"/>
    <w:rsid w:val="00762187"/>
    <w:rsid w:val="0076226B"/>
    <w:rsid w:val="007623E0"/>
    <w:rsid w:val="00762782"/>
    <w:rsid w:val="007627D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79B"/>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C51"/>
    <w:rsid w:val="00775D1C"/>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43A"/>
    <w:rsid w:val="007815F1"/>
    <w:rsid w:val="007818EA"/>
    <w:rsid w:val="00781CBF"/>
    <w:rsid w:val="0078256E"/>
    <w:rsid w:val="00782A11"/>
    <w:rsid w:val="00782BB5"/>
    <w:rsid w:val="0078331C"/>
    <w:rsid w:val="00783F3C"/>
    <w:rsid w:val="00784016"/>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4E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68C"/>
    <w:rsid w:val="00793920"/>
    <w:rsid w:val="0079394F"/>
    <w:rsid w:val="00793ACF"/>
    <w:rsid w:val="00793F12"/>
    <w:rsid w:val="00793F35"/>
    <w:rsid w:val="007942A5"/>
    <w:rsid w:val="0079444D"/>
    <w:rsid w:val="00794507"/>
    <w:rsid w:val="0079475E"/>
    <w:rsid w:val="00794B43"/>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82E"/>
    <w:rsid w:val="007A0B6A"/>
    <w:rsid w:val="007A0DCB"/>
    <w:rsid w:val="007A1663"/>
    <w:rsid w:val="007A1CE1"/>
    <w:rsid w:val="007A2105"/>
    <w:rsid w:val="007A2411"/>
    <w:rsid w:val="007A24DC"/>
    <w:rsid w:val="007A2814"/>
    <w:rsid w:val="007A2AD6"/>
    <w:rsid w:val="007A2AEE"/>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76D"/>
    <w:rsid w:val="007A79A1"/>
    <w:rsid w:val="007A7A30"/>
    <w:rsid w:val="007A7AA9"/>
    <w:rsid w:val="007A7B9C"/>
    <w:rsid w:val="007A7ECB"/>
    <w:rsid w:val="007B0217"/>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A7"/>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C52"/>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F8E"/>
    <w:rsid w:val="007C41B2"/>
    <w:rsid w:val="007C41BC"/>
    <w:rsid w:val="007C482F"/>
    <w:rsid w:val="007C4A68"/>
    <w:rsid w:val="007C4B7C"/>
    <w:rsid w:val="007C511B"/>
    <w:rsid w:val="007C57DD"/>
    <w:rsid w:val="007C59C1"/>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3E9"/>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79A"/>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0AD"/>
    <w:rsid w:val="007E7933"/>
    <w:rsid w:val="007E7A10"/>
    <w:rsid w:val="007E7D98"/>
    <w:rsid w:val="007E7F3E"/>
    <w:rsid w:val="007E7FE9"/>
    <w:rsid w:val="007F0C7C"/>
    <w:rsid w:val="007F0E23"/>
    <w:rsid w:val="007F1072"/>
    <w:rsid w:val="007F1321"/>
    <w:rsid w:val="007F1922"/>
    <w:rsid w:val="007F1CD1"/>
    <w:rsid w:val="007F2078"/>
    <w:rsid w:val="007F225E"/>
    <w:rsid w:val="007F25F6"/>
    <w:rsid w:val="007F2788"/>
    <w:rsid w:val="007F2DE8"/>
    <w:rsid w:val="007F335A"/>
    <w:rsid w:val="007F335D"/>
    <w:rsid w:val="007F35E2"/>
    <w:rsid w:val="007F3636"/>
    <w:rsid w:val="007F372D"/>
    <w:rsid w:val="007F3766"/>
    <w:rsid w:val="007F39A0"/>
    <w:rsid w:val="007F3A36"/>
    <w:rsid w:val="007F3AA6"/>
    <w:rsid w:val="007F3B30"/>
    <w:rsid w:val="007F3B7F"/>
    <w:rsid w:val="007F3CB6"/>
    <w:rsid w:val="007F3D6D"/>
    <w:rsid w:val="007F3F68"/>
    <w:rsid w:val="007F46F3"/>
    <w:rsid w:val="007F4B45"/>
    <w:rsid w:val="007F4CD3"/>
    <w:rsid w:val="007F5588"/>
    <w:rsid w:val="007F570E"/>
    <w:rsid w:val="007F57E2"/>
    <w:rsid w:val="007F57F3"/>
    <w:rsid w:val="007F597E"/>
    <w:rsid w:val="007F5DF5"/>
    <w:rsid w:val="007F66DE"/>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1FDD"/>
    <w:rsid w:val="008023D6"/>
    <w:rsid w:val="00802786"/>
    <w:rsid w:val="0080285C"/>
    <w:rsid w:val="0080288D"/>
    <w:rsid w:val="00802DE4"/>
    <w:rsid w:val="00803307"/>
    <w:rsid w:val="008035FB"/>
    <w:rsid w:val="00803B9F"/>
    <w:rsid w:val="00803CBE"/>
    <w:rsid w:val="00803FC4"/>
    <w:rsid w:val="008047A6"/>
    <w:rsid w:val="008047D3"/>
    <w:rsid w:val="008048C0"/>
    <w:rsid w:val="00804941"/>
    <w:rsid w:val="008049FD"/>
    <w:rsid w:val="00804ADD"/>
    <w:rsid w:val="00804B18"/>
    <w:rsid w:val="00804EDE"/>
    <w:rsid w:val="00804F3A"/>
    <w:rsid w:val="00804FBE"/>
    <w:rsid w:val="00805227"/>
    <w:rsid w:val="00805567"/>
    <w:rsid w:val="00805792"/>
    <w:rsid w:val="00805B7E"/>
    <w:rsid w:val="00805BAB"/>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BCA"/>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5C5E"/>
    <w:rsid w:val="008162DC"/>
    <w:rsid w:val="0081642A"/>
    <w:rsid w:val="0081644B"/>
    <w:rsid w:val="0081646C"/>
    <w:rsid w:val="00816491"/>
    <w:rsid w:val="0081677F"/>
    <w:rsid w:val="00816F58"/>
    <w:rsid w:val="008172CD"/>
    <w:rsid w:val="00817E7B"/>
    <w:rsid w:val="00817EC8"/>
    <w:rsid w:val="0082014B"/>
    <w:rsid w:val="008204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5D"/>
    <w:rsid w:val="008318B8"/>
    <w:rsid w:val="00831D44"/>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296"/>
    <w:rsid w:val="00835482"/>
    <w:rsid w:val="00835811"/>
    <w:rsid w:val="00835B9E"/>
    <w:rsid w:val="00835D75"/>
    <w:rsid w:val="00835F6E"/>
    <w:rsid w:val="0083610E"/>
    <w:rsid w:val="0083622F"/>
    <w:rsid w:val="00836928"/>
    <w:rsid w:val="00836986"/>
    <w:rsid w:val="00836D1F"/>
    <w:rsid w:val="00836D85"/>
    <w:rsid w:val="00836EC6"/>
    <w:rsid w:val="00837331"/>
    <w:rsid w:val="008374D8"/>
    <w:rsid w:val="008378D6"/>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469"/>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230"/>
    <w:rsid w:val="008475BC"/>
    <w:rsid w:val="00847711"/>
    <w:rsid w:val="00847D37"/>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1"/>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5E7"/>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D26"/>
    <w:rsid w:val="00873EF0"/>
    <w:rsid w:val="00874124"/>
    <w:rsid w:val="00874AA8"/>
    <w:rsid w:val="00874B88"/>
    <w:rsid w:val="00874BE6"/>
    <w:rsid w:val="00874C16"/>
    <w:rsid w:val="00874D4C"/>
    <w:rsid w:val="008750D3"/>
    <w:rsid w:val="008755E4"/>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1BE"/>
    <w:rsid w:val="008816DF"/>
    <w:rsid w:val="00881A45"/>
    <w:rsid w:val="00882072"/>
    <w:rsid w:val="008824BC"/>
    <w:rsid w:val="00882858"/>
    <w:rsid w:val="008828A9"/>
    <w:rsid w:val="008831DB"/>
    <w:rsid w:val="00883D58"/>
    <w:rsid w:val="00883E7F"/>
    <w:rsid w:val="00883EA9"/>
    <w:rsid w:val="008847AF"/>
    <w:rsid w:val="00884C4B"/>
    <w:rsid w:val="00884C73"/>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7"/>
    <w:rsid w:val="008907BA"/>
    <w:rsid w:val="00890BAD"/>
    <w:rsid w:val="00890EF0"/>
    <w:rsid w:val="00890F8F"/>
    <w:rsid w:val="008913BE"/>
    <w:rsid w:val="00891C02"/>
    <w:rsid w:val="00891C1B"/>
    <w:rsid w:val="00892166"/>
    <w:rsid w:val="00892451"/>
    <w:rsid w:val="0089269C"/>
    <w:rsid w:val="00892719"/>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1AF"/>
    <w:rsid w:val="008A23D0"/>
    <w:rsid w:val="008A2487"/>
    <w:rsid w:val="008A25E5"/>
    <w:rsid w:val="008A2951"/>
    <w:rsid w:val="008A2C4E"/>
    <w:rsid w:val="008A2C6F"/>
    <w:rsid w:val="008A2DB3"/>
    <w:rsid w:val="008A2E3A"/>
    <w:rsid w:val="008A2ECC"/>
    <w:rsid w:val="008A3F03"/>
    <w:rsid w:val="008A3FA9"/>
    <w:rsid w:val="008A40BC"/>
    <w:rsid w:val="008A42BA"/>
    <w:rsid w:val="008A44E1"/>
    <w:rsid w:val="008A4980"/>
    <w:rsid w:val="008A4A11"/>
    <w:rsid w:val="008A4CC8"/>
    <w:rsid w:val="008A4E32"/>
    <w:rsid w:val="008A4F72"/>
    <w:rsid w:val="008A52C7"/>
    <w:rsid w:val="008A54F9"/>
    <w:rsid w:val="008A5820"/>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295"/>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00"/>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721"/>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7FF"/>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01"/>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6F3"/>
    <w:rsid w:val="008F17DA"/>
    <w:rsid w:val="008F1998"/>
    <w:rsid w:val="008F1A35"/>
    <w:rsid w:val="008F1C10"/>
    <w:rsid w:val="008F1D9E"/>
    <w:rsid w:val="008F1DEB"/>
    <w:rsid w:val="008F20FB"/>
    <w:rsid w:val="008F225D"/>
    <w:rsid w:val="008F2388"/>
    <w:rsid w:val="008F2980"/>
    <w:rsid w:val="008F2B21"/>
    <w:rsid w:val="008F2E5D"/>
    <w:rsid w:val="008F304C"/>
    <w:rsid w:val="008F3827"/>
    <w:rsid w:val="008F3840"/>
    <w:rsid w:val="008F385F"/>
    <w:rsid w:val="008F3D41"/>
    <w:rsid w:val="008F427F"/>
    <w:rsid w:val="008F48D8"/>
    <w:rsid w:val="008F51E7"/>
    <w:rsid w:val="008F53B9"/>
    <w:rsid w:val="008F53CB"/>
    <w:rsid w:val="008F587D"/>
    <w:rsid w:val="008F5FD0"/>
    <w:rsid w:val="008F622E"/>
    <w:rsid w:val="008F63D9"/>
    <w:rsid w:val="008F63DC"/>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07D"/>
    <w:rsid w:val="00904189"/>
    <w:rsid w:val="00904A87"/>
    <w:rsid w:val="00904BDD"/>
    <w:rsid w:val="00904D03"/>
    <w:rsid w:val="00905159"/>
    <w:rsid w:val="00905619"/>
    <w:rsid w:val="009056A5"/>
    <w:rsid w:val="00905707"/>
    <w:rsid w:val="00905912"/>
    <w:rsid w:val="00906754"/>
    <w:rsid w:val="00906A3C"/>
    <w:rsid w:val="009073CF"/>
    <w:rsid w:val="009075B3"/>
    <w:rsid w:val="009075BB"/>
    <w:rsid w:val="009075BC"/>
    <w:rsid w:val="009079DC"/>
    <w:rsid w:val="00907A1B"/>
    <w:rsid w:val="00907C62"/>
    <w:rsid w:val="009110B0"/>
    <w:rsid w:val="009111DD"/>
    <w:rsid w:val="00911340"/>
    <w:rsid w:val="009113C7"/>
    <w:rsid w:val="009113D3"/>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9A"/>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C7F"/>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AE5"/>
    <w:rsid w:val="00927C52"/>
    <w:rsid w:val="00927CDE"/>
    <w:rsid w:val="00930190"/>
    <w:rsid w:val="00930272"/>
    <w:rsid w:val="0093034B"/>
    <w:rsid w:val="009307BD"/>
    <w:rsid w:val="00930A17"/>
    <w:rsid w:val="00930C33"/>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40A"/>
    <w:rsid w:val="00933647"/>
    <w:rsid w:val="00933862"/>
    <w:rsid w:val="00933D8D"/>
    <w:rsid w:val="00933DD2"/>
    <w:rsid w:val="0093420E"/>
    <w:rsid w:val="00934814"/>
    <w:rsid w:val="00934843"/>
    <w:rsid w:val="0093486F"/>
    <w:rsid w:val="0093525C"/>
    <w:rsid w:val="00935D00"/>
    <w:rsid w:val="00935E1C"/>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7AC"/>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1C52"/>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39A"/>
    <w:rsid w:val="00955470"/>
    <w:rsid w:val="00955CEC"/>
    <w:rsid w:val="009561AB"/>
    <w:rsid w:val="009561C2"/>
    <w:rsid w:val="00956258"/>
    <w:rsid w:val="0095644C"/>
    <w:rsid w:val="009566A3"/>
    <w:rsid w:val="00956BF4"/>
    <w:rsid w:val="00957163"/>
    <w:rsid w:val="009571BD"/>
    <w:rsid w:val="00957349"/>
    <w:rsid w:val="009575E6"/>
    <w:rsid w:val="0095761E"/>
    <w:rsid w:val="00957975"/>
    <w:rsid w:val="00957B42"/>
    <w:rsid w:val="00957D2C"/>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37A4"/>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875"/>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E6D"/>
    <w:rsid w:val="00980FD3"/>
    <w:rsid w:val="00981017"/>
    <w:rsid w:val="009814EC"/>
    <w:rsid w:val="009816EA"/>
    <w:rsid w:val="00981BB7"/>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BC"/>
    <w:rsid w:val="00987CF3"/>
    <w:rsid w:val="00990A7A"/>
    <w:rsid w:val="00990AB8"/>
    <w:rsid w:val="00990C52"/>
    <w:rsid w:val="00990FE1"/>
    <w:rsid w:val="00991015"/>
    <w:rsid w:val="009911A2"/>
    <w:rsid w:val="00991473"/>
    <w:rsid w:val="0099174F"/>
    <w:rsid w:val="00991D70"/>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28"/>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C28"/>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D59"/>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C46"/>
    <w:rsid w:val="009C6F18"/>
    <w:rsid w:val="009C70C0"/>
    <w:rsid w:val="009C72E4"/>
    <w:rsid w:val="009C78F8"/>
    <w:rsid w:val="009C7932"/>
    <w:rsid w:val="009D0269"/>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748"/>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D7ED2"/>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14"/>
    <w:rsid w:val="009E43FA"/>
    <w:rsid w:val="009E4592"/>
    <w:rsid w:val="009E49DF"/>
    <w:rsid w:val="009E4A9E"/>
    <w:rsid w:val="009E4BB8"/>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C93"/>
    <w:rsid w:val="009F0D21"/>
    <w:rsid w:val="009F0E98"/>
    <w:rsid w:val="009F15EB"/>
    <w:rsid w:val="009F1646"/>
    <w:rsid w:val="009F1CE5"/>
    <w:rsid w:val="009F207A"/>
    <w:rsid w:val="009F2157"/>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1A"/>
    <w:rsid w:val="00A00A75"/>
    <w:rsid w:val="00A00C27"/>
    <w:rsid w:val="00A00CDB"/>
    <w:rsid w:val="00A0177A"/>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59B"/>
    <w:rsid w:val="00A10851"/>
    <w:rsid w:val="00A10BA8"/>
    <w:rsid w:val="00A113B6"/>
    <w:rsid w:val="00A1153D"/>
    <w:rsid w:val="00A11ACA"/>
    <w:rsid w:val="00A11BFC"/>
    <w:rsid w:val="00A11D7C"/>
    <w:rsid w:val="00A11DAE"/>
    <w:rsid w:val="00A1246E"/>
    <w:rsid w:val="00A12996"/>
    <w:rsid w:val="00A12B49"/>
    <w:rsid w:val="00A12D34"/>
    <w:rsid w:val="00A12D4D"/>
    <w:rsid w:val="00A130F9"/>
    <w:rsid w:val="00A13261"/>
    <w:rsid w:val="00A13379"/>
    <w:rsid w:val="00A13D0A"/>
    <w:rsid w:val="00A1437A"/>
    <w:rsid w:val="00A1454E"/>
    <w:rsid w:val="00A14744"/>
    <w:rsid w:val="00A14CDE"/>
    <w:rsid w:val="00A153CA"/>
    <w:rsid w:val="00A154D8"/>
    <w:rsid w:val="00A1564E"/>
    <w:rsid w:val="00A15F55"/>
    <w:rsid w:val="00A1628F"/>
    <w:rsid w:val="00A16473"/>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6B9"/>
    <w:rsid w:val="00A22C82"/>
    <w:rsid w:val="00A236A4"/>
    <w:rsid w:val="00A2385A"/>
    <w:rsid w:val="00A23A9D"/>
    <w:rsid w:val="00A23C42"/>
    <w:rsid w:val="00A23CCF"/>
    <w:rsid w:val="00A240B2"/>
    <w:rsid w:val="00A2412B"/>
    <w:rsid w:val="00A242BE"/>
    <w:rsid w:val="00A243E0"/>
    <w:rsid w:val="00A24823"/>
    <w:rsid w:val="00A24A4C"/>
    <w:rsid w:val="00A24C00"/>
    <w:rsid w:val="00A24E4E"/>
    <w:rsid w:val="00A259F1"/>
    <w:rsid w:val="00A25F62"/>
    <w:rsid w:val="00A25FC7"/>
    <w:rsid w:val="00A2630F"/>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761"/>
    <w:rsid w:val="00A3680F"/>
    <w:rsid w:val="00A3697F"/>
    <w:rsid w:val="00A370B1"/>
    <w:rsid w:val="00A371EF"/>
    <w:rsid w:val="00A371FF"/>
    <w:rsid w:val="00A376DC"/>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E72"/>
    <w:rsid w:val="00A43F8B"/>
    <w:rsid w:val="00A44150"/>
    <w:rsid w:val="00A44245"/>
    <w:rsid w:val="00A44996"/>
    <w:rsid w:val="00A44CDD"/>
    <w:rsid w:val="00A44F02"/>
    <w:rsid w:val="00A459FF"/>
    <w:rsid w:val="00A45CBE"/>
    <w:rsid w:val="00A45F20"/>
    <w:rsid w:val="00A46139"/>
    <w:rsid w:val="00A462BE"/>
    <w:rsid w:val="00A4638B"/>
    <w:rsid w:val="00A465D2"/>
    <w:rsid w:val="00A46926"/>
    <w:rsid w:val="00A4723F"/>
    <w:rsid w:val="00A47473"/>
    <w:rsid w:val="00A474DD"/>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6F1"/>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BB0"/>
    <w:rsid w:val="00A60C81"/>
    <w:rsid w:val="00A60CFF"/>
    <w:rsid w:val="00A60D5D"/>
    <w:rsid w:val="00A61328"/>
    <w:rsid w:val="00A613AF"/>
    <w:rsid w:val="00A613EF"/>
    <w:rsid w:val="00A61495"/>
    <w:rsid w:val="00A6150F"/>
    <w:rsid w:val="00A61851"/>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93"/>
    <w:rsid w:val="00A857A0"/>
    <w:rsid w:val="00A859B9"/>
    <w:rsid w:val="00A865CB"/>
    <w:rsid w:val="00A867A9"/>
    <w:rsid w:val="00A86AF8"/>
    <w:rsid w:val="00A86D70"/>
    <w:rsid w:val="00A8749D"/>
    <w:rsid w:val="00A87849"/>
    <w:rsid w:val="00A879F6"/>
    <w:rsid w:val="00A87C65"/>
    <w:rsid w:val="00A87D07"/>
    <w:rsid w:val="00A900ED"/>
    <w:rsid w:val="00A9098F"/>
    <w:rsid w:val="00A90A7E"/>
    <w:rsid w:val="00A90C2A"/>
    <w:rsid w:val="00A90DA1"/>
    <w:rsid w:val="00A90FFD"/>
    <w:rsid w:val="00A910FE"/>
    <w:rsid w:val="00A918FE"/>
    <w:rsid w:val="00A9190C"/>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78A"/>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230"/>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6FC"/>
    <w:rsid w:val="00AB57EC"/>
    <w:rsid w:val="00AB57F3"/>
    <w:rsid w:val="00AB5B72"/>
    <w:rsid w:val="00AB6402"/>
    <w:rsid w:val="00AB6C9B"/>
    <w:rsid w:val="00AB704A"/>
    <w:rsid w:val="00AB779B"/>
    <w:rsid w:val="00AB79A6"/>
    <w:rsid w:val="00AB7CE1"/>
    <w:rsid w:val="00AC0160"/>
    <w:rsid w:val="00AC033B"/>
    <w:rsid w:val="00AC0398"/>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6A7"/>
    <w:rsid w:val="00AC571C"/>
    <w:rsid w:val="00AC5A0C"/>
    <w:rsid w:val="00AC5A1E"/>
    <w:rsid w:val="00AC6457"/>
    <w:rsid w:val="00AC6579"/>
    <w:rsid w:val="00AC6BAD"/>
    <w:rsid w:val="00AC6DB8"/>
    <w:rsid w:val="00AC6F18"/>
    <w:rsid w:val="00AC725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E38"/>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5B19"/>
    <w:rsid w:val="00AD60AD"/>
    <w:rsid w:val="00AD6B39"/>
    <w:rsid w:val="00AD6DB6"/>
    <w:rsid w:val="00AD6F93"/>
    <w:rsid w:val="00AD70FA"/>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502"/>
    <w:rsid w:val="00AF0718"/>
    <w:rsid w:val="00AF0797"/>
    <w:rsid w:val="00AF0848"/>
    <w:rsid w:val="00AF0977"/>
    <w:rsid w:val="00AF09AE"/>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C7"/>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38"/>
    <w:rsid w:val="00AF56B6"/>
    <w:rsid w:val="00AF5974"/>
    <w:rsid w:val="00AF5B7A"/>
    <w:rsid w:val="00AF5E85"/>
    <w:rsid w:val="00AF65DB"/>
    <w:rsid w:val="00AF6768"/>
    <w:rsid w:val="00AF67BB"/>
    <w:rsid w:val="00AF681C"/>
    <w:rsid w:val="00AF6F70"/>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522"/>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00"/>
    <w:rsid w:val="00B12265"/>
    <w:rsid w:val="00B125F6"/>
    <w:rsid w:val="00B127FB"/>
    <w:rsid w:val="00B12F5B"/>
    <w:rsid w:val="00B1329F"/>
    <w:rsid w:val="00B13364"/>
    <w:rsid w:val="00B136CF"/>
    <w:rsid w:val="00B13A68"/>
    <w:rsid w:val="00B13E57"/>
    <w:rsid w:val="00B13EEA"/>
    <w:rsid w:val="00B147AD"/>
    <w:rsid w:val="00B14BE9"/>
    <w:rsid w:val="00B14CFC"/>
    <w:rsid w:val="00B15450"/>
    <w:rsid w:val="00B156DF"/>
    <w:rsid w:val="00B157CA"/>
    <w:rsid w:val="00B15999"/>
    <w:rsid w:val="00B15AB1"/>
    <w:rsid w:val="00B160E2"/>
    <w:rsid w:val="00B16BA1"/>
    <w:rsid w:val="00B16CC5"/>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771"/>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B47"/>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750"/>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30D"/>
    <w:rsid w:val="00B54B46"/>
    <w:rsid w:val="00B54D46"/>
    <w:rsid w:val="00B54F67"/>
    <w:rsid w:val="00B551EA"/>
    <w:rsid w:val="00B55264"/>
    <w:rsid w:val="00B5530F"/>
    <w:rsid w:val="00B55841"/>
    <w:rsid w:val="00B55948"/>
    <w:rsid w:val="00B5594F"/>
    <w:rsid w:val="00B55EB9"/>
    <w:rsid w:val="00B5600E"/>
    <w:rsid w:val="00B563F4"/>
    <w:rsid w:val="00B5680C"/>
    <w:rsid w:val="00B56A26"/>
    <w:rsid w:val="00B56B44"/>
    <w:rsid w:val="00B56CAA"/>
    <w:rsid w:val="00B5717E"/>
    <w:rsid w:val="00B5773B"/>
    <w:rsid w:val="00B57889"/>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7B"/>
    <w:rsid w:val="00B64CF9"/>
    <w:rsid w:val="00B64D58"/>
    <w:rsid w:val="00B64E40"/>
    <w:rsid w:val="00B65560"/>
    <w:rsid w:val="00B65F59"/>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CCA"/>
    <w:rsid w:val="00B71F31"/>
    <w:rsid w:val="00B71F43"/>
    <w:rsid w:val="00B7208F"/>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DB0"/>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57F"/>
    <w:rsid w:val="00B81CCD"/>
    <w:rsid w:val="00B81CEF"/>
    <w:rsid w:val="00B821B6"/>
    <w:rsid w:val="00B822D6"/>
    <w:rsid w:val="00B823D4"/>
    <w:rsid w:val="00B8271B"/>
    <w:rsid w:val="00B82943"/>
    <w:rsid w:val="00B8362D"/>
    <w:rsid w:val="00B83646"/>
    <w:rsid w:val="00B83706"/>
    <w:rsid w:val="00B8377A"/>
    <w:rsid w:val="00B838D8"/>
    <w:rsid w:val="00B83908"/>
    <w:rsid w:val="00B83A54"/>
    <w:rsid w:val="00B83A9D"/>
    <w:rsid w:val="00B83AA4"/>
    <w:rsid w:val="00B83B59"/>
    <w:rsid w:val="00B83D8C"/>
    <w:rsid w:val="00B84033"/>
    <w:rsid w:val="00B8457F"/>
    <w:rsid w:val="00B84E75"/>
    <w:rsid w:val="00B8516F"/>
    <w:rsid w:val="00B853C4"/>
    <w:rsid w:val="00B853EB"/>
    <w:rsid w:val="00B85762"/>
    <w:rsid w:val="00B85809"/>
    <w:rsid w:val="00B85A86"/>
    <w:rsid w:val="00B85E7D"/>
    <w:rsid w:val="00B86151"/>
    <w:rsid w:val="00B862E5"/>
    <w:rsid w:val="00B86D61"/>
    <w:rsid w:val="00B873F7"/>
    <w:rsid w:val="00B87424"/>
    <w:rsid w:val="00B879FB"/>
    <w:rsid w:val="00B87A83"/>
    <w:rsid w:val="00B87AB1"/>
    <w:rsid w:val="00B900B2"/>
    <w:rsid w:val="00B901DA"/>
    <w:rsid w:val="00B90348"/>
    <w:rsid w:val="00B903B2"/>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0F00"/>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C47"/>
    <w:rsid w:val="00BA5D7F"/>
    <w:rsid w:val="00BA5D90"/>
    <w:rsid w:val="00BA65A4"/>
    <w:rsid w:val="00BA68C2"/>
    <w:rsid w:val="00BA6ACA"/>
    <w:rsid w:val="00BA6B5B"/>
    <w:rsid w:val="00BA6B91"/>
    <w:rsid w:val="00BA7241"/>
    <w:rsid w:val="00BA754E"/>
    <w:rsid w:val="00BA7C49"/>
    <w:rsid w:val="00BA7EDD"/>
    <w:rsid w:val="00BB0106"/>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A82"/>
    <w:rsid w:val="00BB2D50"/>
    <w:rsid w:val="00BB315F"/>
    <w:rsid w:val="00BB3309"/>
    <w:rsid w:val="00BB378F"/>
    <w:rsid w:val="00BB380F"/>
    <w:rsid w:val="00BB3C4B"/>
    <w:rsid w:val="00BB3D6B"/>
    <w:rsid w:val="00BB4120"/>
    <w:rsid w:val="00BB4564"/>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B792B"/>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5B0"/>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210"/>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4E0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40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B6E"/>
    <w:rsid w:val="00BE6D5F"/>
    <w:rsid w:val="00BE6D95"/>
    <w:rsid w:val="00BE7066"/>
    <w:rsid w:val="00BE719A"/>
    <w:rsid w:val="00BE71C0"/>
    <w:rsid w:val="00BE7227"/>
    <w:rsid w:val="00BE7279"/>
    <w:rsid w:val="00BE735A"/>
    <w:rsid w:val="00BE74A3"/>
    <w:rsid w:val="00BE74AD"/>
    <w:rsid w:val="00BE79C6"/>
    <w:rsid w:val="00BE7CA7"/>
    <w:rsid w:val="00BE7CA8"/>
    <w:rsid w:val="00BE7F44"/>
    <w:rsid w:val="00BF03F4"/>
    <w:rsid w:val="00BF093F"/>
    <w:rsid w:val="00BF0DCB"/>
    <w:rsid w:val="00BF10FD"/>
    <w:rsid w:val="00BF1366"/>
    <w:rsid w:val="00BF13BD"/>
    <w:rsid w:val="00BF1535"/>
    <w:rsid w:val="00BF1ACB"/>
    <w:rsid w:val="00BF1DF8"/>
    <w:rsid w:val="00BF2135"/>
    <w:rsid w:val="00BF2257"/>
    <w:rsid w:val="00BF2612"/>
    <w:rsid w:val="00BF29E2"/>
    <w:rsid w:val="00BF2B47"/>
    <w:rsid w:val="00BF2DF6"/>
    <w:rsid w:val="00BF3299"/>
    <w:rsid w:val="00BF34A7"/>
    <w:rsid w:val="00BF34DC"/>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28C"/>
    <w:rsid w:val="00C00F1A"/>
    <w:rsid w:val="00C00F3A"/>
    <w:rsid w:val="00C011DB"/>
    <w:rsid w:val="00C01251"/>
    <w:rsid w:val="00C015D7"/>
    <w:rsid w:val="00C0170D"/>
    <w:rsid w:val="00C0275E"/>
    <w:rsid w:val="00C02765"/>
    <w:rsid w:val="00C02E5C"/>
    <w:rsid w:val="00C03235"/>
    <w:rsid w:val="00C032C4"/>
    <w:rsid w:val="00C03870"/>
    <w:rsid w:val="00C040BF"/>
    <w:rsid w:val="00C0416D"/>
    <w:rsid w:val="00C04185"/>
    <w:rsid w:val="00C043DD"/>
    <w:rsid w:val="00C04803"/>
    <w:rsid w:val="00C04CED"/>
    <w:rsid w:val="00C04E08"/>
    <w:rsid w:val="00C04FF2"/>
    <w:rsid w:val="00C053C2"/>
    <w:rsid w:val="00C0585E"/>
    <w:rsid w:val="00C05C46"/>
    <w:rsid w:val="00C05D6D"/>
    <w:rsid w:val="00C05E1B"/>
    <w:rsid w:val="00C06126"/>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D82"/>
    <w:rsid w:val="00C12F66"/>
    <w:rsid w:val="00C1315E"/>
    <w:rsid w:val="00C13279"/>
    <w:rsid w:val="00C13678"/>
    <w:rsid w:val="00C14653"/>
    <w:rsid w:val="00C14A0E"/>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2E5"/>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768"/>
    <w:rsid w:val="00C27897"/>
    <w:rsid w:val="00C27A90"/>
    <w:rsid w:val="00C27D48"/>
    <w:rsid w:val="00C27EA3"/>
    <w:rsid w:val="00C27F05"/>
    <w:rsid w:val="00C3047F"/>
    <w:rsid w:val="00C304F2"/>
    <w:rsid w:val="00C30757"/>
    <w:rsid w:val="00C308D7"/>
    <w:rsid w:val="00C30B21"/>
    <w:rsid w:val="00C30D5E"/>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029"/>
    <w:rsid w:val="00C3410E"/>
    <w:rsid w:val="00C34233"/>
    <w:rsid w:val="00C34304"/>
    <w:rsid w:val="00C3436D"/>
    <w:rsid w:val="00C344FF"/>
    <w:rsid w:val="00C346B4"/>
    <w:rsid w:val="00C349F2"/>
    <w:rsid w:val="00C34B1F"/>
    <w:rsid w:val="00C34DAD"/>
    <w:rsid w:val="00C34DC2"/>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13"/>
    <w:rsid w:val="00C42839"/>
    <w:rsid w:val="00C42B0F"/>
    <w:rsid w:val="00C42C43"/>
    <w:rsid w:val="00C42D3C"/>
    <w:rsid w:val="00C43193"/>
    <w:rsid w:val="00C433FD"/>
    <w:rsid w:val="00C43808"/>
    <w:rsid w:val="00C44032"/>
    <w:rsid w:val="00C44047"/>
    <w:rsid w:val="00C44549"/>
    <w:rsid w:val="00C446B4"/>
    <w:rsid w:val="00C44767"/>
    <w:rsid w:val="00C447A4"/>
    <w:rsid w:val="00C44C66"/>
    <w:rsid w:val="00C4530C"/>
    <w:rsid w:val="00C45319"/>
    <w:rsid w:val="00C45326"/>
    <w:rsid w:val="00C45331"/>
    <w:rsid w:val="00C453AE"/>
    <w:rsid w:val="00C453C8"/>
    <w:rsid w:val="00C45453"/>
    <w:rsid w:val="00C45539"/>
    <w:rsid w:val="00C4556D"/>
    <w:rsid w:val="00C45583"/>
    <w:rsid w:val="00C45B1D"/>
    <w:rsid w:val="00C461B3"/>
    <w:rsid w:val="00C467E7"/>
    <w:rsid w:val="00C4698A"/>
    <w:rsid w:val="00C46BF3"/>
    <w:rsid w:val="00C46DB5"/>
    <w:rsid w:val="00C4702F"/>
    <w:rsid w:val="00C47191"/>
    <w:rsid w:val="00C475E2"/>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3A2"/>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6EB"/>
    <w:rsid w:val="00C6370C"/>
    <w:rsid w:val="00C6381D"/>
    <w:rsid w:val="00C63B26"/>
    <w:rsid w:val="00C6422B"/>
    <w:rsid w:val="00C6437F"/>
    <w:rsid w:val="00C647A3"/>
    <w:rsid w:val="00C64851"/>
    <w:rsid w:val="00C64B12"/>
    <w:rsid w:val="00C64BC3"/>
    <w:rsid w:val="00C64C56"/>
    <w:rsid w:val="00C65129"/>
    <w:rsid w:val="00C65135"/>
    <w:rsid w:val="00C6514A"/>
    <w:rsid w:val="00C651E8"/>
    <w:rsid w:val="00C65309"/>
    <w:rsid w:val="00C65506"/>
    <w:rsid w:val="00C65570"/>
    <w:rsid w:val="00C65721"/>
    <w:rsid w:val="00C65728"/>
    <w:rsid w:val="00C6580C"/>
    <w:rsid w:val="00C6599B"/>
    <w:rsid w:val="00C6646C"/>
    <w:rsid w:val="00C66733"/>
    <w:rsid w:val="00C66E55"/>
    <w:rsid w:val="00C67021"/>
    <w:rsid w:val="00C670B1"/>
    <w:rsid w:val="00C67208"/>
    <w:rsid w:val="00C6728A"/>
    <w:rsid w:val="00C67480"/>
    <w:rsid w:val="00C67BA5"/>
    <w:rsid w:val="00C67DE5"/>
    <w:rsid w:val="00C700D4"/>
    <w:rsid w:val="00C707D8"/>
    <w:rsid w:val="00C707E4"/>
    <w:rsid w:val="00C70809"/>
    <w:rsid w:val="00C7089A"/>
    <w:rsid w:val="00C7095C"/>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12A"/>
    <w:rsid w:val="00C92383"/>
    <w:rsid w:val="00C933D6"/>
    <w:rsid w:val="00C9351D"/>
    <w:rsid w:val="00C936B4"/>
    <w:rsid w:val="00C93962"/>
    <w:rsid w:val="00C93B51"/>
    <w:rsid w:val="00C93BBB"/>
    <w:rsid w:val="00C94259"/>
    <w:rsid w:val="00C946CD"/>
    <w:rsid w:val="00C946E4"/>
    <w:rsid w:val="00C94770"/>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3C4"/>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34D"/>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965"/>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4EA"/>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61"/>
    <w:rsid w:val="00CD27DC"/>
    <w:rsid w:val="00CD29D9"/>
    <w:rsid w:val="00CD2A38"/>
    <w:rsid w:val="00CD3073"/>
    <w:rsid w:val="00CD310E"/>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0C7"/>
    <w:rsid w:val="00CD6390"/>
    <w:rsid w:val="00CD66A2"/>
    <w:rsid w:val="00CD713A"/>
    <w:rsid w:val="00CD7715"/>
    <w:rsid w:val="00CD7920"/>
    <w:rsid w:val="00CD7BD1"/>
    <w:rsid w:val="00CD7E1A"/>
    <w:rsid w:val="00CE005E"/>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0A"/>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7D"/>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8B8"/>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EC8"/>
    <w:rsid w:val="00D05F43"/>
    <w:rsid w:val="00D0608F"/>
    <w:rsid w:val="00D061A9"/>
    <w:rsid w:val="00D06298"/>
    <w:rsid w:val="00D062FD"/>
    <w:rsid w:val="00D0630F"/>
    <w:rsid w:val="00D063D3"/>
    <w:rsid w:val="00D06769"/>
    <w:rsid w:val="00D067AE"/>
    <w:rsid w:val="00D06C6F"/>
    <w:rsid w:val="00D073AF"/>
    <w:rsid w:val="00D076BF"/>
    <w:rsid w:val="00D07849"/>
    <w:rsid w:val="00D07B55"/>
    <w:rsid w:val="00D07D2E"/>
    <w:rsid w:val="00D07D3B"/>
    <w:rsid w:val="00D1003A"/>
    <w:rsid w:val="00D101D7"/>
    <w:rsid w:val="00D101F7"/>
    <w:rsid w:val="00D10630"/>
    <w:rsid w:val="00D10D55"/>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57C"/>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38"/>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48F"/>
    <w:rsid w:val="00D23ADE"/>
    <w:rsid w:val="00D23FEB"/>
    <w:rsid w:val="00D24252"/>
    <w:rsid w:val="00D2435B"/>
    <w:rsid w:val="00D24847"/>
    <w:rsid w:val="00D24F1E"/>
    <w:rsid w:val="00D2533A"/>
    <w:rsid w:val="00D256FC"/>
    <w:rsid w:val="00D25BAC"/>
    <w:rsid w:val="00D26130"/>
    <w:rsid w:val="00D261D1"/>
    <w:rsid w:val="00D26302"/>
    <w:rsid w:val="00D267EF"/>
    <w:rsid w:val="00D26B66"/>
    <w:rsid w:val="00D27355"/>
    <w:rsid w:val="00D27464"/>
    <w:rsid w:val="00D2770E"/>
    <w:rsid w:val="00D27F7C"/>
    <w:rsid w:val="00D30282"/>
    <w:rsid w:val="00D304D4"/>
    <w:rsid w:val="00D30F25"/>
    <w:rsid w:val="00D310E8"/>
    <w:rsid w:val="00D311FA"/>
    <w:rsid w:val="00D3159A"/>
    <w:rsid w:val="00D31779"/>
    <w:rsid w:val="00D317C3"/>
    <w:rsid w:val="00D31CD3"/>
    <w:rsid w:val="00D31CDB"/>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8"/>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06F"/>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1D4"/>
    <w:rsid w:val="00D57286"/>
    <w:rsid w:val="00D57366"/>
    <w:rsid w:val="00D578D7"/>
    <w:rsid w:val="00D579CE"/>
    <w:rsid w:val="00D57B33"/>
    <w:rsid w:val="00D57BB3"/>
    <w:rsid w:val="00D57C33"/>
    <w:rsid w:val="00D57F6B"/>
    <w:rsid w:val="00D57F6C"/>
    <w:rsid w:val="00D60490"/>
    <w:rsid w:val="00D604AA"/>
    <w:rsid w:val="00D605BF"/>
    <w:rsid w:val="00D6090D"/>
    <w:rsid w:val="00D60B01"/>
    <w:rsid w:val="00D61239"/>
    <w:rsid w:val="00D613B7"/>
    <w:rsid w:val="00D61891"/>
    <w:rsid w:val="00D62B07"/>
    <w:rsid w:val="00D62F20"/>
    <w:rsid w:val="00D62F5B"/>
    <w:rsid w:val="00D63378"/>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2E6"/>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1A6E"/>
    <w:rsid w:val="00D725BA"/>
    <w:rsid w:val="00D729AE"/>
    <w:rsid w:val="00D733A4"/>
    <w:rsid w:val="00D73457"/>
    <w:rsid w:val="00D73988"/>
    <w:rsid w:val="00D73F6E"/>
    <w:rsid w:val="00D746ED"/>
    <w:rsid w:val="00D7485A"/>
    <w:rsid w:val="00D7489B"/>
    <w:rsid w:val="00D74B4D"/>
    <w:rsid w:val="00D74F09"/>
    <w:rsid w:val="00D74F3B"/>
    <w:rsid w:val="00D750F6"/>
    <w:rsid w:val="00D75367"/>
    <w:rsid w:val="00D75481"/>
    <w:rsid w:val="00D75483"/>
    <w:rsid w:val="00D754F3"/>
    <w:rsid w:val="00D7563A"/>
    <w:rsid w:val="00D75789"/>
    <w:rsid w:val="00D757B2"/>
    <w:rsid w:val="00D75BFB"/>
    <w:rsid w:val="00D75D93"/>
    <w:rsid w:val="00D76300"/>
    <w:rsid w:val="00D76594"/>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ACF"/>
    <w:rsid w:val="00D81F0C"/>
    <w:rsid w:val="00D81F53"/>
    <w:rsid w:val="00D81F8F"/>
    <w:rsid w:val="00D820AF"/>
    <w:rsid w:val="00D82190"/>
    <w:rsid w:val="00D8260A"/>
    <w:rsid w:val="00D8274D"/>
    <w:rsid w:val="00D831F5"/>
    <w:rsid w:val="00D83637"/>
    <w:rsid w:val="00D836F1"/>
    <w:rsid w:val="00D83D70"/>
    <w:rsid w:val="00D83F1A"/>
    <w:rsid w:val="00D83F3F"/>
    <w:rsid w:val="00D84276"/>
    <w:rsid w:val="00D84421"/>
    <w:rsid w:val="00D84BAA"/>
    <w:rsid w:val="00D84C64"/>
    <w:rsid w:val="00D85381"/>
    <w:rsid w:val="00D85477"/>
    <w:rsid w:val="00D855E6"/>
    <w:rsid w:val="00D858C9"/>
    <w:rsid w:val="00D85B0B"/>
    <w:rsid w:val="00D85D6D"/>
    <w:rsid w:val="00D85D89"/>
    <w:rsid w:val="00D85FAB"/>
    <w:rsid w:val="00D861E2"/>
    <w:rsid w:val="00D86674"/>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17C"/>
    <w:rsid w:val="00D947B4"/>
    <w:rsid w:val="00D94882"/>
    <w:rsid w:val="00D94A10"/>
    <w:rsid w:val="00D94AE8"/>
    <w:rsid w:val="00D94B65"/>
    <w:rsid w:val="00D9555B"/>
    <w:rsid w:val="00D957D6"/>
    <w:rsid w:val="00D9596C"/>
    <w:rsid w:val="00D95B02"/>
    <w:rsid w:val="00D95CEB"/>
    <w:rsid w:val="00D95D50"/>
    <w:rsid w:val="00D95E15"/>
    <w:rsid w:val="00D95F50"/>
    <w:rsid w:val="00D95FCF"/>
    <w:rsid w:val="00D9688A"/>
    <w:rsid w:val="00D96B46"/>
    <w:rsid w:val="00D96B68"/>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B66"/>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0B4"/>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1C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9B7"/>
    <w:rsid w:val="00DB7B4A"/>
    <w:rsid w:val="00DB7BED"/>
    <w:rsid w:val="00DB7C49"/>
    <w:rsid w:val="00DB7CAD"/>
    <w:rsid w:val="00DB7DF0"/>
    <w:rsid w:val="00DC00F7"/>
    <w:rsid w:val="00DC072A"/>
    <w:rsid w:val="00DC083F"/>
    <w:rsid w:val="00DC09EB"/>
    <w:rsid w:val="00DC0FC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15E"/>
    <w:rsid w:val="00DC7E8F"/>
    <w:rsid w:val="00DD02A1"/>
    <w:rsid w:val="00DD02CB"/>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558"/>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3E9"/>
    <w:rsid w:val="00DE2C41"/>
    <w:rsid w:val="00DE2DC4"/>
    <w:rsid w:val="00DE2F35"/>
    <w:rsid w:val="00DE32EA"/>
    <w:rsid w:val="00DE3436"/>
    <w:rsid w:val="00DE3533"/>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0F35"/>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3CD4"/>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306"/>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3F00"/>
    <w:rsid w:val="00E13F1B"/>
    <w:rsid w:val="00E14302"/>
    <w:rsid w:val="00E1460D"/>
    <w:rsid w:val="00E14796"/>
    <w:rsid w:val="00E14833"/>
    <w:rsid w:val="00E14CD3"/>
    <w:rsid w:val="00E14FF2"/>
    <w:rsid w:val="00E15CF8"/>
    <w:rsid w:val="00E15F6F"/>
    <w:rsid w:val="00E1608E"/>
    <w:rsid w:val="00E164D3"/>
    <w:rsid w:val="00E167CF"/>
    <w:rsid w:val="00E16D85"/>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356"/>
    <w:rsid w:val="00E25E3D"/>
    <w:rsid w:val="00E260E0"/>
    <w:rsid w:val="00E261A6"/>
    <w:rsid w:val="00E26BD4"/>
    <w:rsid w:val="00E274D8"/>
    <w:rsid w:val="00E27540"/>
    <w:rsid w:val="00E2767A"/>
    <w:rsid w:val="00E27723"/>
    <w:rsid w:val="00E27816"/>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1FE1"/>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165"/>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4AE"/>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2B24"/>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466"/>
    <w:rsid w:val="00E839B8"/>
    <w:rsid w:val="00E83BBD"/>
    <w:rsid w:val="00E84606"/>
    <w:rsid w:val="00E848AA"/>
    <w:rsid w:val="00E84C1C"/>
    <w:rsid w:val="00E84F5E"/>
    <w:rsid w:val="00E858CC"/>
    <w:rsid w:val="00E85CD2"/>
    <w:rsid w:val="00E85D5D"/>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5D92"/>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B10"/>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417"/>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0B"/>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9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6E"/>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286"/>
    <w:rsid w:val="00F1538F"/>
    <w:rsid w:val="00F15BAD"/>
    <w:rsid w:val="00F15BC3"/>
    <w:rsid w:val="00F15E70"/>
    <w:rsid w:val="00F160CE"/>
    <w:rsid w:val="00F1651D"/>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2C9C"/>
    <w:rsid w:val="00F23341"/>
    <w:rsid w:val="00F23B9A"/>
    <w:rsid w:val="00F240FF"/>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662"/>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39C"/>
    <w:rsid w:val="00F41511"/>
    <w:rsid w:val="00F416C4"/>
    <w:rsid w:val="00F42126"/>
    <w:rsid w:val="00F423A4"/>
    <w:rsid w:val="00F4245C"/>
    <w:rsid w:val="00F42678"/>
    <w:rsid w:val="00F42798"/>
    <w:rsid w:val="00F42B45"/>
    <w:rsid w:val="00F42E8B"/>
    <w:rsid w:val="00F43046"/>
    <w:rsid w:val="00F437A7"/>
    <w:rsid w:val="00F43860"/>
    <w:rsid w:val="00F439F6"/>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6533"/>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0753"/>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3E6A"/>
    <w:rsid w:val="00F640B0"/>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9AA"/>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5DFE"/>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685C"/>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E50"/>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349"/>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2EB8"/>
    <w:rsid w:val="00FA300B"/>
    <w:rsid w:val="00FA349D"/>
    <w:rsid w:val="00FA3974"/>
    <w:rsid w:val="00FA3BE7"/>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370"/>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59D"/>
    <w:rsid w:val="00FC08A6"/>
    <w:rsid w:val="00FC0CD4"/>
    <w:rsid w:val="00FC0FAF"/>
    <w:rsid w:val="00FC1258"/>
    <w:rsid w:val="00FC15F6"/>
    <w:rsid w:val="00FC1B4B"/>
    <w:rsid w:val="00FC1D3B"/>
    <w:rsid w:val="00FC1E27"/>
    <w:rsid w:val="00FC29EB"/>
    <w:rsid w:val="00FC2A39"/>
    <w:rsid w:val="00FC2C4D"/>
    <w:rsid w:val="00FC3324"/>
    <w:rsid w:val="00FC33D5"/>
    <w:rsid w:val="00FC3C0B"/>
    <w:rsid w:val="00FC3C35"/>
    <w:rsid w:val="00FC3FBE"/>
    <w:rsid w:val="00FC4006"/>
    <w:rsid w:val="00FC4270"/>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142"/>
    <w:rsid w:val="00FC6FDE"/>
    <w:rsid w:val="00FC74E5"/>
    <w:rsid w:val="00FC788C"/>
    <w:rsid w:val="00FC7949"/>
    <w:rsid w:val="00FC7987"/>
    <w:rsid w:val="00FC799E"/>
    <w:rsid w:val="00FC7EC5"/>
    <w:rsid w:val="00FC7F01"/>
    <w:rsid w:val="00FC7F99"/>
    <w:rsid w:val="00FD05EE"/>
    <w:rsid w:val="00FD0764"/>
    <w:rsid w:val="00FD09BF"/>
    <w:rsid w:val="00FD0AB9"/>
    <w:rsid w:val="00FD0C6A"/>
    <w:rsid w:val="00FD0FAF"/>
    <w:rsid w:val="00FD1264"/>
    <w:rsid w:val="00FD194E"/>
    <w:rsid w:val="00FD1988"/>
    <w:rsid w:val="00FD1CF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0AE"/>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2DCC"/>
    <w:rsid w:val="00FE2EE5"/>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E77C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E5E"/>
    <w:rsid w:val="00FF1FCA"/>
    <w:rsid w:val="00FF2F6E"/>
    <w:rsid w:val="00FF37C5"/>
    <w:rsid w:val="00FF386D"/>
    <w:rsid w:val="00FF3D8C"/>
    <w:rsid w:val="00FF40A1"/>
    <w:rsid w:val="00FF42AD"/>
    <w:rsid w:val="00FF4478"/>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33655B"/>
    <w:rsid w:val="014C49B3"/>
    <w:rsid w:val="015A6E61"/>
    <w:rsid w:val="016D0BA6"/>
    <w:rsid w:val="01859735"/>
    <w:rsid w:val="01B41E55"/>
    <w:rsid w:val="01DAFD12"/>
    <w:rsid w:val="01F79C97"/>
    <w:rsid w:val="01FB46D3"/>
    <w:rsid w:val="02045BC9"/>
    <w:rsid w:val="020F250B"/>
    <w:rsid w:val="022B8307"/>
    <w:rsid w:val="02651305"/>
    <w:rsid w:val="026790E2"/>
    <w:rsid w:val="029E0DD1"/>
    <w:rsid w:val="02C50418"/>
    <w:rsid w:val="02DD6C60"/>
    <w:rsid w:val="02EE7EAC"/>
    <w:rsid w:val="02F60AD2"/>
    <w:rsid w:val="034EB87A"/>
    <w:rsid w:val="036492DB"/>
    <w:rsid w:val="0368ACC4"/>
    <w:rsid w:val="036B9E10"/>
    <w:rsid w:val="03900496"/>
    <w:rsid w:val="03FFB445"/>
    <w:rsid w:val="0433FE5D"/>
    <w:rsid w:val="04506521"/>
    <w:rsid w:val="0457C2F2"/>
    <w:rsid w:val="04741FEA"/>
    <w:rsid w:val="047D56A2"/>
    <w:rsid w:val="048AFEA4"/>
    <w:rsid w:val="048B972B"/>
    <w:rsid w:val="04B98A49"/>
    <w:rsid w:val="04E4BE35"/>
    <w:rsid w:val="04E98456"/>
    <w:rsid w:val="051CD830"/>
    <w:rsid w:val="0522387F"/>
    <w:rsid w:val="054D7803"/>
    <w:rsid w:val="056F9EC3"/>
    <w:rsid w:val="058F6E88"/>
    <w:rsid w:val="05C29DF5"/>
    <w:rsid w:val="05CB13D1"/>
    <w:rsid w:val="05F81B24"/>
    <w:rsid w:val="0601AB54"/>
    <w:rsid w:val="06094339"/>
    <w:rsid w:val="0609FF25"/>
    <w:rsid w:val="061E91DD"/>
    <w:rsid w:val="0636CEAA"/>
    <w:rsid w:val="06749B58"/>
    <w:rsid w:val="068BF655"/>
    <w:rsid w:val="069BE8CF"/>
    <w:rsid w:val="06C3A931"/>
    <w:rsid w:val="06DDA723"/>
    <w:rsid w:val="06DE2382"/>
    <w:rsid w:val="06E7CFF8"/>
    <w:rsid w:val="073B1418"/>
    <w:rsid w:val="07433F6C"/>
    <w:rsid w:val="07983A01"/>
    <w:rsid w:val="07A8E6F9"/>
    <w:rsid w:val="07B70267"/>
    <w:rsid w:val="07B89C0B"/>
    <w:rsid w:val="0801D19C"/>
    <w:rsid w:val="08190D94"/>
    <w:rsid w:val="082258D3"/>
    <w:rsid w:val="085A7051"/>
    <w:rsid w:val="08CE47C5"/>
    <w:rsid w:val="08ED295B"/>
    <w:rsid w:val="090EAAE2"/>
    <w:rsid w:val="091089EF"/>
    <w:rsid w:val="0945D70F"/>
    <w:rsid w:val="095DB315"/>
    <w:rsid w:val="096993FB"/>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2697B8"/>
    <w:rsid w:val="0C3E1067"/>
    <w:rsid w:val="0C44D6EE"/>
    <w:rsid w:val="0C87270C"/>
    <w:rsid w:val="0CA8AF91"/>
    <w:rsid w:val="0D50CD99"/>
    <w:rsid w:val="0D610C72"/>
    <w:rsid w:val="0D670B62"/>
    <w:rsid w:val="0DA7600A"/>
    <w:rsid w:val="0DD5DDB5"/>
    <w:rsid w:val="0DE55872"/>
    <w:rsid w:val="0DF6E828"/>
    <w:rsid w:val="0E226242"/>
    <w:rsid w:val="0E5DC882"/>
    <w:rsid w:val="0E5F9307"/>
    <w:rsid w:val="0E86C843"/>
    <w:rsid w:val="0E9158AC"/>
    <w:rsid w:val="0EF3E479"/>
    <w:rsid w:val="0F1D3FAA"/>
    <w:rsid w:val="0F1E6615"/>
    <w:rsid w:val="0F4C177A"/>
    <w:rsid w:val="0F4E53AA"/>
    <w:rsid w:val="0F74DA47"/>
    <w:rsid w:val="0FB37B1A"/>
    <w:rsid w:val="0FC5B8E7"/>
    <w:rsid w:val="0FE85DA3"/>
    <w:rsid w:val="0FF011AF"/>
    <w:rsid w:val="101A85CD"/>
    <w:rsid w:val="106D2081"/>
    <w:rsid w:val="10ADC357"/>
    <w:rsid w:val="10B21D68"/>
    <w:rsid w:val="10FCC254"/>
    <w:rsid w:val="110DB73D"/>
    <w:rsid w:val="113B684F"/>
    <w:rsid w:val="1188CB8F"/>
    <w:rsid w:val="11DA311C"/>
    <w:rsid w:val="120EADBE"/>
    <w:rsid w:val="121D87BD"/>
    <w:rsid w:val="1235366C"/>
    <w:rsid w:val="123BFB22"/>
    <w:rsid w:val="1241866A"/>
    <w:rsid w:val="12843BC3"/>
    <w:rsid w:val="12A09A55"/>
    <w:rsid w:val="12A721AB"/>
    <w:rsid w:val="12BB28FB"/>
    <w:rsid w:val="130D4EA1"/>
    <w:rsid w:val="1314FCE2"/>
    <w:rsid w:val="133DB805"/>
    <w:rsid w:val="134283AC"/>
    <w:rsid w:val="13439191"/>
    <w:rsid w:val="13529B26"/>
    <w:rsid w:val="1378348C"/>
    <w:rsid w:val="138D1BB0"/>
    <w:rsid w:val="139C4502"/>
    <w:rsid w:val="13DC35EF"/>
    <w:rsid w:val="13F00C86"/>
    <w:rsid w:val="13F2C244"/>
    <w:rsid w:val="1429CBB2"/>
    <w:rsid w:val="144069A3"/>
    <w:rsid w:val="144ABBA8"/>
    <w:rsid w:val="149703B7"/>
    <w:rsid w:val="14C77BFB"/>
    <w:rsid w:val="14FD1AA5"/>
    <w:rsid w:val="1507A5ED"/>
    <w:rsid w:val="150B78CA"/>
    <w:rsid w:val="1510E22B"/>
    <w:rsid w:val="1521EDB4"/>
    <w:rsid w:val="1575BE0C"/>
    <w:rsid w:val="159228F9"/>
    <w:rsid w:val="15ACE81E"/>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906E0"/>
    <w:rsid w:val="17BA769A"/>
    <w:rsid w:val="17F89B85"/>
    <w:rsid w:val="181E560D"/>
    <w:rsid w:val="182E828D"/>
    <w:rsid w:val="182EEB51"/>
    <w:rsid w:val="18341A9A"/>
    <w:rsid w:val="18365B86"/>
    <w:rsid w:val="183DEF9F"/>
    <w:rsid w:val="18594020"/>
    <w:rsid w:val="1887B787"/>
    <w:rsid w:val="1897A86D"/>
    <w:rsid w:val="18C2CB26"/>
    <w:rsid w:val="18E33870"/>
    <w:rsid w:val="19055BB0"/>
    <w:rsid w:val="190C0B05"/>
    <w:rsid w:val="190F4AA1"/>
    <w:rsid w:val="1924B5BD"/>
    <w:rsid w:val="1941DE03"/>
    <w:rsid w:val="196CB19B"/>
    <w:rsid w:val="19FDCFAC"/>
    <w:rsid w:val="19FE22A1"/>
    <w:rsid w:val="1A1D49E3"/>
    <w:rsid w:val="1A235B35"/>
    <w:rsid w:val="1A2A6D21"/>
    <w:rsid w:val="1A51F799"/>
    <w:rsid w:val="1A7EAA82"/>
    <w:rsid w:val="1AAF55CD"/>
    <w:rsid w:val="1AE0DFD5"/>
    <w:rsid w:val="1AE20787"/>
    <w:rsid w:val="1AF01BDC"/>
    <w:rsid w:val="1B056784"/>
    <w:rsid w:val="1B2EA5CF"/>
    <w:rsid w:val="1B47F856"/>
    <w:rsid w:val="1B540A5E"/>
    <w:rsid w:val="1B7EE276"/>
    <w:rsid w:val="1B9D066E"/>
    <w:rsid w:val="1BADA803"/>
    <w:rsid w:val="1BAFC9F2"/>
    <w:rsid w:val="1BB0D53F"/>
    <w:rsid w:val="1BB9AEC6"/>
    <w:rsid w:val="1BC5413B"/>
    <w:rsid w:val="1BD60D9D"/>
    <w:rsid w:val="1C06A047"/>
    <w:rsid w:val="1C40A12E"/>
    <w:rsid w:val="1C4C0304"/>
    <w:rsid w:val="1C747382"/>
    <w:rsid w:val="1C8C225E"/>
    <w:rsid w:val="1C90E615"/>
    <w:rsid w:val="1CB0FE26"/>
    <w:rsid w:val="1CBE9866"/>
    <w:rsid w:val="1D26714C"/>
    <w:rsid w:val="1D4009C4"/>
    <w:rsid w:val="1D73DFED"/>
    <w:rsid w:val="1DA9C8A2"/>
    <w:rsid w:val="1DD3A689"/>
    <w:rsid w:val="1E30E1BD"/>
    <w:rsid w:val="1E415E24"/>
    <w:rsid w:val="1E5FA981"/>
    <w:rsid w:val="1E63E34C"/>
    <w:rsid w:val="1EA025DC"/>
    <w:rsid w:val="1EA6F164"/>
    <w:rsid w:val="1EA81299"/>
    <w:rsid w:val="1EAB9E6E"/>
    <w:rsid w:val="1ED9EF33"/>
    <w:rsid w:val="1F0321D0"/>
    <w:rsid w:val="1F72922D"/>
    <w:rsid w:val="1FB12C55"/>
    <w:rsid w:val="1FBA04F9"/>
    <w:rsid w:val="1FCEF4DA"/>
    <w:rsid w:val="2012266F"/>
    <w:rsid w:val="201BE748"/>
    <w:rsid w:val="2023D86C"/>
    <w:rsid w:val="203C9BBD"/>
    <w:rsid w:val="204355B9"/>
    <w:rsid w:val="20481515"/>
    <w:rsid w:val="208ACF94"/>
    <w:rsid w:val="20B0696A"/>
    <w:rsid w:val="20E83952"/>
    <w:rsid w:val="20EC6EFC"/>
    <w:rsid w:val="20F3B938"/>
    <w:rsid w:val="2111DF70"/>
    <w:rsid w:val="212FB0CC"/>
    <w:rsid w:val="214A13DA"/>
    <w:rsid w:val="2154C95E"/>
    <w:rsid w:val="215BFBE8"/>
    <w:rsid w:val="21639517"/>
    <w:rsid w:val="216C6ED5"/>
    <w:rsid w:val="2241E307"/>
    <w:rsid w:val="22742612"/>
    <w:rsid w:val="22785B0F"/>
    <w:rsid w:val="227EFC09"/>
    <w:rsid w:val="22A6ABE3"/>
    <w:rsid w:val="22ADBF09"/>
    <w:rsid w:val="22FA8D42"/>
    <w:rsid w:val="22FEF1B7"/>
    <w:rsid w:val="23097778"/>
    <w:rsid w:val="23650BDF"/>
    <w:rsid w:val="23A18139"/>
    <w:rsid w:val="23E34D8F"/>
    <w:rsid w:val="23F38E48"/>
    <w:rsid w:val="24441E4A"/>
    <w:rsid w:val="2457F342"/>
    <w:rsid w:val="245E127D"/>
    <w:rsid w:val="247959B0"/>
    <w:rsid w:val="24805BA9"/>
    <w:rsid w:val="2517D56A"/>
    <w:rsid w:val="251FBEFD"/>
    <w:rsid w:val="252275F1"/>
    <w:rsid w:val="25265610"/>
    <w:rsid w:val="25A7CFA4"/>
    <w:rsid w:val="25FA2CF9"/>
    <w:rsid w:val="2645A5CE"/>
    <w:rsid w:val="265A3B95"/>
    <w:rsid w:val="265C618C"/>
    <w:rsid w:val="265FB0FB"/>
    <w:rsid w:val="267E7CD0"/>
    <w:rsid w:val="26CD07EC"/>
    <w:rsid w:val="2708A013"/>
    <w:rsid w:val="272C3849"/>
    <w:rsid w:val="27EF08B8"/>
    <w:rsid w:val="27EFB77B"/>
    <w:rsid w:val="27F5E09C"/>
    <w:rsid w:val="283C3988"/>
    <w:rsid w:val="284889C3"/>
    <w:rsid w:val="284906E6"/>
    <w:rsid w:val="28501CEB"/>
    <w:rsid w:val="28607EFB"/>
    <w:rsid w:val="28751FD2"/>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12514"/>
    <w:rsid w:val="2ACC34C1"/>
    <w:rsid w:val="2AF5BA15"/>
    <w:rsid w:val="2AF9824B"/>
    <w:rsid w:val="2B1B68BB"/>
    <w:rsid w:val="2B1E3D02"/>
    <w:rsid w:val="2B24547B"/>
    <w:rsid w:val="2B4E497F"/>
    <w:rsid w:val="2B7BA355"/>
    <w:rsid w:val="2BE7248C"/>
    <w:rsid w:val="2C1CC235"/>
    <w:rsid w:val="2C2FA6CE"/>
    <w:rsid w:val="2C71BE83"/>
    <w:rsid w:val="2C9E66BF"/>
    <w:rsid w:val="2C9F558C"/>
    <w:rsid w:val="2CA1D413"/>
    <w:rsid w:val="2CC35FCC"/>
    <w:rsid w:val="2D553A35"/>
    <w:rsid w:val="2D6FA85B"/>
    <w:rsid w:val="2D7C8677"/>
    <w:rsid w:val="2D7F9811"/>
    <w:rsid w:val="2DD664A3"/>
    <w:rsid w:val="2DE602D1"/>
    <w:rsid w:val="2DF6777F"/>
    <w:rsid w:val="2E09C557"/>
    <w:rsid w:val="2E13728F"/>
    <w:rsid w:val="2E380A5E"/>
    <w:rsid w:val="2E5A6E4E"/>
    <w:rsid w:val="2E7832B2"/>
    <w:rsid w:val="2EF64C84"/>
    <w:rsid w:val="2F0213BA"/>
    <w:rsid w:val="2F192615"/>
    <w:rsid w:val="2F3A4761"/>
    <w:rsid w:val="2F6517B6"/>
    <w:rsid w:val="2F7C61D0"/>
    <w:rsid w:val="2F8D1D5C"/>
    <w:rsid w:val="2F9311A9"/>
    <w:rsid w:val="2F9DB2FC"/>
    <w:rsid w:val="2FB11171"/>
    <w:rsid w:val="2FC6D085"/>
    <w:rsid w:val="2FE00352"/>
    <w:rsid w:val="3008A3EA"/>
    <w:rsid w:val="30313A0E"/>
    <w:rsid w:val="30474956"/>
    <w:rsid w:val="3091F21F"/>
    <w:rsid w:val="30DAAB78"/>
    <w:rsid w:val="30E28654"/>
    <w:rsid w:val="30EB94C7"/>
    <w:rsid w:val="30F6B485"/>
    <w:rsid w:val="30FE22B1"/>
    <w:rsid w:val="314A31F6"/>
    <w:rsid w:val="32006484"/>
    <w:rsid w:val="322A9A7D"/>
    <w:rsid w:val="32498E3E"/>
    <w:rsid w:val="325E4CEC"/>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5A4639"/>
    <w:rsid w:val="35878ED4"/>
    <w:rsid w:val="35A5AE74"/>
    <w:rsid w:val="35C2762A"/>
    <w:rsid w:val="35D33EB3"/>
    <w:rsid w:val="35DD5027"/>
    <w:rsid w:val="35E6EF0A"/>
    <w:rsid w:val="35E8AC71"/>
    <w:rsid w:val="35E93F42"/>
    <w:rsid w:val="362324E7"/>
    <w:rsid w:val="36284D38"/>
    <w:rsid w:val="362E01CC"/>
    <w:rsid w:val="3632F7C7"/>
    <w:rsid w:val="3645A7FB"/>
    <w:rsid w:val="3650A14D"/>
    <w:rsid w:val="36559356"/>
    <w:rsid w:val="365BD7D8"/>
    <w:rsid w:val="366BE45E"/>
    <w:rsid w:val="36B4365E"/>
    <w:rsid w:val="370CD605"/>
    <w:rsid w:val="3761A3DE"/>
    <w:rsid w:val="37863C8F"/>
    <w:rsid w:val="378A5225"/>
    <w:rsid w:val="37978F8F"/>
    <w:rsid w:val="37A38D4A"/>
    <w:rsid w:val="37B01E16"/>
    <w:rsid w:val="37CDF95E"/>
    <w:rsid w:val="37DD5901"/>
    <w:rsid w:val="37FA77B6"/>
    <w:rsid w:val="3838687E"/>
    <w:rsid w:val="38439793"/>
    <w:rsid w:val="38799BBE"/>
    <w:rsid w:val="387F0F33"/>
    <w:rsid w:val="3896729D"/>
    <w:rsid w:val="389CB0CA"/>
    <w:rsid w:val="38B61B7D"/>
    <w:rsid w:val="38DA4465"/>
    <w:rsid w:val="39047B7C"/>
    <w:rsid w:val="3945DA46"/>
    <w:rsid w:val="394B0D75"/>
    <w:rsid w:val="3963ECED"/>
    <w:rsid w:val="39743AEB"/>
    <w:rsid w:val="398DB8B3"/>
    <w:rsid w:val="398F8348"/>
    <w:rsid w:val="39C2845B"/>
    <w:rsid w:val="39D15B82"/>
    <w:rsid w:val="39E3D517"/>
    <w:rsid w:val="39E738AD"/>
    <w:rsid w:val="39E9B2DC"/>
    <w:rsid w:val="39F32760"/>
    <w:rsid w:val="3A1AAECF"/>
    <w:rsid w:val="3A264839"/>
    <w:rsid w:val="3A312ABD"/>
    <w:rsid w:val="3A38A07D"/>
    <w:rsid w:val="3A8B7B6E"/>
    <w:rsid w:val="3AB865D4"/>
    <w:rsid w:val="3ABBEDB4"/>
    <w:rsid w:val="3AD27B6D"/>
    <w:rsid w:val="3AFB2C63"/>
    <w:rsid w:val="3B022A4E"/>
    <w:rsid w:val="3B0A9011"/>
    <w:rsid w:val="3B6B993A"/>
    <w:rsid w:val="3B8F2DFE"/>
    <w:rsid w:val="3BB3797A"/>
    <w:rsid w:val="3BCDAEB8"/>
    <w:rsid w:val="3BFC2295"/>
    <w:rsid w:val="3C2962E6"/>
    <w:rsid w:val="3C416CD0"/>
    <w:rsid w:val="3C6FFD27"/>
    <w:rsid w:val="3C712B4E"/>
    <w:rsid w:val="3CBFD023"/>
    <w:rsid w:val="3CE6E4B0"/>
    <w:rsid w:val="3D021150"/>
    <w:rsid w:val="3D12CDD3"/>
    <w:rsid w:val="3D3ADE73"/>
    <w:rsid w:val="3D3B61CF"/>
    <w:rsid w:val="3D4EE54E"/>
    <w:rsid w:val="3D638B8F"/>
    <w:rsid w:val="3D7C91BC"/>
    <w:rsid w:val="3D82AFF1"/>
    <w:rsid w:val="3DB8508A"/>
    <w:rsid w:val="3DC14F5F"/>
    <w:rsid w:val="3DD8139A"/>
    <w:rsid w:val="3DD8AF0F"/>
    <w:rsid w:val="3E0A23F8"/>
    <w:rsid w:val="3E134C3A"/>
    <w:rsid w:val="3E2E3A3E"/>
    <w:rsid w:val="3E3FAB26"/>
    <w:rsid w:val="3E55B6C8"/>
    <w:rsid w:val="3E6047D6"/>
    <w:rsid w:val="3E763AC4"/>
    <w:rsid w:val="3E7FDCA3"/>
    <w:rsid w:val="3E91BAD0"/>
    <w:rsid w:val="3E9CB064"/>
    <w:rsid w:val="3ED33F77"/>
    <w:rsid w:val="3ED9F375"/>
    <w:rsid w:val="3EDAEC97"/>
    <w:rsid w:val="3F0C5BDE"/>
    <w:rsid w:val="3F5C6583"/>
    <w:rsid w:val="3F6604AC"/>
    <w:rsid w:val="3F9D0211"/>
    <w:rsid w:val="3FA64DCC"/>
    <w:rsid w:val="3FB7847C"/>
    <w:rsid w:val="3FC80782"/>
    <w:rsid w:val="40071EE8"/>
    <w:rsid w:val="402F8BF4"/>
    <w:rsid w:val="403C92BC"/>
    <w:rsid w:val="40674A96"/>
    <w:rsid w:val="40855FF4"/>
    <w:rsid w:val="40AC9127"/>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6C252B"/>
    <w:rsid w:val="437C4C98"/>
    <w:rsid w:val="43849D67"/>
    <w:rsid w:val="43DC659B"/>
    <w:rsid w:val="44249FE7"/>
    <w:rsid w:val="44531BB5"/>
    <w:rsid w:val="4459D735"/>
    <w:rsid w:val="447A0921"/>
    <w:rsid w:val="44958667"/>
    <w:rsid w:val="449ACB3C"/>
    <w:rsid w:val="449BFD82"/>
    <w:rsid w:val="44E66274"/>
    <w:rsid w:val="44E79F65"/>
    <w:rsid w:val="4526326B"/>
    <w:rsid w:val="452F06DB"/>
    <w:rsid w:val="4540FF57"/>
    <w:rsid w:val="454BCF60"/>
    <w:rsid w:val="454C1EF3"/>
    <w:rsid w:val="455FE03E"/>
    <w:rsid w:val="456B0D05"/>
    <w:rsid w:val="4572AAF7"/>
    <w:rsid w:val="4590B72E"/>
    <w:rsid w:val="459208F0"/>
    <w:rsid w:val="45A5A366"/>
    <w:rsid w:val="45BC15D9"/>
    <w:rsid w:val="45C6FC35"/>
    <w:rsid w:val="45D42274"/>
    <w:rsid w:val="45D88EBD"/>
    <w:rsid w:val="45DB426A"/>
    <w:rsid w:val="46060BE2"/>
    <w:rsid w:val="461C12D8"/>
    <w:rsid w:val="46AE99BF"/>
    <w:rsid w:val="46BBBBE1"/>
    <w:rsid w:val="46F24BF7"/>
    <w:rsid w:val="470073A9"/>
    <w:rsid w:val="4702DDDF"/>
    <w:rsid w:val="4711406F"/>
    <w:rsid w:val="47561B8C"/>
    <w:rsid w:val="476A7AEF"/>
    <w:rsid w:val="4770DDF9"/>
    <w:rsid w:val="477AEA62"/>
    <w:rsid w:val="477FFFAA"/>
    <w:rsid w:val="4799D742"/>
    <w:rsid w:val="47A8823B"/>
    <w:rsid w:val="47FEDAE3"/>
    <w:rsid w:val="480DA58E"/>
    <w:rsid w:val="481382D8"/>
    <w:rsid w:val="48198018"/>
    <w:rsid w:val="481E6BED"/>
    <w:rsid w:val="482F3246"/>
    <w:rsid w:val="484BD729"/>
    <w:rsid w:val="48AF1881"/>
    <w:rsid w:val="48E9A994"/>
    <w:rsid w:val="48FEF728"/>
    <w:rsid w:val="492B9C0A"/>
    <w:rsid w:val="49485DC0"/>
    <w:rsid w:val="4A2FF10F"/>
    <w:rsid w:val="4A3A9AAE"/>
    <w:rsid w:val="4A7672C8"/>
    <w:rsid w:val="4A93F36D"/>
    <w:rsid w:val="4AC535FA"/>
    <w:rsid w:val="4AC7C28B"/>
    <w:rsid w:val="4ADFE013"/>
    <w:rsid w:val="4AE85F14"/>
    <w:rsid w:val="4AED6576"/>
    <w:rsid w:val="4AFD29AF"/>
    <w:rsid w:val="4B408EB5"/>
    <w:rsid w:val="4B5C712D"/>
    <w:rsid w:val="4B8C1894"/>
    <w:rsid w:val="4BED68DD"/>
    <w:rsid w:val="4BEF7098"/>
    <w:rsid w:val="4C0EB470"/>
    <w:rsid w:val="4C55E807"/>
    <w:rsid w:val="4C7ABD97"/>
    <w:rsid w:val="4CB83D5E"/>
    <w:rsid w:val="4CC54F46"/>
    <w:rsid w:val="4CD48402"/>
    <w:rsid w:val="4CF8A359"/>
    <w:rsid w:val="4D23083C"/>
    <w:rsid w:val="4D39AFAC"/>
    <w:rsid w:val="4D4D982E"/>
    <w:rsid w:val="4D752F30"/>
    <w:rsid w:val="4D959096"/>
    <w:rsid w:val="4DA7647A"/>
    <w:rsid w:val="4DB3D601"/>
    <w:rsid w:val="4DBAE6A9"/>
    <w:rsid w:val="4DC795EC"/>
    <w:rsid w:val="4DCB602B"/>
    <w:rsid w:val="4E321B80"/>
    <w:rsid w:val="4E762F29"/>
    <w:rsid w:val="4E78A792"/>
    <w:rsid w:val="4E8ACC2C"/>
    <w:rsid w:val="4EC6BF3B"/>
    <w:rsid w:val="4EE325CA"/>
    <w:rsid w:val="4F2746FF"/>
    <w:rsid w:val="4F326A4A"/>
    <w:rsid w:val="4F3902C7"/>
    <w:rsid w:val="4F4E1E4E"/>
    <w:rsid w:val="4F68CA83"/>
    <w:rsid w:val="4F7D2995"/>
    <w:rsid w:val="4FA14750"/>
    <w:rsid w:val="4FCDA391"/>
    <w:rsid w:val="4FCE08AD"/>
    <w:rsid w:val="4FDA459B"/>
    <w:rsid w:val="50292B95"/>
    <w:rsid w:val="5046621A"/>
    <w:rsid w:val="505F1DF9"/>
    <w:rsid w:val="50641E51"/>
    <w:rsid w:val="5085E571"/>
    <w:rsid w:val="50C042BC"/>
    <w:rsid w:val="50D66B0E"/>
    <w:rsid w:val="50E78B41"/>
    <w:rsid w:val="50EE136F"/>
    <w:rsid w:val="51240ACD"/>
    <w:rsid w:val="513F79AC"/>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8A0664"/>
    <w:rsid w:val="53A277F3"/>
    <w:rsid w:val="53CCF8CA"/>
    <w:rsid w:val="53D4FDD7"/>
    <w:rsid w:val="53D7F9F6"/>
    <w:rsid w:val="53DD60A0"/>
    <w:rsid w:val="542B7EE2"/>
    <w:rsid w:val="5430E490"/>
    <w:rsid w:val="543ADF17"/>
    <w:rsid w:val="54481D52"/>
    <w:rsid w:val="54766BB6"/>
    <w:rsid w:val="54958CE7"/>
    <w:rsid w:val="54B1EC8D"/>
    <w:rsid w:val="54B26D55"/>
    <w:rsid w:val="54D7A4E9"/>
    <w:rsid w:val="54F71A67"/>
    <w:rsid w:val="54FA895D"/>
    <w:rsid w:val="55006687"/>
    <w:rsid w:val="55048CFE"/>
    <w:rsid w:val="551246F1"/>
    <w:rsid w:val="5520CCFA"/>
    <w:rsid w:val="5566061B"/>
    <w:rsid w:val="559BCA2A"/>
    <w:rsid w:val="55CE0639"/>
    <w:rsid w:val="55D88C78"/>
    <w:rsid w:val="55F9AF5B"/>
    <w:rsid w:val="561A2C6C"/>
    <w:rsid w:val="56291570"/>
    <w:rsid w:val="5668B0C8"/>
    <w:rsid w:val="566A209F"/>
    <w:rsid w:val="568AD3B2"/>
    <w:rsid w:val="56A32361"/>
    <w:rsid w:val="56A3A4AE"/>
    <w:rsid w:val="56BE9AF8"/>
    <w:rsid w:val="56CBB5DD"/>
    <w:rsid w:val="56DF6874"/>
    <w:rsid w:val="56E82AFC"/>
    <w:rsid w:val="571E39B8"/>
    <w:rsid w:val="57494A0D"/>
    <w:rsid w:val="5759FAF4"/>
    <w:rsid w:val="5763A62C"/>
    <w:rsid w:val="5784485C"/>
    <w:rsid w:val="57927E41"/>
    <w:rsid w:val="5796424E"/>
    <w:rsid w:val="57A5373C"/>
    <w:rsid w:val="57F89CAC"/>
    <w:rsid w:val="580D8BA8"/>
    <w:rsid w:val="5818DDA9"/>
    <w:rsid w:val="5831B547"/>
    <w:rsid w:val="5837840B"/>
    <w:rsid w:val="585A21E2"/>
    <w:rsid w:val="587C3182"/>
    <w:rsid w:val="587CCDEF"/>
    <w:rsid w:val="58876F03"/>
    <w:rsid w:val="58BB569E"/>
    <w:rsid w:val="58C83518"/>
    <w:rsid w:val="58E39FE3"/>
    <w:rsid w:val="591111BA"/>
    <w:rsid w:val="59269064"/>
    <w:rsid w:val="59289AFE"/>
    <w:rsid w:val="59423B80"/>
    <w:rsid w:val="5960EF7A"/>
    <w:rsid w:val="597CFD35"/>
    <w:rsid w:val="5985771A"/>
    <w:rsid w:val="5996FEF5"/>
    <w:rsid w:val="59D9C07C"/>
    <w:rsid w:val="5A12C83A"/>
    <w:rsid w:val="5A2F4FD9"/>
    <w:rsid w:val="5A3C4E76"/>
    <w:rsid w:val="5A59E39A"/>
    <w:rsid w:val="5A5D5FE6"/>
    <w:rsid w:val="5ACEEA56"/>
    <w:rsid w:val="5AEA1D53"/>
    <w:rsid w:val="5B45C32C"/>
    <w:rsid w:val="5B8BF692"/>
    <w:rsid w:val="5B8D8AAF"/>
    <w:rsid w:val="5B9961B2"/>
    <w:rsid w:val="5BB3DDC3"/>
    <w:rsid w:val="5BBAA7DD"/>
    <w:rsid w:val="5BEE184F"/>
    <w:rsid w:val="5C05F538"/>
    <w:rsid w:val="5C64544C"/>
    <w:rsid w:val="5C7944DF"/>
    <w:rsid w:val="5C918F68"/>
    <w:rsid w:val="5D152E4B"/>
    <w:rsid w:val="5D3A1856"/>
    <w:rsid w:val="5DA7878A"/>
    <w:rsid w:val="5DB2ED89"/>
    <w:rsid w:val="5DBAEA82"/>
    <w:rsid w:val="5E0984CF"/>
    <w:rsid w:val="5E158B0A"/>
    <w:rsid w:val="5E2ECAA2"/>
    <w:rsid w:val="5E5F38D3"/>
    <w:rsid w:val="5E71B326"/>
    <w:rsid w:val="5E7D0C36"/>
    <w:rsid w:val="5E7D3837"/>
    <w:rsid w:val="5E8AF1D1"/>
    <w:rsid w:val="5E9A5E54"/>
    <w:rsid w:val="5EC8368B"/>
    <w:rsid w:val="5ED0E771"/>
    <w:rsid w:val="5EF9D8F5"/>
    <w:rsid w:val="5F04645D"/>
    <w:rsid w:val="5F04FE84"/>
    <w:rsid w:val="5F08CF38"/>
    <w:rsid w:val="5F098A6B"/>
    <w:rsid w:val="5F09F497"/>
    <w:rsid w:val="5F151A09"/>
    <w:rsid w:val="5F41FD62"/>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AFED05"/>
    <w:rsid w:val="62DBE81D"/>
    <w:rsid w:val="62E4A21C"/>
    <w:rsid w:val="62F6C3E2"/>
    <w:rsid w:val="631CAF81"/>
    <w:rsid w:val="6335C589"/>
    <w:rsid w:val="6374A7DB"/>
    <w:rsid w:val="637B29BC"/>
    <w:rsid w:val="639A2418"/>
    <w:rsid w:val="63B4B373"/>
    <w:rsid w:val="63BD2BA4"/>
    <w:rsid w:val="6422888F"/>
    <w:rsid w:val="642658B8"/>
    <w:rsid w:val="6426948F"/>
    <w:rsid w:val="643A62C9"/>
    <w:rsid w:val="6457290D"/>
    <w:rsid w:val="64B6643C"/>
    <w:rsid w:val="64BE5745"/>
    <w:rsid w:val="64E6DA41"/>
    <w:rsid w:val="6518D9F3"/>
    <w:rsid w:val="65292D8E"/>
    <w:rsid w:val="65EAD03D"/>
    <w:rsid w:val="6620EF88"/>
    <w:rsid w:val="665B6C00"/>
    <w:rsid w:val="6660DC3F"/>
    <w:rsid w:val="66A54328"/>
    <w:rsid w:val="66AFA552"/>
    <w:rsid w:val="66CB167D"/>
    <w:rsid w:val="6713A9D3"/>
    <w:rsid w:val="672B80D5"/>
    <w:rsid w:val="676CFC1F"/>
    <w:rsid w:val="67701C60"/>
    <w:rsid w:val="6788621B"/>
    <w:rsid w:val="679CB92E"/>
    <w:rsid w:val="67BC07AE"/>
    <w:rsid w:val="67BFC4CA"/>
    <w:rsid w:val="67BFD413"/>
    <w:rsid w:val="67CF4B9B"/>
    <w:rsid w:val="6811B460"/>
    <w:rsid w:val="684351FC"/>
    <w:rsid w:val="68CAD870"/>
    <w:rsid w:val="68CC463B"/>
    <w:rsid w:val="68EE6F31"/>
    <w:rsid w:val="69490ACA"/>
    <w:rsid w:val="695D83B2"/>
    <w:rsid w:val="69618E29"/>
    <w:rsid w:val="69623766"/>
    <w:rsid w:val="6962F824"/>
    <w:rsid w:val="696B47F3"/>
    <w:rsid w:val="696ED9B8"/>
    <w:rsid w:val="69736C43"/>
    <w:rsid w:val="69E65350"/>
    <w:rsid w:val="6A06876D"/>
    <w:rsid w:val="6A194750"/>
    <w:rsid w:val="6A21E17C"/>
    <w:rsid w:val="6A3DF11E"/>
    <w:rsid w:val="6A645363"/>
    <w:rsid w:val="6A8FFAAE"/>
    <w:rsid w:val="6AA1869D"/>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84A83"/>
    <w:rsid w:val="6C4B0B2E"/>
    <w:rsid w:val="6C59F815"/>
    <w:rsid w:val="6C5E93D6"/>
    <w:rsid w:val="6C66A385"/>
    <w:rsid w:val="6C699530"/>
    <w:rsid w:val="6C6FED00"/>
    <w:rsid w:val="6CBC9811"/>
    <w:rsid w:val="6CE6AB53"/>
    <w:rsid w:val="6CE8007A"/>
    <w:rsid w:val="6D01C095"/>
    <w:rsid w:val="6D03DB3F"/>
    <w:rsid w:val="6D102F57"/>
    <w:rsid w:val="6D70B1D4"/>
    <w:rsid w:val="6D85441F"/>
    <w:rsid w:val="6D90B084"/>
    <w:rsid w:val="6DB172B2"/>
    <w:rsid w:val="6DCFB6A4"/>
    <w:rsid w:val="6DFC972F"/>
    <w:rsid w:val="6E027284"/>
    <w:rsid w:val="6E127D92"/>
    <w:rsid w:val="6E12CECD"/>
    <w:rsid w:val="6E163F23"/>
    <w:rsid w:val="6E6F35E2"/>
    <w:rsid w:val="6E8DA705"/>
    <w:rsid w:val="6E97D6A7"/>
    <w:rsid w:val="6F1EF9F0"/>
    <w:rsid w:val="6F23750F"/>
    <w:rsid w:val="6F53103E"/>
    <w:rsid w:val="6FDA2FDB"/>
    <w:rsid w:val="7002ACF9"/>
    <w:rsid w:val="701B957A"/>
    <w:rsid w:val="702386F5"/>
    <w:rsid w:val="706BF557"/>
    <w:rsid w:val="708A882C"/>
    <w:rsid w:val="7090DB01"/>
    <w:rsid w:val="70924D79"/>
    <w:rsid w:val="709595C6"/>
    <w:rsid w:val="70978C48"/>
    <w:rsid w:val="71070DC4"/>
    <w:rsid w:val="710F3C0A"/>
    <w:rsid w:val="711DA045"/>
    <w:rsid w:val="7129F856"/>
    <w:rsid w:val="717E1A18"/>
    <w:rsid w:val="719ED2A6"/>
    <w:rsid w:val="71A231D6"/>
    <w:rsid w:val="71B2FFBA"/>
    <w:rsid w:val="71B445AC"/>
    <w:rsid w:val="71D869CA"/>
    <w:rsid w:val="720CCE43"/>
    <w:rsid w:val="721B7E9C"/>
    <w:rsid w:val="7232A8E4"/>
    <w:rsid w:val="725EDA02"/>
    <w:rsid w:val="726FCB50"/>
    <w:rsid w:val="726FE561"/>
    <w:rsid w:val="727FD87C"/>
    <w:rsid w:val="72F5EA36"/>
    <w:rsid w:val="7349BE44"/>
    <w:rsid w:val="73D1A976"/>
    <w:rsid w:val="73D491FB"/>
    <w:rsid w:val="73EFD374"/>
    <w:rsid w:val="73F37967"/>
    <w:rsid w:val="74364DDD"/>
    <w:rsid w:val="74426ECD"/>
    <w:rsid w:val="7446A3CC"/>
    <w:rsid w:val="74629F83"/>
    <w:rsid w:val="746937EA"/>
    <w:rsid w:val="7493B71A"/>
    <w:rsid w:val="74BDCDD4"/>
    <w:rsid w:val="74BE3952"/>
    <w:rsid w:val="74C35822"/>
    <w:rsid w:val="74DB7090"/>
    <w:rsid w:val="74E6C2B5"/>
    <w:rsid w:val="74FCAB52"/>
    <w:rsid w:val="7507326F"/>
    <w:rsid w:val="750D6D3B"/>
    <w:rsid w:val="7542C1CA"/>
    <w:rsid w:val="754A74AA"/>
    <w:rsid w:val="754DAF60"/>
    <w:rsid w:val="7599D380"/>
    <w:rsid w:val="760D2EA8"/>
    <w:rsid w:val="76101A3A"/>
    <w:rsid w:val="762C05B6"/>
    <w:rsid w:val="76370B75"/>
    <w:rsid w:val="763D6B4D"/>
    <w:rsid w:val="76538C6F"/>
    <w:rsid w:val="7673C8AE"/>
    <w:rsid w:val="769909F7"/>
    <w:rsid w:val="76C6A1E9"/>
    <w:rsid w:val="76D3A9B5"/>
    <w:rsid w:val="76D6ACD3"/>
    <w:rsid w:val="7727F7EC"/>
    <w:rsid w:val="7730423C"/>
    <w:rsid w:val="7736C873"/>
    <w:rsid w:val="7772DA44"/>
    <w:rsid w:val="77893BA1"/>
    <w:rsid w:val="7790FA7E"/>
    <w:rsid w:val="77BFB060"/>
    <w:rsid w:val="78180885"/>
    <w:rsid w:val="783301AA"/>
    <w:rsid w:val="788E0F06"/>
    <w:rsid w:val="78AF6C23"/>
    <w:rsid w:val="78C14125"/>
    <w:rsid w:val="78DCF603"/>
    <w:rsid w:val="79041F2B"/>
    <w:rsid w:val="7921DBB4"/>
    <w:rsid w:val="79222E97"/>
    <w:rsid w:val="792AE464"/>
    <w:rsid w:val="79337903"/>
    <w:rsid w:val="799462F9"/>
    <w:rsid w:val="79AF1B82"/>
    <w:rsid w:val="79B63809"/>
    <w:rsid w:val="79D79FF1"/>
    <w:rsid w:val="79FF059A"/>
    <w:rsid w:val="7A0B30AF"/>
    <w:rsid w:val="7A192F3F"/>
    <w:rsid w:val="7A203015"/>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678B1"/>
    <w:rsid w:val="7B989669"/>
    <w:rsid w:val="7BA33885"/>
    <w:rsid w:val="7BAFAECE"/>
    <w:rsid w:val="7C0C0647"/>
    <w:rsid w:val="7C1B0699"/>
    <w:rsid w:val="7C3EE62C"/>
    <w:rsid w:val="7C54EBF0"/>
    <w:rsid w:val="7C775D6D"/>
    <w:rsid w:val="7CA6E0FD"/>
    <w:rsid w:val="7CBC93F9"/>
    <w:rsid w:val="7CE56BB2"/>
    <w:rsid w:val="7D087934"/>
    <w:rsid w:val="7D3D7EE8"/>
    <w:rsid w:val="7D5BA128"/>
    <w:rsid w:val="7D67BE81"/>
    <w:rsid w:val="7D883357"/>
    <w:rsid w:val="7DB6EDE9"/>
    <w:rsid w:val="7DEA8B0C"/>
    <w:rsid w:val="7DEF974F"/>
    <w:rsid w:val="7E174590"/>
    <w:rsid w:val="7E1B7AD6"/>
    <w:rsid w:val="7E2C4AF2"/>
    <w:rsid w:val="7E64B769"/>
    <w:rsid w:val="7E677436"/>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20FEC7"/>
  <w15:docId w15:val="{A01FCF5B-A888-4C3F-9D64-5C580FE0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4FA8"/>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2"/>
      </w:numPr>
    </w:pPr>
  </w:style>
  <w:style w:type="numbering" w:styleId="1ai">
    <w:name w:val="Outline List 1"/>
    <w:basedOn w:val="NoList"/>
    <w:semiHidden/>
    <w:unhideWhenUsed/>
    <w:rsid w:val="002D66D8"/>
    <w:pPr>
      <w:numPr>
        <w:numId w:val="3"/>
      </w:numPr>
    </w:pPr>
  </w:style>
  <w:style w:type="numbering" w:styleId="ArticleSection">
    <w:name w:val="Outline List 3"/>
    <w:basedOn w:val="NoList"/>
    <w:semiHidden/>
    <w:unhideWhenUsed/>
    <w:rsid w:val="002D66D8"/>
    <w:pPr>
      <w:numPr>
        <w:numId w:val="4"/>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5"/>
      </w:numPr>
      <w:contextualSpacing/>
    </w:pPr>
  </w:style>
  <w:style w:type="paragraph" w:styleId="ListBullet4">
    <w:name w:val="List Bullet 4"/>
    <w:basedOn w:val="Normal"/>
    <w:semiHidden/>
    <w:unhideWhenUsed/>
    <w:rsid w:val="002D66D8"/>
    <w:pPr>
      <w:numPr>
        <w:numId w:val="6"/>
      </w:numPr>
      <w:contextualSpacing/>
    </w:pPr>
  </w:style>
  <w:style w:type="paragraph" w:styleId="ListBullet5">
    <w:name w:val="List Bullet 5"/>
    <w:basedOn w:val="Normal"/>
    <w:semiHidden/>
    <w:unhideWhenUsed/>
    <w:rsid w:val="002D66D8"/>
    <w:pPr>
      <w:numPr>
        <w:numId w:val="7"/>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9"/>
      </w:numPr>
      <w:contextualSpacing/>
    </w:pPr>
  </w:style>
  <w:style w:type="paragraph" w:styleId="ListNumber3">
    <w:name w:val="List Number 3"/>
    <w:basedOn w:val="Normal"/>
    <w:semiHidden/>
    <w:unhideWhenUsed/>
    <w:rsid w:val="002D66D8"/>
    <w:pPr>
      <w:numPr>
        <w:numId w:val="10"/>
      </w:numPr>
      <w:contextualSpacing/>
    </w:pPr>
  </w:style>
  <w:style w:type="paragraph" w:styleId="ListNumber4">
    <w:name w:val="List Number 4"/>
    <w:basedOn w:val="Normal"/>
    <w:semiHidden/>
    <w:unhideWhenUsed/>
    <w:rsid w:val="002D66D8"/>
    <w:pPr>
      <w:numPr>
        <w:numId w:val="11"/>
      </w:numPr>
      <w:contextualSpacing/>
    </w:pPr>
  </w:style>
  <w:style w:type="paragraph" w:styleId="ListNumber5">
    <w:name w:val="List Number 5"/>
    <w:basedOn w:val="Normal"/>
    <w:semiHidden/>
    <w:unhideWhenUsed/>
    <w:rsid w:val="002D66D8"/>
    <w:pPr>
      <w:numPr>
        <w:numId w:val="12"/>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unhideWhenUsed/>
    <w:rsid w:val="00DA0ACE"/>
  </w:style>
  <w:style w:type="character" w:customStyle="1" w:styleId="BodyTextChar">
    <w:name w:val="Body Text Char"/>
    <w:basedOn w:val="DefaultParagraphFont"/>
    <w:link w:val="BodyText"/>
    <w:uiPriority w:val="99"/>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8"/>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4"/>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3"/>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5"/>
      </w:numPr>
    </w:pPr>
  </w:style>
  <w:style w:type="paragraph" w:customStyle="1" w:styleId="CPTListBullet">
    <w:name w:val="CPT_List Bullet"/>
    <w:basedOn w:val="Normal"/>
    <w:qFormat/>
    <w:rsid w:val="00355A35"/>
    <w:pPr>
      <w:numPr>
        <w:numId w:val="17"/>
      </w:numPr>
      <w:spacing w:before="0" w:line="240" w:lineRule="auto"/>
    </w:pPr>
    <w:rPr>
      <w:rFonts w:cs="Times New Roman"/>
    </w:rPr>
  </w:style>
  <w:style w:type="paragraph" w:customStyle="1" w:styleId="CPTListNumber">
    <w:name w:val="CPT_List Number"/>
    <w:basedOn w:val="CPTListBullet"/>
    <w:qFormat/>
    <w:rsid w:val="00355A35"/>
    <w:pPr>
      <w:numPr>
        <w:numId w:val="18"/>
      </w:numPr>
    </w:pPr>
  </w:style>
  <w:style w:type="numbering" w:customStyle="1" w:styleId="CPTN">
    <w:name w:val="CPT_N"/>
    <w:uiPriority w:val="99"/>
    <w:rsid w:val="00C952D5"/>
    <w:pPr>
      <w:numPr>
        <w:numId w:val="16"/>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x.doi.org/10.1016/j.xagr.2024.10036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b17754-4bb4-4dc0-81eb-66c08d8597ae">
      <Terms xmlns="http://schemas.microsoft.com/office/infopath/2007/PartnerControls"/>
    </lcf76f155ced4ddcb4097134ff3c332f>
    <TaxCatchAll xmlns="487ed62f-6de7-41d8-9cc6-43688a3ee8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B011C3FF3771A4DA89580FA07C83F66" ma:contentTypeVersion="16" ma:contentTypeDescription="Opprett et nytt dokument." ma:contentTypeScope="" ma:versionID="9216467782cde2d8d07d633c703b0f92">
  <xsd:schema xmlns:xsd="http://www.w3.org/2001/XMLSchema" xmlns:xs="http://www.w3.org/2001/XMLSchema" xmlns:p="http://schemas.microsoft.com/office/2006/metadata/properties" xmlns:ns2="46b17754-4bb4-4dc0-81eb-66c08d8597ae" xmlns:ns3="487ed62f-6de7-41d8-9cc6-43688a3ee865" targetNamespace="http://schemas.microsoft.com/office/2006/metadata/properties" ma:root="true" ma:fieldsID="f2772043989e8405e1a45b74ffdada00" ns2:_="" ns3:_="">
    <xsd:import namespace="46b17754-4bb4-4dc0-81eb-66c08d8597ae"/>
    <xsd:import namespace="487ed62f-6de7-41d8-9cc6-43688a3ee8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17754-4bb4-4dc0-81eb-66c08d859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c837b304-89a2-409e-9d5c-9765d887efd4"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ed62f-6de7-41d8-9cc6-43688a3ee86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128820-1625-4469-834b-83402d2645c7}" ma:internalName="TaxCatchAll" ma:showField="CatchAllData" ma:web="487ed62f-6de7-41d8-9cc6-43688a3ee86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FC810B-CD6F-4A65-8CE3-43BA8A21ADE6}">
  <ds:schemaRefs>
    <ds:schemaRef ds:uri="http://schemas.openxmlformats.org/officeDocument/2006/bibliography"/>
  </ds:schemaRefs>
</ds:datastoreItem>
</file>

<file path=customXml/itemProps2.xml><?xml version="1.0" encoding="utf-8"?>
<ds:datastoreItem xmlns:ds="http://schemas.openxmlformats.org/officeDocument/2006/customXml" ds:itemID="{D408F78B-5635-4309-9B22-19D417F965AE}">
  <ds:schemaRefs>
    <ds:schemaRef ds:uri="http://schemas.microsoft.com/office/2006/metadata/properties"/>
    <ds:schemaRef ds:uri="http://schemas.microsoft.com/office/infopath/2007/PartnerControls"/>
    <ds:schemaRef ds:uri="46b17754-4bb4-4dc0-81eb-66c08d8597ae"/>
    <ds:schemaRef ds:uri="487ed62f-6de7-41d8-9cc6-43688a3ee865"/>
  </ds:schemaRefs>
</ds:datastoreItem>
</file>

<file path=customXml/itemProps3.xml><?xml version="1.0" encoding="utf-8"?>
<ds:datastoreItem xmlns:ds="http://schemas.openxmlformats.org/officeDocument/2006/customXml" ds:itemID="{0079D39A-62D7-456E-9575-218D232146CE}">
  <ds:schemaRefs>
    <ds:schemaRef ds:uri="http://schemas.microsoft.com/sharepoint/v3/contenttype/forms"/>
  </ds:schemaRefs>
</ds:datastoreItem>
</file>

<file path=customXml/itemProps4.xml><?xml version="1.0" encoding="utf-8"?>
<ds:datastoreItem xmlns:ds="http://schemas.openxmlformats.org/officeDocument/2006/customXml" ds:itemID="{B9460CC9-7F72-4DF8-8277-BF54226F3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17754-4bb4-4dc0-81eb-66c08d8597ae"/>
    <ds:schemaRef ds:uri="487ed62f-6de7-41d8-9cc6-43688a3ee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9382</Words>
  <Characters>53478</Characters>
  <Application>Microsoft Office Word</Application>
  <DocSecurity>0</DocSecurity>
  <Lines>445</Lines>
  <Paragraphs>125</Paragraphs>
  <ScaleCrop>false</ScaleCrop>
  <Company/>
  <LinksUpToDate>false</LinksUpToDate>
  <CharactersWithSpaces>62735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Christoffer Olsen</dc:creator>
  <cp:keywords/>
  <cp:lastModifiedBy>Inge Christoffer Olsen</cp:lastModifiedBy>
  <cp:revision>2</cp:revision>
  <dcterms:created xsi:type="dcterms:W3CDTF">2026-10-01T13:25:00Z</dcterms:created>
  <dcterms:modified xsi:type="dcterms:W3CDTF">2026-10-01T13:25:00Z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11 September 2026</vt:lpwstr>
  </property>
  <property fmtid="{D5CDD505-2E9C-101B-9397-08002B2CF9AE}" pid="12" name="sap-version">
    <vt:lpwstr>0.8</vt:lpwstr>
  </property>
  <property fmtid="{D5CDD505-2E9C-101B-9397-08002B2CF9AE}" pid="13" name="toc-title">
    <vt:lpwstr>Table of contents</vt:lpwstr>
  </property>
  <property fmtid="{D5CDD505-2E9C-101B-9397-08002B2CF9AE}" pid="14" name="ContentTypeId">
    <vt:lpwstr>0x0101002B011C3FF3771A4DA89580FA07C83F66</vt:lpwstr>
  </property>
  <property fmtid="{D5CDD505-2E9C-101B-9397-08002B2CF9AE}" pid="15" name="MediaServiceImageTags">
    <vt:lpwstr/>
  </property>
</Properties>
</file>