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13047" w14:textId="77777777" w:rsidR="007D09B7" w:rsidRDefault="00CD1B35">
      <w:pPr>
        <w:pStyle w:val="Heading1NoTOC"/>
        <w:rPr>
          <w:rFonts w:hint="eastAsia"/>
        </w:rPr>
      </w:pPr>
      <w:bookmarkStart w:id="0" w:name="_Toc242267681"/>
      <w:r>
        <w:t>Title Page</w:t>
      </w:r>
      <w:bookmarkEnd w:id="0"/>
    </w:p>
    <w:p w14:paraId="1C25F4E7" w14:textId="77777777" w:rsidR="007D09B7" w:rsidRDefault="00CD1B35">
      <w:pPr>
        <w:pStyle w:val="Brdtekst"/>
      </w:pPr>
      <w:r>
        <w:rPr>
          <w:b/>
          <w:bCs/>
        </w:rPr>
        <w:t>Protocol Title: The Norwegian WHO Labour Care Trial, a stepped wedge cluster randomised trial</w:t>
      </w:r>
    </w:p>
    <w:p w14:paraId="773104FA" w14:textId="77777777" w:rsidR="007D09B7" w:rsidRDefault="00CD1B35">
      <w:pPr>
        <w:pStyle w:val="Brdtekst"/>
      </w:pPr>
      <w:r>
        <w:rPr>
          <w:b/>
          <w:bCs/>
        </w:rPr>
        <w:t>Protocol Number: NA</w:t>
      </w:r>
    </w:p>
    <w:p w14:paraId="2E98DA77" w14:textId="77777777" w:rsidR="007D09B7" w:rsidRDefault="00CD1B35">
      <w:pPr>
        <w:pStyle w:val="Brdtekst"/>
      </w:pPr>
      <w:r>
        <w:rPr>
          <w:b/>
          <w:bCs/>
        </w:rPr>
        <w:t>Compound Number: NA</w:t>
      </w:r>
    </w:p>
    <w:p w14:paraId="3901D36F" w14:textId="77777777" w:rsidR="007D09B7" w:rsidRDefault="00CD1B35">
      <w:pPr>
        <w:pStyle w:val="Brdtekst"/>
      </w:pPr>
      <w:r>
        <w:rPr>
          <w:b/>
          <w:bCs/>
        </w:rPr>
        <w:t>Short Title: NORWELCG</w:t>
      </w:r>
    </w:p>
    <w:p w14:paraId="161918C0" w14:textId="77777777" w:rsidR="007D09B7" w:rsidRDefault="00CD1B35">
      <w:pPr>
        <w:pStyle w:val="Brdtekst"/>
      </w:pPr>
      <w:r>
        <w:rPr>
          <w:b/>
          <w:bCs/>
        </w:rPr>
        <w:t>Sponsor Name: Department of Obstetrics and Gynecology, Østfold Hospital Trust,</w:t>
      </w:r>
    </w:p>
    <w:p w14:paraId="5BD745E8" w14:textId="77777777" w:rsidR="007D09B7" w:rsidRDefault="00CD1B35">
      <w:pPr>
        <w:pStyle w:val="Brdtekst"/>
      </w:pPr>
      <w:r>
        <w:rPr>
          <w:b/>
          <w:bCs/>
        </w:rPr>
        <w:t>Legal Registered Address: Po.box 300, 1714 Grålum Norway</w:t>
      </w:r>
    </w:p>
    <w:p w14:paraId="6CA1AC0C" w14:textId="77777777" w:rsidR="007D09B7" w:rsidRDefault="00CD1B35">
      <w:pPr>
        <w:pStyle w:val="Brdtekst"/>
      </w:pPr>
      <w:r>
        <w:rPr>
          <w:b/>
          <w:bCs/>
        </w:rPr>
        <w:t>Regulatory Agency Identifier Number(s):</w:t>
      </w:r>
    </w:p>
    <w:tbl>
      <w:tblPr>
        <w:tblW w:w="4902" w:type="pct"/>
        <w:tblLayout w:type="fixed"/>
        <w:tblLook w:val="0020" w:firstRow="1" w:lastRow="0" w:firstColumn="0" w:lastColumn="0" w:noHBand="0" w:noVBand="0"/>
      </w:tblPr>
      <w:tblGrid>
        <w:gridCol w:w="2294"/>
        <w:gridCol w:w="6883"/>
      </w:tblGrid>
      <w:tr w:rsidR="007D09B7" w14:paraId="097CE6C4" w14:textId="77777777">
        <w:trPr>
          <w:tblHeader/>
        </w:trPr>
        <w:tc>
          <w:tcPr>
            <w:tcW w:w="1941" w:type="dxa"/>
          </w:tcPr>
          <w:p w14:paraId="11522F3D" w14:textId="77777777" w:rsidR="007D09B7" w:rsidRDefault="00CD1B35">
            <w:r>
              <w:rPr>
                <w:b/>
                <w:bCs/>
              </w:rPr>
              <w:t>Registry</w:t>
            </w:r>
          </w:p>
        </w:tc>
        <w:tc>
          <w:tcPr>
            <w:tcW w:w="5823" w:type="dxa"/>
          </w:tcPr>
          <w:p w14:paraId="18EAF9C6" w14:textId="77777777" w:rsidR="007D09B7" w:rsidRDefault="00CD1B35">
            <w:r>
              <w:rPr>
                <w:b/>
                <w:bCs/>
              </w:rPr>
              <w:t>ID</w:t>
            </w:r>
          </w:p>
        </w:tc>
      </w:tr>
      <w:tr w:rsidR="007D09B7" w14:paraId="254F6350" w14:textId="77777777">
        <w:tc>
          <w:tcPr>
            <w:tcW w:w="1941" w:type="dxa"/>
          </w:tcPr>
          <w:p w14:paraId="17ADABC5" w14:textId="77777777" w:rsidR="007D09B7" w:rsidRDefault="00CD1B35">
            <w:r>
              <w:t>ClinicalTrials.gov</w:t>
            </w:r>
          </w:p>
        </w:tc>
        <w:tc>
          <w:tcPr>
            <w:tcW w:w="5823" w:type="dxa"/>
          </w:tcPr>
          <w:p w14:paraId="7CA371BD" w14:textId="77777777" w:rsidR="007D09B7" w:rsidRDefault="00CD1B35">
            <w:r>
              <w:t>NCT05791630</w:t>
            </w:r>
          </w:p>
        </w:tc>
      </w:tr>
    </w:tbl>
    <w:p w14:paraId="71A1AD15" w14:textId="77777777" w:rsidR="007D09B7" w:rsidRDefault="00CD1B35">
      <w:pPr>
        <w:pStyle w:val="Brdtekst"/>
      </w:pPr>
      <w:r>
        <w:rPr>
          <w:b/>
          <w:bCs/>
        </w:rPr>
        <w:t>SAP Version: 0.85, 6 October 2026</w:t>
      </w:r>
    </w:p>
    <w:p w14:paraId="6279E13C" w14:textId="77777777" w:rsidR="007D09B7" w:rsidRDefault="00CD1B35">
      <w:r>
        <w:br w:type="page"/>
      </w:r>
    </w:p>
    <w:p w14:paraId="78C29622" w14:textId="77777777" w:rsidR="007D09B7" w:rsidRDefault="00CD1B35">
      <w:pPr>
        <w:pStyle w:val="Heading3NoTOC"/>
        <w:rPr>
          <w:rFonts w:hint="eastAsia"/>
        </w:rPr>
      </w:pPr>
      <w:bookmarkStart w:id="1" w:name="_Toc242267682"/>
      <w:r>
        <w:lastRenderedPageBreak/>
        <w:t>Table of Contents</w:t>
      </w:r>
      <w:bookmarkEnd w:id="1"/>
    </w:p>
    <w:p w14:paraId="5C06804C" w14:textId="77777777" w:rsidR="00B95715" w:rsidRDefault="00CD1B35">
      <w:pPr>
        <w:pStyle w:val="INNH1"/>
        <w:rPr>
          <w:rFonts w:asciiTheme="minorHAnsi" w:eastAsiaTheme="minorEastAsia" w:hAnsiTheme="minorHAnsi" w:cstheme="minorBidi"/>
          <w:b w:val="0"/>
          <w:color w:val="auto"/>
          <w:kern w:val="2"/>
          <w:lang w:eastAsia="en-GB"/>
          <w14:ligatures w14:val="standardContextual"/>
        </w:rPr>
      </w:pPr>
      <w:r>
        <w:fldChar w:fldCharType="begin"/>
      </w:r>
      <w:r>
        <w:instrText xml:space="preserve"> TOC \o "1-3" \h \z \u </w:instrText>
      </w:r>
      <w:r>
        <w:fldChar w:fldCharType="separate"/>
      </w:r>
      <w:hyperlink w:anchor="_Toc242267681" w:history="1">
        <w:r w:rsidR="00B95715" w:rsidRPr="00FE6472">
          <w:rPr>
            <w:rStyle w:val="Hyperkobling"/>
          </w:rPr>
          <w:t>Title Page</w:t>
        </w:r>
        <w:r w:rsidR="00B95715">
          <w:rPr>
            <w:webHidden/>
          </w:rPr>
          <w:tab/>
        </w:r>
        <w:r w:rsidR="00B95715">
          <w:rPr>
            <w:webHidden/>
          </w:rPr>
          <w:fldChar w:fldCharType="begin"/>
        </w:r>
        <w:r w:rsidR="00B95715">
          <w:rPr>
            <w:webHidden/>
          </w:rPr>
          <w:instrText xml:space="preserve"> PAGEREF _Toc242267681 \h </w:instrText>
        </w:r>
        <w:r w:rsidR="00B95715">
          <w:rPr>
            <w:webHidden/>
          </w:rPr>
        </w:r>
        <w:r w:rsidR="00B95715">
          <w:rPr>
            <w:webHidden/>
          </w:rPr>
          <w:fldChar w:fldCharType="separate"/>
        </w:r>
        <w:r w:rsidR="00B95715">
          <w:rPr>
            <w:webHidden/>
          </w:rPr>
          <w:t>1</w:t>
        </w:r>
        <w:r w:rsidR="00B95715">
          <w:rPr>
            <w:webHidden/>
          </w:rPr>
          <w:fldChar w:fldCharType="end"/>
        </w:r>
      </w:hyperlink>
    </w:p>
    <w:p w14:paraId="0074DDAC" w14:textId="77777777" w:rsidR="00B95715" w:rsidRDefault="00B95715">
      <w:pPr>
        <w:pStyle w:val="INNH3"/>
        <w:rPr>
          <w:rFonts w:asciiTheme="minorHAnsi" w:eastAsiaTheme="minorEastAsia" w:hAnsiTheme="minorHAnsi" w:cstheme="minorBidi"/>
          <w:color w:val="auto"/>
          <w:kern w:val="2"/>
          <w:lang w:eastAsia="en-GB"/>
          <w14:ligatures w14:val="standardContextual"/>
        </w:rPr>
      </w:pPr>
      <w:hyperlink w:anchor="_Toc242267682" w:history="1">
        <w:r w:rsidRPr="00FE6472">
          <w:rPr>
            <w:rStyle w:val="Hyperkobling"/>
          </w:rPr>
          <w:t>Table of Contents</w:t>
        </w:r>
        <w:r>
          <w:rPr>
            <w:webHidden/>
          </w:rPr>
          <w:tab/>
        </w:r>
        <w:r>
          <w:rPr>
            <w:webHidden/>
          </w:rPr>
          <w:fldChar w:fldCharType="begin"/>
        </w:r>
        <w:r>
          <w:rPr>
            <w:webHidden/>
          </w:rPr>
          <w:instrText xml:space="preserve"> PAGEREF _Toc242267682 \h </w:instrText>
        </w:r>
        <w:r>
          <w:rPr>
            <w:webHidden/>
          </w:rPr>
        </w:r>
        <w:r>
          <w:rPr>
            <w:webHidden/>
          </w:rPr>
          <w:fldChar w:fldCharType="separate"/>
        </w:r>
        <w:r>
          <w:rPr>
            <w:webHidden/>
          </w:rPr>
          <w:t>1</w:t>
        </w:r>
        <w:r>
          <w:rPr>
            <w:webHidden/>
          </w:rPr>
          <w:fldChar w:fldCharType="end"/>
        </w:r>
      </w:hyperlink>
    </w:p>
    <w:p w14:paraId="1E68BED7" w14:textId="77777777" w:rsidR="00B95715" w:rsidRDefault="00B95715">
      <w:pPr>
        <w:pStyle w:val="INNH1"/>
        <w:rPr>
          <w:rFonts w:asciiTheme="minorHAnsi" w:eastAsiaTheme="minorEastAsia" w:hAnsiTheme="minorHAnsi" w:cstheme="minorBidi"/>
          <w:b w:val="0"/>
          <w:color w:val="auto"/>
          <w:kern w:val="2"/>
          <w:lang w:eastAsia="en-GB"/>
          <w14:ligatures w14:val="standardContextual"/>
        </w:rPr>
      </w:pPr>
      <w:hyperlink w:anchor="_Toc242267683" w:history="1">
        <w:r w:rsidRPr="00FE6472">
          <w:rPr>
            <w:rStyle w:val="Hyperkobling"/>
          </w:rPr>
          <w:t>Version History</w:t>
        </w:r>
        <w:r>
          <w:rPr>
            <w:webHidden/>
          </w:rPr>
          <w:tab/>
        </w:r>
        <w:r>
          <w:rPr>
            <w:webHidden/>
          </w:rPr>
          <w:fldChar w:fldCharType="begin"/>
        </w:r>
        <w:r>
          <w:rPr>
            <w:webHidden/>
          </w:rPr>
          <w:instrText xml:space="preserve"> PAGEREF _Toc242267683 \h </w:instrText>
        </w:r>
        <w:r>
          <w:rPr>
            <w:webHidden/>
          </w:rPr>
        </w:r>
        <w:r>
          <w:rPr>
            <w:webHidden/>
          </w:rPr>
          <w:fldChar w:fldCharType="separate"/>
        </w:r>
        <w:r>
          <w:rPr>
            <w:webHidden/>
          </w:rPr>
          <w:t>1</w:t>
        </w:r>
        <w:r>
          <w:rPr>
            <w:webHidden/>
          </w:rPr>
          <w:fldChar w:fldCharType="end"/>
        </w:r>
      </w:hyperlink>
    </w:p>
    <w:p w14:paraId="336E1027" w14:textId="77777777" w:rsidR="00B95715" w:rsidRDefault="00B95715">
      <w:pPr>
        <w:pStyle w:val="INNH1"/>
        <w:rPr>
          <w:rFonts w:asciiTheme="minorHAnsi" w:eastAsiaTheme="minorEastAsia" w:hAnsiTheme="minorHAnsi" w:cstheme="minorBidi"/>
          <w:b w:val="0"/>
          <w:color w:val="auto"/>
          <w:kern w:val="2"/>
          <w:lang w:eastAsia="en-GB"/>
          <w14:ligatures w14:val="standardContextual"/>
        </w:rPr>
      </w:pPr>
      <w:hyperlink w:anchor="_Toc242267684" w:history="1">
        <w:r w:rsidRPr="00FE6472">
          <w:rPr>
            <w:rStyle w:val="Hyperkobling"/>
          </w:rPr>
          <w:t>List of Abbreviations</w:t>
        </w:r>
        <w:r>
          <w:rPr>
            <w:webHidden/>
          </w:rPr>
          <w:tab/>
        </w:r>
        <w:r>
          <w:rPr>
            <w:webHidden/>
          </w:rPr>
          <w:fldChar w:fldCharType="begin"/>
        </w:r>
        <w:r>
          <w:rPr>
            <w:webHidden/>
          </w:rPr>
          <w:instrText xml:space="preserve"> PAGEREF _Toc242267684 \h </w:instrText>
        </w:r>
        <w:r>
          <w:rPr>
            <w:webHidden/>
          </w:rPr>
        </w:r>
        <w:r>
          <w:rPr>
            <w:webHidden/>
          </w:rPr>
          <w:fldChar w:fldCharType="separate"/>
        </w:r>
        <w:r>
          <w:rPr>
            <w:webHidden/>
          </w:rPr>
          <w:t>1</w:t>
        </w:r>
        <w:r>
          <w:rPr>
            <w:webHidden/>
          </w:rPr>
          <w:fldChar w:fldCharType="end"/>
        </w:r>
      </w:hyperlink>
    </w:p>
    <w:p w14:paraId="206E898A" w14:textId="77777777" w:rsidR="00B95715" w:rsidRDefault="00B95715">
      <w:pPr>
        <w:pStyle w:val="INNH1"/>
        <w:rPr>
          <w:rFonts w:asciiTheme="minorHAnsi" w:eastAsiaTheme="minorEastAsia" w:hAnsiTheme="minorHAnsi" w:cstheme="minorBidi"/>
          <w:b w:val="0"/>
          <w:color w:val="auto"/>
          <w:kern w:val="2"/>
          <w:lang w:eastAsia="en-GB"/>
          <w14:ligatures w14:val="standardContextual"/>
        </w:rPr>
      </w:pPr>
      <w:hyperlink w:anchor="_Toc242267685" w:history="1">
        <w:r w:rsidRPr="00FE6472">
          <w:rPr>
            <w:rStyle w:val="Hyperkobling"/>
          </w:rPr>
          <w:t>1. Introduction</w:t>
        </w:r>
        <w:r>
          <w:rPr>
            <w:webHidden/>
          </w:rPr>
          <w:tab/>
        </w:r>
        <w:r>
          <w:rPr>
            <w:webHidden/>
          </w:rPr>
          <w:fldChar w:fldCharType="begin"/>
        </w:r>
        <w:r>
          <w:rPr>
            <w:webHidden/>
          </w:rPr>
          <w:instrText xml:space="preserve"> PAGEREF _Toc242267685 \h </w:instrText>
        </w:r>
        <w:r>
          <w:rPr>
            <w:webHidden/>
          </w:rPr>
        </w:r>
        <w:r>
          <w:rPr>
            <w:webHidden/>
          </w:rPr>
          <w:fldChar w:fldCharType="separate"/>
        </w:r>
        <w:r>
          <w:rPr>
            <w:webHidden/>
          </w:rPr>
          <w:t>1</w:t>
        </w:r>
        <w:r>
          <w:rPr>
            <w:webHidden/>
          </w:rPr>
          <w:fldChar w:fldCharType="end"/>
        </w:r>
      </w:hyperlink>
    </w:p>
    <w:p w14:paraId="4B9F3B67" w14:textId="77777777" w:rsidR="00B95715" w:rsidRDefault="00B95715">
      <w:pPr>
        <w:pStyle w:val="INNH2"/>
        <w:rPr>
          <w:rFonts w:asciiTheme="minorHAnsi" w:eastAsiaTheme="minorEastAsia" w:hAnsiTheme="minorHAnsi" w:cstheme="minorBidi"/>
          <w:color w:val="auto"/>
          <w:kern w:val="2"/>
          <w:lang w:eastAsia="en-GB"/>
          <w14:ligatures w14:val="standardContextual"/>
        </w:rPr>
      </w:pPr>
      <w:hyperlink w:anchor="_Toc242267686" w:history="1">
        <w:r w:rsidRPr="00FE6472">
          <w:rPr>
            <w:rStyle w:val="Hyperkobling"/>
          </w:rPr>
          <w:t>1.1 Objectives, Endpoints, and Estimands</w:t>
        </w:r>
        <w:r>
          <w:rPr>
            <w:webHidden/>
          </w:rPr>
          <w:tab/>
        </w:r>
        <w:r>
          <w:rPr>
            <w:webHidden/>
          </w:rPr>
          <w:fldChar w:fldCharType="begin"/>
        </w:r>
        <w:r>
          <w:rPr>
            <w:webHidden/>
          </w:rPr>
          <w:instrText xml:space="preserve"> PAGEREF _Toc242267686 \h </w:instrText>
        </w:r>
        <w:r>
          <w:rPr>
            <w:webHidden/>
          </w:rPr>
        </w:r>
        <w:r>
          <w:rPr>
            <w:webHidden/>
          </w:rPr>
          <w:fldChar w:fldCharType="separate"/>
        </w:r>
        <w:r>
          <w:rPr>
            <w:webHidden/>
          </w:rPr>
          <w:t>1</w:t>
        </w:r>
        <w:r>
          <w:rPr>
            <w:webHidden/>
          </w:rPr>
          <w:fldChar w:fldCharType="end"/>
        </w:r>
      </w:hyperlink>
    </w:p>
    <w:p w14:paraId="36B6AC75" w14:textId="77777777" w:rsidR="00B95715" w:rsidRDefault="00B95715">
      <w:pPr>
        <w:pStyle w:val="INNH2"/>
        <w:rPr>
          <w:rFonts w:asciiTheme="minorHAnsi" w:eastAsiaTheme="minorEastAsia" w:hAnsiTheme="minorHAnsi" w:cstheme="minorBidi"/>
          <w:color w:val="auto"/>
          <w:kern w:val="2"/>
          <w:lang w:eastAsia="en-GB"/>
          <w14:ligatures w14:val="standardContextual"/>
        </w:rPr>
      </w:pPr>
      <w:hyperlink w:anchor="_Toc242267687" w:history="1">
        <w:r w:rsidRPr="00FE6472">
          <w:rPr>
            <w:rStyle w:val="Hyperkobling"/>
          </w:rPr>
          <w:t>1.2 Estimand for Primary Objective</w:t>
        </w:r>
        <w:r>
          <w:rPr>
            <w:webHidden/>
          </w:rPr>
          <w:tab/>
        </w:r>
        <w:r>
          <w:rPr>
            <w:webHidden/>
          </w:rPr>
          <w:fldChar w:fldCharType="begin"/>
        </w:r>
        <w:r>
          <w:rPr>
            <w:webHidden/>
          </w:rPr>
          <w:instrText xml:space="preserve"> PAGEREF _Toc242267687 \h </w:instrText>
        </w:r>
        <w:r>
          <w:rPr>
            <w:webHidden/>
          </w:rPr>
        </w:r>
        <w:r>
          <w:rPr>
            <w:webHidden/>
          </w:rPr>
          <w:fldChar w:fldCharType="separate"/>
        </w:r>
        <w:r>
          <w:rPr>
            <w:webHidden/>
          </w:rPr>
          <w:t>1</w:t>
        </w:r>
        <w:r>
          <w:rPr>
            <w:webHidden/>
          </w:rPr>
          <w:fldChar w:fldCharType="end"/>
        </w:r>
      </w:hyperlink>
    </w:p>
    <w:p w14:paraId="1902D20F" w14:textId="77777777" w:rsidR="00B95715" w:rsidRDefault="00B95715">
      <w:pPr>
        <w:pStyle w:val="INNH2"/>
        <w:rPr>
          <w:rFonts w:asciiTheme="minorHAnsi" w:eastAsiaTheme="minorEastAsia" w:hAnsiTheme="minorHAnsi" w:cstheme="minorBidi"/>
          <w:color w:val="auto"/>
          <w:kern w:val="2"/>
          <w:lang w:eastAsia="en-GB"/>
          <w14:ligatures w14:val="standardContextual"/>
        </w:rPr>
      </w:pPr>
      <w:hyperlink w:anchor="_Toc242267688" w:history="1">
        <w:r w:rsidRPr="00FE6472">
          <w:rPr>
            <w:rStyle w:val="Hyperkobling"/>
          </w:rPr>
          <w:t>1.3 Estimands for Secondary Objectives</w:t>
        </w:r>
        <w:r>
          <w:rPr>
            <w:webHidden/>
          </w:rPr>
          <w:tab/>
        </w:r>
        <w:r>
          <w:rPr>
            <w:webHidden/>
          </w:rPr>
          <w:fldChar w:fldCharType="begin"/>
        </w:r>
        <w:r>
          <w:rPr>
            <w:webHidden/>
          </w:rPr>
          <w:instrText xml:space="preserve"> PAGEREF _Toc242267688 \h </w:instrText>
        </w:r>
        <w:r>
          <w:rPr>
            <w:webHidden/>
          </w:rPr>
        </w:r>
        <w:r>
          <w:rPr>
            <w:webHidden/>
          </w:rPr>
          <w:fldChar w:fldCharType="separate"/>
        </w:r>
        <w:r>
          <w:rPr>
            <w:webHidden/>
          </w:rPr>
          <w:t>1</w:t>
        </w:r>
        <w:r>
          <w:rPr>
            <w:webHidden/>
          </w:rPr>
          <w:fldChar w:fldCharType="end"/>
        </w:r>
      </w:hyperlink>
    </w:p>
    <w:p w14:paraId="1C413CDA" w14:textId="77777777" w:rsidR="00B95715" w:rsidRDefault="00B95715">
      <w:pPr>
        <w:pStyle w:val="INNH2"/>
        <w:rPr>
          <w:rFonts w:asciiTheme="minorHAnsi" w:eastAsiaTheme="minorEastAsia" w:hAnsiTheme="minorHAnsi" w:cstheme="minorBidi"/>
          <w:color w:val="auto"/>
          <w:kern w:val="2"/>
          <w:lang w:eastAsia="en-GB"/>
          <w14:ligatures w14:val="standardContextual"/>
        </w:rPr>
      </w:pPr>
      <w:hyperlink w:anchor="_Toc242267689" w:history="1">
        <w:r w:rsidRPr="00FE6472">
          <w:rPr>
            <w:rStyle w:val="Hyperkobling"/>
          </w:rPr>
          <w:t>1.4 Study Design</w:t>
        </w:r>
        <w:r>
          <w:rPr>
            <w:webHidden/>
          </w:rPr>
          <w:tab/>
        </w:r>
        <w:r>
          <w:rPr>
            <w:webHidden/>
          </w:rPr>
          <w:fldChar w:fldCharType="begin"/>
        </w:r>
        <w:r>
          <w:rPr>
            <w:webHidden/>
          </w:rPr>
          <w:instrText xml:space="preserve"> PAGEREF _Toc242267689 \h </w:instrText>
        </w:r>
        <w:r>
          <w:rPr>
            <w:webHidden/>
          </w:rPr>
        </w:r>
        <w:r>
          <w:rPr>
            <w:webHidden/>
          </w:rPr>
          <w:fldChar w:fldCharType="separate"/>
        </w:r>
        <w:r>
          <w:rPr>
            <w:webHidden/>
          </w:rPr>
          <w:t>1</w:t>
        </w:r>
        <w:r>
          <w:rPr>
            <w:webHidden/>
          </w:rPr>
          <w:fldChar w:fldCharType="end"/>
        </w:r>
      </w:hyperlink>
    </w:p>
    <w:p w14:paraId="0DC841E7" w14:textId="77777777" w:rsidR="00B95715" w:rsidRDefault="00B95715">
      <w:pPr>
        <w:pStyle w:val="INNH1"/>
        <w:rPr>
          <w:rFonts w:asciiTheme="minorHAnsi" w:eastAsiaTheme="minorEastAsia" w:hAnsiTheme="minorHAnsi" w:cstheme="minorBidi"/>
          <w:b w:val="0"/>
          <w:color w:val="auto"/>
          <w:kern w:val="2"/>
          <w:lang w:eastAsia="en-GB"/>
          <w14:ligatures w14:val="standardContextual"/>
        </w:rPr>
      </w:pPr>
      <w:hyperlink w:anchor="_Toc242267690" w:history="1">
        <w:r w:rsidRPr="00FE6472">
          <w:rPr>
            <w:rStyle w:val="Hyperkobling"/>
          </w:rPr>
          <w:t>2. General Considerations</w:t>
        </w:r>
        <w:r>
          <w:rPr>
            <w:webHidden/>
          </w:rPr>
          <w:tab/>
        </w:r>
        <w:r>
          <w:rPr>
            <w:webHidden/>
          </w:rPr>
          <w:fldChar w:fldCharType="begin"/>
        </w:r>
        <w:r>
          <w:rPr>
            <w:webHidden/>
          </w:rPr>
          <w:instrText xml:space="preserve"> PAGEREF _Toc242267690 \h </w:instrText>
        </w:r>
        <w:r>
          <w:rPr>
            <w:webHidden/>
          </w:rPr>
        </w:r>
        <w:r>
          <w:rPr>
            <w:webHidden/>
          </w:rPr>
          <w:fldChar w:fldCharType="separate"/>
        </w:r>
        <w:r>
          <w:rPr>
            <w:webHidden/>
          </w:rPr>
          <w:t>1</w:t>
        </w:r>
        <w:r>
          <w:rPr>
            <w:webHidden/>
          </w:rPr>
          <w:fldChar w:fldCharType="end"/>
        </w:r>
      </w:hyperlink>
    </w:p>
    <w:p w14:paraId="5694F210" w14:textId="77777777" w:rsidR="00B95715" w:rsidRDefault="00B95715">
      <w:pPr>
        <w:pStyle w:val="INNH2"/>
        <w:rPr>
          <w:rFonts w:asciiTheme="minorHAnsi" w:eastAsiaTheme="minorEastAsia" w:hAnsiTheme="minorHAnsi" w:cstheme="minorBidi"/>
          <w:color w:val="auto"/>
          <w:kern w:val="2"/>
          <w:lang w:eastAsia="en-GB"/>
          <w14:ligatures w14:val="standardContextual"/>
        </w:rPr>
      </w:pPr>
      <w:hyperlink w:anchor="_Toc242267691" w:history="1">
        <w:r w:rsidRPr="00FE6472">
          <w:rPr>
            <w:rStyle w:val="Hyperkobling"/>
          </w:rPr>
          <w:t>2.1 Statistical Hypotheses and Conclusion Criteria</w:t>
        </w:r>
        <w:r>
          <w:rPr>
            <w:webHidden/>
          </w:rPr>
          <w:tab/>
        </w:r>
        <w:r>
          <w:rPr>
            <w:webHidden/>
          </w:rPr>
          <w:fldChar w:fldCharType="begin"/>
        </w:r>
        <w:r>
          <w:rPr>
            <w:webHidden/>
          </w:rPr>
          <w:instrText xml:space="preserve"> PAGEREF _Toc242267691 \h </w:instrText>
        </w:r>
        <w:r>
          <w:rPr>
            <w:webHidden/>
          </w:rPr>
        </w:r>
        <w:r>
          <w:rPr>
            <w:webHidden/>
          </w:rPr>
          <w:fldChar w:fldCharType="separate"/>
        </w:r>
        <w:r>
          <w:rPr>
            <w:webHidden/>
          </w:rPr>
          <w:t>1</w:t>
        </w:r>
        <w:r>
          <w:rPr>
            <w:webHidden/>
          </w:rPr>
          <w:fldChar w:fldCharType="end"/>
        </w:r>
      </w:hyperlink>
    </w:p>
    <w:p w14:paraId="2B174407" w14:textId="77777777" w:rsidR="00B95715" w:rsidRDefault="00B95715">
      <w:pPr>
        <w:pStyle w:val="INNH2"/>
        <w:rPr>
          <w:rFonts w:asciiTheme="minorHAnsi" w:eastAsiaTheme="minorEastAsia" w:hAnsiTheme="minorHAnsi" w:cstheme="minorBidi"/>
          <w:color w:val="auto"/>
          <w:kern w:val="2"/>
          <w:lang w:eastAsia="en-GB"/>
          <w14:ligatures w14:val="standardContextual"/>
        </w:rPr>
      </w:pPr>
      <w:hyperlink w:anchor="_Toc242267692" w:history="1">
        <w:r w:rsidRPr="00FE6472">
          <w:rPr>
            <w:rStyle w:val="Hyperkobling"/>
          </w:rPr>
          <w:t>2.2 Multiplicity Adjustment</w:t>
        </w:r>
        <w:r>
          <w:rPr>
            <w:webHidden/>
          </w:rPr>
          <w:tab/>
        </w:r>
        <w:r>
          <w:rPr>
            <w:webHidden/>
          </w:rPr>
          <w:fldChar w:fldCharType="begin"/>
        </w:r>
        <w:r>
          <w:rPr>
            <w:webHidden/>
          </w:rPr>
          <w:instrText xml:space="preserve"> PAGEREF _Toc242267692 \h </w:instrText>
        </w:r>
        <w:r>
          <w:rPr>
            <w:webHidden/>
          </w:rPr>
        </w:r>
        <w:r>
          <w:rPr>
            <w:webHidden/>
          </w:rPr>
          <w:fldChar w:fldCharType="separate"/>
        </w:r>
        <w:r>
          <w:rPr>
            <w:webHidden/>
          </w:rPr>
          <w:t>1</w:t>
        </w:r>
        <w:r>
          <w:rPr>
            <w:webHidden/>
          </w:rPr>
          <w:fldChar w:fldCharType="end"/>
        </w:r>
      </w:hyperlink>
    </w:p>
    <w:p w14:paraId="36998FD1" w14:textId="77777777" w:rsidR="00B95715" w:rsidRDefault="00B95715">
      <w:pPr>
        <w:pStyle w:val="INNH2"/>
        <w:rPr>
          <w:rFonts w:asciiTheme="minorHAnsi" w:eastAsiaTheme="minorEastAsia" w:hAnsiTheme="minorHAnsi" w:cstheme="minorBidi"/>
          <w:color w:val="auto"/>
          <w:kern w:val="2"/>
          <w:lang w:eastAsia="en-GB"/>
          <w14:ligatures w14:val="standardContextual"/>
        </w:rPr>
      </w:pPr>
      <w:hyperlink w:anchor="_Toc242267693" w:history="1">
        <w:r w:rsidRPr="00FE6472">
          <w:rPr>
            <w:rStyle w:val="Hyperkobling"/>
          </w:rPr>
          <w:t>2.3 Impact of Intercurrent Events Strategies</w:t>
        </w:r>
        <w:r>
          <w:rPr>
            <w:webHidden/>
          </w:rPr>
          <w:tab/>
        </w:r>
        <w:r>
          <w:rPr>
            <w:webHidden/>
          </w:rPr>
          <w:fldChar w:fldCharType="begin"/>
        </w:r>
        <w:r>
          <w:rPr>
            <w:webHidden/>
          </w:rPr>
          <w:instrText xml:space="preserve"> PAGEREF _Toc242267693 \h </w:instrText>
        </w:r>
        <w:r>
          <w:rPr>
            <w:webHidden/>
          </w:rPr>
        </w:r>
        <w:r>
          <w:rPr>
            <w:webHidden/>
          </w:rPr>
          <w:fldChar w:fldCharType="separate"/>
        </w:r>
        <w:r>
          <w:rPr>
            <w:webHidden/>
          </w:rPr>
          <w:t>1</w:t>
        </w:r>
        <w:r>
          <w:rPr>
            <w:webHidden/>
          </w:rPr>
          <w:fldChar w:fldCharType="end"/>
        </w:r>
      </w:hyperlink>
    </w:p>
    <w:p w14:paraId="3C2F2582" w14:textId="77777777" w:rsidR="00B95715" w:rsidRDefault="00B95715">
      <w:pPr>
        <w:pStyle w:val="INNH2"/>
        <w:rPr>
          <w:rFonts w:asciiTheme="minorHAnsi" w:eastAsiaTheme="minorEastAsia" w:hAnsiTheme="minorHAnsi" w:cstheme="minorBidi"/>
          <w:color w:val="auto"/>
          <w:kern w:val="2"/>
          <w:lang w:eastAsia="en-GB"/>
          <w14:ligatures w14:val="standardContextual"/>
        </w:rPr>
      </w:pPr>
      <w:hyperlink w:anchor="_Toc242267694" w:history="1">
        <w:r w:rsidRPr="00FE6472">
          <w:rPr>
            <w:rStyle w:val="Hyperkobling"/>
          </w:rPr>
          <w:t>2.4 Handling of Missing Data</w:t>
        </w:r>
        <w:r>
          <w:rPr>
            <w:webHidden/>
          </w:rPr>
          <w:tab/>
        </w:r>
        <w:r>
          <w:rPr>
            <w:webHidden/>
          </w:rPr>
          <w:fldChar w:fldCharType="begin"/>
        </w:r>
        <w:r>
          <w:rPr>
            <w:webHidden/>
          </w:rPr>
          <w:instrText xml:space="preserve"> PAGEREF _Toc242267694 \h </w:instrText>
        </w:r>
        <w:r>
          <w:rPr>
            <w:webHidden/>
          </w:rPr>
        </w:r>
        <w:r>
          <w:rPr>
            <w:webHidden/>
          </w:rPr>
          <w:fldChar w:fldCharType="separate"/>
        </w:r>
        <w:r>
          <w:rPr>
            <w:webHidden/>
          </w:rPr>
          <w:t>1</w:t>
        </w:r>
        <w:r>
          <w:rPr>
            <w:webHidden/>
          </w:rPr>
          <w:fldChar w:fldCharType="end"/>
        </w:r>
      </w:hyperlink>
    </w:p>
    <w:p w14:paraId="77BECB3C" w14:textId="77777777" w:rsidR="00B95715" w:rsidRDefault="00B95715">
      <w:pPr>
        <w:pStyle w:val="INNH2"/>
        <w:rPr>
          <w:rFonts w:asciiTheme="minorHAnsi" w:eastAsiaTheme="minorEastAsia" w:hAnsiTheme="minorHAnsi" w:cstheme="minorBidi"/>
          <w:color w:val="auto"/>
          <w:kern w:val="2"/>
          <w:lang w:eastAsia="en-GB"/>
          <w14:ligatures w14:val="standardContextual"/>
        </w:rPr>
      </w:pPr>
      <w:hyperlink w:anchor="_Toc242267695" w:history="1">
        <w:r w:rsidRPr="00FE6472">
          <w:rPr>
            <w:rStyle w:val="Hyperkobling"/>
          </w:rPr>
          <w:t>2.5 Use of AI Tools</w:t>
        </w:r>
        <w:r>
          <w:rPr>
            <w:webHidden/>
          </w:rPr>
          <w:tab/>
        </w:r>
        <w:r>
          <w:rPr>
            <w:webHidden/>
          </w:rPr>
          <w:fldChar w:fldCharType="begin"/>
        </w:r>
        <w:r>
          <w:rPr>
            <w:webHidden/>
          </w:rPr>
          <w:instrText xml:space="preserve"> PAGEREF _Toc242267695 \h </w:instrText>
        </w:r>
        <w:r>
          <w:rPr>
            <w:webHidden/>
          </w:rPr>
        </w:r>
        <w:r>
          <w:rPr>
            <w:webHidden/>
          </w:rPr>
          <w:fldChar w:fldCharType="separate"/>
        </w:r>
        <w:r>
          <w:rPr>
            <w:webHidden/>
          </w:rPr>
          <w:t>1</w:t>
        </w:r>
        <w:r>
          <w:rPr>
            <w:webHidden/>
          </w:rPr>
          <w:fldChar w:fldCharType="end"/>
        </w:r>
      </w:hyperlink>
    </w:p>
    <w:p w14:paraId="6D87A2EC" w14:textId="77777777" w:rsidR="00B95715" w:rsidRDefault="00B95715">
      <w:pPr>
        <w:pStyle w:val="INNH1"/>
        <w:rPr>
          <w:rFonts w:asciiTheme="minorHAnsi" w:eastAsiaTheme="minorEastAsia" w:hAnsiTheme="minorHAnsi" w:cstheme="minorBidi"/>
          <w:b w:val="0"/>
          <w:color w:val="auto"/>
          <w:kern w:val="2"/>
          <w:lang w:eastAsia="en-GB"/>
          <w14:ligatures w14:val="standardContextual"/>
        </w:rPr>
      </w:pPr>
      <w:hyperlink w:anchor="_Toc242267696" w:history="1">
        <w:r w:rsidRPr="00FE6472">
          <w:rPr>
            <w:rStyle w:val="Hyperkobling"/>
          </w:rPr>
          <w:t>3. Analysis Sets</w:t>
        </w:r>
        <w:r>
          <w:rPr>
            <w:webHidden/>
          </w:rPr>
          <w:tab/>
        </w:r>
        <w:r>
          <w:rPr>
            <w:webHidden/>
          </w:rPr>
          <w:fldChar w:fldCharType="begin"/>
        </w:r>
        <w:r>
          <w:rPr>
            <w:webHidden/>
          </w:rPr>
          <w:instrText xml:space="preserve"> PAGEREF _Toc242267696 \h </w:instrText>
        </w:r>
        <w:r>
          <w:rPr>
            <w:webHidden/>
          </w:rPr>
        </w:r>
        <w:r>
          <w:rPr>
            <w:webHidden/>
          </w:rPr>
          <w:fldChar w:fldCharType="separate"/>
        </w:r>
        <w:r>
          <w:rPr>
            <w:webHidden/>
          </w:rPr>
          <w:t>1</w:t>
        </w:r>
        <w:r>
          <w:rPr>
            <w:webHidden/>
          </w:rPr>
          <w:fldChar w:fldCharType="end"/>
        </w:r>
      </w:hyperlink>
    </w:p>
    <w:p w14:paraId="078227C2" w14:textId="77777777" w:rsidR="00B95715" w:rsidRDefault="00B95715">
      <w:pPr>
        <w:pStyle w:val="INNH1"/>
        <w:rPr>
          <w:rFonts w:asciiTheme="minorHAnsi" w:eastAsiaTheme="minorEastAsia" w:hAnsiTheme="minorHAnsi" w:cstheme="minorBidi"/>
          <w:b w:val="0"/>
          <w:color w:val="auto"/>
          <w:kern w:val="2"/>
          <w:lang w:eastAsia="en-GB"/>
          <w14:ligatures w14:val="standardContextual"/>
        </w:rPr>
      </w:pPr>
      <w:hyperlink w:anchor="_Toc242267697" w:history="1">
        <w:r w:rsidRPr="00FE6472">
          <w:rPr>
            <w:rStyle w:val="Hyperkobling"/>
          </w:rPr>
          <w:t>4. Analyses Supporting Primary Objective(s)</w:t>
        </w:r>
        <w:r>
          <w:rPr>
            <w:webHidden/>
          </w:rPr>
          <w:tab/>
        </w:r>
        <w:r>
          <w:rPr>
            <w:webHidden/>
          </w:rPr>
          <w:fldChar w:fldCharType="begin"/>
        </w:r>
        <w:r>
          <w:rPr>
            <w:webHidden/>
          </w:rPr>
          <w:instrText xml:space="preserve"> PAGEREF _Toc242267697 \h </w:instrText>
        </w:r>
        <w:r>
          <w:rPr>
            <w:webHidden/>
          </w:rPr>
        </w:r>
        <w:r>
          <w:rPr>
            <w:webHidden/>
          </w:rPr>
          <w:fldChar w:fldCharType="separate"/>
        </w:r>
        <w:r>
          <w:rPr>
            <w:webHidden/>
          </w:rPr>
          <w:t>1</w:t>
        </w:r>
        <w:r>
          <w:rPr>
            <w:webHidden/>
          </w:rPr>
          <w:fldChar w:fldCharType="end"/>
        </w:r>
      </w:hyperlink>
    </w:p>
    <w:p w14:paraId="273BDFDF" w14:textId="77777777" w:rsidR="00B95715" w:rsidRDefault="00B95715">
      <w:pPr>
        <w:pStyle w:val="INNH2"/>
        <w:rPr>
          <w:rFonts w:asciiTheme="minorHAnsi" w:eastAsiaTheme="minorEastAsia" w:hAnsiTheme="minorHAnsi" w:cstheme="minorBidi"/>
          <w:color w:val="auto"/>
          <w:kern w:val="2"/>
          <w:lang w:eastAsia="en-GB"/>
          <w14:ligatures w14:val="standardContextual"/>
        </w:rPr>
      </w:pPr>
      <w:hyperlink w:anchor="_Toc242267698" w:history="1">
        <w:r w:rsidRPr="00FE6472">
          <w:rPr>
            <w:rStyle w:val="Hyperkobling"/>
          </w:rPr>
          <w:t>4.1 Primary Estimand</w:t>
        </w:r>
        <w:r>
          <w:rPr>
            <w:webHidden/>
          </w:rPr>
          <w:tab/>
        </w:r>
        <w:r>
          <w:rPr>
            <w:webHidden/>
          </w:rPr>
          <w:fldChar w:fldCharType="begin"/>
        </w:r>
        <w:r>
          <w:rPr>
            <w:webHidden/>
          </w:rPr>
          <w:instrText xml:space="preserve"> PAGEREF _Toc242267698 \h </w:instrText>
        </w:r>
        <w:r>
          <w:rPr>
            <w:webHidden/>
          </w:rPr>
        </w:r>
        <w:r>
          <w:rPr>
            <w:webHidden/>
          </w:rPr>
          <w:fldChar w:fldCharType="separate"/>
        </w:r>
        <w:r>
          <w:rPr>
            <w:webHidden/>
          </w:rPr>
          <w:t>1</w:t>
        </w:r>
        <w:r>
          <w:rPr>
            <w:webHidden/>
          </w:rPr>
          <w:fldChar w:fldCharType="end"/>
        </w:r>
      </w:hyperlink>
    </w:p>
    <w:p w14:paraId="3F082FCD" w14:textId="77777777" w:rsidR="00B95715" w:rsidRDefault="00B95715">
      <w:pPr>
        <w:pStyle w:val="INNH3"/>
        <w:rPr>
          <w:rFonts w:asciiTheme="minorHAnsi" w:eastAsiaTheme="minorEastAsia" w:hAnsiTheme="minorHAnsi" w:cstheme="minorBidi"/>
          <w:color w:val="auto"/>
          <w:kern w:val="2"/>
          <w:lang w:eastAsia="en-GB"/>
          <w14:ligatures w14:val="standardContextual"/>
        </w:rPr>
      </w:pPr>
      <w:hyperlink w:anchor="_Toc242267699" w:history="1">
        <w:r w:rsidRPr="00FE6472">
          <w:rPr>
            <w:rStyle w:val="Hyperkobling"/>
          </w:rPr>
          <w:t>4.1.1 Definition of Endpoint(s)</w:t>
        </w:r>
        <w:r>
          <w:rPr>
            <w:webHidden/>
          </w:rPr>
          <w:tab/>
        </w:r>
        <w:r>
          <w:rPr>
            <w:webHidden/>
          </w:rPr>
          <w:fldChar w:fldCharType="begin"/>
        </w:r>
        <w:r>
          <w:rPr>
            <w:webHidden/>
          </w:rPr>
          <w:instrText xml:space="preserve"> PAGEREF _Toc242267699 \h </w:instrText>
        </w:r>
        <w:r>
          <w:rPr>
            <w:webHidden/>
          </w:rPr>
        </w:r>
        <w:r>
          <w:rPr>
            <w:webHidden/>
          </w:rPr>
          <w:fldChar w:fldCharType="separate"/>
        </w:r>
        <w:r>
          <w:rPr>
            <w:webHidden/>
          </w:rPr>
          <w:t>1</w:t>
        </w:r>
        <w:r>
          <w:rPr>
            <w:webHidden/>
          </w:rPr>
          <w:fldChar w:fldCharType="end"/>
        </w:r>
      </w:hyperlink>
    </w:p>
    <w:p w14:paraId="381E9162" w14:textId="77777777" w:rsidR="00B95715" w:rsidRDefault="00B95715">
      <w:pPr>
        <w:pStyle w:val="INNH3"/>
        <w:rPr>
          <w:rFonts w:asciiTheme="minorHAnsi" w:eastAsiaTheme="minorEastAsia" w:hAnsiTheme="minorHAnsi" w:cstheme="minorBidi"/>
          <w:color w:val="auto"/>
          <w:kern w:val="2"/>
          <w:lang w:eastAsia="en-GB"/>
          <w14:ligatures w14:val="standardContextual"/>
        </w:rPr>
      </w:pPr>
      <w:hyperlink w:anchor="_Toc242267700" w:history="1">
        <w:r w:rsidRPr="00FE6472">
          <w:rPr>
            <w:rStyle w:val="Hyperkobling"/>
          </w:rPr>
          <w:t>4.1.2 Main Analytical Approach</w:t>
        </w:r>
        <w:r>
          <w:rPr>
            <w:webHidden/>
          </w:rPr>
          <w:tab/>
        </w:r>
        <w:r>
          <w:rPr>
            <w:webHidden/>
          </w:rPr>
          <w:fldChar w:fldCharType="begin"/>
        </w:r>
        <w:r>
          <w:rPr>
            <w:webHidden/>
          </w:rPr>
          <w:instrText xml:space="preserve"> PAGEREF _Toc242267700 \h </w:instrText>
        </w:r>
        <w:r>
          <w:rPr>
            <w:webHidden/>
          </w:rPr>
        </w:r>
        <w:r>
          <w:rPr>
            <w:webHidden/>
          </w:rPr>
          <w:fldChar w:fldCharType="separate"/>
        </w:r>
        <w:r>
          <w:rPr>
            <w:webHidden/>
          </w:rPr>
          <w:t>1</w:t>
        </w:r>
        <w:r>
          <w:rPr>
            <w:webHidden/>
          </w:rPr>
          <w:fldChar w:fldCharType="end"/>
        </w:r>
      </w:hyperlink>
    </w:p>
    <w:p w14:paraId="07BC2224" w14:textId="77777777" w:rsidR="00B95715" w:rsidRDefault="00B95715">
      <w:pPr>
        <w:pStyle w:val="INNH3"/>
        <w:rPr>
          <w:rFonts w:asciiTheme="minorHAnsi" w:eastAsiaTheme="minorEastAsia" w:hAnsiTheme="minorHAnsi" w:cstheme="minorBidi"/>
          <w:color w:val="auto"/>
          <w:kern w:val="2"/>
          <w:lang w:eastAsia="en-GB"/>
          <w14:ligatures w14:val="standardContextual"/>
        </w:rPr>
      </w:pPr>
      <w:hyperlink w:anchor="_Toc242267701" w:history="1">
        <w:r w:rsidRPr="00FE6472">
          <w:rPr>
            <w:rStyle w:val="Hyperkobling"/>
          </w:rPr>
          <w:t>4.1.3 Adjustment for covariates</w:t>
        </w:r>
        <w:r>
          <w:rPr>
            <w:webHidden/>
          </w:rPr>
          <w:tab/>
        </w:r>
        <w:r>
          <w:rPr>
            <w:webHidden/>
          </w:rPr>
          <w:fldChar w:fldCharType="begin"/>
        </w:r>
        <w:r>
          <w:rPr>
            <w:webHidden/>
          </w:rPr>
          <w:instrText xml:space="preserve"> PAGEREF _Toc242267701 \h </w:instrText>
        </w:r>
        <w:r>
          <w:rPr>
            <w:webHidden/>
          </w:rPr>
        </w:r>
        <w:r>
          <w:rPr>
            <w:webHidden/>
          </w:rPr>
          <w:fldChar w:fldCharType="separate"/>
        </w:r>
        <w:r>
          <w:rPr>
            <w:webHidden/>
          </w:rPr>
          <w:t>1</w:t>
        </w:r>
        <w:r>
          <w:rPr>
            <w:webHidden/>
          </w:rPr>
          <w:fldChar w:fldCharType="end"/>
        </w:r>
      </w:hyperlink>
    </w:p>
    <w:p w14:paraId="577661C5" w14:textId="77777777" w:rsidR="00B95715" w:rsidRDefault="00B95715">
      <w:pPr>
        <w:pStyle w:val="INNH3"/>
        <w:rPr>
          <w:rFonts w:asciiTheme="minorHAnsi" w:eastAsiaTheme="minorEastAsia" w:hAnsiTheme="minorHAnsi" w:cstheme="minorBidi"/>
          <w:color w:val="auto"/>
          <w:kern w:val="2"/>
          <w:lang w:eastAsia="en-GB"/>
          <w14:ligatures w14:val="standardContextual"/>
        </w:rPr>
      </w:pPr>
      <w:hyperlink w:anchor="_Toc242267702" w:history="1">
        <w:r w:rsidRPr="00FE6472">
          <w:rPr>
            <w:rStyle w:val="Hyperkobling"/>
          </w:rPr>
          <w:t>4.1.4 Sensitivity Analyses</w:t>
        </w:r>
        <w:r>
          <w:rPr>
            <w:webHidden/>
          </w:rPr>
          <w:tab/>
        </w:r>
        <w:r>
          <w:rPr>
            <w:webHidden/>
          </w:rPr>
          <w:fldChar w:fldCharType="begin"/>
        </w:r>
        <w:r>
          <w:rPr>
            <w:webHidden/>
          </w:rPr>
          <w:instrText xml:space="preserve"> PAGEREF _Toc242267702 \h </w:instrText>
        </w:r>
        <w:r>
          <w:rPr>
            <w:webHidden/>
          </w:rPr>
        </w:r>
        <w:r>
          <w:rPr>
            <w:webHidden/>
          </w:rPr>
          <w:fldChar w:fldCharType="separate"/>
        </w:r>
        <w:r>
          <w:rPr>
            <w:webHidden/>
          </w:rPr>
          <w:t>1</w:t>
        </w:r>
        <w:r>
          <w:rPr>
            <w:webHidden/>
          </w:rPr>
          <w:fldChar w:fldCharType="end"/>
        </w:r>
      </w:hyperlink>
    </w:p>
    <w:p w14:paraId="7391A039" w14:textId="77777777" w:rsidR="00B95715" w:rsidRDefault="00B95715">
      <w:pPr>
        <w:pStyle w:val="INNH3"/>
        <w:rPr>
          <w:rFonts w:asciiTheme="minorHAnsi" w:eastAsiaTheme="minorEastAsia" w:hAnsiTheme="minorHAnsi" w:cstheme="minorBidi"/>
          <w:color w:val="auto"/>
          <w:kern w:val="2"/>
          <w:lang w:eastAsia="en-GB"/>
          <w14:ligatures w14:val="standardContextual"/>
        </w:rPr>
      </w:pPr>
      <w:hyperlink w:anchor="_Toc242267703" w:history="1">
        <w:r w:rsidRPr="00FE6472">
          <w:rPr>
            <w:rStyle w:val="Hyperkobling"/>
          </w:rPr>
          <w:t>4.1.5 Supplementary Analysis</w:t>
        </w:r>
        <w:r>
          <w:rPr>
            <w:webHidden/>
          </w:rPr>
          <w:tab/>
        </w:r>
        <w:r>
          <w:rPr>
            <w:webHidden/>
          </w:rPr>
          <w:fldChar w:fldCharType="begin"/>
        </w:r>
        <w:r>
          <w:rPr>
            <w:webHidden/>
          </w:rPr>
          <w:instrText xml:space="preserve"> PAGEREF _Toc242267703 \h </w:instrText>
        </w:r>
        <w:r>
          <w:rPr>
            <w:webHidden/>
          </w:rPr>
        </w:r>
        <w:r>
          <w:rPr>
            <w:webHidden/>
          </w:rPr>
          <w:fldChar w:fldCharType="separate"/>
        </w:r>
        <w:r>
          <w:rPr>
            <w:webHidden/>
          </w:rPr>
          <w:t>1</w:t>
        </w:r>
        <w:r>
          <w:rPr>
            <w:webHidden/>
          </w:rPr>
          <w:fldChar w:fldCharType="end"/>
        </w:r>
      </w:hyperlink>
    </w:p>
    <w:p w14:paraId="34BCACDC" w14:textId="77777777" w:rsidR="00B95715" w:rsidRDefault="00B95715">
      <w:pPr>
        <w:pStyle w:val="INNH1"/>
        <w:rPr>
          <w:rFonts w:asciiTheme="minorHAnsi" w:eastAsiaTheme="minorEastAsia" w:hAnsiTheme="minorHAnsi" w:cstheme="minorBidi"/>
          <w:b w:val="0"/>
          <w:color w:val="auto"/>
          <w:kern w:val="2"/>
          <w:lang w:eastAsia="en-GB"/>
          <w14:ligatures w14:val="standardContextual"/>
        </w:rPr>
      </w:pPr>
      <w:hyperlink w:anchor="_Toc242267704" w:history="1">
        <w:r w:rsidRPr="00FE6472">
          <w:rPr>
            <w:rStyle w:val="Hyperkobling"/>
          </w:rPr>
          <w:t>5. Analyses Supporting Secondary Objective(s)</w:t>
        </w:r>
        <w:r>
          <w:rPr>
            <w:webHidden/>
          </w:rPr>
          <w:tab/>
        </w:r>
        <w:r>
          <w:rPr>
            <w:webHidden/>
          </w:rPr>
          <w:fldChar w:fldCharType="begin"/>
        </w:r>
        <w:r>
          <w:rPr>
            <w:webHidden/>
          </w:rPr>
          <w:instrText xml:space="preserve"> PAGEREF _Toc242267704 \h </w:instrText>
        </w:r>
        <w:r>
          <w:rPr>
            <w:webHidden/>
          </w:rPr>
        </w:r>
        <w:r>
          <w:rPr>
            <w:webHidden/>
          </w:rPr>
          <w:fldChar w:fldCharType="separate"/>
        </w:r>
        <w:r>
          <w:rPr>
            <w:webHidden/>
          </w:rPr>
          <w:t>1</w:t>
        </w:r>
        <w:r>
          <w:rPr>
            <w:webHidden/>
          </w:rPr>
          <w:fldChar w:fldCharType="end"/>
        </w:r>
      </w:hyperlink>
    </w:p>
    <w:p w14:paraId="45403B07" w14:textId="77777777" w:rsidR="00B95715" w:rsidRDefault="00B95715">
      <w:pPr>
        <w:pStyle w:val="INNH2"/>
        <w:rPr>
          <w:rFonts w:asciiTheme="minorHAnsi" w:eastAsiaTheme="minorEastAsia" w:hAnsiTheme="minorHAnsi" w:cstheme="minorBidi"/>
          <w:color w:val="auto"/>
          <w:kern w:val="2"/>
          <w:lang w:eastAsia="en-GB"/>
          <w14:ligatures w14:val="standardContextual"/>
        </w:rPr>
      </w:pPr>
      <w:hyperlink w:anchor="_Toc242267705" w:history="1">
        <w:r w:rsidRPr="00FE6472">
          <w:rPr>
            <w:rStyle w:val="Hyperkobling"/>
          </w:rPr>
          <w:t>5.1 Analyses Supporting Secondary Objectives:</w:t>
        </w:r>
        <w:r>
          <w:rPr>
            <w:webHidden/>
          </w:rPr>
          <w:tab/>
        </w:r>
        <w:r>
          <w:rPr>
            <w:webHidden/>
          </w:rPr>
          <w:fldChar w:fldCharType="begin"/>
        </w:r>
        <w:r>
          <w:rPr>
            <w:webHidden/>
          </w:rPr>
          <w:instrText xml:space="preserve"> PAGEREF _Toc242267705 \h </w:instrText>
        </w:r>
        <w:r>
          <w:rPr>
            <w:webHidden/>
          </w:rPr>
        </w:r>
        <w:r>
          <w:rPr>
            <w:webHidden/>
          </w:rPr>
          <w:fldChar w:fldCharType="separate"/>
        </w:r>
        <w:r>
          <w:rPr>
            <w:webHidden/>
          </w:rPr>
          <w:t>1</w:t>
        </w:r>
        <w:r>
          <w:rPr>
            <w:webHidden/>
          </w:rPr>
          <w:fldChar w:fldCharType="end"/>
        </w:r>
      </w:hyperlink>
    </w:p>
    <w:p w14:paraId="4C2563D8" w14:textId="77777777" w:rsidR="00B95715" w:rsidRDefault="00B95715">
      <w:pPr>
        <w:pStyle w:val="INNH3"/>
        <w:rPr>
          <w:rFonts w:asciiTheme="minorHAnsi" w:eastAsiaTheme="minorEastAsia" w:hAnsiTheme="minorHAnsi" w:cstheme="minorBidi"/>
          <w:color w:val="auto"/>
          <w:kern w:val="2"/>
          <w:lang w:eastAsia="en-GB"/>
          <w14:ligatures w14:val="standardContextual"/>
        </w:rPr>
      </w:pPr>
      <w:hyperlink w:anchor="_Toc242267706" w:history="1">
        <w:r w:rsidRPr="00FE6472">
          <w:rPr>
            <w:rStyle w:val="Hyperkobling"/>
          </w:rPr>
          <w:t>5.1.1 Secondary Endpoints</w:t>
        </w:r>
        <w:r>
          <w:rPr>
            <w:webHidden/>
          </w:rPr>
          <w:tab/>
        </w:r>
        <w:r>
          <w:rPr>
            <w:webHidden/>
          </w:rPr>
          <w:fldChar w:fldCharType="begin"/>
        </w:r>
        <w:r>
          <w:rPr>
            <w:webHidden/>
          </w:rPr>
          <w:instrText xml:space="preserve"> PAGEREF _Toc242267706 \h </w:instrText>
        </w:r>
        <w:r>
          <w:rPr>
            <w:webHidden/>
          </w:rPr>
        </w:r>
        <w:r>
          <w:rPr>
            <w:webHidden/>
          </w:rPr>
          <w:fldChar w:fldCharType="separate"/>
        </w:r>
        <w:r>
          <w:rPr>
            <w:webHidden/>
          </w:rPr>
          <w:t>1</w:t>
        </w:r>
        <w:r>
          <w:rPr>
            <w:webHidden/>
          </w:rPr>
          <w:fldChar w:fldCharType="end"/>
        </w:r>
      </w:hyperlink>
    </w:p>
    <w:p w14:paraId="51742950" w14:textId="77777777" w:rsidR="00B95715" w:rsidRDefault="00B95715">
      <w:pPr>
        <w:pStyle w:val="INNH1"/>
        <w:rPr>
          <w:rFonts w:asciiTheme="minorHAnsi" w:eastAsiaTheme="minorEastAsia" w:hAnsiTheme="minorHAnsi" w:cstheme="minorBidi"/>
          <w:b w:val="0"/>
          <w:color w:val="auto"/>
          <w:kern w:val="2"/>
          <w:lang w:eastAsia="en-GB"/>
          <w14:ligatures w14:val="standardContextual"/>
        </w:rPr>
      </w:pPr>
      <w:hyperlink w:anchor="_Toc242267707" w:history="1">
        <w:r w:rsidRPr="00FE6472">
          <w:rPr>
            <w:rStyle w:val="Hyperkobling"/>
          </w:rPr>
          <w:t>6. Analyses Supporting Exploratory Objectives</w:t>
        </w:r>
        <w:r>
          <w:rPr>
            <w:webHidden/>
          </w:rPr>
          <w:tab/>
        </w:r>
        <w:r>
          <w:rPr>
            <w:webHidden/>
          </w:rPr>
          <w:fldChar w:fldCharType="begin"/>
        </w:r>
        <w:r>
          <w:rPr>
            <w:webHidden/>
          </w:rPr>
          <w:instrText xml:space="preserve"> PAGEREF _Toc242267707 \h </w:instrText>
        </w:r>
        <w:r>
          <w:rPr>
            <w:webHidden/>
          </w:rPr>
        </w:r>
        <w:r>
          <w:rPr>
            <w:webHidden/>
          </w:rPr>
          <w:fldChar w:fldCharType="separate"/>
        </w:r>
        <w:r>
          <w:rPr>
            <w:webHidden/>
          </w:rPr>
          <w:t>1</w:t>
        </w:r>
        <w:r>
          <w:rPr>
            <w:webHidden/>
          </w:rPr>
          <w:fldChar w:fldCharType="end"/>
        </w:r>
      </w:hyperlink>
    </w:p>
    <w:p w14:paraId="7061C5B7" w14:textId="77777777" w:rsidR="00B95715" w:rsidRDefault="00B95715">
      <w:pPr>
        <w:pStyle w:val="INNH1"/>
        <w:rPr>
          <w:rFonts w:asciiTheme="minorHAnsi" w:eastAsiaTheme="minorEastAsia" w:hAnsiTheme="minorHAnsi" w:cstheme="minorBidi"/>
          <w:b w:val="0"/>
          <w:color w:val="auto"/>
          <w:kern w:val="2"/>
          <w:lang w:eastAsia="en-GB"/>
          <w14:ligatures w14:val="standardContextual"/>
        </w:rPr>
      </w:pPr>
      <w:hyperlink w:anchor="_Toc242267708" w:history="1">
        <w:r w:rsidRPr="00FE6472">
          <w:rPr>
            <w:rStyle w:val="Hyperkobling"/>
          </w:rPr>
          <w:t>7. Safety Analyses</w:t>
        </w:r>
        <w:r>
          <w:rPr>
            <w:webHidden/>
          </w:rPr>
          <w:tab/>
        </w:r>
        <w:r>
          <w:rPr>
            <w:webHidden/>
          </w:rPr>
          <w:fldChar w:fldCharType="begin"/>
        </w:r>
        <w:r>
          <w:rPr>
            <w:webHidden/>
          </w:rPr>
          <w:instrText xml:space="preserve"> PAGEREF _Toc242267708 \h </w:instrText>
        </w:r>
        <w:r>
          <w:rPr>
            <w:webHidden/>
          </w:rPr>
        </w:r>
        <w:r>
          <w:rPr>
            <w:webHidden/>
          </w:rPr>
          <w:fldChar w:fldCharType="separate"/>
        </w:r>
        <w:r>
          <w:rPr>
            <w:webHidden/>
          </w:rPr>
          <w:t>1</w:t>
        </w:r>
        <w:r>
          <w:rPr>
            <w:webHidden/>
          </w:rPr>
          <w:fldChar w:fldCharType="end"/>
        </w:r>
      </w:hyperlink>
    </w:p>
    <w:p w14:paraId="71EAEDA5" w14:textId="77777777" w:rsidR="00B95715" w:rsidRDefault="00B95715">
      <w:pPr>
        <w:pStyle w:val="INNH2"/>
        <w:rPr>
          <w:rFonts w:asciiTheme="minorHAnsi" w:eastAsiaTheme="minorEastAsia" w:hAnsiTheme="minorHAnsi" w:cstheme="minorBidi"/>
          <w:color w:val="auto"/>
          <w:kern w:val="2"/>
          <w:lang w:eastAsia="en-GB"/>
          <w14:ligatures w14:val="standardContextual"/>
        </w:rPr>
      </w:pPr>
      <w:hyperlink w:anchor="_Toc242267709" w:history="1">
        <w:r w:rsidRPr="00FE6472">
          <w:rPr>
            <w:rStyle w:val="Hyperkobling"/>
          </w:rPr>
          <w:t>7.1 Extent of Exposure</w:t>
        </w:r>
        <w:r>
          <w:rPr>
            <w:webHidden/>
          </w:rPr>
          <w:tab/>
        </w:r>
        <w:r>
          <w:rPr>
            <w:webHidden/>
          </w:rPr>
          <w:fldChar w:fldCharType="begin"/>
        </w:r>
        <w:r>
          <w:rPr>
            <w:webHidden/>
          </w:rPr>
          <w:instrText xml:space="preserve"> PAGEREF _Toc242267709 \h </w:instrText>
        </w:r>
        <w:r>
          <w:rPr>
            <w:webHidden/>
          </w:rPr>
        </w:r>
        <w:r>
          <w:rPr>
            <w:webHidden/>
          </w:rPr>
          <w:fldChar w:fldCharType="separate"/>
        </w:r>
        <w:r>
          <w:rPr>
            <w:webHidden/>
          </w:rPr>
          <w:t>1</w:t>
        </w:r>
        <w:r>
          <w:rPr>
            <w:webHidden/>
          </w:rPr>
          <w:fldChar w:fldCharType="end"/>
        </w:r>
      </w:hyperlink>
    </w:p>
    <w:p w14:paraId="5CABCFFF" w14:textId="77777777" w:rsidR="00B95715" w:rsidRDefault="00B95715">
      <w:pPr>
        <w:pStyle w:val="INNH2"/>
        <w:rPr>
          <w:rFonts w:asciiTheme="minorHAnsi" w:eastAsiaTheme="minorEastAsia" w:hAnsiTheme="minorHAnsi" w:cstheme="minorBidi"/>
          <w:color w:val="auto"/>
          <w:kern w:val="2"/>
          <w:lang w:eastAsia="en-GB"/>
          <w14:ligatures w14:val="standardContextual"/>
        </w:rPr>
      </w:pPr>
      <w:hyperlink w:anchor="_Toc242267710" w:history="1">
        <w:r w:rsidRPr="00FE6472">
          <w:rPr>
            <w:rStyle w:val="Hyperkobling"/>
          </w:rPr>
          <w:t>7.2 Adverse Events</w:t>
        </w:r>
        <w:r>
          <w:rPr>
            <w:webHidden/>
          </w:rPr>
          <w:tab/>
        </w:r>
        <w:r>
          <w:rPr>
            <w:webHidden/>
          </w:rPr>
          <w:fldChar w:fldCharType="begin"/>
        </w:r>
        <w:r>
          <w:rPr>
            <w:webHidden/>
          </w:rPr>
          <w:instrText xml:space="preserve"> PAGEREF _Toc242267710 \h </w:instrText>
        </w:r>
        <w:r>
          <w:rPr>
            <w:webHidden/>
          </w:rPr>
        </w:r>
        <w:r>
          <w:rPr>
            <w:webHidden/>
          </w:rPr>
          <w:fldChar w:fldCharType="separate"/>
        </w:r>
        <w:r>
          <w:rPr>
            <w:webHidden/>
          </w:rPr>
          <w:t>1</w:t>
        </w:r>
        <w:r>
          <w:rPr>
            <w:webHidden/>
          </w:rPr>
          <w:fldChar w:fldCharType="end"/>
        </w:r>
      </w:hyperlink>
    </w:p>
    <w:p w14:paraId="4657499F" w14:textId="77777777" w:rsidR="00B95715" w:rsidRDefault="00B95715">
      <w:pPr>
        <w:pStyle w:val="INNH2"/>
        <w:rPr>
          <w:rFonts w:asciiTheme="minorHAnsi" w:eastAsiaTheme="minorEastAsia" w:hAnsiTheme="minorHAnsi" w:cstheme="minorBidi"/>
          <w:color w:val="auto"/>
          <w:kern w:val="2"/>
          <w:lang w:eastAsia="en-GB"/>
          <w14:ligatures w14:val="standardContextual"/>
        </w:rPr>
      </w:pPr>
      <w:hyperlink w:anchor="_Toc242267711" w:history="1">
        <w:r w:rsidRPr="00FE6472">
          <w:rPr>
            <w:rStyle w:val="Hyperkobling"/>
          </w:rPr>
          <w:t>7.3 Additional Safety Assessments</w:t>
        </w:r>
        <w:r>
          <w:rPr>
            <w:webHidden/>
          </w:rPr>
          <w:tab/>
        </w:r>
        <w:r>
          <w:rPr>
            <w:webHidden/>
          </w:rPr>
          <w:fldChar w:fldCharType="begin"/>
        </w:r>
        <w:r>
          <w:rPr>
            <w:webHidden/>
          </w:rPr>
          <w:instrText xml:space="preserve"> PAGEREF _Toc242267711 \h </w:instrText>
        </w:r>
        <w:r>
          <w:rPr>
            <w:webHidden/>
          </w:rPr>
        </w:r>
        <w:r>
          <w:rPr>
            <w:webHidden/>
          </w:rPr>
          <w:fldChar w:fldCharType="separate"/>
        </w:r>
        <w:r>
          <w:rPr>
            <w:webHidden/>
          </w:rPr>
          <w:t>1</w:t>
        </w:r>
        <w:r>
          <w:rPr>
            <w:webHidden/>
          </w:rPr>
          <w:fldChar w:fldCharType="end"/>
        </w:r>
      </w:hyperlink>
    </w:p>
    <w:p w14:paraId="1DB02664" w14:textId="77777777" w:rsidR="00B95715" w:rsidRDefault="00B95715">
      <w:pPr>
        <w:pStyle w:val="INNH1"/>
        <w:rPr>
          <w:rFonts w:asciiTheme="minorHAnsi" w:eastAsiaTheme="minorEastAsia" w:hAnsiTheme="minorHAnsi" w:cstheme="minorBidi"/>
          <w:b w:val="0"/>
          <w:color w:val="auto"/>
          <w:kern w:val="2"/>
          <w:lang w:eastAsia="en-GB"/>
          <w14:ligatures w14:val="standardContextual"/>
        </w:rPr>
      </w:pPr>
      <w:hyperlink w:anchor="_Toc242267712" w:history="1">
        <w:r w:rsidRPr="00FE6472">
          <w:rPr>
            <w:rStyle w:val="Hyperkobling"/>
          </w:rPr>
          <w:t>8. Other Analyses</w:t>
        </w:r>
        <w:r>
          <w:rPr>
            <w:webHidden/>
          </w:rPr>
          <w:tab/>
        </w:r>
        <w:r>
          <w:rPr>
            <w:webHidden/>
          </w:rPr>
          <w:fldChar w:fldCharType="begin"/>
        </w:r>
        <w:r>
          <w:rPr>
            <w:webHidden/>
          </w:rPr>
          <w:instrText xml:space="preserve"> PAGEREF _Toc242267712 \h </w:instrText>
        </w:r>
        <w:r>
          <w:rPr>
            <w:webHidden/>
          </w:rPr>
        </w:r>
        <w:r>
          <w:rPr>
            <w:webHidden/>
          </w:rPr>
          <w:fldChar w:fldCharType="separate"/>
        </w:r>
        <w:r>
          <w:rPr>
            <w:webHidden/>
          </w:rPr>
          <w:t>1</w:t>
        </w:r>
        <w:r>
          <w:rPr>
            <w:webHidden/>
          </w:rPr>
          <w:fldChar w:fldCharType="end"/>
        </w:r>
      </w:hyperlink>
    </w:p>
    <w:p w14:paraId="09BD84B3" w14:textId="77777777" w:rsidR="00B95715" w:rsidRDefault="00B95715">
      <w:pPr>
        <w:pStyle w:val="INNH2"/>
        <w:rPr>
          <w:rFonts w:asciiTheme="minorHAnsi" w:eastAsiaTheme="minorEastAsia" w:hAnsiTheme="minorHAnsi" w:cstheme="minorBidi"/>
          <w:color w:val="auto"/>
          <w:kern w:val="2"/>
          <w:lang w:eastAsia="en-GB"/>
          <w14:ligatures w14:val="standardContextual"/>
        </w:rPr>
      </w:pPr>
      <w:hyperlink w:anchor="_Toc242267713" w:history="1">
        <w:r w:rsidRPr="00FE6472">
          <w:rPr>
            <w:rStyle w:val="Hyperkobling"/>
          </w:rPr>
          <w:t>8.1 Other Variables and/or Parameters</w:t>
        </w:r>
        <w:r>
          <w:rPr>
            <w:webHidden/>
          </w:rPr>
          <w:tab/>
        </w:r>
        <w:r>
          <w:rPr>
            <w:webHidden/>
          </w:rPr>
          <w:fldChar w:fldCharType="begin"/>
        </w:r>
        <w:r>
          <w:rPr>
            <w:webHidden/>
          </w:rPr>
          <w:instrText xml:space="preserve"> PAGEREF _Toc242267713 \h </w:instrText>
        </w:r>
        <w:r>
          <w:rPr>
            <w:webHidden/>
          </w:rPr>
        </w:r>
        <w:r>
          <w:rPr>
            <w:webHidden/>
          </w:rPr>
          <w:fldChar w:fldCharType="separate"/>
        </w:r>
        <w:r>
          <w:rPr>
            <w:webHidden/>
          </w:rPr>
          <w:t>1</w:t>
        </w:r>
        <w:r>
          <w:rPr>
            <w:webHidden/>
          </w:rPr>
          <w:fldChar w:fldCharType="end"/>
        </w:r>
      </w:hyperlink>
    </w:p>
    <w:p w14:paraId="46988D9C" w14:textId="77777777" w:rsidR="00B95715" w:rsidRDefault="00B95715">
      <w:pPr>
        <w:pStyle w:val="INNH2"/>
        <w:rPr>
          <w:rFonts w:asciiTheme="minorHAnsi" w:eastAsiaTheme="minorEastAsia" w:hAnsiTheme="minorHAnsi" w:cstheme="minorBidi"/>
          <w:color w:val="auto"/>
          <w:kern w:val="2"/>
          <w:lang w:eastAsia="en-GB"/>
          <w14:ligatures w14:val="standardContextual"/>
        </w:rPr>
      </w:pPr>
      <w:hyperlink w:anchor="_Toc242267714" w:history="1">
        <w:r w:rsidRPr="00FE6472">
          <w:rPr>
            <w:rStyle w:val="Hyperkobling"/>
          </w:rPr>
          <w:t>8.2 Subgroup Analyses</w:t>
        </w:r>
        <w:r>
          <w:rPr>
            <w:webHidden/>
          </w:rPr>
          <w:tab/>
        </w:r>
        <w:r>
          <w:rPr>
            <w:webHidden/>
          </w:rPr>
          <w:fldChar w:fldCharType="begin"/>
        </w:r>
        <w:r>
          <w:rPr>
            <w:webHidden/>
          </w:rPr>
          <w:instrText xml:space="preserve"> PAGEREF _Toc242267714 \h </w:instrText>
        </w:r>
        <w:r>
          <w:rPr>
            <w:webHidden/>
          </w:rPr>
        </w:r>
        <w:r>
          <w:rPr>
            <w:webHidden/>
          </w:rPr>
          <w:fldChar w:fldCharType="separate"/>
        </w:r>
        <w:r>
          <w:rPr>
            <w:webHidden/>
          </w:rPr>
          <w:t>1</w:t>
        </w:r>
        <w:r>
          <w:rPr>
            <w:webHidden/>
          </w:rPr>
          <w:fldChar w:fldCharType="end"/>
        </w:r>
      </w:hyperlink>
    </w:p>
    <w:p w14:paraId="657D778E" w14:textId="77777777" w:rsidR="00B95715" w:rsidRDefault="00B95715">
      <w:pPr>
        <w:pStyle w:val="INNH1"/>
        <w:rPr>
          <w:rFonts w:asciiTheme="minorHAnsi" w:eastAsiaTheme="minorEastAsia" w:hAnsiTheme="minorHAnsi" w:cstheme="minorBidi"/>
          <w:b w:val="0"/>
          <w:color w:val="auto"/>
          <w:kern w:val="2"/>
          <w:lang w:eastAsia="en-GB"/>
          <w14:ligatures w14:val="standardContextual"/>
        </w:rPr>
      </w:pPr>
      <w:hyperlink w:anchor="_Toc242267715" w:history="1">
        <w:r w:rsidRPr="00FE6472">
          <w:rPr>
            <w:rStyle w:val="Hyperkobling"/>
          </w:rPr>
          <w:t>9. Interim Analyses</w:t>
        </w:r>
        <w:r>
          <w:rPr>
            <w:webHidden/>
          </w:rPr>
          <w:tab/>
        </w:r>
        <w:r>
          <w:rPr>
            <w:webHidden/>
          </w:rPr>
          <w:fldChar w:fldCharType="begin"/>
        </w:r>
        <w:r>
          <w:rPr>
            <w:webHidden/>
          </w:rPr>
          <w:instrText xml:space="preserve"> PAGEREF _Toc242267715 \h </w:instrText>
        </w:r>
        <w:r>
          <w:rPr>
            <w:webHidden/>
          </w:rPr>
        </w:r>
        <w:r>
          <w:rPr>
            <w:webHidden/>
          </w:rPr>
          <w:fldChar w:fldCharType="separate"/>
        </w:r>
        <w:r>
          <w:rPr>
            <w:webHidden/>
          </w:rPr>
          <w:t>1</w:t>
        </w:r>
        <w:r>
          <w:rPr>
            <w:webHidden/>
          </w:rPr>
          <w:fldChar w:fldCharType="end"/>
        </w:r>
      </w:hyperlink>
    </w:p>
    <w:p w14:paraId="19607348" w14:textId="77777777" w:rsidR="00B95715" w:rsidRDefault="00B95715">
      <w:pPr>
        <w:pStyle w:val="INNH1"/>
        <w:rPr>
          <w:rFonts w:asciiTheme="minorHAnsi" w:eastAsiaTheme="minorEastAsia" w:hAnsiTheme="minorHAnsi" w:cstheme="minorBidi"/>
          <w:b w:val="0"/>
          <w:color w:val="auto"/>
          <w:kern w:val="2"/>
          <w:lang w:eastAsia="en-GB"/>
          <w14:ligatures w14:val="standardContextual"/>
        </w:rPr>
      </w:pPr>
      <w:hyperlink w:anchor="_Toc242267716" w:history="1">
        <w:r w:rsidRPr="00FE6472">
          <w:rPr>
            <w:rStyle w:val="Hyperkobling"/>
          </w:rPr>
          <w:t>10. Changes to Protocol-planned Analyses</w:t>
        </w:r>
        <w:r>
          <w:rPr>
            <w:webHidden/>
          </w:rPr>
          <w:tab/>
        </w:r>
        <w:r>
          <w:rPr>
            <w:webHidden/>
          </w:rPr>
          <w:fldChar w:fldCharType="begin"/>
        </w:r>
        <w:r>
          <w:rPr>
            <w:webHidden/>
          </w:rPr>
          <w:instrText xml:space="preserve"> PAGEREF _Toc242267716 \h </w:instrText>
        </w:r>
        <w:r>
          <w:rPr>
            <w:webHidden/>
          </w:rPr>
        </w:r>
        <w:r>
          <w:rPr>
            <w:webHidden/>
          </w:rPr>
          <w:fldChar w:fldCharType="separate"/>
        </w:r>
        <w:r>
          <w:rPr>
            <w:webHidden/>
          </w:rPr>
          <w:t>1</w:t>
        </w:r>
        <w:r>
          <w:rPr>
            <w:webHidden/>
          </w:rPr>
          <w:fldChar w:fldCharType="end"/>
        </w:r>
      </w:hyperlink>
    </w:p>
    <w:p w14:paraId="24334BD4" w14:textId="77777777" w:rsidR="00B95715" w:rsidRDefault="00B95715">
      <w:pPr>
        <w:pStyle w:val="INNH1"/>
        <w:rPr>
          <w:rFonts w:asciiTheme="minorHAnsi" w:eastAsiaTheme="minorEastAsia" w:hAnsiTheme="minorHAnsi" w:cstheme="minorBidi"/>
          <w:b w:val="0"/>
          <w:color w:val="auto"/>
          <w:kern w:val="2"/>
          <w:lang w:eastAsia="en-GB"/>
          <w14:ligatures w14:val="standardContextual"/>
        </w:rPr>
      </w:pPr>
      <w:hyperlink w:anchor="_Toc242267717" w:history="1">
        <w:r w:rsidRPr="00FE6472">
          <w:rPr>
            <w:rStyle w:val="Hyperkobling"/>
          </w:rPr>
          <w:t>11. Sample Size Determination</w:t>
        </w:r>
        <w:r>
          <w:rPr>
            <w:webHidden/>
          </w:rPr>
          <w:tab/>
        </w:r>
        <w:r>
          <w:rPr>
            <w:webHidden/>
          </w:rPr>
          <w:fldChar w:fldCharType="begin"/>
        </w:r>
        <w:r>
          <w:rPr>
            <w:webHidden/>
          </w:rPr>
          <w:instrText xml:space="preserve"> PAGEREF _Toc242267717 \h </w:instrText>
        </w:r>
        <w:r>
          <w:rPr>
            <w:webHidden/>
          </w:rPr>
        </w:r>
        <w:r>
          <w:rPr>
            <w:webHidden/>
          </w:rPr>
          <w:fldChar w:fldCharType="separate"/>
        </w:r>
        <w:r>
          <w:rPr>
            <w:webHidden/>
          </w:rPr>
          <w:t>1</w:t>
        </w:r>
        <w:r>
          <w:rPr>
            <w:webHidden/>
          </w:rPr>
          <w:fldChar w:fldCharType="end"/>
        </w:r>
      </w:hyperlink>
    </w:p>
    <w:p w14:paraId="5EF0C01B" w14:textId="77777777" w:rsidR="00B95715" w:rsidRDefault="00B95715">
      <w:pPr>
        <w:pStyle w:val="INNH1"/>
        <w:rPr>
          <w:rFonts w:asciiTheme="minorHAnsi" w:eastAsiaTheme="minorEastAsia" w:hAnsiTheme="minorHAnsi" w:cstheme="minorBidi"/>
          <w:b w:val="0"/>
          <w:color w:val="auto"/>
          <w:kern w:val="2"/>
          <w:lang w:eastAsia="en-GB"/>
          <w14:ligatures w14:val="standardContextual"/>
        </w:rPr>
      </w:pPr>
      <w:hyperlink w:anchor="_Toc242267718" w:history="1">
        <w:r w:rsidRPr="00FE6472">
          <w:rPr>
            <w:rStyle w:val="Hyperkobling"/>
          </w:rPr>
          <w:t>12. Supporting Documentation</w:t>
        </w:r>
        <w:r>
          <w:rPr>
            <w:webHidden/>
          </w:rPr>
          <w:tab/>
        </w:r>
        <w:r>
          <w:rPr>
            <w:webHidden/>
          </w:rPr>
          <w:fldChar w:fldCharType="begin"/>
        </w:r>
        <w:r>
          <w:rPr>
            <w:webHidden/>
          </w:rPr>
          <w:instrText xml:space="preserve"> PAGEREF _Toc242267718 \h </w:instrText>
        </w:r>
        <w:r>
          <w:rPr>
            <w:webHidden/>
          </w:rPr>
        </w:r>
        <w:r>
          <w:rPr>
            <w:webHidden/>
          </w:rPr>
          <w:fldChar w:fldCharType="separate"/>
        </w:r>
        <w:r>
          <w:rPr>
            <w:webHidden/>
          </w:rPr>
          <w:t>1</w:t>
        </w:r>
        <w:r>
          <w:rPr>
            <w:webHidden/>
          </w:rPr>
          <w:fldChar w:fldCharType="end"/>
        </w:r>
      </w:hyperlink>
    </w:p>
    <w:p w14:paraId="5506BF92" w14:textId="77777777" w:rsidR="00B95715" w:rsidRDefault="00B95715">
      <w:pPr>
        <w:pStyle w:val="INNH2"/>
        <w:rPr>
          <w:rFonts w:asciiTheme="minorHAnsi" w:eastAsiaTheme="minorEastAsia" w:hAnsiTheme="minorHAnsi" w:cstheme="minorBidi"/>
          <w:color w:val="auto"/>
          <w:kern w:val="2"/>
          <w:lang w:eastAsia="en-GB"/>
          <w14:ligatures w14:val="standardContextual"/>
        </w:rPr>
      </w:pPr>
      <w:hyperlink w:anchor="_Toc242267719" w:history="1">
        <w:r w:rsidRPr="00FE6472">
          <w:rPr>
            <w:rStyle w:val="Hyperkobling"/>
          </w:rPr>
          <w:t>12.1 Other objectives and endpoints specified in the protocol, detailed elsewhere</w:t>
        </w:r>
        <w:r>
          <w:rPr>
            <w:webHidden/>
          </w:rPr>
          <w:tab/>
        </w:r>
        <w:r>
          <w:rPr>
            <w:webHidden/>
          </w:rPr>
          <w:fldChar w:fldCharType="begin"/>
        </w:r>
        <w:r>
          <w:rPr>
            <w:webHidden/>
          </w:rPr>
          <w:instrText xml:space="preserve"> PAGEREF _Toc242267719 \h </w:instrText>
        </w:r>
        <w:r>
          <w:rPr>
            <w:webHidden/>
          </w:rPr>
        </w:r>
        <w:r>
          <w:rPr>
            <w:webHidden/>
          </w:rPr>
          <w:fldChar w:fldCharType="separate"/>
        </w:r>
        <w:r>
          <w:rPr>
            <w:webHidden/>
          </w:rPr>
          <w:t>1</w:t>
        </w:r>
        <w:r>
          <w:rPr>
            <w:webHidden/>
          </w:rPr>
          <w:fldChar w:fldCharType="end"/>
        </w:r>
      </w:hyperlink>
    </w:p>
    <w:p w14:paraId="7EF0363A" w14:textId="77777777" w:rsidR="00B95715" w:rsidRDefault="00B95715">
      <w:pPr>
        <w:pStyle w:val="INNH2"/>
        <w:rPr>
          <w:rFonts w:asciiTheme="minorHAnsi" w:eastAsiaTheme="minorEastAsia" w:hAnsiTheme="minorHAnsi" w:cstheme="minorBidi"/>
          <w:color w:val="auto"/>
          <w:kern w:val="2"/>
          <w:lang w:eastAsia="en-GB"/>
          <w14:ligatures w14:val="standardContextual"/>
        </w:rPr>
      </w:pPr>
      <w:hyperlink w:anchor="_Toc242267720" w:history="1">
        <w:r w:rsidRPr="00FE6472">
          <w:rPr>
            <w:rStyle w:val="Hyperkobling"/>
          </w:rPr>
          <w:t>12.2 Data derivations</w:t>
        </w:r>
        <w:r>
          <w:rPr>
            <w:webHidden/>
          </w:rPr>
          <w:tab/>
        </w:r>
        <w:r>
          <w:rPr>
            <w:webHidden/>
          </w:rPr>
          <w:fldChar w:fldCharType="begin"/>
        </w:r>
        <w:r>
          <w:rPr>
            <w:webHidden/>
          </w:rPr>
          <w:instrText xml:space="preserve"> PAGEREF _Toc242267720 \h </w:instrText>
        </w:r>
        <w:r>
          <w:rPr>
            <w:webHidden/>
          </w:rPr>
        </w:r>
        <w:r>
          <w:rPr>
            <w:webHidden/>
          </w:rPr>
          <w:fldChar w:fldCharType="separate"/>
        </w:r>
        <w:r>
          <w:rPr>
            <w:webHidden/>
          </w:rPr>
          <w:t>1</w:t>
        </w:r>
        <w:r>
          <w:rPr>
            <w:webHidden/>
          </w:rPr>
          <w:fldChar w:fldCharType="end"/>
        </w:r>
      </w:hyperlink>
    </w:p>
    <w:p w14:paraId="605D4861" w14:textId="77777777" w:rsidR="00B95715" w:rsidRDefault="00B95715">
      <w:pPr>
        <w:pStyle w:val="INNH1"/>
        <w:rPr>
          <w:rFonts w:asciiTheme="minorHAnsi" w:eastAsiaTheme="minorEastAsia" w:hAnsiTheme="minorHAnsi" w:cstheme="minorBidi"/>
          <w:b w:val="0"/>
          <w:color w:val="auto"/>
          <w:kern w:val="2"/>
          <w:lang w:eastAsia="en-GB"/>
          <w14:ligatures w14:val="standardContextual"/>
        </w:rPr>
      </w:pPr>
      <w:hyperlink w:anchor="_Toc242267721" w:history="1">
        <w:r w:rsidRPr="00FE6472">
          <w:rPr>
            <w:rStyle w:val="Hyperkobling"/>
          </w:rPr>
          <w:t>13. References</w:t>
        </w:r>
        <w:r>
          <w:rPr>
            <w:webHidden/>
          </w:rPr>
          <w:tab/>
        </w:r>
        <w:r>
          <w:rPr>
            <w:webHidden/>
          </w:rPr>
          <w:fldChar w:fldCharType="begin"/>
        </w:r>
        <w:r>
          <w:rPr>
            <w:webHidden/>
          </w:rPr>
          <w:instrText xml:space="preserve"> PAGEREF _Toc242267721 \h </w:instrText>
        </w:r>
        <w:r>
          <w:rPr>
            <w:webHidden/>
          </w:rPr>
        </w:r>
        <w:r>
          <w:rPr>
            <w:webHidden/>
          </w:rPr>
          <w:fldChar w:fldCharType="separate"/>
        </w:r>
        <w:r>
          <w:rPr>
            <w:webHidden/>
          </w:rPr>
          <w:t>1</w:t>
        </w:r>
        <w:r>
          <w:rPr>
            <w:webHidden/>
          </w:rPr>
          <w:fldChar w:fldCharType="end"/>
        </w:r>
      </w:hyperlink>
    </w:p>
    <w:p w14:paraId="75AE8E12" w14:textId="77777777" w:rsidR="007D09B7" w:rsidRDefault="00CD1B35">
      <w:r>
        <w:fldChar w:fldCharType="end"/>
      </w:r>
    </w:p>
    <w:p w14:paraId="448D4AC4" w14:textId="77777777" w:rsidR="007D09B7" w:rsidRDefault="00CD1B35">
      <w:r>
        <w:br w:type="page"/>
      </w:r>
    </w:p>
    <w:p w14:paraId="7B7A0F33" w14:textId="77777777" w:rsidR="007D09B7" w:rsidRDefault="00CD1B35">
      <w:pPr>
        <w:pStyle w:val="Overskrift1"/>
        <w:rPr>
          <w:rFonts w:hint="eastAsia"/>
        </w:rPr>
      </w:pPr>
      <w:bookmarkStart w:id="2" w:name="_Toc242267683"/>
      <w:bookmarkStart w:id="3" w:name="sec-version-history"/>
      <w:r>
        <w:lastRenderedPageBreak/>
        <w:t>Version History</w:t>
      </w:r>
      <w:bookmarkEnd w:id="2"/>
    </w:p>
    <w:p w14:paraId="14A61B1B" w14:textId="77777777" w:rsidR="007D09B7" w:rsidRDefault="00CD1B35">
      <w:r>
        <w:t>This statistical analysis plan (SAP) for NORWELCG is based on protocol version 1.06, dated 9 May 2024.</w:t>
      </w:r>
    </w:p>
    <w:tbl>
      <w:tblPr>
        <w:tblW w:w="4900" w:type="pct"/>
        <w:tblLayout w:type="fixed"/>
        <w:tblLook w:val="0020" w:firstRow="1" w:lastRow="0" w:firstColumn="0" w:lastColumn="0" w:noHBand="0" w:noVBand="0"/>
      </w:tblPr>
      <w:tblGrid>
        <w:gridCol w:w="1404"/>
        <w:gridCol w:w="1591"/>
        <w:gridCol w:w="1778"/>
        <w:gridCol w:w="4400"/>
      </w:tblGrid>
      <w:tr w:rsidR="007D09B7" w14:paraId="4AA103EA" w14:textId="77777777">
        <w:trPr>
          <w:tblHeader/>
        </w:trPr>
        <w:tc>
          <w:tcPr>
            <w:tcW w:w="1188" w:type="dxa"/>
          </w:tcPr>
          <w:p w14:paraId="436A8CC9" w14:textId="77777777" w:rsidR="007D09B7" w:rsidRDefault="00CD1B35">
            <w:pPr>
              <w:jc w:val="center"/>
            </w:pPr>
            <w:r>
              <w:rPr>
                <w:b/>
                <w:bCs/>
              </w:rPr>
              <w:t>SAP Version</w:t>
            </w:r>
          </w:p>
        </w:tc>
        <w:tc>
          <w:tcPr>
            <w:tcW w:w="1346" w:type="dxa"/>
          </w:tcPr>
          <w:p w14:paraId="69A7DAC7" w14:textId="77777777" w:rsidR="007D09B7" w:rsidRDefault="00CD1B35">
            <w:r>
              <w:rPr>
                <w:b/>
                <w:bCs/>
              </w:rPr>
              <w:t>Date</w:t>
            </w:r>
          </w:p>
        </w:tc>
        <w:tc>
          <w:tcPr>
            <w:tcW w:w="1504" w:type="dxa"/>
          </w:tcPr>
          <w:p w14:paraId="6780E360" w14:textId="77777777" w:rsidR="007D09B7" w:rsidRDefault="00CD1B35">
            <w:r>
              <w:rPr>
                <w:b/>
                <w:bCs/>
              </w:rPr>
              <w:t>Change</w:t>
            </w:r>
          </w:p>
        </w:tc>
        <w:tc>
          <w:tcPr>
            <w:tcW w:w="3722" w:type="dxa"/>
          </w:tcPr>
          <w:p w14:paraId="569FC6F8" w14:textId="77777777" w:rsidR="007D09B7" w:rsidRDefault="00CD1B35">
            <w:r>
              <w:rPr>
                <w:b/>
                <w:bCs/>
              </w:rPr>
              <w:t>Rationale</w:t>
            </w:r>
          </w:p>
        </w:tc>
      </w:tr>
      <w:tr w:rsidR="007D09B7" w14:paraId="25582CD0" w14:textId="77777777">
        <w:tc>
          <w:tcPr>
            <w:tcW w:w="1188" w:type="dxa"/>
          </w:tcPr>
          <w:p w14:paraId="1E201076" w14:textId="77777777" w:rsidR="007D09B7" w:rsidRDefault="00CD1B35">
            <w:pPr>
              <w:jc w:val="center"/>
            </w:pPr>
            <w:r>
              <w:t>1.0</w:t>
            </w:r>
          </w:p>
        </w:tc>
        <w:tc>
          <w:tcPr>
            <w:tcW w:w="1346" w:type="dxa"/>
          </w:tcPr>
          <w:p w14:paraId="4F243A49" w14:textId="77777777" w:rsidR="007D09B7" w:rsidRDefault="00CD1B35">
            <w:r>
              <w:t>[date of signature]</w:t>
            </w:r>
          </w:p>
        </w:tc>
        <w:tc>
          <w:tcPr>
            <w:tcW w:w="1504" w:type="dxa"/>
          </w:tcPr>
          <w:p w14:paraId="3BDCDDEF" w14:textId="77777777" w:rsidR="007D09B7" w:rsidRDefault="00CD1B35">
            <w:r>
              <w:t>Not applicable</w:t>
            </w:r>
          </w:p>
        </w:tc>
        <w:tc>
          <w:tcPr>
            <w:tcW w:w="3722" w:type="dxa"/>
          </w:tcPr>
          <w:p w14:paraId="233AE461" w14:textId="77777777" w:rsidR="007D09B7" w:rsidRDefault="00CD1B35">
            <w:r>
              <w:t>Original version</w:t>
            </w:r>
          </w:p>
        </w:tc>
      </w:tr>
    </w:tbl>
    <w:p w14:paraId="42BBFDA8" w14:textId="77777777" w:rsidR="007D09B7" w:rsidRDefault="00CD1B35">
      <w:pPr>
        <w:pStyle w:val="Overskrift1"/>
        <w:rPr>
          <w:rFonts w:hint="eastAsia"/>
        </w:rPr>
      </w:pPr>
      <w:bookmarkStart w:id="4" w:name="_Toc242267684"/>
      <w:bookmarkStart w:id="5" w:name="sec-list-of-abbreviations"/>
      <w:bookmarkEnd w:id="3"/>
      <w:r>
        <w:lastRenderedPageBreak/>
        <w:t>List of Abbreviations</w:t>
      </w:r>
      <w:bookmarkEnd w:id="4"/>
    </w:p>
    <w:tbl>
      <w:tblPr>
        <w:tblW w:w="0" w:type="auto"/>
        <w:tblLook w:val="0020" w:firstRow="1" w:lastRow="0" w:firstColumn="0" w:lastColumn="0" w:noHBand="0" w:noVBand="0"/>
      </w:tblPr>
      <w:tblGrid>
        <w:gridCol w:w="1483"/>
        <w:gridCol w:w="5235"/>
      </w:tblGrid>
      <w:tr w:rsidR="007D09B7" w14:paraId="5BEF1079" w14:textId="77777777">
        <w:trPr>
          <w:tblHeader/>
        </w:trPr>
        <w:tc>
          <w:tcPr>
            <w:tcW w:w="0" w:type="auto"/>
          </w:tcPr>
          <w:p w14:paraId="40FEE48E" w14:textId="77777777" w:rsidR="007D09B7" w:rsidRDefault="00CD1B35">
            <w:r>
              <w:t>Abbreviation</w:t>
            </w:r>
          </w:p>
        </w:tc>
        <w:tc>
          <w:tcPr>
            <w:tcW w:w="0" w:type="auto"/>
          </w:tcPr>
          <w:p w14:paraId="0D930337" w14:textId="77777777" w:rsidR="007D09B7" w:rsidRDefault="00CD1B35">
            <w:r>
              <w:t>Definition</w:t>
            </w:r>
          </w:p>
        </w:tc>
      </w:tr>
      <w:tr w:rsidR="007D09B7" w14:paraId="35C85395" w14:textId="77777777">
        <w:tc>
          <w:tcPr>
            <w:tcW w:w="0" w:type="auto"/>
          </w:tcPr>
          <w:p w14:paraId="7D57D456" w14:textId="77777777" w:rsidR="007D09B7" w:rsidRDefault="00CD1B35">
            <w:r>
              <w:t>BD / BE</w:t>
            </w:r>
          </w:p>
        </w:tc>
        <w:tc>
          <w:tcPr>
            <w:tcW w:w="0" w:type="auto"/>
          </w:tcPr>
          <w:p w14:paraId="2D79D40A" w14:textId="77777777" w:rsidR="007D09B7" w:rsidRDefault="00CD1B35">
            <w:r>
              <w:t>Base deficit / base excess</w:t>
            </w:r>
          </w:p>
        </w:tc>
      </w:tr>
      <w:tr w:rsidR="007D09B7" w14:paraId="6F7F3C32" w14:textId="77777777">
        <w:tc>
          <w:tcPr>
            <w:tcW w:w="0" w:type="auto"/>
          </w:tcPr>
          <w:p w14:paraId="613B4DB3" w14:textId="77777777" w:rsidR="007D09B7" w:rsidRDefault="00CD1B35">
            <w:r>
              <w:t>BMI</w:t>
            </w:r>
          </w:p>
        </w:tc>
        <w:tc>
          <w:tcPr>
            <w:tcW w:w="0" w:type="auto"/>
          </w:tcPr>
          <w:p w14:paraId="3B20AC50" w14:textId="77777777" w:rsidR="007D09B7" w:rsidRDefault="00CD1B35">
            <w:r>
              <w:t>Body mass index</w:t>
            </w:r>
          </w:p>
        </w:tc>
      </w:tr>
      <w:tr w:rsidR="007D09B7" w14:paraId="3D83449F" w14:textId="77777777">
        <w:tc>
          <w:tcPr>
            <w:tcW w:w="0" w:type="auto"/>
          </w:tcPr>
          <w:p w14:paraId="7F3540C6" w14:textId="77777777" w:rsidR="007D09B7" w:rsidRDefault="00CD1B35">
            <w:r>
              <w:t>CC</w:t>
            </w:r>
          </w:p>
        </w:tc>
        <w:tc>
          <w:tcPr>
            <w:tcW w:w="0" w:type="auto"/>
          </w:tcPr>
          <w:p w14:paraId="3902DA73" w14:textId="77777777" w:rsidR="007D09B7" w:rsidRDefault="00CD1B35">
            <w:r>
              <w:t>Complete case</w:t>
            </w:r>
          </w:p>
        </w:tc>
      </w:tr>
      <w:tr w:rsidR="007D09B7" w14:paraId="04FE89A7" w14:textId="77777777">
        <w:tc>
          <w:tcPr>
            <w:tcW w:w="0" w:type="auto"/>
          </w:tcPr>
          <w:p w14:paraId="6FEC4F3E" w14:textId="77777777" w:rsidR="007D09B7" w:rsidRDefault="00CD1B35">
            <w:r>
              <w:t>CEQ2</w:t>
            </w:r>
          </w:p>
        </w:tc>
        <w:tc>
          <w:tcPr>
            <w:tcW w:w="0" w:type="auto"/>
          </w:tcPr>
          <w:p w14:paraId="57A8E24D" w14:textId="77777777" w:rsidR="007D09B7" w:rsidRDefault="00CD1B35">
            <w:r>
              <w:t>Childbirth Experience Questionnaire, version 2</w:t>
            </w:r>
          </w:p>
        </w:tc>
      </w:tr>
      <w:tr w:rsidR="007D09B7" w14:paraId="3CF9B0B3" w14:textId="77777777">
        <w:tc>
          <w:tcPr>
            <w:tcW w:w="0" w:type="auto"/>
          </w:tcPr>
          <w:p w14:paraId="33F391CD" w14:textId="77777777" w:rsidR="007D09B7" w:rsidRDefault="00CD1B35">
            <w:r>
              <w:t>CTG</w:t>
            </w:r>
          </w:p>
        </w:tc>
        <w:tc>
          <w:tcPr>
            <w:tcW w:w="0" w:type="auto"/>
          </w:tcPr>
          <w:p w14:paraId="222D3FEA" w14:textId="77777777" w:rsidR="007D09B7" w:rsidRDefault="00CD1B35">
            <w:r>
              <w:t>Cardiotocography</w:t>
            </w:r>
          </w:p>
        </w:tc>
      </w:tr>
      <w:tr w:rsidR="007D09B7" w14:paraId="02C4E9F7" w14:textId="77777777">
        <w:tc>
          <w:tcPr>
            <w:tcW w:w="0" w:type="auto"/>
          </w:tcPr>
          <w:p w14:paraId="51FCA1D0" w14:textId="77777777" w:rsidR="007D09B7" w:rsidRDefault="00CD1B35">
            <w:r>
              <w:t>eCRF</w:t>
            </w:r>
          </w:p>
        </w:tc>
        <w:tc>
          <w:tcPr>
            <w:tcW w:w="0" w:type="auto"/>
          </w:tcPr>
          <w:p w14:paraId="63D879C8" w14:textId="77777777" w:rsidR="007D09B7" w:rsidRDefault="00CD1B35">
            <w:r>
              <w:t>Electronic case report form</w:t>
            </w:r>
          </w:p>
        </w:tc>
      </w:tr>
      <w:tr w:rsidR="007D09B7" w14:paraId="6EAD8D5B" w14:textId="77777777">
        <w:tc>
          <w:tcPr>
            <w:tcW w:w="0" w:type="auto"/>
          </w:tcPr>
          <w:p w14:paraId="57506951" w14:textId="77777777" w:rsidR="007D09B7" w:rsidRDefault="00CD1B35">
            <w:r>
              <w:t>FAS</w:t>
            </w:r>
          </w:p>
        </w:tc>
        <w:tc>
          <w:tcPr>
            <w:tcW w:w="0" w:type="auto"/>
          </w:tcPr>
          <w:p w14:paraId="42E5384C" w14:textId="77777777" w:rsidR="007D09B7" w:rsidRDefault="00CD1B35">
            <w:r>
              <w:t>Full analysis set</w:t>
            </w:r>
          </w:p>
        </w:tc>
      </w:tr>
      <w:tr w:rsidR="007D09B7" w14:paraId="49EA28F2" w14:textId="77777777">
        <w:tc>
          <w:tcPr>
            <w:tcW w:w="0" w:type="auto"/>
          </w:tcPr>
          <w:p w14:paraId="1314BC6B" w14:textId="77777777" w:rsidR="007D09B7" w:rsidRDefault="00CD1B35">
            <w:r>
              <w:t>HC3</w:t>
            </w:r>
          </w:p>
        </w:tc>
        <w:tc>
          <w:tcPr>
            <w:tcW w:w="0" w:type="auto"/>
          </w:tcPr>
          <w:p w14:paraId="1D8D1EFA" w14:textId="77777777" w:rsidR="007D09B7" w:rsidRDefault="00CD1B35">
            <w:r>
              <w:t>Heteroscedasticity-consistent standard errors, type 3</w:t>
            </w:r>
          </w:p>
        </w:tc>
      </w:tr>
      <w:tr w:rsidR="007D09B7" w14:paraId="6031FFCB" w14:textId="77777777">
        <w:tc>
          <w:tcPr>
            <w:tcW w:w="0" w:type="auto"/>
          </w:tcPr>
          <w:p w14:paraId="3731BABC" w14:textId="77777777" w:rsidR="007D09B7" w:rsidRDefault="00CD1B35">
            <w:r>
              <w:t>ICC</w:t>
            </w:r>
          </w:p>
        </w:tc>
        <w:tc>
          <w:tcPr>
            <w:tcW w:w="0" w:type="auto"/>
          </w:tcPr>
          <w:p w14:paraId="09D58A94" w14:textId="77777777" w:rsidR="007D09B7" w:rsidRDefault="00CD1B35">
            <w:r>
              <w:t>Intraclass correlation coefficient</w:t>
            </w:r>
          </w:p>
        </w:tc>
      </w:tr>
      <w:tr w:rsidR="007D09B7" w14:paraId="4613528F" w14:textId="77777777">
        <w:tc>
          <w:tcPr>
            <w:tcW w:w="0" w:type="auto"/>
          </w:tcPr>
          <w:p w14:paraId="792EF924" w14:textId="77777777" w:rsidR="007D09B7" w:rsidRDefault="00CD1B35">
            <w:r>
              <w:t>ICH</w:t>
            </w:r>
          </w:p>
        </w:tc>
        <w:tc>
          <w:tcPr>
            <w:tcW w:w="0" w:type="auto"/>
          </w:tcPr>
          <w:p w14:paraId="1A18D796" w14:textId="77777777" w:rsidR="007D09B7" w:rsidRDefault="00CD1B35">
            <w:r>
              <w:t>International Council for Harmonisation</w:t>
            </w:r>
          </w:p>
        </w:tc>
      </w:tr>
      <w:tr w:rsidR="007D09B7" w14:paraId="301F8279" w14:textId="77777777">
        <w:tc>
          <w:tcPr>
            <w:tcW w:w="0" w:type="auto"/>
          </w:tcPr>
          <w:p w14:paraId="6E531336" w14:textId="77777777" w:rsidR="007D09B7" w:rsidRDefault="00CD1B35">
            <w:r>
              <w:t>IM / IV</w:t>
            </w:r>
          </w:p>
        </w:tc>
        <w:tc>
          <w:tcPr>
            <w:tcW w:w="0" w:type="auto"/>
          </w:tcPr>
          <w:p w14:paraId="0414E19A" w14:textId="77777777" w:rsidR="007D09B7" w:rsidRDefault="00CD1B35">
            <w:r>
              <w:t>Intramuscular / intravenous</w:t>
            </w:r>
          </w:p>
        </w:tc>
      </w:tr>
      <w:tr w:rsidR="007D09B7" w14:paraId="45830C70" w14:textId="77777777">
        <w:tc>
          <w:tcPr>
            <w:tcW w:w="0" w:type="auto"/>
          </w:tcPr>
          <w:p w14:paraId="43DD3845" w14:textId="77777777" w:rsidR="007D09B7" w:rsidRPr="00F3219C" w:rsidRDefault="00CD1B35">
            <w:r w:rsidRPr="00F3219C">
              <w:t>LCG</w:t>
            </w:r>
          </w:p>
        </w:tc>
        <w:tc>
          <w:tcPr>
            <w:tcW w:w="0" w:type="auto"/>
          </w:tcPr>
          <w:p w14:paraId="18C48084" w14:textId="0BDFC215" w:rsidR="007D09B7" w:rsidRPr="00F3219C" w:rsidRDefault="00CD1B35">
            <w:del w:id="6" w:author="Maria Cecilie Stivang" w:date="2026-10-08T14:00:00Z" w16du:dateUtc="2026-10-08T12:00:00Z">
              <w:r w:rsidRPr="00D75EB3" w:rsidDel="005724BC">
                <w:delText xml:space="preserve">WHO </w:delText>
              </w:r>
            </w:del>
            <w:r w:rsidRPr="00F3219C">
              <w:t>Labour Care Guide</w:t>
            </w:r>
          </w:p>
        </w:tc>
      </w:tr>
      <w:tr w:rsidR="007D09B7" w14:paraId="567F32C7" w14:textId="77777777">
        <w:tc>
          <w:tcPr>
            <w:tcW w:w="0" w:type="auto"/>
          </w:tcPr>
          <w:p w14:paraId="4F80FF46" w14:textId="77777777" w:rsidR="007D09B7" w:rsidRDefault="00CD1B35">
            <w:r>
              <w:t>MAR</w:t>
            </w:r>
          </w:p>
        </w:tc>
        <w:tc>
          <w:tcPr>
            <w:tcW w:w="0" w:type="auto"/>
          </w:tcPr>
          <w:p w14:paraId="22CE116C" w14:textId="77777777" w:rsidR="007D09B7" w:rsidRDefault="00CD1B35">
            <w:r>
              <w:t>Missing at random</w:t>
            </w:r>
          </w:p>
        </w:tc>
      </w:tr>
      <w:tr w:rsidR="007D09B7" w14:paraId="4D73590D" w14:textId="77777777">
        <w:tc>
          <w:tcPr>
            <w:tcW w:w="0" w:type="auto"/>
          </w:tcPr>
          <w:p w14:paraId="68CBCE43" w14:textId="77777777" w:rsidR="007D09B7" w:rsidRDefault="00CD1B35">
            <w:r>
              <w:t>NORBIRTH</w:t>
            </w:r>
          </w:p>
        </w:tc>
        <w:tc>
          <w:tcPr>
            <w:tcW w:w="0" w:type="auto"/>
          </w:tcPr>
          <w:p w14:paraId="67372A5E" w14:textId="77777777" w:rsidR="000025DB" w:rsidRDefault="00CD1B35" w:rsidP="000025DB">
            <w:pPr>
              <w:rPr>
                <w:ins w:id="7" w:author="Therese Buerengen" w:date="2026-10-09T08:34:00Z" w16du:dateUtc="2026-10-09T06:34:00Z"/>
              </w:rPr>
            </w:pPr>
            <w:r>
              <w:t>Norwegian Network for Obstetric Research</w:t>
            </w:r>
          </w:p>
          <w:p w14:paraId="6DB4D59A" w14:textId="462A55EC" w:rsidR="000025DB" w:rsidRDefault="000025DB" w:rsidP="000025DB">
            <w:ins w:id="8" w:author="Therese Buerengen" w:date="2026-10-09T08:34:00Z" w16du:dateUtc="2026-10-09T06:34:00Z">
              <w:r>
                <w:t>OASIS</w:t>
              </w:r>
            </w:ins>
            <w:ins w:id="9" w:author="Therese Buerengen" w:date="2026-10-09T08:35:00Z" w16du:dateUtc="2026-10-09T06:35:00Z">
              <w:r>
                <w:t xml:space="preserve"> </w:t>
              </w:r>
              <w:r w:rsidR="002A302D">
                <w:t xml:space="preserve">Obstetric </w:t>
              </w:r>
            </w:ins>
            <w:ins w:id="10" w:author="Therese Buerengen" w:date="2026-10-10T11:21:00Z" w16du:dateUtc="2026-10-10T09:21:00Z">
              <w:r w:rsidR="00C71312">
                <w:t>A</w:t>
              </w:r>
            </w:ins>
            <w:ins w:id="11" w:author="Therese Buerengen" w:date="2026-10-09T08:35:00Z" w16du:dateUtc="2026-10-09T06:35:00Z">
              <w:r w:rsidR="002A302D">
                <w:t xml:space="preserve">nal </w:t>
              </w:r>
            </w:ins>
            <w:ins w:id="12" w:author="Therese Buerengen" w:date="2026-10-10T11:21:00Z" w16du:dateUtc="2026-10-10T09:21:00Z">
              <w:r w:rsidR="00C71312">
                <w:t>S</w:t>
              </w:r>
            </w:ins>
            <w:ins w:id="13" w:author="Therese Buerengen" w:date="2026-10-09T08:35:00Z" w16du:dateUtc="2026-10-09T06:35:00Z">
              <w:r w:rsidR="002A302D">
                <w:t xml:space="preserve">phincter </w:t>
              </w:r>
            </w:ins>
            <w:ins w:id="14" w:author="Therese Buerengen" w:date="2026-10-10T11:21:00Z" w16du:dateUtc="2026-10-10T09:21:00Z">
              <w:r w:rsidR="00C71312">
                <w:t>I</w:t>
              </w:r>
            </w:ins>
            <w:ins w:id="15" w:author="Therese Buerengen" w:date="2026-10-09T08:35:00Z" w16du:dateUtc="2026-10-09T06:35:00Z">
              <w:r w:rsidR="002A302D">
                <w:t>njuries</w:t>
              </w:r>
            </w:ins>
          </w:p>
        </w:tc>
      </w:tr>
      <w:tr w:rsidR="007D09B7" w14:paraId="0E7CB94F" w14:textId="77777777">
        <w:tc>
          <w:tcPr>
            <w:tcW w:w="0" w:type="auto"/>
          </w:tcPr>
          <w:p w14:paraId="5D2C14F9" w14:textId="77777777" w:rsidR="007D09B7" w:rsidRDefault="00CD1B35">
            <w:r>
              <w:t>PAS</w:t>
            </w:r>
          </w:p>
        </w:tc>
        <w:tc>
          <w:tcPr>
            <w:tcW w:w="0" w:type="auto"/>
          </w:tcPr>
          <w:p w14:paraId="7F2D78B5" w14:textId="77777777" w:rsidR="007D09B7" w:rsidRDefault="00CD1B35">
            <w:r>
              <w:t>Primary analysis set</w:t>
            </w:r>
          </w:p>
        </w:tc>
      </w:tr>
      <w:tr w:rsidR="007D09B7" w14:paraId="52E748ED" w14:textId="77777777">
        <w:tc>
          <w:tcPr>
            <w:tcW w:w="0" w:type="auto"/>
          </w:tcPr>
          <w:p w14:paraId="61DDC16C" w14:textId="77777777" w:rsidR="007D09B7" w:rsidRDefault="00CD1B35">
            <w:r>
              <w:t>SAP</w:t>
            </w:r>
          </w:p>
        </w:tc>
        <w:tc>
          <w:tcPr>
            <w:tcW w:w="0" w:type="auto"/>
          </w:tcPr>
          <w:p w14:paraId="13522F25" w14:textId="77777777" w:rsidR="007D09B7" w:rsidRDefault="00CD1B35">
            <w:r>
              <w:t>Statistical analysis plan</w:t>
            </w:r>
          </w:p>
        </w:tc>
      </w:tr>
      <w:tr w:rsidR="007D09B7" w14:paraId="299CD4DC" w14:textId="77777777">
        <w:tc>
          <w:tcPr>
            <w:tcW w:w="0" w:type="auto"/>
          </w:tcPr>
          <w:p w14:paraId="0DE58591" w14:textId="77777777" w:rsidR="007D09B7" w:rsidRDefault="00CD1B35">
            <w:r>
              <w:t>STAN</w:t>
            </w:r>
          </w:p>
        </w:tc>
        <w:tc>
          <w:tcPr>
            <w:tcW w:w="0" w:type="auto"/>
          </w:tcPr>
          <w:p w14:paraId="3941BA82" w14:textId="77777777" w:rsidR="007D09B7" w:rsidRDefault="00CD1B35">
            <w:r>
              <w:t>ST analysis of the fetal electrocardiogram</w:t>
            </w:r>
          </w:p>
        </w:tc>
      </w:tr>
      <w:tr w:rsidR="007D09B7" w14:paraId="5855E5A9" w14:textId="77777777">
        <w:tc>
          <w:tcPr>
            <w:tcW w:w="0" w:type="auto"/>
          </w:tcPr>
          <w:p w14:paraId="009EC847" w14:textId="77777777" w:rsidR="007D09B7" w:rsidRDefault="00CD1B35">
            <w:r>
              <w:t>TTE</w:t>
            </w:r>
          </w:p>
        </w:tc>
        <w:tc>
          <w:tcPr>
            <w:tcW w:w="0" w:type="auto"/>
          </w:tcPr>
          <w:p w14:paraId="667602CA" w14:textId="77777777" w:rsidR="007D09B7" w:rsidRDefault="00CD1B35">
            <w:r>
              <w:t>Time to event</w:t>
            </w:r>
          </w:p>
        </w:tc>
      </w:tr>
      <w:tr w:rsidR="007D09B7" w14:paraId="631B4CA4" w14:textId="77777777">
        <w:tc>
          <w:tcPr>
            <w:tcW w:w="0" w:type="auto"/>
          </w:tcPr>
          <w:p w14:paraId="7258675F" w14:textId="77777777" w:rsidR="007D09B7" w:rsidRDefault="00CD1B35">
            <w:r>
              <w:t>VDS</w:t>
            </w:r>
          </w:p>
        </w:tc>
        <w:tc>
          <w:tcPr>
            <w:tcW w:w="0" w:type="auto"/>
          </w:tcPr>
          <w:p w14:paraId="4482A5B1" w14:textId="77777777" w:rsidR="007D09B7" w:rsidRDefault="00CD1B35">
            <w:r>
              <w:t>Vaginal delivery set</w:t>
            </w:r>
          </w:p>
        </w:tc>
      </w:tr>
      <w:tr w:rsidR="007D09B7" w14:paraId="67E32523" w14:textId="77777777">
        <w:tc>
          <w:tcPr>
            <w:tcW w:w="0" w:type="auto"/>
          </w:tcPr>
          <w:p w14:paraId="29582B83" w14:textId="77777777" w:rsidR="007D09B7" w:rsidRDefault="00CD1B35">
            <w:r>
              <w:t>WHO</w:t>
            </w:r>
          </w:p>
        </w:tc>
        <w:tc>
          <w:tcPr>
            <w:tcW w:w="0" w:type="auto"/>
          </w:tcPr>
          <w:p w14:paraId="368A04B3" w14:textId="77777777" w:rsidR="007D09B7" w:rsidRDefault="00CD1B35">
            <w:r>
              <w:t>World Health Organization</w:t>
            </w:r>
          </w:p>
        </w:tc>
      </w:tr>
    </w:tbl>
    <w:p w14:paraId="10148EF4" w14:textId="77777777" w:rsidR="007D09B7" w:rsidRDefault="00CD1B35">
      <w:pPr>
        <w:pStyle w:val="Overskrift1"/>
        <w:rPr>
          <w:rFonts w:hint="eastAsia"/>
        </w:rPr>
      </w:pPr>
      <w:bookmarkStart w:id="16" w:name="_Toc242267685"/>
      <w:bookmarkStart w:id="17" w:name="sec-introduction"/>
      <w:bookmarkEnd w:id="5"/>
      <w:r>
        <w:lastRenderedPageBreak/>
        <w:t>1. Introduction</w:t>
      </w:r>
      <w:bookmarkEnd w:id="16"/>
    </w:p>
    <w:p w14:paraId="7FBCD4F1" w14:textId="4C0BE26C" w:rsidR="007D09B7" w:rsidRDefault="00CD1B35">
      <w:r>
        <w:t xml:space="preserve">The Norwegian WHO Labour Care Trial (NORWELCG) is a pivotal multicenter, stepped wedge cluster randomised trial aimed at </w:t>
      </w:r>
      <w:r w:rsidRPr="00F3219C">
        <w:t xml:space="preserve">evaluating the </w:t>
      </w:r>
      <w:ins w:id="18" w:author="Maria Cecilie Stivang" w:date="2026-10-08T14:06:00Z" w16du:dateUtc="2026-10-08T12:06:00Z">
        <w:r w:rsidR="00AD5037" w:rsidRPr="00F3219C">
          <w:t xml:space="preserve">effect </w:t>
        </w:r>
      </w:ins>
      <w:del w:id="19" w:author="Maria Cecilie Stivang" w:date="2026-10-08T14:07:00Z" w16du:dateUtc="2026-10-08T12:07:00Z">
        <w:r w:rsidRPr="00F3219C" w:rsidDel="00646B6D">
          <w:delText>implementat</w:delText>
        </w:r>
      </w:del>
      <w:del w:id="20" w:author="Maria Cecilie Stivang" w:date="2026-10-08T14:06:00Z" w16du:dateUtc="2026-10-08T12:06:00Z">
        <w:r w:rsidRPr="00F3219C" w:rsidDel="00AD5037">
          <w:delText>ion</w:delText>
        </w:r>
      </w:del>
      <w:r w:rsidRPr="00F3219C">
        <w:t xml:space="preserve"> of the</w:t>
      </w:r>
      <w:r>
        <w:t xml:space="preserve"> Labour Care Guide (LCG) compared to the traditional WHO partograph in Norwegian hospitals. This study seeks to assess the effects of LCG on intrapartum interventions, maternal and neonatal outcomes, and healthcare provider and patient experiences.</w:t>
      </w:r>
    </w:p>
    <w:p w14:paraId="0A422B7F" w14:textId="77777777" w:rsidR="007D09B7" w:rsidRDefault="00CD1B35">
      <w:pPr>
        <w:pStyle w:val="Brdtekst"/>
      </w:pPr>
      <w:r>
        <w:t>The trial adopts the principles established in the ICH E9 Statistical Principles for Clinical Trials and its addendum E9 (R1) focusing on estimands and sensitivity analyses. This SAP will elucidate the statistical methodologies intended for estimating treatment effects, aligning the analysis with the outlined estimands, thus ensuring a robust interpretation of trial objectives.</w:t>
      </w:r>
    </w:p>
    <w:p w14:paraId="278B6A0D" w14:textId="77777777" w:rsidR="007D09B7" w:rsidRDefault="00CD1B35">
      <w:pPr>
        <w:pStyle w:val="Brdtekst"/>
      </w:pPr>
      <w:r>
        <w:t>Protocol Changes: The SAP reflects the original design of the trial as detailed in protocol version 1.06 (dated 2024.05.09). There are currently no changes to protocol-planned analyses; future amendments will be documented in Section 10, underscoring transparent methodological evolutions responsive to trial conduct.</w:t>
      </w:r>
    </w:p>
    <w:p w14:paraId="2A703011" w14:textId="77777777" w:rsidR="007D09B7" w:rsidRDefault="00CD1B35">
      <w:pPr>
        <w:pStyle w:val="Brdtekst"/>
      </w:pPr>
      <w:r>
        <w:t>Exclusions and Supplementary Documentation: While primary and secondary analysis specifications are contained herein, other analyses and descriptive statistics such as baseline summaries, exploratory endpoints, and detailed demographic analyses are not necessarily included. Some secondary analyses are considered for secondary publications and are further specified in topic-specific statistical analysis plans.</w:t>
      </w:r>
    </w:p>
    <w:p w14:paraId="2CF0D09F" w14:textId="77777777" w:rsidR="007D09B7" w:rsidRDefault="00CD1B35">
      <w:pPr>
        <w:pStyle w:val="Overskrift2"/>
        <w:rPr>
          <w:rFonts w:hint="eastAsia"/>
        </w:rPr>
      </w:pPr>
      <w:bookmarkStart w:id="21" w:name="_Toc242267686"/>
      <w:bookmarkStart w:id="22" w:name="sec-objectives-endpoints-and-estimands"/>
      <w:r>
        <w:t>1.1 Objectives, Endpoints, and Estimands</w:t>
      </w:r>
      <w:bookmarkEnd w:id="21"/>
    </w:p>
    <w:p w14:paraId="2D803270" w14:textId="77777777" w:rsidR="007D09B7" w:rsidRDefault="00CD1B35">
      <w:r>
        <w:rPr>
          <w:b/>
          <w:bCs/>
        </w:rPr>
        <w:t>Objectives and Endpoints</w:t>
      </w:r>
    </w:p>
    <w:p w14:paraId="2A1BC1E3" w14:textId="77777777" w:rsidR="007D09B7" w:rsidRDefault="00CD1B35">
      <w:pPr>
        <w:pStyle w:val="Brdtekst"/>
      </w:pPr>
      <w:r>
        <w:t>Further objectives and endpoints as described in the protocol but to be specified in other analyses plans are provided in Section 12.1</w:t>
      </w:r>
    </w:p>
    <w:tbl>
      <w:tblPr>
        <w:tblW w:w="5000" w:type="pct"/>
        <w:tblLayout w:type="fixed"/>
        <w:tblLook w:val="0000" w:firstRow="0" w:lastRow="0" w:firstColumn="0" w:lastColumn="0" w:noHBand="0" w:noVBand="0"/>
      </w:tblPr>
      <w:tblGrid>
        <w:gridCol w:w="9360"/>
      </w:tblGrid>
      <w:tr w:rsidR="007D09B7" w14:paraId="54799360" w14:textId="77777777">
        <w:tc>
          <w:tcPr>
            <w:tcW w:w="7920" w:type="dxa"/>
          </w:tcPr>
          <w:p w14:paraId="05E9FB15" w14:textId="77777777" w:rsidR="007D09B7" w:rsidRDefault="00CD1B35">
            <w:pPr>
              <w:spacing w:before="200"/>
            </w:pPr>
            <w:bookmarkStart w:id="23" w:name="tbl-objectives"/>
            <w:r>
              <w:t>Table 1: Objectives and endpoints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Change w:id="24" w:author="Maria Cecilie Stivang" w:date="2026-10-08T13:28:00Z" w16du:dateUtc="2026-10-08T11:28: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PrChange>
            </w:tblPr>
            <w:tblGrid>
              <w:gridCol w:w="4705"/>
              <w:gridCol w:w="4429"/>
              <w:tblGridChange w:id="25">
                <w:tblGrid>
                  <w:gridCol w:w="4705"/>
                  <w:gridCol w:w="4429"/>
                </w:tblGrid>
              </w:tblGridChange>
            </w:tblGrid>
            <w:tr w:rsidR="007D09B7" w14:paraId="7F792383" w14:textId="77777777" w:rsidTr="00FB683E">
              <w:trPr>
                <w:tblHeader/>
                <w:trPrChange w:id="26" w:author="Maria Cecilie Stivang" w:date="2026-10-08T13:28:00Z" w16du:dateUtc="2026-10-08T11:28:00Z">
                  <w:trPr>
                    <w:tblHeader/>
                  </w:trPr>
                </w:trPrChange>
              </w:trPr>
              <w:tc>
                <w:tcPr>
                  <w:tcW w:w="4705" w:type="dxa"/>
                  <w:vAlign w:val="center"/>
                  <w:tcPrChange w:id="27" w:author="Maria Cecilie Stivang" w:date="2026-10-08T13:28:00Z" w16du:dateUtc="2026-10-08T11:28:00Z">
                    <w:tcPr>
                      <w:tcW w:w="4080" w:type="dxa"/>
                      <w:vAlign w:val="center"/>
                    </w:tcPr>
                  </w:tcPrChange>
                </w:tcPr>
                <w:p w14:paraId="7C521164" w14:textId="77777777" w:rsidR="007D09B7" w:rsidRPr="00855706" w:rsidRDefault="00CD1B35" w:rsidP="00855706">
                  <w:pPr>
                    <w:ind w:left="360"/>
                    <w:rPr>
                      <w:b/>
                      <w:bCs/>
                    </w:rPr>
                  </w:pPr>
                  <w:r w:rsidRPr="00855706">
                    <w:rPr>
                      <w:b/>
                      <w:bCs/>
                    </w:rPr>
                    <w:t>Objectives</w:t>
                  </w:r>
                </w:p>
              </w:tc>
              <w:tc>
                <w:tcPr>
                  <w:tcW w:w="4429" w:type="dxa"/>
                  <w:vAlign w:val="center"/>
                  <w:tcPrChange w:id="28" w:author="Maria Cecilie Stivang" w:date="2026-10-08T13:28:00Z" w16du:dateUtc="2026-10-08T11:28:00Z">
                    <w:tcPr>
                      <w:tcW w:w="3840" w:type="dxa"/>
                      <w:vAlign w:val="center"/>
                    </w:tcPr>
                  </w:tcPrChange>
                </w:tcPr>
                <w:p w14:paraId="73723571" w14:textId="77777777" w:rsidR="007D09B7" w:rsidRPr="00855706" w:rsidRDefault="00CD1B35" w:rsidP="00855706">
                  <w:pPr>
                    <w:ind w:left="360"/>
                    <w:rPr>
                      <w:b/>
                      <w:bCs/>
                    </w:rPr>
                  </w:pPr>
                  <w:r w:rsidRPr="00855706">
                    <w:rPr>
                      <w:b/>
                      <w:bCs/>
                    </w:rPr>
                    <w:t>Endpoints</w:t>
                  </w:r>
                </w:p>
              </w:tc>
            </w:tr>
            <w:tr w:rsidR="007D09B7" w14:paraId="106CFC2A" w14:textId="77777777" w:rsidTr="00FB683E">
              <w:tc>
                <w:tcPr>
                  <w:tcW w:w="4705" w:type="dxa"/>
                  <w:vAlign w:val="center"/>
                  <w:tcPrChange w:id="29" w:author="Maria Cecilie Stivang" w:date="2026-10-08T13:28:00Z" w16du:dateUtc="2026-10-08T11:28:00Z">
                    <w:tcPr>
                      <w:tcW w:w="4080" w:type="dxa"/>
                      <w:vAlign w:val="center"/>
                    </w:tcPr>
                  </w:tcPrChange>
                </w:tcPr>
                <w:p w14:paraId="65545558" w14:textId="77777777" w:rsidR="007D09B7" w:rsidRPr="00855706" w:rsidRDefault="00CD1B35" w:rsidP="00855706">
                  <w:pPr>
                    <w:ind w:left="360"/>
                    <w:rPr>
                      <w:b/>
                      <w:bCs/>
                    </w:rPr>
                  </w:pPr>
                  <w:r w:rsidRPr="00855706">
                    <w:rPr>
                      <w:b/>
                      <w:bCs/>
                    </w:rPr>
                    <w:t>Primary</w:t>
                  </w:r>
                </w:p>
              </w:tc>
              <w:tc>
                <w:tcPr>
                  <w:tcW w:w="4429" w:type="dxa"/>
                  <w:vAlign w:val="center"/>
                  <w:tcPrChange w:id="30" w:author="Maria Cecilie Stivang" w:date="2026-10-08T13:28:00Z" w16du:dateUtc="2026-10-08T11:28:00Z">
                    <w:tcPr>
                      <w:tcW w:w="3840" w:type="dxa"/>
                      <w:vAlign w:val="center"/>
                    </w:tcPr>
                  </w:tcPrChange>
                </w:tcPr>
                <w:p w14:paraId="6F5AFB70" w14:textId="77777777" w:rsidR="007D09B7" w:rsidRPr="00855706" w:rsidRDefault="007D09B7" w:rsidP="00855706">
                  <w:pPr>
                    <w:ind w:left="360"/>
                    <w:rPr>
                      <w:b/>
                      <w:bCs/>
                    </w:rPr>
                  </w:pPr>
                </w:p>
              </w:tc>
            </w:tr>
            <w:tr w:rsidR="007D09B7" w14:paraId="06E20E9D" w14:textId="77777777" w:rsidTr="00FB683E">
              <w:tc>
                <w:tcPr>
                  <w:tcW w:w="4705" w:type="dxa"/>
                  <w:vAlign w:val="center"/>
                  <w:tcPrChange w:id="31" w:author="Maria Cecilie Stivang" w:date="2026-10-08T13:28:00Z" w16du:dateUtc="2026-10-08T11:28:00Z">
                    <w:tcPr>
                      <w:tcW w:w="4080" w:type="dxa"/>
                      <w:vAlign w:val="center"/>
                    </w:tcPr>
                  </w:tcPrChange>
                </w:tcPr>
                <w:p w14:paraId="40129021" w14:textId="77777777" w:rsidR="007D09B7" w:rsidRDefault="00CD1B35" w:rsidP="00855706">
                  <w:pPr>
                    <w:ind w:left="360"/>
                  </w:pPr>
                  <w:r>
                    <w:t>To investigate the effect of LCG in women with a planned vaginal delivery on intrapartum caesarean sections</w:t>
                  </w:r>
                </w:p>
              </w:tc>
              <w:tc>
                <w:tcPr>
                  <w:tcW w:w="4429" w:type="dxa"/>
                  <w:vAlign w:val="center"/>
                  <w:tcPrChange w:id="32" w:author="Maria Cecilie Stivang" w:date="2026-10-08T13:28:00Z" w16du:dateUtc="2026-10-08T11:28:00Z">
                    <w:tcPr>
                      <w:tcW w:w="3840" w:type="dxa"/>
                      <w:vAlign w:val="center"/>
                    </w:tcPr>
                  </w:tcPrChange>
                </w:tcPr>
                <w:p w14:paraId="233016A9" w14:textId="77777777" w:rsidR="007D09B7" w:rsidRDefault="00CD1B35" w:rsidP="00855706">
                  <w:pPr>
                    <w:ind w:left="360"/>
                  </w:pPr>
                  <w:r>
                    <w:t>Occurrence of intrapartum caesarean sections</w:t>
                  </w:r>
                </w:p>
              </w:tc>
            </w:tr>
            <w:tr w:rsidR="007D09B7" w14:paraId="30F34651" w14:textId="77777777" w:rsidTr="00FB683E">
              <w:tc>
                <w:tcPr>
                  <w:tcW w:w="4705" w:type="dxa"/>
                  <w:vAlign w:val="center"/>
                  <w:tcPrChange w:id="33" w:author="Maria Cecilie Stivang" w:date="2026-10-08T13:28:00Z" w16du:dateUtc="2026-10-08T11:28:00Z">
                    <w:tcPr>
                      <w:tcW w:w="4080" w:type="dxa"/>
                      <w:vAlign w:val="center"/>
                    </w:tcPr>
                  </w:tcPrChange>
                </w:tcPr>
                <w:p w14:paraId="29575FDF" w14:textId="77777777" w:rsidR="007D09B7" w:rsidRPr="00855706" w:rsidRDefault="00CD1B35" w:rsidP="00855706">
                  <w:pPr>
                    <w:ind w:left="360"/>
                    <w:rPr>
                      <w:b/>
                      <w:bCs/>
                    </w:rPr>
                  </w:pPr>
                  <w:r w:rsidRPr="00855706">
                    <w:rPr>
                      <w:b/>
                      <w:bCs/>
                    </w:rPr>
                    <w:t>Secondary</w:t>
                  </w:r>
                </w:p>
              </w:tc>
              <w:tc>
                <w:tcPr>
                  <w:tcW w:w="4429" w:type="dxa"/>
                  <w:vAlign w:val="center"/>
                  <w:tcPrChange w:id="34" w:author="Maria Cecilie Stivang" w:date="2026-10-08T13:28:00Z" w16du:dateUtc="2026-10-08T11:28:00Z">
                    <w:tcPr>
                      <w:tcW w:w="3840" w:type="dxa"/>
                      <w:vAlign w:val="center"/>
                    </w:tcPr>
                  </w:tcPrChange>
                </w:tcPr>
                <w:p w14:paraId="1805C8C1" w14:textId="77777777" w:rsidR="007D09B7" w:rsidRDefault="007D09B7" w:rsidP="00855706">
                  <w:pPr>
                    <w:ind w:left="360"/>
                  </w:pPr>
                </w:p>
              </w:tc>
            </w:tr>
            <w:tr w:rsidR="007D09B7" w14:paraId="383F461A" w14:textId="77777777" w:rsidTr="00FB683E">
              <w:tc>
                <w:tcPr>
                  <w:tcW w:w="4705" w:type="dxa"/>
                  <w:vAlign w:val="center"/>
                  <w:tcPrChange w:id="35" w:author="Maria Cecilie Stivang" w:date="2026-10-08T13:28:00Z" w16du:dateUtc="2026-10-08T11:28:00Z">
                    <w:tcPr>
                      <w:tcW w:w="4080" w:type="dxa"/>
                      <w:vAlign w:val="center"/>
                    </w:tcPr>
                  </w:tcPrChange>
                </w:tcPr>
                <w:p w14:paraId="7FDD5FB9" w14:textId="77777777" w:rsidR="007D09B7" w:rsidRDefault="00CD1B35" w:rsidP="00855706">
                  <w:pPr>
                    <w:ind w:left="360"/>
                  </w:pPr>
                  <w:r>
                    <w:t>To investigate the effect of LCG in women with a planned vaginal delivery</w:t>
                  </w:r>
                </w:p>
              </w:tc>
              <w:tc>
                <w:tcPr>
                  <w:tcW w:w="4429" w:type="dxa"/>
                  <w:vAlign w:val="center"/>
                  <w:tcPrChange w:id="36" w:author="Maria Cecilie Stivang" w:date="2026-10-08T13:28:00Z" w16du:dateUtc="2026-10-08T11:28:00Z">
                    <w:tcPr>
                      <w:tcW w:w="3840" w:type="dxa"/>
                      <w:vAlign w:val="center"/>
                    </w:tcPr>
                  </w:tcPrChange>
                </w:tcPr>
                <w:p w14:paraId="6AAE354A" w14:textId="77777777" w:rsidR="007D09B7" w:rsidRDefault="00CD1B35" w:rsidP="00855706">
                  <w:pPr>
                    <w:ind w:left="360"/>
                  </w:pPr>
                  <w:r>
                    <w:t>Occurrence of Spontaneous vaginal delivery</w:t>
                  </w:r>
                </w:p>
              </w:tc>
            </w:tr>
            <w:tr w:rsidR="007D09B7" w14:paraId="76D1F370" w14:textId="77777777" w:rsidTr="00FB683E">
              <w:tc>
                <w:tcPr>
                  <w:tcW w:w="4705" w:type="dxa"/>
                  <w:vAlign w:val="center"/>
                  <w:tcPrChange w:id="37" w:author="Maria Cecilie Stivang" w:date="2026-10-08T13:28:00Z" w16du:dateUtc="2026-10-08T11:28:00Z">
                    <w:tcPr>
                      <w:tcW w:w="4080" w:type="dxa"/>
                      <w:vAlign w:val="center"/>
                    </w:tcPr>
                  </w:tcPrChange>
                </w:tcPr>
                <w:p w14:paraId="6E7134B3" w14:textId="77777777" w:rsidR="007D09B7" w:rsidRDefault="007D09B7" w:rsidP="00855706">
                  <w:pPr>
                    <w:ind w:left="360"/>
                  </w:pPr>
                </w:p>
              </w:tc>
              <w:tc>
                <w:tcPr>
                  <w:tcW w:w="4429" w:type="dxa"/>
                  <w:vAlign w:val="center"/>
                  <w:tcPrChange w:id="38" w:author="Maria Cecilie Stivang" w:date="2026-10-08T13:28:00Z" w16du:dateUtc="2026-10-08T11:28:00Z">
                    <w:tcPr>
                      <w:tcW w:w="3840" w:type="dxa"/>
                      <w:vAlign w:val="center"/>
                    </w:tcPr>
                  </w:tcPrChange>
                </w:tcPr>
                <w:p w14:paraId="07FFAE64" w14:textId="77777777" w:rsidR="007D09B7" w:rsidRDefault="00CD1B35" w:rsidP="00855706">
                  <w:pPr>
                    <w:ind w:left="360"/>
                  </w:pPr>
                  <w:r>
                    <w:t>Occurrence of Instrumental vaginal delivery</w:t>
                  </w:r>
                </w:p>
              </w:tc>
            </w:tr>
            <w:tr w:rsidR="007D09B7" w14:paraId="0CDAAD9B" w14:textId="77777777" w:rsidTr="00FB683E">
              <w:tc>
                <w:tcPr>
                  <w:tcW w:w="4705" w:type="dxa"/>
                  <w:vAlign w:val="center"/>
                  <w:tcPrChange w:id="39" w:author="Maria Cecilie Stivang" w:date="2026-10-08T13:28:00Z" w16du:dateUtc="2026-10-08T11:28:00Z">
                    <w:tcPr>
                      <w:tcW w:w="4080" w:type="dxa"/>
                      <w:vAlign w:val="center"/>
                    </w:tcPr>
                  </w:tcPrChange>
                </w:tcPr>
                <w:p w14:paraId="6F7509F8" w14:textId="77777777" w:rsidR="007D09B7" w:rsidRDefault="007D09B7" w:rsidP="00855706">
                  <w:pPr>
                    <w:ind w:left="360"/>
                  </w:pPr>
                </w:p>
              </w:tc>
              <w:tc>
                <w:tcPr>
                  <w:tcW w:w="4429" w:type="dxa"/>
                  <w:vAlign w:val="center"/>
                  <w:tcPrChange w:id="40" w:author="Maria Cecilie Stivang" w:date="2026-10-08T13:28:00Z" w16du:dateUtc="2026-10-08T11:28:00Z">
                    <w:tcPr>
                      <w:tcW w:w="3840" w:type="dxa"/>
                      <w:vAlign w:val="center"/>
                    </w:tcPr>
                  </w:tcPrChange>
                </w:tcPr>
                <w:p w14:paraId="780C59B7" w14:textId="586BE3E1" w:rsidR="007D09B7" w:rsidRDefault="00CD1B35" w:rsidP="00855706">
                  <w:pPr>
                    <w:ind w:left="360"/>
                  </w:pPr>
                  <w:r>
                    <w:t>Occurrence of amniotomy during labour</w:t>
                  </w:r>
                  <w:ins w:id="41" w:author="Therese Buerengen" w:date="2026-10-10T14:46:00Z" w16du:dateUtc="2026-10-10T12:46:00Z">
                    <w:r w:rsidR="005611FD">
                      <w:t>*</w:t>
                    </w:r>
                  </w:ins>
                </w:p>
              </w:tc>
            </w:tr>
            <w:tr w:rsidR="007D09B7" w14:paraId="4F632F91" w14:textId="77777777" w:rsidTr="00FB683E">
              <w:tc>
                <w:tcPr>
                  <w:tcW w:w="4705" w:type="dxa"/>
                  <w:vAlign w:val="center"/>
                  <w:tcPrChange w:id="42" w:author="Maria Cecilie Stivang" w:date="2026-10-08T13:28:00Z" w16du:dateUtc="2026-10-08T11:28:00Z">
                    <w:tcPr>
                      <w:tcW w:w="4080" w:type="dxa"/>
                      <w:vAlign w:val="center"/>
                    </w:tcPr>
                  </w:tcPrChange>
                </w:tcPr>
                <w:p w14:paraId="3C42CAFB" w14:textId="77777777" w:rsidR="007D09B7" w:rsidRDefault="007D09B7" w:rsidP="00855706">
                  <w:pPr>
                    <w:ind w:left="360"/>
                  </w:pPr>
                </w:p>
              </w:tc>
              <w:tc>
                <w:tcPr>
                  <w:tcW w:w="4429" w:type="dxa"/>
                  <w:vAlign w:val="center"/>
                  <w:tcPrChange w:id="43" w:author="Maria Cecilie Stivang" w:date="2026-10-08T13:28:00Z" w16du:dateUtc="2026-10-08T11:28:00Z">
                    <w:tcPr>
                      <w:tcW w:w="3840" w:type="dxa"/>
                      <w:vAlign w:val="center"/>
                    </w:tcPr>
                  </w:tcPrChange>
                </w:tcPr>
                <w:p w14:paraId="6971D772" w14:textId="13417C0B" w:rsidR="007D09B7" w:rsidRDefault="00CD1B35" w:rsidP="00855706">
                  <w:pPr>
                    <w:ind w:left="360"/>
                  </w:pPr>
                  <w:r>
                    <w:t>Use of oxytocin during labour</w:t>
                  </w:r>
                  <w:ins w:id="44" w:author="Therese Buerengen" w:date="2026-10-10T14:47:00Z" w16du:dateUtc="2026-10-10T12:47:00Z">
                    <w:r w:rsidR="005611FD">
                      <w:t>*</w:t>
                    </w:r>
                  </w:ins>
                </w:p>
              </w:tc>
            </w:tr>
            <w:tr w:rsidR="007D09B7" w14:paraId="2D263BD9" w14:textId="77777777" w:rsidTr="00FB683E">
              <w:tc>
                <w:tcPr>
                  <w:tcW w:w="4705" w:type="dxa"/>
                  <w:vAlign w:val="center"/>
                  <w:tcPrChange w:id="45" w:author="Maria Cecilie Stivang" w:date="2026-10-08T13:28:00Z" w16du:dateUtc="2026-10-08T11:28:00Z">
                    <w:tcPr>
                      <w:tcW w:w="4080" w:type="dxa"/>
                      <w:vAlign w:val="center"/>
                    </w:tcPr>
                  </w:tcPrChange>
                </w:tcPr>
                <w:p w14:paraId="2B24B0E2" w14:textId="77777777" w:rsidR="007D09B7" w:rsidRDefault="007D09B7" w:rsidP="00855706">
                  <w:pPr>
                    <w:ind w:left="360"/>
                  </w:pPr>
                </w:p>
              </w:tc>
              <w:tc>
                <w:tcPr>
                  <w:tcW w:w="4429" w:type="dxa"/>
                  <w:vAlign w:val="center"/>
                  <w:tcPrChange w:id="46" w:author="Maria Cecilie Stivang" w:date="2026-10-08T13:28:00Z" w16du:dateUtc="2026-10-08T11:28:00Z">
                    <w:tcPr>
                      <w:tcW w:w="3840" w:type="dxa"/>
                      <w:vAlign w:val="center"/>
                    </w:tcPr>
                  </w:tcPrChange>
                </w:tcPr>
                <w:p w14:paraId="39A29476" w14:textId="4D8A5061" w:rsidR="007D09B7" w:rsidRDefault="00CD1B35" w:rsidP="00855706">
                  <w:pPr>
                    <w:ind w:left="360"/>
                  </w:pPr>
                  <w:r>
                    <w:t>Use of epidural analgesia during labour</w:t>
                  </w:r>
                  <w:ins w:id="47" w:author="Therese Buerengen" w:date="2026-10-10T14:47:00Z" w16du:dateUtc="2026-10-10T12:47:00Z">
                    <w:r w:rsidR="005611FD">
                      <w:t>*</w:t>
                    </w:r>
                  </w:ins>
                </w:p>
              </w:tc>
            </w:tr>
            <w:tr w:rsidR="007D09B7" w14:paraId="72F6A583" w14:textId="77777777" w:rsidTr="003809E8">
              <w:tc>
                <w:tcPr>
                  <w:tcW w:w="4705" w:type="dxa"/>
                  <w:vAlign w:val="center"/>
                </w:tcPr>
                <w:p w14:paraId="2ED2CA87" w14:textId="6678B681" w:rsidR="007D09B7" w:rsidRPr="00F3219C" w:rsidRDefault="003809E8" w:rsidP="003809E8">
                  <w:r w:rsidRPr="003809E8">
                    <w:rPr>
                      <w:highlight w:val="yellow"/>
                    </w:rPr>
                    <w:t>Flyttet til tabell 12.1</w:t>
                  </w:r>
                </w:p>
              </w:tc>
              <w:tc>
                <w:tcPr>
                  <w:tcW w:w="4429" w:type="dxa"/>
                  <w:vAlign w:val="center"/>
                </w:tcPr>
                <w:p w14:paraId="67B05696" w14:textId="700B0A6F" w:rsidR="007D09B7" w:rsidRPr="00F3219C" w:rsidRDefault="00CD1B35" w:rsidP="00855706">
                  <w:pPr>
                    <w:ind w:left="360"/>
                  </w:pPr>
                  <w:del w:id="48" w:author="Maria Cecilie Stivang" w:date="2026-10-08T13:20:00Z" w16du:dateUtc="2026-10-08T11:20:00Z">
                    <w:r w:rsidRPr="00F3219C" w:rsidDel="00274273">
                      <w:delText>Use of medical pain relief in labour</w:delText>
                    </w:r>
                  </w:del>
                  <w:del w:id="49" w:author="Maria Cecilie Stivang" w:date="2026-10-08T13:18:00Z" w16du:dateUtc="2026-10-08T11:18:00Z">
                    <w:r w:rsidRPr="00F3219C" w:rsidDel="00B6192F">
                      <w:delText>*</w:delText>
                    </w:r>
                  </w:del>
                </w:p>
              </w:tc>
            </w:tr>
            <w:tr w:rsidR="007D09B7" w14:paraId="1BAFB33F" w14:textId="77777777" w:rsidTr="00FB683E">
              <w:tc>
                <w:tcPr>
                  <w:tcW w:w="4705" w:type="dxa"/>
                  <w:vAlign w:val="center"/>
                  <w:tcPrChange w:id="50" w:author="Maria Cecilie Stivang" w:date="2026-10-08T13:28:00Z" w16du:dateUtc="2026-10-08T11:28:00Z">
                    <w:tcPr>
                      <w:tcW w:w="4080" w:type="dxa"/>
                      <w:vAlign w:val="center"/>
                    </w:tcPr>
                  </w:tcPrChange>
                </w:tcPr>
                <w:p w14:paraId="7B387771" w14:textId="238370B4" w:rsidR="007D09B7" w:rsidRPr="000025DB" w:rsidRDefault="007D09B7">
                  <w:pPr>
                    <w:rPr>
                      <w:lang w:val="nb-NO"/>
                      <w:rPrChange w:id="51" w:author="Therese Buerengen" w:date="2026-10-09T08:34:00Z" w16du:dateUtc="2026-10-09T06:34:00Z">
                        <w:rPr/>
                      </w:rPrChange>
                    </w:rPr>
                    <w:pPrChange w:id="52" w:author="Maria Cecilie Stivang" w:date="2026-10-08T13:21:00Z" w16du:dateUtc="2026-10-08T11:21:00Z">
                      <w:pPr>
                        <w:ind w:left="360"/>
                      </w:pPr>
                    </w:pPrChange>
                  </w:pPr>
                </w:p>
              </w:tc>
              <w:tc>
                <w:tcPr>
                  <w:tcW w:w="4429" w:type="dxa"/>
                  <w:vAlign w:val="center"/>
                  <w:tcPrChange w:id="53" w:author="Maria Cecilie Stivang" w:date="2026-10-08T13:28:00Z" w16du:dateUtc="2026-10-08T11:28:00Z">
                    <w:tcPr>
                      <w:tcW w:w="3840" w:type="dxa"/>
                      <w:vAlign w:val="center"/>
                    </w:tcPr>
                  </w:tcPrChange>
                </w:tcPr>
                <w:p w14:paraId="404B169F" w14:textId="77777777" w:rsidR="007D09B7" w:rsidRDefault="00CD1B35" w:rsidP="00855706">
                  <w:pPr>
                    <w:ind w:left="360"/>
                  </w:pPr>
                  <w:r>
                    <w:t>Occurrence of intermittent fetal monitoring*</w:t>
                  </w:r>
                </w:p>
              </w:tc>
            </w:tr>
            <w:tr w:rsidR="007D09B7" w14:paraId="1701DA4B" w14:textId="77777777" w:rsidTr="00FB683E">
              <w:tc>
                <w:tcPr>
                  <w:tcW w:w="4705" w:type="dxa"/>
                  <w:vAlign w:val="center"/>
                  <w:tcPrChange w:id="54" w:author="Maria Cecilie Stivang" w:date="2026-10-08T13:28:00Z" w16du:dateUtc="2026-10-08T11:28:00Z">
                    <w:tcPr>
                      <w:tcW w:w="4080" w:type="dxa"/>
                      <w:vAlign w:val="center"/>
                    </w:tcPr>
                  </w:tcPrChange>
                </w:tcPr>
                <w:p w14:paraId="3E7C376D" w14:textId="4E30E740" w:rsidR="007D09B7" w:rsidRPr="000025DB" w:rsidRDefault="007D09B7">
                  <w:pPr>
                    <w:rPr>
                      <w:lang w:val="nb-NO"/>
                      <w:rPrChange w:id="55" w:author="Therese Buerengen" w:date="2026-10-09T08:34:00Z" w16du:dateUtc="2026-10-09T06:34:00Z">
                        <w:rPr/>
                      </w:rPrChange>
                    </w:rPr>
                    <w:pPrChange w:id="56" w:author="Maria Cecilie Stivang" w:date="2026-10-08T14:34:00Z" w16du:dateUtc="2026-10-08T12:34:00Z">
                      <w:pPr>
                        <w:ind w:left="360"/>
                      </w:pPr>
                    </w:pPrChange>
                  </w:pPr>
                </w:p>
              </w:tc>
              <w:tc>
                <w:tcPr>
                  <w:tcW w:w="4429" w:type="dxa"/>
                  <w:vAlign w:val="center"/>
                  <w:tcPrChange w:id="57" w:author="Maria Cecilie Stivang" w:date="2026-10-08T13:28:00Z" w16du:dateUtc="2026-10-08T11:28:00Z">
                    <w:tcPr>
                      <w:tcW w:w="3840" w:type="dxa"/>
                      <w:vAlign w:val="center"/>
                    </w:tcPr>
                  </w:tcPrChange>
                </w:tcPr>
                <w:p w14:paraId="3E672BA3" w14:textId="77777777" w:rsidR="007D09B7" w:rsidRDefault="00CD1B35" w:rsidP="00855706">
                  <w:pPr>
                    <w:ind w:left="360"/>
                  </w:pPr>
                  <w:r>
                    <w:t>Occurrence of continuous fetal monitoring*</w:t>
                  </w:r>
                </w:p>
              </w:tc>
            </w:tr>
            <w:tr w:rsidR="00FB683E" w14:paraId="17A29E7B" w14:textId="77777777" w:rsidTr="00FB683E">
              <w:trPr>
                <w:ins w:id="58" w:author="Maria Cecilie Stivang" w:date="2026-10-08T13:28:00Z"/>
              </w:trPr>
              <w:tc>
                <w:tcPr>
                  <w:tcW w:w="4705" w:type="dxa"/>
                  <w:vAlign w:val="center"/>
                  <w:tcPrChange w:id="59" w:author="Maria Cecilie Stivang" w:date="2026-10-08T13:28:00Z" w16du:dateUtc="2026-10-08T11:28:00Z">
                    <w:tcPr>
                      <w:tcW w:w="4080" w:type="dxa"/>
                      <w:vAlign w:val="center"/>
                    </w:tcPr>
                  </w:tcPrChange>
                </w:tcPr>
                <w:p w14:paraId="736E0F07" w14:textId="77777777" w:rsidR="00FB683E" w:rsidRPr="000025DB" w:rsidRDefault="00FB683E" w:rsidP="00855706">
                  <w:pPr>
                    <w:ind w:left="360"/>
                    <w:rPr>
                      <w:ins w:id="60" w:author="Maria Cecilie Stivang" w:date="2026-10-08T13:28:00Z" w16du:dateUtc="2026-10-08T11:28:00Z"/>
                    </w:rPr>
                  </w:pPr>
                </w:p>
              </w:tc>
              <w:tc>
                <w:tcPr>
                  <w:tcW w:w="4429" w:type="dxa"/>
                  <w:vAlign w:val="center"/>
                  <w:tcPrChange w:id="61" w:author="Maria Cecilie Stivang" w:date="2026-10-08T13:28:00Z" w16du:dateUtc="2026-10-08T11:28:00Z">
                    <w:tcPr>
                      <w:tcW w:w="3840" w:type="dxa"/>
                      <w:vAlign w:val="center"/>
                    </w:tcPr>
                  </w:tcPrChange>
                </w:tcPr>
                <w:p w14:paraId="604379C0" w14:textId="3D91FA47" w:rsidR="00FB683E" w:rsidRPr="000025DB" w:rsidRDefault="00187924" w:rsidP="00855706">
                  <w:pPr>
                    <w:ind w:left="360"/>
                    <w:rPr>
                      <w:ins w:id="62" w:author="Maria Cecilie Stivang" w:date="2026-10-08T13:28:00Z" w16du:dateUtc="2026-10-08T11:28:00Z"/>
                    </w:rPr>
                  </w:pPr>
                  <w:ins w:id="63" w:author="Maria Cecilie Stivang" w:date="2026-10-08T13:29:00Z" w16du:dateUtc="2026-10-08T11:29:00Z">
                    <w:r w:rsidRPr="000025DB">
                      <w:t>Occurrence o</w:t>
                    </w:r>
                  </w:ins>
                  <w:ins w:id="64" w:author="Maria Cecilie Stivang" w:date="2026-10-08T13:30:00Z" w16du:dateUtc="2026-10-08T11:30:00Z">
                    <w:r w:rsidRPr="000025DB">
                      <w:t xml:space="preserve">f </w:t>
                    </w:r>
                  </w:ins>
                  <w:ins w:id="65" w:author="Maria Cecilie Stivang" w:date="2026-10-08T13:28:00Z" w16du:dateUtc="2026-10-08T11:28:00Z">
                    <w:r w:rsidR="00AC021E" w:rsidRPr="000025DB">
                      <w:t>OASIS</w:t>
                    </w:r>
                  </w:ins>
                </w:p>
              </w:tc>
            </w:tr>
            <w:tr w:rsidR="007D09B7" w:rsidRPr="003809E8" w14:paraId="04AE7A0B" w14:textId="77777777" w:rsidTr="003809E8">
              <w:tc>
                <w:tcPr>
                  <w:tcW w:w="4705" w:type="dxa"/>
                  <w:vAlign w:val="center"/>
                </w:tcPr>
                <w:p w14:paraId="3D202D10" w14:textId="4F829E23" w:rsidR="007D09B7" w:rsidRPr="003809E8" w:rsidRDefault="003809E8" w:rsidP="003809E8">
                  <w:pPr>
                    <w:rPr>
                      <w:lang w:val="nb-NO"/>
                      <w:rPrChange w:id="66" w:author="Therese Buerengen" w:date="2026-10-09T09:15:00Z" w16du:dateUtc="2026-10-09T07:15:00Z">
                        <w:rPr/>
                      </w:rPrChange>
                    </w:rPr>
                  </w:pPr>
                  <w:r w:rsidRPr="003809E8">
                    <w:rPr>
                      <w:highlight w:val="yellow"/>
                      <w:lang w:val="nb-NO"/>
                    </w:rPr>
                    <w:t>Flyttet til tabell 12.1</w:t>
                  </w:r>
                </w:p>
              </w:tc>
              <w:tc>
                <w:tcPr>
                  <w:tcW w:w="4429" w:type="dxa"/>
                  <w:vAlign w:val="center"/>
                </w:tcPr>
                <w:p w14:paraId="166D9309" w14:textId="714834B8" w:rsidR="007D09B7" w:rsidRPr="003809E8" w:rsidRDefault="00CD1B35" w:rsidP="00855706">
                  <w:pPr>
                    <w:ind w:left="360"/>
                    <w:rPr>
                      <w:lang w:val="nb-NO"/>
                      <w:rPrChange w:id="67" w:author="Therese Buerengen" w:date="2026-10-09T09:15:00Z" w16du:dateUtc="2026-10-09T07:15:00Z">
                        <w:rPr/>
                      </w:rPrChange>
                    </w:rPr>
                  </w:pPr>
                  <w:del w:id="68" w:author="Maria Cecilie Stivang" w:date="2026-10-08T13:28:00Z" w16du:dateUtc="2026-10-08T11:28:00Z">
                    <w:r w:rsidRPr="003809E8" w:rsidDel="00AC021E">
                      <w:rPr>
                        <w:lang w:val="nb-NO"/>
                        <w:rPrChange w:id="69" w:author="Therese Buerengen" w:date="2026-10-09T09:15:00Z" w16du:dateUtc="2026-10-09T07:15:00Z">
                          <w:rPr/>
                        </w:rPrChange>
                      </w:rPr>
                      <w:delText>Degree of perineal tears*</w:delText>
                    </w:r>
                  </w:del>
                </w:p>
              </w:tc>
            </w:tr>
            <w:tr w:rsidR="007D09B7" w:rsidRPr="003809E8" w14:paraId="277A075D" w14:textId="77777777" w:rsidTr="003809E8">
              <w:tc>
                <w:tcPr>
                  <w:tcW w:w="4705" w:type="dxa"/>
                  <w:vAlign w:val="center"/>
                </w:tcPr>
                <w:p w14:paraId="348CAD32" w14:textId="762B1D2C" w:rsidR="007D09B7" w:rsidRPr="003809E8" w:rsidRDefault="003809E8" w:rsidP="003809E8">
                  <w:pPr>
                    <w:rPr>
                      <w:lang w:val="nb-NO"/>
                    </w:rPr>
                  </w:pPr>
                  <w:r w:rsidRPr="003809E8">
                    <w:rPr>
                      <w:highlight w:val="yellow"/>
                      <w:lang w:val="nb-NO"/>
                    </w:rPr>
                    <w:t>Flyttet til tabell 12.1</w:t>
                  </w:r>
                </w:p>
              </w:tc>
              <w:tc>
                <w:tcPr>
                  <w:tcW w:w="4429" w:type="dxa"/>
                  <w:vAlign w:val="center"/>
                </w:tcPr>
                <w:p w14:paraId="13DD2FA8" w14:textId="64DD935E" w:rsidR="007D09B7" w:rsidRPr="003809E8" w:rsidRDefault="00CD1B35" w:rsidP="00855706">
                  <w:pPr>
                    <w:ind w:left="360"/>
                    <w:rPr>
                      <w:lang w:val="nb-NO"/>
                    </w:rPr>
                  </w:pPr>
                  <w:del w:id="70" w:author="Maria Cecilie Stivang" w:date="2026-10-08T13:30:00Z" w16du:dateUtc="2026-10-08T11:30:00Z">
                    <w:r w:rsidRPr="003809E8" w:rsidDel="00187924">
                      <w:rPr>
                        <w:lang w:val="nb-NO"/>
                      </w:rPr>
                      <w:delText>Occurrence of perineal support*</w:delText>
                    </w:r>
                  </w:del>
                </w:p>
              </w:tc>
            </w:tr>
            <w:tr w:rsidR="007D09B7" w14:paraId="17F192E0" w14:textId="77777777" w:rsidTr="00FB683E">
              <w:tc>
                <w:tcPr>
                  <w:tcW w:w="4705" w:type="dxa"/>
                  <w:vAlign w:val="center"/>
                  <w:tcPrChange w:id="71" w:author="Maria Cecilie Stivang" w:date="2026-10-08T13:28:00Z" w16du:dateUtc="2026-10-08T11:28:00Z">
                    <w:tcPr>
                      <w:tcW w:w="4080" w:type="dxa"/>
                      <w:vAlign w:val="center"/>
                    </w:tcPr>
                  </w:tcPrChange>
                </w:tcPr>
                <w:p w14:paraId="0F7951A1" w14:textId="77777777" w:rsidR="007D09B7" w:rsidRPr="003809E8" w:rsidRDefault="007D09B7" w:rsidP="00855706">
                  <w:pPr>
                    <w:ind w:left="360"/>
                    <w:rPr>
                      <w:lang w:val="nb-NO"/>
                    </w:rPr>
                  </w:pPr>
                </w:p>
              </w:tc>
              <w:tc>
                <w:tcPr>
                  <w:tcW w:w="4429" w:type="dxa"/>
                  <w:vAlign w:val="center"/>
                  <w:tcPrChange w:id="72" w:author="Maria Cecilie Stivang" w:date="2026-10-08T13:28:00Z" w16du:dateUtc="2026-10-08T11:28:00Z">
                    <w:tcPr>
                      <w:tcW w:w="3840" w:type="dxa"/>
                      <w:vAlign w:val="center"/>
                    </w:tcPr>
                  </w:tcPrChange>
                </w:tcPr>
                <w:p w14:paraId="3C3D54F8" w14:textId="77777777" w:rsidR="007D09B7" w:rsidRDefault="00CD1B35" w:rsidP="00855706">
                  <w:pPr>
                    <w:ind w:left="360"/>
                  </w:pPr>
                  <w:r>
                    <w:t>Occurrence of episiotomy</w:t>
                  </w:r>
                </w:p>
              </w:tc>
            </w:tr>
            <w:tr w:rsidR="007D09B7" w14:paraId="1F9A58E0" w14:textId="77777777" w:rsidTr="00FB683E">
              <w:tc>
                <w:tcPr>
                  <w:tcW w:w="4705" w:type="dxa"/>
                  <w:vAlign w:val="center"/>
                  <w:tcPrChange w:id="73" w:author="Maria Cecilie Stivang" w:date="2026-10-08T13:28:00Z" w16du:dateUtc="2026-10-08T11:28:00Z">
                    <w:tcPr>
                      <w:tcW w:w="4080" w:type="dxa"/>
                      <w:vAlign w:val="center"/>
                    </w:tcPr>
                  </w:tcPrChange>
                </w:tcPr>
                <w:p w14:paraId="299C5A9E" w14:textId="77777777" w:rsidR="007D09B7" w:rsidRDefault="007D09B7" w:rsidP="00855706">
                  <w:pPr>
                    <w:ind w:left="360"/>
                  </w:pPr>
                </w:p>
              </w:tc>
              <w:tc>
                <w:tcPr>
                  <w:tcW w:w="4429" w:type="dxa"/>
                  <w:vAlign w:val="center"/>
                  <w:tcPrChange w:id="74" w:author="Maria Cecilie Stivang" w:date="2026-10-08T13:28:00Z" w16du:dateUtc="2026-10-08T11:28:00Z">
                    <w:tcPr>
                      <w:tcW w:w="3840" w:type="dxa"/>
                      <w:vAlign w:val="center"/>
                    </w:tcPr>
                  </w:tcPrChange>
                </w:tcPr>
                <w:p w14:paraId="6E4D1E8F" w14:textId="13D891A5" w:rsidR="007D09B7" w:rsidRDefault="00CD1B35" w:rsidP="00855706">
                  <w:pPr>
                    <w:ind w:left="360"/>
                  </w:pPr>
                  <w:r>
                    <w:t>Occurrence of postpartum haemorrhage &gt; 1000 ml</w:t>
                  </w:r>
                  <w:ins w:id="75" w:author="Therese Buerengen" w:date="2026-10-09T13:20:00Z" w16du:dateUtc="2026-10-09T11:20:00Z">
                    <w:r w:rsidR="00FD70F1">
                      <w:t>*</w:t>
                    </w:r>
                  </w:ins>
                </w:p>
              </w:tc>
            </w:tr>
            <w:tr w:rsidR="007D09B7" w14:paraId="05DC1524" w14:textId="77777777" w:rsidTr="00FB683E">
              <w:tc>
                <w:tcPr>
                  <w:tcW w:w="4705" w:type="dxa"/>
                  <w:vAlign w:val="center"/>
                  <w:tcPrChange w:id="76" w:author="Maria Cecilie Stivang" w:date="2026-10-08T13:28:00Z" w16du:dateUtc="2026-10-08T11:28:00Z">
                    <w:tcPr>
                      <w:tcW w:w="4080" w:type="dxa"/>
                      <w:vAlign w:val="center"/>
                    </w:tcPr>
                  </w:tcPrChange>
                </w:tcPr>
                <w:p w14:paraId="7F5045B0" w14:textId="2287A1D7" w:rsidR="007D09B7" w:rsidRPr="00015847" w:rsidRDefault="007D09B7" w:rsidP="005A7CDD">
                  <w:pPr>
                    <w:rPr>
                      <w:lang w:val="nb-NO"/>
                      <w:rPrChange w:id="77" w:author="Therese Buerengen" w:date="2026-10-10T11:05:00Z" w16du:dateUtc="2026-10-10T09:05:00Z">
                        <w:rPr/>
                      </w:rPrChange>
                    </w:rPr>
                    <w:pPrChange w:id="78" w:author="Therese Buerengen" w:date="2026-10-10T10:53:00Z" w16du:dateUtc="2026-10-10T08:53:00Z">
                      <w:pPr>
                        <w:ind w:left="360"/>
                      </w:pPr>
                    </w:pPrChange>
                  </w:pPr>
                </w:p>
              </w:tc>
              <w:tc>
                <w:tcPr>
                  <w:tcW w:w="4429" w:type="dxa"/>
                  <w:vAlign w:val="center"/>
                  <w:tcPrChange w:id="79" w:author="Maria Cecilie Stivang" w:date="2026-10-08T13:28:00Z" w16du:dateUtc="2026-10-08T11:28:00Z">
                    <w:tcPr>
                      <w:tcW w:w="3840" w:type="dxa"/>
                      <w:vAlign w:val="center"/>
                    </w:tcPr>
                  </w:tcPrChange>
                </w:tcPr>
                <w:p w14:paraId="458E799B" w14:textId="181F6F28" w:rsidR="007D09B7" w:rsidRDefault="005A7CDD" w:rsidP="00855706">
                  <w:pPr>
                    <w:ind w:left="360"/>
                  </w:pPr>
                  <w:r>
                    <w:t>Time from 4 cm cervical dilation</w:t>
                  </w:r>
                  <w:ins w:id="80" w:author="Therese Buerengen" w:date="2026-10-10T14:04:00Z" w16du:dateUtc="2026-10-10T12:04:00Z">
                    <w:r w:rsidR="00271E07">
                      <w:t xml:space="preserve"> until</w:t>
                    </w:r>
                  </w:ins>
                  <w:r>
                    <w:t xml:space="preserve"> </w:t>
                  </w:r>
                  <w:del w:id="81" w:author="Therese Buerengen" w:date="2026-10-10T14:04:00Z" w16du:dateUtc="2026-10-10T12:04:00Z">
                    <w:r w:rsidDel="00271E07">
                      <w:delText>to vaginal</w:delText>
                    </w:r>
                  </w:del>
                  <w:r>
                    <w:t xml:space="preserve"> </w:t>
                  </w:r>
                  <w:commentRangeStart w:id="82"/>
                  <w:r>
                    <w:t>delivery</w:t>
                  </w:r>
                  <w:commentRangeEnd w:id="82"/>
                  <w:r w:rsidR="00271E07">
                    <w:rPr>
                      <w:rStyle w:val="Merknadsreferanse"/>
                      <w:sz w:val="24"/>
                      <w:szCs w:val="22"/>
                    </w:rPr>
                    <w:commentReference w:id="82"/>
                  </w:r>
                </w:p>
              </w:tc>
            </w:tr>
            <w:tr w:rsidR="007D09B7" w14:paraId="3CA339C9" w14:textId="77777777" w:rsidTr="00FB683E">
              <w:tc>
                <w:tcPr>
                  <w:tcW w:w="4705" w:type="dxa"/>
                  <w:vAlign w:val="center"/>
                  <w:tcPrChange w:id="83" w:author="Maria Cecilie Stivang" w:date="2026-10-08T13:28:00Z" w16du:dateUtc="2026-10-08T11:28:00Z">
                    <w:tcPr>
                      <w:tcW w:w="4080" w:type="dxa"/>
                      <w:vAlign w:val="center"/>
                    </w:tcPr>
                  </w:tcPrChange>
                </w:tcPr>
                <w:p w14:paraId="6723B3C8" w14:textId="77777777" w:rsidR="007D09B7" w:rsidRDefault="00CD1B35" w:rsidP="00855706">
                  <w:pPr>
                    <w:ind w:left="360"/>
                  </w:pPr>
                  <w:r>
                    <w:t>To investigate the effect of LCG on the neonate</w:t>
                  </w:r>
                </w:p>
              </w:tc>
              <w:tc>
                <w:tcPr>
                  <w:tcW w:w="4429" w:type="dxa"/>
                  <w:vAlign w:val="center"/>
                  <w:tcPrChange w:id="84" w:author="Maria Cecilie Stivang" w:date="2026-10-08T13:28:00Z" w16du:dateUtc="2026-10-08T11:28:00Z">
                    <w:tcPr>
                      <w:tcW w:w="3840" w:type="dxa"/>
                      <w:vAlign w:val="center"/>
                    </w:tcPr>
                  </w:tcPrChange>
                </w:tcPr>
                <w:p w14:paraId="5FB4F837" w14:textId="77777777" w:rsidR="007D09B7" w:rsidRDefault="00CD1B35" w:rsidP="00855706">
                  <w:pPr>
                    <w:ind w:left="360"/>
                  </w:pPr>
                  <w:r>
                    <w:t>Arterial umbilical cord pH &lt; 7.00*</w:t>
                  </w:r>
                </w:p>
              </w:tc>
            </w:tr>
            <w:tr w:rsidR="007D09B7" w14:paraId="7B74E5AB" w14:textId="77777777" w:rsidTr="00FB683E">
              <w:tc>
                <w:tcPr>
                  <w:tcW w:w="4705" w:type="dxa"/>
                  <w:vAlign w:val="center"/>
                  <w:tcPrChange w:id="85" w:author="Maria Cecilie Stivang" w:date="2026-10-08T13:28:00Z" w16du:dateUtc="2026-10-08T11:28:00Z">
                    <w:tcPr>
                      <w:tcW w:w="4080" w:type="dxa"/>
                      <w:vAlign w:val="center"/>
                    </w:tcPr>
                  </w:tcPrChange>
                </w:tcPr>
                <w:p w14:paraId="5CECABC2" w14:textId="77777777" w:rsidR="007D09B7" w:rsidRDefault="007D09B7" w:rsidP="00855706">
                  <w:pPr>
                    <w:ind w:left="360"/>
                  </w:pPr>
                </w:p>
              </w:tc>
              <w:tc>
                <w:tcPr>
                  <w:tcW w:w="4429" w:type="dxa"/>
                  <w:vAlign w:val="center"/>
                  <w:tcPrChange w:id="86" w:author="Maria Cecilie Stivang" w:date="2026-10-08T13:28:00Z" w16du:dateUtc="2026-10-08T11:28:00Z">
                    <w:tcPr>
                      <w:tcW w:w="3840" w:type="dxa"/>
                      <w:vAlign w:val="center"/>
                    </w:tcPr>
                  </w:tcPrChange>
                </w:tcPr>
                <w:p w14:paraId="7E862636" w14:textId="77777777" w:rsidR="007D09B7" w:rsidRDefault="00CD1B35" w:rsidP="00855706">
                  <w:pPr>
                    <w:ind w:left="360"/>
                  </w:pPr>
                  <w:r>
                    <w:t>Apgar score &lt; 7 at 5 minutes*</w:t>
                  </w:r>
                </w:p>
              </w:tc>
            </w:tr>
            <w:tr w:rsidR="007D09B7" w:rsidRPr="00603E13" w14:paraId="3EC8720F" w14:textId="77777777" w:rsidTr="003809E8">
              <w:tc>
                <w:tcPr>
                  <w:tcW w:w="4705" w:type="dxa"/>
                  <w:vAlign w:val="center"/>
                </w:tcPr>
                <w:p w14:paraId="4E9BBB4B" w14:textId="3CB01C4A" w:rsidR="007D09B7" w:rsidRPr="00295F3D" w:rsidRDefault="007D09B7" w:rsidP="003809E8">
                  <w:pPr>
                    <w:rPr>
                      <w:lang w:val="nb-NO"/>
                    </w:rPr>
                  </w:pPr>
                </w:p>
              </w:tc>
              <w:tc>
                <w:tcPr>
                  <w:tcW w:w="4429" w:type="dxa"/>
                  <w:vAlign w:val="center"/>
                </w:tcPr>
                <w:p w14:paraId="476D14EC" w14:textId="553165C8" w:rsidR="007D09B7" w:rsidRPr="00603E13" w:rsidRDefault="00CD1B35" w:rsidP="00855706">
                  <w:pPr>
                    <w:ind w:left="360"/>
                    <w:rPr>
                      <w:lang w:val="en-US"/>
                      <w:rPrChange w:id="87" w:author="Therese Buerengen" w:date="2026-10-09T15:54:00Z" w16du:dateUtc="2026-10-09T13:54:00Z">
                        <w:rPr/>
                      </w:rPrChange>
                    </w:rPr>
                  </w:pPr>
                  <w:r w:rsidRPr="00603E13">
                    <w:rPr>
                      <w:lang w:val="en-US"/>
                      <w:rPrChange w:id="88" w:author="Therese Buerengen" w:date="2026-10-09T15:54:00Z" w16du:dateUtc="2026-10-09T13:54:00Z">
                        <w:rPr/>
                      </w:rPrChange>
                    </w:rPr>
                    <w:t>Admittance to neonatal intensive care unit within 2 hours after birth*</w:t>
                  </w:r>
                </w:p>
              </w:tc>
            </w:tr>
            <w:tr w:rsidR="007D09B7" w14:paraId="4BEFB3B8" w14:textId="77777777" w:rsidTr="00FB683E">
              <w:tc>
                <w:tcPr>
                  <w:tcW w:w="4705" w:type="dxa"/>
                  <w:vAlign w:val="center"/>
                  <w:tcPrChange w:id="89" w:author="Maria Cecilie Stivang" w:date="2026-10-08T13:28:00Z" w16du:dateUtc="2026-10-08T11:28:00Z">
                    <w:tcPr>
                      <w:tcW w:w="4080" w:type="dxa"/>
                      <w:vAlign w:val="center"/>
                    </w:tcPr>
                  </w:tcPrChange>
                </w:tcPr>
                <w:p w14:paraId="2ACC7880" w14:textId="77777777" w:rsidR="007D09B7" w:rsidRPr="00855706" w:rsidRDefault="00CD1B35" w:rsidP="00855706">
                  <w:pPr>
                    <w:ind w:left="360"/>
                    <w:rPr>
                      <w:b/>
                      <w:bCs/>
                    </w:rPr>
                  </w:pPr>
                  <w:r w:rsidRPr="00855706">
                    <w:rPr>
                      <w:b/>
                      <w:bCs/>
                    </w:rPr>
                    <w:t>Exploratory</w:t>
                  </w:r>
                </w:p>
              </w:tc>
              <w:tc>
                <w:tcPr>
                  <w:tcW w:w="4429" w:type="dxa"/>
                  <w:vAlign w:val="center"/>
                  <w:tcPrChange w:id="90" w:author="Maria Cecilie Stivang" w:date="2026-10-08T13:28:00Z" w16du:dateUtc="2026-10-08T11:28:00Z">
                    <w:tcPr>
                      <w:tcW w:w="3840" w:type="dxa"/>
                      <w:vAlign w:val="center"/>
                    </w:tcPr>
                  </w:tcPrChange>
                </w:tcPr>
                <w:p w14:paraId="0137922F" w14:textId="77777777" w:rsidR="007D09B7" w:rsidRDefault="007D09B7" w:rsidP="00855706">
                  <w:pPr>
                    <w:ind w:left="360"/>
                  </w:pPr>
                </w:p>
              </w:tc>
            </w:tr>
            <w:tr w:rsidR="007D09B7" w14:paraId="7B9A0232" w14:textId="77777777" w:rsidTr="00FB683E">
              <w:tc>
                <w:tcPr>
                  <w:tcW w:w="4705" w:type="dxa"/>
                  <w:vAlign w:val="center"/>
                  <w:tcPrChange w:id="91" w:author="Maria Cecilie Stivang" w:date="2026-10-08T13:28:00Z" w16du:dateUtc="2026-10-08T11:28:00Z">
                    <w:tcPr>
                      <w:tcW w:w="4080" w:type="dxa"/>
                      <w:vAlign w:val="center"/>
                    </w:tcPr>
                  </w:tcPrChange>
                </w:tcPr>
                <w:p w14:paraId="45CE7ED9" w14:textId="77777777" w:rsidR="007D09B7" w:rsidRDefault="00CD1B35" w:rsidP="00855706">
                  <w:pPr>
                    <w:ind w:left="360"/>
                  </w:pPr>
                  <w:r>
                    <w:t>To describe and explore the effect of LCG in women with a planned vaginal delivery on other clinical aspects of intrapartum caesarean sections</w:t>
                  </w:r>
                </w:p>
              </w:tc>
              <w:tc>
                <w:tcPr>
                  <w:tcW w:w="4429" w:type="dxa"/>
                  <w:vAlign w:val="center"/>
                  <w:tcPrChange w:id="92" w:author="Maria Cecilie Stivang" w:date="2026-10-08T13:28:00Z" w16du:dateUtc="2026-10-08T11:28:00Z">
                    <w:tcPr>
                      <w:tcW w:w="3840" w:type="dxa"/>
                      <w:vAlign w:val="center"/>
                    </w:tcPr>
                  </w:tcPrChange>
                </w:tcPr>
                <w:p w14:paraId="1DE52A71" w14:textId="77777777" w:rsidR="007D09B7" w:rsidRDefault="00CD1B35" w:rsidP="00855706">
                  <w:pPr>
                    <w:ind w:left="360"/>
                  </w:pPr>
                  <w:r>
                    <w:t>Cervix dilation at time of caesarean section#</w:t>
                  </w:r>
                </w:p>
              </w:tc>
            </w:tr>
            <w:tr w:rsidR="007D09B7" w14:paraId="44093A88" w14:textId="77777777" w:rsidTr="00FB683E">
              <w:tc>
                <w:tcPr>
                  <w:tcW w:w="4705" w:type="dxa"/>
                  <w:vAlign w:val="center"/>
                  <w:tcPrChange w:id="93" w:author="Maria Cecilie Stivang" w:date="2026-10-08T13:28:00Z" w16du:dateUtc="2026-10-08T11:28:00Z">
                    <w:tcPr>
                      <w:tcW w:w="4080" w:type="dxa"/>
                      <w:vAlign w:val="center"/>
                    </w:tcPr>
                  </w:tcPrChange>
                </w:tcPr>
                <w:p w14:paraId="5E532D80" w14:textId="77777777" w:rsidR="007D09B7" w:rsidRDefault="007D09B7" w:rsidP="00855706">
                  <w:pPr>
                    <w:ind w:left="360"/>
                  </w:pPr>
                </w:p>
              </w:tc>
              <w:tc>
                <w:tcPr>
                  <w:tcW w:w="4429" w:type="dxa"/>
                  <w:vAlign w:val="center"/>
                  <w:tcPrChange w:id="94" w:author="Maria Cecilie Stivang" w:date="2026-10-08T13:28:00Z" w16du:dateUtc="2026-10-08T11:28:00Z">
                    <w:tcPr>
                      <w:tcW w:w="3840" w:type="dxa"/>
                      <w:vAlign w:val="center"/>
                    </w:tcPr>
                  </w:tcPrChange>
                </w:tcPr>
                <w:p w14:paraId="38057293" w14:textId="77777777" w:rsidR="007D09B7" w:rsidRDefault="00CD1B35" w:rsidP="00855706">
                  <w:pPr>
                    <w:ind w:left="360"/>
                  </w:pPr>
                  <w:r>
                    <w:t>Level of the presenting part at caesarean section#</w:t>
                  </w:r>
                </w:p>
              </w:tc>
            </w:tr>
            <w:tr w:rsidR="007D09B7" w14:paraId="79C44697" w14:textId="77777777" w:rsidTr="00FB683E">
              <w:tc>
                <w:tcPr>
                  <w:tcW w:w="4705" w:type="dxa"/>
                  <w:vAlign w:val="center"/>
                  <w:tcPrChange w:id="95" w:author="Maria Cecilie Stivang" w:date="2026-10-08T13:28:00Z" w16du:dateUtc="2026-10-08T11:28:00Z">
                    <w:tcPr>
                      <w:tcW w:w="4080" w:type="dxa"/>
                      <w:vAlign w:val="center"/>
                    </w:tcPr>
                  </w:tcPrChange>
                </w:tcPr>
                <w:p w14:paraId="31175809" w14:textId="77777777" w:rsidR="007D09B7" w:rsidRDefault="007D09B7" w:rsidP="00855706">
                  <w:pPr>
                    <w:ind w:left="360"/>
                  </w:pPr>
                </w:p>
              </w:tc>
              <w:tc>
                <w:tcPr>
                  <w:tcW w:w="4429" w:type="dxa"/>
                  <w:vAlign w:val="center"/>
                  <w:tcPrChange w:id="96" w:author="Maria Cecilie Stivang" w:date="2026-10-08T13:28:00Z" w16du:dateUtc="2026-10-08T11:28:00Z">
                    <w:tcPr>
                      <w:tcW w:w="3840" w:type="dxa"/>
                      <w:vAlign w:val="center"/>
                    </w:tcPr>
                  </w:tcPrChange>
                </w:tcPr>
                <w:p w14:paraId="679928EF" w14:textId="77777777" w:rsidR="007D09B7" w:rsidRDefault="00CD1B35" w:rsidP="00855706">
                  <w:pPr>
                    <w:ind w:left="360"/>
                  </w:pPr>
                  <w:r>
                    <w:t>Fetal presentation at caesarean section#</w:t>
                  </w:r>
                </w:p>
              </w:tc>
            </w:tr>
            <w:tr w:rsidR="007D09B7" w14:paraId="26005EEF" w14:textId="77777777" w:rsidTr="00FB683E">
              <w:tc>
                <w:tcPr>
                  <w:tcW w:w="4705" w:type="dxa"/>
                  <w:vAlign w:val="center"/>
                  <w:tcPrChange w:id="97" w:author="Maria Cecilie Stivang" w:date="2026-10-08T13:28:00Z" w16du:dateUtc="2026-10-08T11:28:00Z">
                    <w:tcPr>
                      <w:tcW w:w="4080" w:type="dxa"/>
                      <w:vAlign w:val="center"/>
                    </w:tcPr>
                  </w:tcPrChange>
                </w:tcPr>
                <w:p w14:paraId="79D51307" w14:textId="77777777" w:rsidR="007D09B7" w:rsidRDefault="007D09B7" w:rsidP="00855706">
                  <w:pPr>
                    <w:ind w:left="360"/>
                  </w:pPr>
                </w:p>
              </w:tc>
              <w:tc>
                <w:tcPr>
                  <w:tcW w:w="4429" w:type="dxa"/>
                  <w:vAlign w:val="center"/>
                  <w:tcPrChange w:id="98" w:author="Maria Cecilie Stivang" w:date="2026-10-08T13:28:00Z" w16du:dateUtc="2026-10-08T11:28:00Z">
                    <w:tcPr>
                      <w:tcW w:w="3840" w:type="dxa"/>
                      <w:vAlign w:val="center"/>
                    </w:tcPr>
                  </w:tcPrChange>
                </w:tcPr>
                <w:p w14:paraId="7E47DD43" w14:textId="77777777" w:rsidR="007D09B7" w:rsidRDefault="00CD1B35" w:rsidP="00855706">
                  <w:pPr>
                    <w:ind w:left="360"/>
                  </w:pPr>
                  <w:r>
                    <w:t>Fetal position at caesarean section#</w:t>
                  </w:r>
                </w:p>
              </w:tc>
            </w:tr>
            <w:tr w:rsidR="007D09B7" w14:paraId="189A7E07" w14:textId="77777777" w:rsidTr="00FB683E">
              <w:tc>
                <w:tcPr>
                  <w:tcW w:w="4705" w:type="dxa"/>
                  <w:vAlign w:val="center"/>
                  <w:tcPrChange w:id="99" w:author="Maria Cecilie Stivang" w:date="2026-10-08T13:28:00Z" w16du:dateUtc="2026-10-08T11:28:00Z">
                    <w:tcPr>
                      <w:tcW w:w="4080" w:type="dxa"/>
                      <w:vAlign w:val="center"/>
                    </w:tcPr>
                  </w:tcPrChange>
                </w:tcPr>
                <w:p w14:paraId="7746B995" w14:textId="77777777" w:rsidR="007D09B7" w:rsidRDefault="007D09B7" w:rsidP="00855706">
                  <w:pPr>
                    <w:ind w:left="360"/>
                  </w:pPr>
                </w:p>
              </w:tc>
              <w:tc>
                <w:tcPr>
                  <w:tcW w:w="4429" w:type="dxa"/>
                  <w:vAlign w:val="center"/>
                  <w:tcPrChange w:id="100" w:author="Maria Cecilie Stivang" w:date="2026-10-08T13:28:00Z" w16du:dateUtc="2026-10-08T11:28:00Z">
                    <w:tcPr>
                      <w:tcW w:w="3840" w:type="dxa"/>
                      <w:vAlign w:val="center"/>
                    </w:tcPr>
                  </w:tcPrChange>
                </w:tcPr>
                <w:p w14:paraId="6F4A8342" w14:textId="77777777" w:rsidR="007D09B7" w:rsidRDefault="00CD1B35" w:rsidP="00855706">
                  <w:pPr>
                    <w:ind w:left="360"/>
                  </w:pPr>
                  <w:r>
                    <w:t>Main reason for caesarean section#</w:t>
                  </w:r>
                </w:p>
              </w:tc>
            </w:tr>
            <w:tr w:rsidR="007D09B7" w:rsidRPr="005A6232" w14:paraId="4B5F3883" w14:textId="77777777" w:rsidTr="00FB683E">
              <w:tc>
                <w:tcPr>
                  <w:tcW w:w="4705" w:type="dxa"/>
                  <w:vAlign w:val="center"/>
                  <w:tcPrChange w:id="101" w:author="Maria Cecilie Stivang" w:date="2026-10-08T13:28:00Z" w16du:dateUtc="2026-10-08T11:28:00Z">
                    <w:tcPr>
                      <w:tcW w:w="4080" w:type="dxa"/>
                      <w:vAlign w:val="center"/>
                    </w:tcPr>
                  </w:tcPrChange>
                </w:tcPr>
                <w:p w14:paraId="29EEA97B" w14:textId="2215462B" w:rsidR="007D09B7" w:rsidRPr="005A6232" w:rsidRDefault="007D09B7" w:rsidP="005A6232">
                  <w:pPr>
                    <w:rPr>
                      <w:lang w:val="nb-NO"/>
                      <w:rPrChange w:id="102" w:author="Therese Buerengen" w:date="2026-10-10T14:42:00Z" w16du:dateUtc="2026-10-10T12:42:00Z">
                        <w:rPr/>
                      </w:rPrChange>
                    </w:rPr>
                    <w:pPrChange w:id="103" w:author="Therese Buerengen" w:date="2026-10-10T14:42:00Z" w16du:dateUtc="2026-10-10T12:42:00Z">
                      <w:pPr>
                        <w:ind w:left="360"/>
                      </w:pPr>
                    </w:pPrChange>
                  </w:pPr>
                </w:p>
              </w:tc>
              <w:tc>
                <w:tcPr>
                  <w:tcW w:w="4429" w:type="dxa"/>
                  <w:vAlign w:val="center"/>
                  <w:tcPrChange w:id="104" w:author="Maria Cecilie Stivang" w:date="2026-10-08T13:28:00Z" w16du:dateUtc="2026-10-08T11:28:00Z">
                    <w:tcPr>
                      <w:tcW w:w="3840" w:type="dxa"/>
                      <w:vAlign w:val="center"/>
                    </w:tcPr>
                  </w:tcPrChange>
                </w:tcPr>
                <w:p w14:paraId="43E88C68" w14:textId="297EF13C" w:rsidR="007D09B7" w:rsidRPr="005A6232" w:rsidRDefault="00CD1B35" w:rsidP="00855706">
                  <w:pPr>
                    <w:ind w:left="360"/>
                    <w:rPr>
                      <w:lang w:val="nb-NO"/>
                      <w:rPrChange w:id="105" w:author="Therese Buerengen" w:date="2026-10-10T14:42:00Z" w16du:dateUtc="2026-10-10T12:42:00Z">
                        <w:rPr/>
                      </w:rPrChange>
                    </w:rPr>
                  </w:pPr>
                  <w:del w:id="106" w:author="Therese Buerengen" w:date="2026-10-10T14:38:00Z" w16du:dateUtc="2026-10-10T12:38:00Z">
                    <w:r w:rsidRPr="005A6232" w:rsidDel="005A6232">
                      <w:rPr>
                        <w:lang w:val="nb-NO"/>
                        <w:rPrChange w:id="107" w:author="Therese Buerengen" w:date="2026-10-10T14:42:00Z" w16du:dateUtc="2026-10-10T12:42:00Z">
                          <w:rPr/>
                        </w:rPrChange>
                      </w:rPr>
                      <w:delText xml:space="preserve">Cervix dilatation at </w:delText>
                    </w:r>
                    <w:commentRangeStart w:id="108"/>
                    <w:r w:rsidRPr="005A6232" w:rsidDel="005A6232">
                      <w:rPr>
                        <w:lang w:val="nb-NO"/>
                        <w:rPrChange w:id="109" w:author="Therese Buerengen" w:date="2026-10-10T14:42:00Z" w16du:dateUtc="2026-10-10T12:42:00Z">
                          <w:rPr/>
                        </w:rPrChange>
                      </w:rPr>
                      <w:delText>amniotomy</w:delText>
                    </w:r>
                  </w:del>
                  <w:commentRangeEnd w:id="108"/>
                  <w:r w:rsidR="005611FD" w:rsidRPr="005A6232">
                    <w:rPr>
                      <w:rStyle w:val="Merknadsreferanse"/>
                      <w:sz w:val="24"/>
                      <w:szCs w:val="22"/>
                      <w:lang w:val="nb-NO"/>
                      <w:rPrChange w:id="110" w:author="Therese Buerengen" w:date="2026-10-10T14:42:00Z" w16du:dateUtc="2026-10-10T12:42:00Z">
                        <w:rPr>
                          <w:rStyle w:val="Merknadsreferanse"/>
                          <w:sz w:val="24"/>
                          <w:szCs w:val="22"/>
                        </w:rPr>
                      </w:rPrChange>
                    </w:rPr>
                    <w:commentReference w:id="108"/>
                  </w:r>
                  <w:del w:id="111" w:author="Therese Buerengen" w:date="2026-10-10T14:38:00Z" w16du:dateUtc="2026-10-10T12:38:00Z">
                    <w:r w:rsidRPr="005A6232" w:rsidDel="005A6232">
                      <w:rPr>
                        <w:lang w:val="nb-NO"/>
                        <w:rPrChange w:id="112" w:author="Therese Buerengen" w:date="2026-10-10T14:42:00Z" w16du:dateUtc="2026-10-10T12:42:00Z">
                          <w:rPr/>
                        </w:rPrChange>
                      </w:rPr>
                      <w:delText>#</w:delText>
                    </w:r>
                  </w:del>
                </w:p>
              </w:tc>
            </w:tr>
            <w:tr w:rsidR="007D09B7" w:rsidRPr="005A6232" w14:paraId="41270A00" w14:textId="77777777" w:rsidTr="00FB683E">
              <w:tc>
                <w:tcPr>
                  <w:tcW w:w="4705" w:type="dxa"/>
                  <w:vAlign w:val="center"/>
                  <w:tcPrChange w:id="113" w:author="Maria Cecilie Stivang" w:date="2026-10-08T13:28:00Z" w16du:dateUtc="2026-10-08T11:28:00Z">
                    <w:tcPr>
                      <w:tcW w:w="4080" w:type="dxa"/>
                      <w:vAlign w:val="center"/>
                    </w:tcPr>
                  </w:tcPrChange>
                </w:tcPr>
                <w:p w14:paraId="1F07E56A" w14:textId="11805B03" w:rsidR="007D09B7" w:rsidRPr="005A6232" w:rsidRDefault="007D09B7" w:rsidP="005A6232">
                  <w:pPr>
                    <w:rPr>
                      <w:lang w:val="nb-NO"/>
                      <w:rPrChange w:id="114" w:author="Therese Buerengen" w:date="2026-10-10T14:42:00Z" w16du:dateUtc="2026-10-10T12:42:00Z">
                        <w:rPr/>
                      </w:rPrChange>
                    </w:rPr>
                    <w:pPrChange w:id="115" w:author="Therese Buerengen" w:date="2026-10-10T14:43:00Z" w16du:dateUtc="2026-10-10T12:43:00Z">
                      <w:pPr>
                        <w:ind w:left="360"/>
                      </w:pPr>
                    </w:pPrChange>
                  </w:pPr>
                </w:p>
              </w:tc>
              <w:tc>
                <w:tcPr>
                  <w:tcW w:w="4429" w:type="dxa"/>
                  <w:vAlign w:val="center"/>
                  <w:tcPrChange w:id="116" w:author="Maria Cecilie Stivang" w:date="2026-10-08T13:28:00Z" w16du:dateUtc="2026-10-08T11:28:00Z">
                    <w:tcPr>
                      <w:tcW w:w="3840" w:type="dxa"/>
                      <w:vAlign w:val="center"/>
                    </w:tcPr>
                  </w:tcPrChange>
                </w:tcPr>
                <w:p w14:paraId="0CF8D599" w14:textId="68A18BD9" w:rsidR="007D09B7" w:rsidRPr="005A6232" w:rsidRDefault="00CD1B35" w:rsidP="00855706">
                  <w:pPr>
                    <w:ind w:left="360"/>
                    <w:rPr>
                      <w:lang w:val="nb-NO"/>
                      <w:rPrChange w:id="117" w:author="Therese Buerengen" w:date="2026-10-10T14:42:00Z" w16du:dateUtc="2026-10-10T12:42:00Z">
                        <w:rPr/>
                      </w:rPrChange>
                    </w:rPr>
                  </w:pPr>
                  <w:del w:id="118" w:author="Therese Buerengen" w:date="2026-10-10T14:39:00Z" w16du:dateUtc="2026-10-10T12:39:00Z">
                    <w:r w:rsidRPr="005A6232" w:rsidDel="005A6232">
                      <w:rPr>
                        <w:lang w:val="nb-NO"/>
                        <w:rPrChange w:id="119" w:author="Therese Buerengen" w:date="2026-10-10T14:42:00Z" w16du:dateUtc="2026-10-10T12:42:00Z">
                          <w:rPr/>
                        </w:rPrChange>
                      </w:rPr>
                      <w:delText>Cervix dilatation at start of oxytocin infusion#</w:delText>
                    </w:r>
                  </w:del>
                </w:p>
              </w:tc>
            </w:tr>
            <w:tr w:rsidR="007D09B7" w:rsidRPr="005A6232" w14:paraId="59823363" w14:textId="77777777" w:rsidTr="00FB683E">
              <w:tc>
                <w:tcPr>
                  <w:tcW w:w="4705" w:type="dxa"/>
                  <w:vAlign w:val="center"/>
                  <w:tcPrChange w:id="120" w:author="Maria Cecilie Stivang" w:date="2026-10-08T13:28:00Z" w16du:dateUtc="2026-10-08T11:28:00Z">
                    <w:tcPr>
                      <w:tcW w:w="4080" w:type="dxa"/>
                      <w:vAlign w:val="center"/>
                    </w:tcPr>
                  </w:tcPrChange>
                </w:tcPr>
                <w:p w14:paraId="11B77D6A" w14:textId="0A41895B" w:rsidR="007D09B7" w:rsidRPr="005A6232" w:rsidRDefault="007D09B7" w:rsidP="005A6232">
                  <w:pPr>
                    <w:rPr>
                      <w:lang w:val="nb-NO"/>
                      <w:rPrChange w:id="121" w:author="Therese Buerengen" w:date="2026-10-10T14:42:00Z" w16du:dateUtc="2026-10-10T12:42:00Z">
                        <w:rPr/>
                      </w:rPrChange>
                    </w:rPr>
                    <w:pPrChange w:id="122" w:author="Therese Buerengen" w:date="2026-10-10T14:43:00Z" w16du:dateUtc="2026-10-10T12:43:00Z">
                      <w:pPr>
                        <w:ind w:left="360"/>
                      </w:pPr>
                    </w:pPrChange>
                  </w:pPr>
                </w:p>
              </w:tc>
              <w:tc>
                <w:tcPr>
                  <w:tcW w:w="4429" w:type="dxa"/>
                  <w:vAlign w:val="center"/>
                  <w:tcPrChange w:id="123" w:author="Maria Cecilie Stivang" w:date="2026-10-08T13:28:00Z" w16du:dateUtc="2026-10-08T11:28:00Z">
                    <w:tcPr>
                      <w:tcW w:w="3840" w:type="dxa"/>
                      <w:vAlign w:val="center"/>
                    </w:tcPr>
                  </w:tcPrChange>
                </w:tcPr>
                <w:p w14:paraId="47531610" w14:textId="6D983148" w:rsidR="007D09B7" w:rsidRPr="005A6232" w:rsidRDefault="00CD1B35" w:rsidP="00855706">
                  <w:pPr>
                    <w:ind w:left="360"/>
                    <w:rPr>
                      <w:lang w:val="nb-NO"/>
                      <w:rPrChange w:id="124" w:author="Therese Buerengen" w:date="2026-10-10T14:42:00Z" w16du:dateUtc="2026-10-10T12:42:00Z">
                        <w:rPr/>
                      </w:rPrChange>
                    </w:rPr>
                  </w:pPr>
                  <w:del w:id="125" w:author="Therese Buerengen" w:date="2026-10-10T14:39:00Z" w16du:dateUtc="2026-10-10T12:39:00Z">
                    <w:r w:rsidRPr="005A6232" w:rsidDel="005A6232">
                      <w:rPr>
                        <w:lang w:val="nb-NO"/>
                        <w:rPrChange w:id="126" w:author="Therese Buerengen" w:date="2026-10-10T14:42:00Z" w16du:dateUtc="2026-10-10T12:42:00Z">
                          <w:rPr/>
                        </w:rPrChange>
                      </w:rPr>
                      <w:delText>Cervix dilatation at start of epidural analgesia#</w:delText>
                    </w:r>
                  </w:del>
                </w:p>
              </w:tc>
            </w:tr>
            <w:tr w:rsidR="007D09B7" w14:paraId="36B0FC15" w14:textId="77777777" w:rsidTr="00FB683E">
              <w:tc>
                <w:tcPr>
                  <w:tcW w:w="4705" w:type="dxa"/>
                  <w:vAlign w:val="center"/>
                  <w:tcPrChange w:id="127" w:author="Maria Cecilie Stivang" w:date="2026-10-08T13:28:00Z" w16du:dateUtc="2026-10-08T11:28:00Z">
                    <w:tcPr>
                      <w:tcW w:w="4080" w:type="dxa"/>
                      <w:vAlign w:val="center"/>
                    </w:tcPr>
                  </w:tcPrChange>
                </w:tcPr>
                <w:p w14:paraId="72FA330E" w14:textId="29F2C87E" w:rsidR="007D09B7" w:rsidRPr="002A302D" w:rsidRDefault="00155DFB" w:rsidP="003809E8">
                  <w:r w:rsidRPr="003809E8">
                    <w:rPr>
                      <w:highlight w:val="yellow"/>
                    </w:rPr>
                    <w:t>Flyttet til tabell 12.1</w:t>
                  </w:r>
                </w:p>
              </w:tc>
              <w:tc>
                <w:tcPr>
                  <w:tcW w:w="4429" w:type="dxa"/>
                  <w:vAlign w:val="center"/>
                  <w:tcPrChange w:id="128" w:author="Maria Cecilie Stivang" w:date="2026-10-08T13:28:00Z" w16du:dateUtc="2026-10-08T11:28:00Z">
                    <w:tcPr>
                      <w:tcW w:w="3840" w:type="dxa"/>
                      <w:vAlign w:val="center"/>
                    </w:tcPr>
                  </w:tcPrChange>
                </w:tcPr>
                <w:p w14:paraId="038594FA" w14:textId="1A02117A" w:rsidR="007D09B7" w:rsidRPr="002A302D" w:rsidRDefault="00CD1B35" w:rsidP="00855706">
                  <w:pPr>
                    <w:ind w:left="360"/>
                  </w:pPr>
                  <w:del w:id="129" w:author="Maria Cecilie Stivang" w:date="2026-10-08T13:48:00Z" w16du:dateUtc="2026-10-08T11:48:00Z">
                    <w:r w:rsidRPr="002A302D" w:rsidDel="00155DFB">
                      <w:delText>Cervix dilatation at induction of labour#</w:delText>
                    </w:r>
                  </w:del>
                </w:p>
              </w:tc>
            </w:tr>
            <w:tr w:rsidR="007D09B7" w14:paraId="794AE864" w14:textId="77777777" w:rsidTr="00FB683E">
              <w:tc>
                <w:tcPr>
                  <w:tcW w:w="4705" w:type="dxa"/>
                  <w:vAlign w:val="center"/>
                  <w:tcPrChange w:id="130" w:author="Maria Cecilie Stivang" w:date="2026-10-08T13:28:00Z" w16du:dateUtc="2026-10-08T11:28:00Z">
                    <w:tcPr>
                      <w:tcW w:w="4080" w:type="dxa"/>
                      <w:vAlign w:val="center"/>
                    </w:tcPr>
                  </w:tcPrChange>
                </w:tcPr>
                <w:p w14:paraId="3EC3937C" w14:textId="77777777" w:rsidR="007D09B7" w:rsidRDefault="007D09B7" w:rsidP="00855706">
                  <w:pPr>
                    <w:ind w:left="360"/>
                  </w:pPr>
                </w:p>
              </w:tc>
              <w:tc>
                <w:tcPr>
                  <w:tcW w:w="4429" w:type="dxa"/>
                  <w:vAlign w:val="center"/>
                  <w:tcPrChange w:id="131" w:author="Maria Cecilie Stivang" w:date="2026-10-08T13:28:00Z" w16du:dateUtc="2026-10-08T11:28:00Z">
                    <w:tcPr>
                      <w:tcW w:w="3840" w:type="dxa"/>
                      <w:vAlign w:val="center"/>
                    </w:tcPr>
                  </w:tcPrChange>
                </w:tcPr>
                <w:p w14:paraId="6FFDDE6D" w14:textId="77777777" w:rsidR="007D09B7" w:rsidRDefault="00CD1B35" w:rsidP="00855706">
                  <w:pPr>
                    <w:ind w:left="360"/>
                  </w:pPr>
                  <w:r>
                    <w:t>Type of continuous fetal monitoring*</w:t>
                  </w:r>
                </w:p>
              </w:tc>
            </w:tr>
            <w:tr w:rsidR="007D09B7" w14:paraId="192109F6" w14:textId="77777777" w:rsidTr="00FB683E">
              <w:tc>
                <w:tcPr>
                  <w:tcW w:w="4705" w:type="dxa"/>
                  <w:vAlign w:val="center"/>
                  <w:tcPrChange w:id="132" w:author="Maria Cecilie Stivang" w:date="2026-10-08T13:28:00Z" w16du:dateUtc="2026-10-08T11:28:00Z">
                    <w:tcPr>
                      <w:tcW w:w="4080" w:type="dxa"/>
                      <w:vAlign w:val="center"/>
                    </w:tcPr>
                  </w:tcPrChange>
                </w:tcPr>
                <w:p w14:paraId="49C23AA4" w14:textId="77777777" w:rsidR="007D09B7" w:rsidRDefault="007D09B7" w:rsidP="00855706">
                  <w:pPr>
                    <w:ind w:left="360"/>
                  </w:pPr>
                </w:p>
              </w:tc>
              <w:tc>
                <w:tcPr>
                  <w:tcW w:w="4429" w:type="dxa"/>
                  <w:vAlign w:val="center"/>
                  <w:tcPrChange w:id="133" w:author="Maria Cecilie Stivang" w:date="2026-10-08T13:28:00Z" w16du:dateUtc="2026-10-08T11:28:00Z">
                    <w:tcPr>
                      <w:tcW w:w="3840" w:type="dxa"/>
                      <w:vAlign w:val="center"/>
                    </w:tcPr>
                  </w:tcPrChange>
                </w:tcPr>
                <w:p w14:paraId="3B50783A" w14:textId="77777777" w:rsidR="007D09B7" w:rsidRDefault="00CD1B35" w:rsidP="00855706">
                  <w:pPr>
                    <w:ind w:left="360"/>
                  </w:pPr>
                  <w:r>
                    <w:t>Occurrence of prolonged first or second stage of labour according to the different definitions#</w:t>
                  </w:r>
                </w:p>
              </w:tc>
            </w:tr>
            <w:tr w:rsidR="007D09B7" w14:paraId="1EDF9EA2" w14:textId="77777777" w:rsidTr="00FB683E">
              <w:tc>
                <w:tcPr>
                  <w:tcW w:w="4705" w:type="dxa"/>
                  <w:vAlign w:val="center"/>
                  <w:tcPrChange w:id="134" w:author="Maria Cecilie Stivang" w:date="2026-10-08T13:28:00Z" w16du:dateUtc="2026-10-08T11:28:00Z">
                    <w:tcPr>
                      <w:tcW w:w="4080" w:type="dxa"/>
                      <w:vAlign w:val="center"/>
                    </w:tcPr>
                  </w:tcPrChange>
                </w:tcPr>
                <w:p w14:paraId="2387E162" w14:textId="77777777" w:rsidR="007D09B7" w:rsidRDefault="007D09B7" w:rsidP="00855706">
                  <w:pPr>
                    <w:ind w:left="360"/>
                  </w:pPr>
                </w:p>
              </w:tc>
              <w:tc>
                <w:tcPr>
                  <w:tcW w:w="4429" w:type="dxa"/>
                  <w:vAlign w:val="center"/>
                  <w:tcPrChange w:id="135" w:author="Maria Cecilie Stivang" w:date="2026-10-08T13:28:00Z" w16du:dateUtc="2026-10-08T11:28:00Z">
                    <w:tcPr>
                      <w:tcW w:w="3840" w:type="dxa"/>
                      <w:vAlign w:val="center"/>
                    </w:tcPr>
                  </w:tcPrChange>
                </w:tcPr>
                <w:p w14:paraId="2EDE3D3A" w14:textId="77777777" w:rsidR="007D09B7" w:rsidRDefault="00CD1B35" w:rsidP="00855706">
                  <w:pPr>
                    <w:ind w:left="360"/>
                  </w:pPr>
                  <w:r>
                    <w:t>Occurrence of shared decision making assessed in selected situations and interventions and documented by the midwife#</w:t>
                  </w:r>
                </w:p>
              </w:tc>
            </w:tr>
            <w:tr w:rsidR="007D09B7" w14:paraId="417BCD91" w14:textId="77777777" w:rsidTr="00FB683E">
              <w:tc>
                <w:tcPr>
                  <w:tcW w:w="4705" w:type="dxa"/>
                  <w:vAlign w:val="center"/>
                  <w:tcPrChange w:id="136" w:author="Maria Cecilie Stivang" w:date="2026-10-08T13:28:00Z" w16du:dateUtc="2026-10-08T11:28:00Z">
                    <w:tcPr>
                      <w:tcW w:w="4080" w:type="dxa"/>
                      <w:vAlign w:val="center"/>
                    </w:tcPr>
                  </w:tcPrChange>
                </w:tcPr>
                <w:p w14:paraId="03D5680D" w14:textId="423F7594" w:rsidR="007D09B7" w:rsidRPr="002A302D" w:rsidRDefault="001E7781">
                  <w:pPr>
                    <w:pPrChange w:id="137" w:author="Maria Cecilie Stivang" w:date="2026-10-08T13:53:00Z" w16du:dateUtc="2026-10-08T11:53:00Z">
                      <w:pPr>
                        <w:ind w:left="360"/>
                      </w:pPr>
                    </w:pPrChange>
                  </w:pPr>
                  <w:r w:rsidRPr="003809E8">
                    <w:rPr>
                      <w:highlight w:val="yellow"/>
                      <w:rPrChange w:id="138" w:author="Therese Buerengen" w:date="2026-10-09T09:18:00Z" w16du:dateUtc="2026-10-09T07:18:00Z">
                        <w:rPr/>
                      </w:rPrChange>
                    </w:rPr>
                    <w:t xml:space="preserve">Flyttet til </w:t>
                  </w:r>
                  <w:r w:rsidR="003809E8" w:rsidRPr="003809E8">
                    <w:rPr>
                      <w:highlight w:val="yellow"/>
                      <w:rPrChange w:id="139" w:author="Therese Buerengen" w:date="2026-10-09T09:18:00Z" w16du:dateUtc="2026-10-09T07:18:00Z">
                        <w:rPr/>
                      </w:rPrChange>
                    </w:rPr>
                    <w:t>tabell</w:t>
                  </w:r>
                  <w:ins w:id="140" w:author="Therese Buerengen" w:date="2026-10-09T09:18:00Z" w16du:dateUtc="2026-10-09T07:18:00Z">
                    <w:r w:rsidR="003809E8" w:rsidRPr="003809E8">
                      <w:rPr>
                        <w:highlight w:val="yellow"/>
                        <w:rPrChange w:id="141" w:author="Therese Buerengen" w:date="2026-10-09T09:18:00Z" w16du:dateUtc="2026-10-09T07:18:00Z">
                          <w:rPr/>
                        </w:rPrChange>
                      </w:rPr>
                      <w:t xml:space="preserve"> </w:t>
                    </w:r>
                  </w:ins>
                  <w:r w:rsidRPr="003809E8">
                    <w:rPr>
                      <w:highlight w:val="yellow"/>
                      <w:rPrChange w:id="142" w:author="Therese Buerengen" w:date="2026-10-09T09:18:00Z" w16du:dateUtc="2026-10-09T07:18:00Z">
                        <w:rPr/>
                      </w:rPrChange>
                    </w:rPr>
                    <w:t>12.1</w:t>
                  </w:r>
                </w:p>
              </w:tc>
              <w:tc>
                <w:tcPr>
                  <w:tcW w:w="4429" w:type="dxa"/>
                  <w:vAlign w:val="center"/>
                  <w:tcPrChange w:id="143" w:author="Maria Cecilie Stivang" w:date="2026-10-08T13:28:00Z" w16du:dateUtc="2026-10-08T11:28:00Z">
                    <w:tcPr>
                      <w:tcW w:w="3840" w:type="dxa"/>
                      <w:vAlign w:val="center"/>
                    </w:tcPr>
                  </w:tcPrChange>
                </w:tcPr>
                <w:p w14:paraId="2D055ADE" w14:textId="2F6716B7" w:rsidR="007D09B7" w:rsidRPr="002A302D" w:rsidRDefault="00CD1B35" w:rsidP="00855706">
                  <w:pPr>
                    <w:ind w:left="360"/>
                  </w:pPr>
                  <w:del w:id="144" w:author="Maria Cecilie Stivang" w:date="2026-10-08T13:53:00Z" w16du:dateUtc="2026-10-08T11:53:00Z">
                    <w:r w:rsidRPr="002A302D" w:rsidDel="001E7781">
                      <w:delText>Supportive care, labour companionship*</w:delText>
                    </w:r>
                  </w:del>
                </w:p>
              </w:tc>
            </w:tr>
            <w:tr w:rsidR="007D09B7" w14:paraId="0AE0BE23" w14:textId="77777777" w:rsidTr="00FB683E">
              <w:tc>
                <w:tcPr>
                  <w:tcW w:w="4705" w:type="dxa"/>
                  <w:vAlign w:val="center"/>
                  <w:tcPrChange w:id="145" w:author="Maria Cecilie Stivang" w:date="2026-10-08T13:28:00Z" w16du:dateUtc="2026-10-08T11:28:00Z">
                    <w:tcPr>
                      <w:tcW w:w="4080" w:type="dxa"/>
                      <w:vAlign w:val="center"/>
                    </w:tcPr>
                  </w:tcPrChange>
                </w:tcPr>
                <w:p w14:paraId="458A0220" w14:textId="2D25E152" w:rsidR="007D09B7" w:rsidRPr="002A302D" w:rsidRDefault="00CD1620" w:rsidP="003809E8">
                  <w:r w:rsidRPr="003809E8">
                    <w:rPr>
                      <w:highlight w:val="yellow"/>
                      <w:rPrChange w:id="146" w:author="Therese Buerengen" w:date="2026-10-09T09:18:00Z" w16du:dateUtc="2026-10-09T07:18:00Z">
                        <w:rPr/>
                      </w:rPrChange>
                    </w:rPr>
                    <w:t xml:space="preserve">Flyttet til </w:t>
                  </w:r>
                  <w:r w:rsidR="003809E8" w:rsidRPr="003809E8">
                    <w:rPr>
                      <w:highlight w:val="yellow"/>
                      <w:rPrChange w:id="147" w:author="Therese Buerengen" w:date="2026-10-09T09:18:00Z" w16du:dateUtc="2026-10-09T07:18:00Z">
                        <w:rPr/>
                      </w:rPrChange>
                    </w:rPr>
                    <w:t xml:space="preserve">tabell </w:t>
                  </w:r>
                  <w:r w:rsidRPr="003809E8">
                    <w:rPr>
                      <w:highlight w:val="yellow"/>
                      <w:rPrChange w:id="148" w:author="Therese Buerengen" w:date="2026-10-09T09:18:00Z" w16du:dateUtc="2026-10-09T07:18:00Z">
                        <w:rPr/>
                      </w:rPrChange>
                    </w:rPr>
                    <w:t>12.1</w:t>
                  </w:r>
                </w:p>
              </w:tc>
              <w:tc>
                <w:tcPr>
                  <w:tcW w:w="4429" w:type="dxa"/>
                  <w:vAlign w:val="center"/>
                  <w:tcPrChange w:id="149" w:author="Maria Cecilie Stivang" w:date="2026-10-08T13:28:00Z" w16du:dateUtc="2026-10-08T11:28:00Z">
                    <w:tcPr>
                      <w:tcW w:w="3840" w:type="dxa"/>
                      <w:vAlign w:val="center"/>
                    </w:tcPr>
                  </w:tcPrChange>
                </w:tcPr>
                <w:p w14:paraId="5A806648" w14:textId="3505A642" w:rsidR="007D09B7" w:rsidRPr="002A302D" w:rsidRDefault="00CD1B35" w:rsidP="00855706">
                  <w:pPr>
                    <w:ind w:left="360"/>
                  </w:pPr>
                  <w:del w:id="150" w:author="Maria Cecilie Stivang" w:date="2026-10-08T13:54:00Z" w16du:dateUtc="2026-10-08T11:54:00Z">
                    <w:r w:rsidRPr="002A302D" w:rsidDel="00CD1620">
                      <w:delText>Type of perineal support#</w:delText>
                    </w:r>
                  </w:del>
                </w:p>
              </w:tc>
            </w:tr>
            <w:bookmarkEnd w:id="23"/>
          </w:tbl>
          <w:p w14:paraId="6AEB005B" w14:textId="77777777" w:rsidR="007D09B7" w:rsidRDefault="007D09B7"/>
        </w:tc>
      </w:tr>
    </w:tbl>
    <w:p w14:paraId="5717AE81" w14:textId="77777777" w:rsidR="007D09B7" w:rsidRDefault="00CD1B35">
      <w:r>
        <w:lastRenderedPageBreak/>
        <w:t>* Detailed in other statistical analysis plans</w:t>
      </w:r>
    </w:p>
    <w:p w14:paraId="428E6288" w14:textId="77777777" w:rsidR="007D09B7" w:rsidRDefault="00CD1B35">
      <w:pPr>
        <w:pStyle w:val="Brdtekst"/>
      </w:pPr>
      <w:r>
        <w:t># Only descriptive, detailed in other statistical analysis plans</w:t>
      </w:r>
    </w:p>
    <w:p w14:paraId="6B66C2D0" w14:textId="77777777" w:rsidR="007D09B7" w:rsidRDefault="00CD1B35">
      <w:pPr>
        <w:pStyle w:val="Overskrift2"/>
        <w:rPr>
          <w:rFonts w:hint="eastAsia"/>
        </w:rPr>
      </w:pPr>
      <w:bookmarkStart w:id="151" w:name="_Toc242267687"/>
      <w:bookmarkStart w:id="152" w:name="sec-estimand-for-primary-objective"/>
      <w:bookmarkEnd w:id="22"/>
      <w:r>
        <w:t>1.2 Estimand for Primary Objective</w:t>
      </w:r>
      <w:bookmarkEnd w:id="151"/>
    </w:p>
    <w:p w14:paraId="604C835F" w14:textId="77777777" w:rsidR="007D09B7" w:rsidRDefault="00CD1B35">
      <w:r>
        <w:t>Primary Objective: To investigate the effect of LCG in women with a planned vaginal delivery on intrapartum caesarean sections</w:t>
      </w:r>
    </w:p>
    <w:p w14:paraId="7258BD3C" w14:textId="77777777" w:rsidR="007D09B7" w:rsidRDefault="00CD1B35">
      <w:pPr>
        <w:pStyle w:val="Brdtekst"/>
      </w:pPr>
      <w:r>
        <w:t>Estimand: The primary estimand in this trial is the absolute difference in proportion of intrapartum caesarean sections between women with a planned vaginal delivery in need of a partograph following the LCG compared to the WHO partograph</w:t>
      </w:r>
    </w:p>
    <w:tbl>
      <w:tblPr>
        <w:tblW w:w="5000" w:type="pct"/>
        <w:tblLayout w:type="fixed"/>
        <w:tblLook w:val="0000" w:firstRow="0" w:lastRow="0" w:firstColumn="0" w:lastColumn="0" w:noHBand="0" w:noVBand="0"/>
      </w:tblPr>
      <w:tblGrid>
        <w:gridCol w:w="9360"/>
      </w:tblGrid>
      <w:tr w:rsidR="007D09B7" w14:paraId="0BF9C31D" w14:textId="77777777">
        <w:tc>
          <w:tcPr>
            <w:tcW w:w="7920" w:type="dxa"/>
          </w:tcPr>
          <w:p w14:paraId="51608BF3" w14:textId="77777777" w:rsidR="007D09B7" w:rsidRDefault="00CD1B35">
            <w:pPr>
              <w:spacing w:before="200"/>
            </w:pPr>
            <w:bookmarkStart w:id="153" w:name="tbl-estimand"/>
            <w:r>
              <w:t>Table 2: Estimand to analysis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521"/>
              <w:gridCol w:w="4613"/>
            </w:tblGrid>
            <w:tr w:rsidR="007D09B7" w14:paraId="6DEB6566" w14:textId="77777777" w:rsidTr="00855706">
              <w:trPr>
                <w:tblHeader/>
              </w:trPr>
              <w:tc>
                <w:tcPr>
                  <w:tcW w:w="3920" w:type="dxa"/>
                  <w:vAlign w:val="center"/>
                </w:tcPr>
                <w:p w14:paraId="7FE5CB5B" w14:textId="77777777" w:rsidR="007D09B7" w:rsidRPr="00855706" w:rsidRDefault="00CD1B35" w:rsidP="00855706">
                  <w:pPr>
                    <w:rPr>
                      <w:b/>
                      <w:bCs/>
                    </w:rPr>
                  </w:pPr>
                  <w:r w:rsidRPr="00855706">
                    <w:rPr>
                      <w:b/>
                      <w:bCs/>
                    </w:rPr>
                    <w:lastRenderedPageBreak/>
                    <w:t>Estimand</w:t>
                  </w:r>
                </w:p>
              </w:tc>
              <w:tc>
                <w:tcPr>
                  <w:tcW w:w="4000" w:type="dxa"/>
                  <w:vAlign w:val="center"/>
                </w:tcPr>
                <w:p w14:paraId="2DB75959" w14:textId="77777777" w:rsidR="007D09B7" w:rsidRPr="00855706" w:rsidRDefault="00CD1B35" w:rsidP="00855706">
                  <w:pPr>
                    <w:rPr>
                      <w:b/>
                      <w:bCs/>
                    </w:rPr>
                  </w:pPr>
                  <w:r w:rsidRPr="00855706">
                    <w:rPr>
                      <w:b/>
                      <w:bCs/>
                    </w:rPr>
                    <w:t>Analysis</w:t>
                  </w:r>
                </w:p>
              </w:tc>
            </w:tr>
            <w:tr w:rsidR="007D09B7" w14:paraId="58B05F8F" w14:textId="77777777" w:rsidTr="00855706">
              <w:tc>
                <w:tcPr>
                  <w:tcW w:w="3920" w:type="dxa"/>
                  <w:vAlign w:val="center"/>
                </w:tcPr>
                <w:p w14:paraId="7A9DF17D" w14:textId="77777777" w:rsidR="007D09B7" w:rsidRPr="00855706" w:rsidRDefault="00CD1B35" w:rsidP="00855706">
                  <w:pPr>
                    <w:rPr>
                      <w:b/>
                      <w:bCs/>
                    </w:rPr>
                  </w:pPr>
                  <w:r w:rsidRPr="00855706">
                    <w:rPr>
                      <w:b/>
                      <w:bCs/>
                    </w:rPr>
                    <w:t>Target population</w:t>
                  </w:r>
                </w:p>
              </w:tc>
              <w:tc>
                <w:tcPr>
                  <w:tcW w:w="4000" w:type="dxa"/>
                  <w:vAlign w:val="center"/>
                </w:tcPr>
                <w:p w14:paraId="184636C8" w14:textId="77777777" w:rsidR="007D09B7" w:rsidRPr="00855706" w:rsidRDefault="00CD1B35" w:rsidP="00855706">
                  <w:pPr>
                    <w:rPr>
                      <w:b/>
                      <w:bCs/>
                    </w:rPr>
                  </w:pPr>
                  <w:r w:rsidRPr="00855706">
                    <w:rPr>
                      <w:b/>
                      <w:bCs/>
                    </w:rPr>
                    <w:t>Analysis set</w:t>
                  </w:r>
                </w:p>
              </w:tc>
            </w:tr>
            <w:tr w:rsidR="007D09B7" w14:paraId="63052973" w14:textId="77777777" w:rsidTr="00855706">
              <w:tc>
                <w:tcPr>
                  <w:tcW w:w="3920" w:type="dxa"/>
                  <w:vAlign w:val="center"/>
                </w:tcPr>
                <w:p w14:paraId="014EE70A" w14:textId="77777777" w:rsidR="007D09B7" w:rsidRDefault="00CD1B35" w:rsidP="00855706">
                  <w:r>
                    <w:t>Adult pregnant women with a planned vaginal delivery</w:t>
                  </w:r>
                </w:p>
              </w:tc>
              <w:tc>
                <w:tcPr>
                  <w:tcW w:w="4000" w:type="dxa"/>
                  <w:vAlign w:val="center"/>
                </w:tcPr>
                <w:p w14:paraId="4B02284C" w14:textId="76741573" w:rsidR="007D09B7" w:rsidRDefault="00CD1B35" w:rsidP="00855706">
                  <w:r>
                    <w:t>All women ≥ 18 years admitted for a planned vaginal delivery</w:t>
                  </w:r>
                  <w:ins w:id="154" w:author="Therese Buerengen" w:date="2026-10-09T12:32:00Z" w16du:dateUtc="2026-10-09T10:32:00Z">
                    <w:r w:rsidR="00295F3D">
                      <w:t xml:space="preserve"> with a live fetus at admittance</w:t>
                    </w:r>
                  </w:ins>
                  <w:r>
                    <w:t xml:space="preserve"> at any of the participating hospitals in the period 01.04.2025-26.05.2026. Women who do not wish to participate in the trial will be excluded from the analysis set. The participating hospitals are: Østfold Hospital Trust, University Hospital in Northern Norway, Vestre Viken Hospital Trust: Drammen, Stavanger University Hospital, Sørlandet Hospital: Kristiansand, Oslo University Hospital: Ullevål, Oslo University Hospital: Rikshospitalet, St. Olav University Hospital, Akershus University Hospital and Haukeland University hospital.</w:t>
                  </w:r>
                </w:p>
                <w:p w14:paraId="2CD0D842" w14:textId="77777777" w:rsidR="007D09B7" w:rsidRDefault="00CD1B35" w:rsidP="00855706">
                  <w:r>
                    <w:t>The primary analysis set (PAS, Section 3) excludes women delivering during their hospital’s transition period (Figure 1).</w:t>
                  </w:r>
                </w:p>
              </w:tc>
            </w:tr>
            <w:tr w:rsidR="007D09B7" w14:paraId="5E65DF39" w14:textId="77777777" w:rsidTr="00855706">
              <w:tc>
                <w:tcPr>
                  <w:tcW w:w="3920" w:type="dxa"/>
                  <w:vAlign w:val="center"/>
                </w:tcPr>
                <w:p w14:paraId="581419EF" w14:textId="77777777" w:rsidR="007D09B7" w:rsidRPr="00855706" w:rsidRDefault="00CD1B35" w:rsidP="00855706">
                  <w:pPr>
                    <w:rPr>
                      <w:b/>
                      <w:bCs/>
                    </w:rPr>
                  </w:pPr>
                  <w:r w:rsidRPr="00855706">
                    <w:rPr>
                      <w:b/>
                      <w:bCs/>
                    </w:rPr>
                    <w:t>Treatment</w:t>
                  </w:r>
                </w:p>
              </w:tc>
              <w:tc>
                <w:tcPr>
                  <w:tcW w:w="4000" w:type="dxa"/>
                  <w:vAlign w:val="center"/>
                </w:tcPr>
                <w:p w14:paraId="1633DB04" w14:textId="77777777" w:rsidR="007D09B7" w:rsidRDefault="007D09B7" w:rsidP="00855706"/>
              </w:tc>
            </w:tr>
            <w:tr w:rsidR="007D09B7" w14:paraId="155EA23E" w14:textId="77777777" w:rsidTr="00855706">
              <w:tc>
                <w:tcPr>
                  <w:tcW w:w="3920" w:type="dxa"/>
                  <w:vAlign w:val="center"/>
                </w:tcPr>
                <w:p w14:paraId="05318572" w14:textId="77777777" w:rsidR="007D09B7" w:rsidRDefault="00CD1B35" w:rsidP="00855706">
                  <w:r>
                    <w:t>The LCG compared with the WHO partograph. The 5-week transition (teaching) period in each hospital belongs to neither condition.</w:t>
                  </w:r>
                </w:p>
              </w:tc>
              <w:tc>
                <w:tcPr>
                  <w:tcW w:w="4000" w:type="dxa"/>
                  <w:vAlign w:val="center"/>
                </w:tcPr>
                <w:p w14:paraId="57D923EE" w14:textId="77777777" w:rsidR="007D09B7" w:rsidRDefault="00CD1B35" w:rsidP="00855706">
                  <w:r>
                    <w:t>Treatment assignment is determined by the eCRF, which changed at each participating hospital’s crossover date to the LCG (Section 3). The crossover date was randomised as detailed in Section 1.4.</w:t>
                  </w:r>
                </w:p>
                <w:p w14:paraId="4044402C" w14:textId="77777777" w:rsidR="007D09B7" w:rsidRDefault="00CD1B35" w:rsidP="00855706">
                  <w:r>
                    <w:t>Women delivering during their hospital’s transition period are excluded from the primary analysis set. Including them would bias the effect towards no difference, which is anti-conservative for the non-inferiority assessment. An analysis including the transition periods as control is described in Section 4.1.5.</w:t>
                  </w:r>
                </w:p>
              </w:tc>
            </w:tr>
            <w:tr w:rsidR="007D09B7" w14:paraId="02DB628D" w14:textId="77777777" w:rsidTr="00855706">
              <w:tc>
                <w:tcPr>
                  <w:tcW w:w="3920" w:type="dxa"/>
                  <w:vAlign w:val="center"/>
                </w:tcPr>
                <w:p w14:paraId="6A82D839" w14:textId="77777777" w:rsidR="007D09B7" w:rsidRPr="00855706" w:rsidRDefault="00CD1B35" w:rsidP="00855706">
                  <w:pPr>
                    <w:rPr>
                      <w:b/>
                      <w:bCs/>
                    </w:rPr>
                  </w:pPr>
                  <w:r w:rsidRPr="00855706">
                    <w:rPr>
                      <w:b/>
                      <w:bCs/>
                    </w:rPr>
                    <w:t>Variable</w:t>
                  </w:r>
                </w:p>
              </w:tc>
              <w:tc>
                <w:tcPr>
                  <w:tcW w:w="4000" w:type="dxa"/>
                  <w:vAlign w:val="center"/>
                </w:tcPr>
                <w:p w14:paraId="38ADE949" w14:textId="77777777" w:rsidR="007D09B7" w:rsidRPr="00855706" w:rsidRDefault="00CD1B35" w:rsidP="00855706">
                  <w:pPr>
                    <w:rPr>
                      <w:b/>
                      <w:bCs/>
                    </w:rPr>
                  </w:pPr>
                  <w:r w:rsidRPr="00855706">
                    <w:rPr>
                      <w:b/>
                      <w:bCs/>
                    </w:rPr>
                    <w:t>Outcome measure</w:t>
                  </w:r>
                </w:p>
              </w:tc>
            </w:tr>
            <w:tr w:rsidR="007D09B7" w14:paraId="0ECAD902" w14:textId="77777777" w:rsidTr="00855706">
              <w:tc>
                <w:tcPr>
                  <w:tcW w:w="3920" w:type="dxa"/>
                  <w:vAlign w:val="center"/>
                </w:tcPr>
                <w:p w14:paraId="35606436" w14:textId="77777777" w:rsidR="007D09B7" w:rsidRDefault="00CD1B35" w:rsidP="00855706">
                  <w:r>
                    <w:t>Delivery by caesarean section</w:t>
                  </w:r>
                </w:p>
                <w:p w14:paraId="4DF12CCE" w14:textId="77777777" w:rsidR="007D09B7" w:rsidRDefault="00CD1B35" w:rsidP="00855706">
                  <w:r>
                    <w:t>Dichotomous (yes/no)</w:t>
                  </w:r>
                </w:p>
              </w:tc>
              <w:tc>
                <w:tcPr>
                  <w:tcW w:w="4000" w:type="dxa"/>
                  <w:vAlign w:val="center"/>
                </w:tcPr>
                <w:p w14:paraId="3850CCBA" w14:textId="77777777" w:rsidR="007D09B7" w:rsidRDefault="00CD1B35" w:rsidP="00855706">
                  <w:r>
                    <w:t>Intrapartum caesarean sections as recorded in the hospital's medical records</w:t>
                  </w:r>
                </w:p>
              </w:tc>
            </w:tr>
            <w:tr w:rsidR="007D09B7" w14:paraId="06B77863" w14:textId="77777777" w:rsidTr="00855706">
              <w:tc>
                <w:tcPr>
                  <w:tcW w:w="3920" w:type="dxa"/>
                  <w:vAlign w:val="center"/>
                </w:tcPr>
                <w:p w14:paraId="16F3E89D" w14:textId="77777777" w:rsidR="007D09B7" w:rsidRPr="00855706" w:rsidRDefault="00CD1B35" w:rsidP="00855706">
                  <w:pPr>
                    <w:rPr>
                      <w:b/>
                      <w:bCs/>
                    </w:rPr>
                  </w:pPr>
                  <w:r w:rsidRPr="00855706">
                    <w:rPr>
                      <w:b/>
                      <w:bCs/>
                    </w:rPr>
                    <w:lastRenderedPageBreak/>
                    <w:t>Handling of intercurrent events</w:t>
                  </w:r>
                </w:p>
              </w:tc>
              <w:tc>
                <w:tcPr>
                  <w:tcW w:w="4000" w:type="dxa"/>
                  <w:vAlign w:val="center"/>
                </w:tcPr>
                <w:p w14:paraId="262F7C12" w14:textId="77777777" w:rsidR="007D09B7" w:rsidRPr="00855706" w:rsidRDefault="00CD1B35" w:rsidP="00855706">
                  <w:pPr>
                    <w:rPr>
                      <w:b/>
                      <w:bCs/>
                    </w:rPr>
                  </w:pPr>
                  <w:r w:rsidRPr="00855706">
                    <w:rPr>
                      <w:b/>
                      <w:bCs/>
                    </w:rPr>
                    <w:t>Handling of missing data</w:t>
                  </w:r>
                </w:p>
              </w:tc>
            </w:tr>
            <w:tr w:rsidR="007D09B7" w14:paraId="0A7836EB" w14:textId="77777777" w:rsidTr="00855706">
              <w:tc>
                <w:tcPr>
                  <w:tcW w:w="3920" w:type="dxa"/>
                  <w:vAlign w:val="center"/>
                </w:tcPr>
                <w:p w14:paraId="47922A22" w14:textId="77777777" w:rsidR="007D09B7" w:rsidRDefault="00CD1B35" w:rsidP="00855706">
                  <w:r>
                    <w:t>Some hospitals may be influenced to use whole of parts of LCG even before transition from WHO Partograph to LCG. Strategy: Treatment policy approach—treat according to assigned strategy regardless of crossover timing</w:t>
                  </w:r>
                </w:p>
              </w:tc>
              <w:tc>
                <w:tcPr>
                  <w:tcW w:w="4000" w:type="dxa"/>
                  <w:vAlign w:val="center"/>
                </w:tcPr>
                <w:p w14:paraId="4D672EB8" w14:textId="77777777" w:rsidR="007D09B7" w:rsidRDefault="00CD1B35" w:rsidP="00855706">
                  <w:r>
                    <w:t>None found. At the blinded data review of the final data export (1 October 2026; 36,322 women), mode of delivery was recorded for all women, and cervical dilatation (needed for the principal stratum) for every intrapartum caesarean section. Should the locked database contain missing values, they will be ignored (complete-case analysis).</w:t>
                  </w:r>
                </w:p>
              </w:tc>
            </w:tr>
            <w:tr w:rsidR="007D09B7" w14:paraId="15602E33" w14:textId="77777777" w:rsidTr="00855706">
              <w:tc>
                <w:tcPr>
                  <w:tcW w:w="3920" w:type="dxa"/>
                  <w:vAlign w:val="center"/>
                </w:tcPr>
                <w:p w14:paraId="40DF8254" w14:textId="68963854" w:rsidR="007D09B7" w:rsidRDefault="00CD1B35" w:rsidP="00855706">
                  <w:r>
                    <w:t xml:space="preserve">The WHO partograph defines active labour from 4 cm cervical dilatation and the LCG from 5 cm, so which women are “in need of a partograph”, and which caesarean sections are intrapartum, depends on the tool. To ensure that a potential difference is only due to a difference in definition of active labour, a caesarean section before 5 cm (at ≤ 4 cm) is handled by a principal stratum strategy, such that the estimand targets women who reach 5 cm cervical dilatation without a caesarean section. From this point both tools are in use and we can assess the difference due to the tool used. Women with a caesarean section at </w:t>
                  </w:r>
                  <w:del w:id="155" w:author="Therese Buerengen" w:date="2026-10-09T12:50:00Z" w16du:dateUtc="2026-10-09T10:50:00Z">
                    <w:r w:rsidDel="008A2AAD">
                      <w:delText>≤</w:delText>
                    </w:r>
                  </w:del>
                  <w:r>
                    <w:t xml:space="preserve"> </w:t>
                  </w:r>
                  <w:r w:rsidR="008A2AAD">
                    <w:t>&lt;</w:t>
                  </w:r>
                  <w:r>
                    <w:t xml:space="preserve">4 cm are </w:t>
                  </w:r>
                  <w:ins w:id="156" w:author="Therese Buerengen" w:date="2026-10-09T12:51:00Z" w16du:dateUtc="2026-10-09T10:51:00Z">
                    <w:r w:rsidR="008A2AAD">
                      <w:t xml:space="preserve">not included </w:t>
                    </w:r>
                  </w:ins>
                  <w:del w:id="157" w:author="Therese Buerengen" w:date="2026-10-09T12:51:00Z" w16du:dateUtc="2026-10-09T10:51:00Z">
                    <w:r w:rsidDel="008A2AAD">
                      <w:delText xml:space="preserve">excluded </w:delText>
                    </w:r>
                  </w:del>
                  <w:r>
                    <w:t xml:space="preserve">in both </w:t>
                  </w:r>
                  <w:r w:rsidRPr="002A302D">
                    <w:t xml:space="preserve">periods. </w:t>
                  </w:r>
                  <w:del w:id="158" w:author="Maria Cecilie Stivang" w:date="2026-10-08T14:40:00Z" w16du:dateUtc="2026-10-08T12:40:00Z">
                    <w:r w:rsidRPr="002A302D" w:rsidDel="00F95E67">
                      <w:delText xml:space="preserve">Caesarean sections at 4 cm in the LCG period were registered retrospectively with the possibility that this has been less completely registered than in the WHO period. It was decided to use 5 cm as cut-off to avoid a potential data capture bias. </w:delText>
                    </w:r>
                  </w:del>
                  <w:r w:rsidRPr="002A302D">
                    <w:t>A caesarean section recorded at 3 cm, after the</w:t>
                  </w:r>
                  <w:r>
                    <w:t xml:space="preserve"> cervix had retracted (5 women), is counted with those at 4 cm.</w:t>
                  </w:r>
                </w:p>
                <w:p w14:paraId="5997A9C1" w14:textId="77777777" w:rsidR="007D09B7" w:rsidRDefault="00CD1B35" w:rsidP="00855706">
                  <w:r>
                    <w:t>A supplementary analysis (Section 4.1.5) includes all observed caesarean sections regardless of cervical dilatation.</w:t>
                  </w:r>
                </w:p>
              </w:tc>
              <w:tc>
                <w:tcPr>
                  <w:tcW w:w="4000" w:type="dxa"/>
                  <w:vAlign w:val="center"/>
                </w:tcPr>
                <w:p w14:paraId="2A5837C4" w14:textId="77777777" w:rsidR="007D09B7" w:rsidRDefault="007D09B7" w:rsidP="00855706"/>
              </w:tc>
            </w:tr>
            <w:tr w:rsidR="007D09B7" w14:paraId="51876800" w14:textId="77777777" w:rsidTr="00855706">
              <w:tc>
                <w:tcPr>
                  <w:tcW w:w="3920" w:type="dxa"/>
                  <w:vAlign w:val="center"/>
                </w:tcPr>
                <w:p w14:paraId="25D925C2" w14:textId="77777777" w:rsidR="007D09B7" w:rsidRPr="00855706" w:rsidRDefault="00CD1B35" w:rsidP="00855706">
                  <w:pPr>
                    <w:rPr>
                      <w:b/>
                      <w:bCs/>
                    </w:rPr>
                  </w:pPr>
                  <w:r w:rsidRPr="00855706">
                    <w:rPr>
                      <w:b/>
                      <w:bCs/>
                    </w:rPr>
                    <w:t>Population-level summary measure</w:t>
                  </w:r>
                </w:p>
              </w:tc>
              <w:tc>
                <w:tcPr>
                  <w:tcW w:w="4000" w:type="dxa"/>
                  <w:vAlign w:val="center"/>
                </w:tcPr>
                <w:p w14:paraId="168A450B" w14:textId="77777777" w:rsidR="007D09B7" w:rsidRPr="00855706" w:rsidRDefault="00CD1B35" w:rsidP="00855706">
                  <w:pPr>
                    <w:rPr>
                      <w:b/>
                      <w:bCs/>
                    </w:rPr>
                  </w:pPr>
                  <w:r w:rsidRPr="00855706">
                    <w:rPr>
                      <w:b/>
                      <w:bCs/>
                    </w:rPr>
                    <w:t>Analysis approach</w:t>
                  </w:r>
                </w:p>
              </w:tc>
            </w:tr>
            <w:tr w:rsidR="007D09B7" w14:paraId="39E58146" w14:textId="77777777" w:rsidTr="00855706">
              <w:tc>
                <w:tcPr>
                  <w:tcW w:w="3920" w:type="dxa"/>
                  <w:vAlign w:val="center"/>
                </w:tcPr>
                <w:p w14:paraId="52AD99E5" w14:textId="77777777" w:rsidR="007D09B7" w:rsidRDefault="00CD1B35" w:rsidP="00855706">
                  <w:r>
                    <w:t xml:space="preserve">The primary summary measure for treatment effect will be the absolute difference in proportion of the target </w:t>
                  </w:r>
                  <w:r>
                    <w:lastRenderedPageBreak/>
                    <w:t>population with an intrapartum caesarean section. A supplementary summary measure will be the relative difference.</w:t>
                  </w:r>
                </w:p>
              </w:tc>
              <w:tc>
                <w:tcPr>
                  <w:tcW w:w="4000" w:type="dxa"/>
                  <w:vAlign w:val="center"/>
                </w:tcPr>
                <w:p w14:paraId="68F5D47C" w14:textId="77777777" w:rsidR="007D09B7" w:rsidRDefault="00CD1B35" w:rsidP="00855706">
                  <w:r>
                    <w:lastRenderedPageBreak/>
                    <w:t xml:space="preserve">The risk difference is computed based on a generalised linear mixed logistic model with a random term for cluster and fixed effect for </w:t>
                  </w:r>
                  <w:r>
                    <w:lastRenderedPageBreak/>
                    <w:t>treatment and time interval. The absolute risk difference (primary) and the relative difference (supplementary) are calculated by G-computation as population-averaged (marginal) adjusted estimates, with standard errors estimated by the delta method.</w:t>
                  </w:r>
                </w:p>
              </w:tc>
            </w:tr>
            <w:bookmarkEnd w:id="153"/>
          </w:tbl>
          <w:p w14:paraId="349D274F" w14:textId="77777777" w:rsidR="007D09B7" w:rsidRDefault="007D09B7"/>
        </w:tc>
      </w:tr>
    </w:tbl>
    <w:p w14:paraId="07BEF8F8" w14:textId="77777777" w:rsidR="007D09B7" w:rsidRDefault="00CD1B35">
      <w:pPr>
        <w:pStyle w:val="Overskrift2"/>
        <w:rPr>
          <w:rFonts w:hint="eastAsia"/>
        </w:rPr>
      </w:pPr>
      <w:bookmarkStart w:id="159" w:name="_Toc242267688"/>
      <w:bookmarkStart w:id="160" w:name="sec-estimands-for-secondary-objectives"/>
      <w:bookmarkEnd w:id="152"/>
      <w:r>
        <w:lastRenderedPageBreak/>
        <w:t>1.3 Estimands for Secondary Objectives</w:t>
      </w:r>
      <w:bookmarkEnd w:id="159"/>
    </w:p>
    <w:p w14:paraId="4461F5DF" w14:textId="77777777" w:rsidR="007D09B7" w:rsidRDefault="00CD1B35">
      <w:r>
        <w:t>All estimands for secondary objectives have the following attributes:</w:t>
      </w:r>
    </w:p>
    <w:p w14:paraId="7D223331" w14:textId="77777777" w:rsidR="007D09B7" w:rsidRDefault="00CD1B35">
      <w:pPr>
        <w:numPr>
          <w:ilvl w:val="0"/>
          <w:numId w:val="18"/>
        </w:numPr>
      </w:pPr>
      <w:r>
        <w:t>The target population is adult pregnant women with a planned vaginal delivery in need of a partograph</w:t>
      </w:r>
    </w:p>
    <w:p w14:paraId="2412CE12" w14:textId="77777777" w:rsidR="007D09B7" w:rsidRDefault="00CD1B35">
      <w:pPr>
        <w:numPr>
          <w:ilvl w:val="0"/>
          <w:numId w:val="18"/>
        </w:numPr>
      </w:pPr>
      <w:r>
        <w:t>The investigational intervention is using the LCG, as compared to the WHO partograph during labour. Treatment is defined by the eCRF, which each hospital changed at its crossover date in the randomised schedule (</w:t>
      </w:r>
      <w:hyperlink w:anchor="fig-design">
        <w:r w:rsidR="007D09B7">
          <w:rPr>
            <w:rStyle w:val="Hyperkobling"/>
          </w:rPr>
          <w:t>Figure 1</w:t>
        </w:r>
      </w:hyperlink>
      <w:r>
        <w:t xml:space="preserve">, </w:t>
      </w:r>
      <w:hyperlink w:anchor="sec-analysis-sets">
        <w:r w:rsidR="007D09B7">
          <w:rPr>
            <w:rStyle w:val="Hyperkobling"/>
          </w:rPr>
          <w:t>Section 3</w:t>
        </w:r>
      </w:hyperlink>
      <w:r>
        <w:t>). Women included during the 5-week transition (teaching) period in each hospital will be excluded from the primary analysis set.</w:t>
      </w:r>
    </w:p>
    <w:p w14:paraId="00785858" w14:textId="77777777" w:rsidR="007D09B7" w:rsidRDefault="00CD1B35">
      <w:pPr>
        <w:numPr>
          <w:ilvl w:val="0"/>
          <w:numId w:val="18"/>
        </w:numPr>
      </w:pPr>
      <w:r>
        <w:t>Any intercurrent events, such as not complying to assigned labour guideline will be handled by the treatment policy strategy, i.e. treat according to assigned strategy regardless of compliance</w:t>
      </w:r>
    </w:p>
    <w:p w14:paraId="23E1C63E" w14:textId="77777777" w:rsidR="007D09B7" w:rsidRDefault="00CD1B35">
      <w:pPr>
        <w:numPr>
          <w:ilvl w:val="0"/>
          <w:numId w:val="18"/>
        </w:numPr>
      </w:pPr>
      <w:r>
        <w:t xml:space="preserve">The principal stratum of the primary estimand (caesarean sections at ≤ 4 cm excluded, see </w:t>
      </w:r>
      <w:hyperlink w:anchor="sec-estimand-for-primary-objective">
        <w:r w:rsidR="007D09B7">
          <w:rPr>
            <w:rStyle w:val="Hyperkobling"/>
          </w:rPr>
          <w:t>Section 1.2</w:t>
        </w:r>
      </w:hyperlink>
      <w:r>
        <w:t>) does not apply to the secondary endpoints: all women admitted for a planned vaginal delivery are generally included unless specified otherwise for each endpoint.</w:t>
      </w:r>
    </w:p>
    <w:p w14:paraId="277EFAB0" w14:textId="77777777" w:rsidR="007D09B7" w:rsidRPr="00533518" w:rsidRDefault="00CD1B35">
      <w:pPr>
        <w:numPr>
          <w:ilvl w:val="0"/>
          <w:numId w:val="18"/>
        </w:numPr>
      </w:pPr>
      <w:r>
        <w:t>For amniotomy, oxytocin and epidural analgesia events, only those performed or started at 4 cm cervical dilatation or more are considered. Women where the event (amniotomy, oxytocin or epidural analgesia) is registered as having started at ≤ 3 cm are removed from the analysis of that endpoint (</w:t>
      </w:r>
      <w:hyperlink w:anchor="sec-definition-of-efficacy-endpoints-for">
        <w:r w:rsidR="007D09B7">
          <w:rPr>
            <w:rStyle w:val="Hyperkobling"/>
          </w:rPr>
          <w:t>Section 5.1.1.1</w:t>
        </w:r>
      </w:hyperlink>
      <w:r>
        <w:t xml:space="preserve">). The estimand targets women where the </w:t>
      </w:r>
      <w:r w:rsidRPr="00533518">
        <w:t>intervention (LCG or WHO partograph) could potentially have an effect.</w:t>
      </w:r>
    </w:p>
    <w:p w14:paraId="45A69E6B" w14:textId="0D9DC582" w:rsidR="001B0DA3" w:rsidRPr="00533518" w:rsidRDefault="00CD1B35" w:rsidP="001B0DA3">
      <w:pPr>
        <w:numPr>
          <w:ilvl w:val="0"/>
          <w:numId w:val="18"/>
        </w:numPr>
        <w:rPr>
          <w:highlight w:val="yellow"/>
          <w:lang w:val="nb-NO"/>
        </w:rPr>
      </w:pPr>
      <w:r w:rsidRPr="00533518">
        <w:t>For</w:t>
      </w:r>
      <w:r>
        <w:t xml:space="preserve"> endpoints that exist only after a vaginal birth (perineal support, episiotomy, perineal tears), a caesarean section is an intercurrent event that precludes the </w:t>
      </w:r>
      <w:commentRangeStart w:id="161"/>
      <w:commentRangeStart w:id="162"/>
      <w:r>
        <w:t>outcome</w:t>
      </w:r>
      <w:commentRangeEnd w:id="161"/>
      <w:r w:rsidR="00533518">
        <w:rPr>
          <w:rStyle w:val="Merknadsreferanse"/>
          <w:sz w:val="24"/>
          <w:szCs w:val="22"/>
        </w:rPr>
        <w:commentReference w:id="161"/>
      </w:r>
      <w:commentRangeEnd w:id="162"/>
      <w:r w:rsidR="00FC4560">
        <w:rPr>
          <w:rStyle w:val="Merknadsreferanse"/>
          <w:sz w:val="24"/>
          <w:szCs w:val="22"/>
        </w:rPr>
        <w:commentReference w:id="162"/>
      </w:r>
      <w:r>
        <w:t>. It is handled by a principal stratum strategy, i.e. the stratum of women who would deliver vaginally with either labour-monitoring tool, estimated in the vaginal delivery set (</w:t>
      </w:r>
      <w:hyperlink w:anchor="sec-analysis-sets">
        <w:r w:rsidR="007D09B7">
          <w:rPr>
            <w:rStyle w:val="Hyperkobling"/>
          </w:rPr>
          <w:t>Section 3</w:t>
        </w:r>
      </w:hyperlink>
      <w:r>
        <w:t xml:space="preserve">). </w:t>
      </w:r>
      <w:commentRangeStart w:id="163"/>
      <w:commentRangeStart w:id="164"/>
      <w:r>
        <w:t>This relies on the LCG not changing which women deliver vaginally</w:t>
      </w:r>
      <w:commentRangeEnd w:id="163"/>
      <w:r w:rsidR="009460DC">
        <w:rPr>
          <w:rStyle w:val="Merknadsreferanse"/>
          <w:sz w:val="24"/>
          <w:szCs w:val="22"/>
        </w:rPr>
        <w:commentReference w:id="163"/>
      </w:r>
      <w:commentRangeEnd w:id="164"/>
      <w:r w:rsidR="008A2AAD">
        <w:rPr>
          <w:rStyle w:val="Merknadsreferanse"/>
          <w:sz w:val="24"/>
          <w:szCs w:val="22"/>
        </w:rPr>
        <w:commentReference w:id="164"/>
      </w:r>
      <w:r>
        <w:t xml:space="preserve">. </w:t>
      </w:r>
      <w:r w:rsidRPr="00871A82">
        <w:t>A supplementary analysis uses a composite strategy, counting a caesarean section as no event.</w:t>
      </w:r>
      <w:r w:rsidR="001B0DA3" w:rsidRPr="00871A82">
        <w:t xml:space="preserve"> </w:t>
      </w:r>
    </w:p>
    <w:p w14:paraId="4D63FFD3" w14:textId="24185992" w:rsidR="007D09B7" w:rsidRPr="00533518" w:rsidRDefault="007D09B7" w:rsidP="00533518">
      <w:pPr>
        <w:ind w:left="720"/>
      </w:pPr>
    </w:p>
    <w:p w14:paraId="105A2798" w14:textId="77777777" w:rsidR="007D09B7" w:rsidRDefault="00CD1B35">
      <w:pPr>
        <w:numPr>
          <w:ilvl w:val="0"/>
          <w:numId w:val="18"/>
        </w:numPr>
      </w:pPr>
      <w:r>
        <w:t>In time from 4 cm cervical dilatation to vaginal delivery, a caesarean section is handled by a composite strategy where it is included as no vaginal delivery during the first 36 hours after 4 cm regardless of when the caesarean section happened.</w:t>
      </w:r>
    </w:p>
    <w:p w14:paraId="6DADBD98" w14:textId="77777777" w:rsidR="007D09B7" w:rsidRDefault="00CD1B35">
      <w:pPr>
        <w:numPr>
          <w:ilvl w:val="0"/>
          <w:numId w:val="18"/>
        </w:numPr>
      </w:pPr>
      <w:r>
        <w:t>Population-level summary measures will be</w:t>
      </w:r>
    </w:p>
    <w:p w14:paraId="3D4F6615" w14:textId="77777777" w:rsidR="007D09B7" w:rsidRDefault="00CD1B35">
      <w:pPr>
        <w:numPr>
          <w:ilvl w:val="1"/>
          <w:numId w:val="19"/>
        </w:numPr>
      </w:pPr>
      <w:r>
        <w:lastRenderedPageBreak/>
        <w:t>Absolute and relative difference in proportion for dichotomous endpoints</w:t>
      </w:r>
    </w:p>
    <w:p w14:paraId="2A0C02D4" w14:textId="77777777" w:rsidR="007D09B7" w:rsidRDefault="00CD1B35">
      <w:pPr>
        <w:numPr>
          <w:ilvl w:val="1"/>
          <w:numId w:val="19"/>
        </w:numPr>
      </w:pPr>
      <w:r>
        <w:t>Common odds ratio and difference in the probability of a third- or fourth-degree tear for degree of perineal tears</w:t>
      </w:r>
    </w:p>
    <w:p w14:paraId="29D558A2" w14:textId="77777777" w:rsidR="007D09B7" w:rsidRDefault="00CD1B35">
      <w:pPr>
        <w:numPr>
          <w:ilvl w:val="1"/>
          <w:numId w:val="19"/>
        </w:numPr>
      </w:pPr>
      <w:r>
        <w:t>Difference in restricted mean time without vaginal delivery during the first 36 hours after 4 cm for time from 4 cm cervical dilatation to vaginal delivery</w:t>
      </w:r>
    </w:p>
    <w:p w14:paraId="78B5FB9E" w14:textId="77777777" w:rsidR="007D09B7" w:rsidRDefault="00CD1B35">
      <w:r>
        <w:t xml:space="preserve">Further details are given in </w:t>
      </w:r>
      <w:hyperlink w:anchor="Xb1537d193c2320d7b217590801ec3517ed3ef16">
        <w:r w:rsidR="007D09B7">
          <w:rPr>
            <w:rStyle w:val="Hyperkobling"/>
          </w:rPr>
          <w:t>Section 5</w:t>
        </w:r>
      </w:hyperlink>
      <w:r>
        <w:t>.</w:t>
      </w:r>
    </w:p>
    <w:p w14:paraId="7882C226" w14:textId="77777777" w:rsidR="007D09B7" w:rsidRDefault="00CD1B35">
      <w:pPr>
        <w:pStyle w:val="Overskrift2"/>
        <w:rPr>
          <w:rFonts w:hint="eastAsia"/>
        </w:rPr>
      </w:pPr>
      <w:bookmarkStart w:id="165" w:name="_Toc242267689"/>
      <w:bookmarkStart w:id="166" w:name="sec-study-design"/>
      <w:bookmarkEnd w:id="160"/>
      <w:r>
        <w:t>1.4 Study Design</w:t>
      </w:r>
      <w:bookmarkEnd w:id="165"/>
    </w:p>
    <w:p w14:paraId="4B5F1F45" w14:textId="77777777" w:rsidR="007D09B7" w:rsidRDefault="00CD1B35">
      <w:r>
        <w:t>From the protocol section 4: The NORWELCG study is conducted as a stepped wedge cluster randomised trial. The choice of cluster randomisation secures a standard guideline for the entire department/unit as there would be a risk of contamination if randomising on an individual level, given that the same midwife/obstetrician could care for women with different guidelines at the same time. The choice of a stepped wedge cluster randomised design is based on the possible risk of the Hawthorne effect in a standard cluster randomised trial, experienced when conducting the multicentre cluster randomised trial: The Labour Progression Study in Norway 2014-2018 (17). By allowing all units to use both the WHO partograph and the LCG in steps, the risk of bias represented by contamination and the Hawthorne effect will be reduced to a minimum. A non-inferiority approach has been chosen to evaluate the effect of the LCG. Labour outcomes are overall good in Norway and a possible national enrolment of the LCG should be based on results similar or better than we already have. The choice of intrapartum caesarean section rate as main outcome is due to its clinical significance and the potential to merge results with other ongoing LCG studies on research priority questions stated by the WHO.</w:t>
      </w:r>
    </w:p>
    <w:p w14:paraId="1B3F7076" w14:textId="77777777" w:rsidR="007D09B7" w:rsidRDefault="00CD1B35">
      <w:pPr>
        <w:pStyle w:val="Brdtekst"/>
      </w:pPr>
      <w:r>
        <w:rPr>
          <w:i/>
          <w:iCs/>
        </w:rPr>
        <w:t>Randomisation</w:t>
      </w:r>
    </w:p>
    <w:p w14:paraId="6BCA22E6" w14:textId="77777777" w:rsidR="007D09B7" w:rsidRDefault="00CD1B35">
      <w:pPr>
        <w:pStyle w:val="Brdtekst"/>
      </w:pPr>
      <w:r>
        <w:t>Prior to trial commencement, the clusters were randomly assigned to one of the sequences (S1-S10) for time of transition from WHO partograph to the LCG (</w:t>
      </w:r>
      <w:hyperlink w:anchor="fig-design">
        <w:r w:rsidR="007D09B7">
          <w:rPr>
            <w:rStyle w:val="Hyperkobling"/>
          </w:rPr>
          <w:t>Figure 1</w:t>
        </w:r>
      </w:hyperlink>
      <w:r>
        <w:t>), using a computer-generated randomisation system. To obtain an equal distribution of small and larger hospitals during the study period, randomisation was stratified by hospital size. To obtain an equal distribution of intrapartum caesarean section rates between units, randomisation was also stratified by the rate of intrapartum caesarean sections prior to onset of the trial. The allocation sequence was masked for the units until the unit is in turn for transition to the LCG, to avoid contamination.</w:t>
      </w:r>
    </w:p>
    <w:tbl>
      <w:tblPr>
        <w:tblW w:w="5000" w:type="pct"/>
        <w:tblLayout w:type="fixed"/>
        <w:tblLook w:val="0000" w:firstRow="0" w:lastRow="0" w:firstColumn="0" w:lastColumn="0" w:noHBand="0" w:noVBand="0"/>
      </w:tblPr>
      <w:tblGrid>
        <w:gridCol w:w="9360"/>
      </w:tblGrid>
      <w:tr w:rsidR="007D09B7" w14:paraId="66E07400" w14:textId="77777777">
        <w:tc>
          <w:tcPr>
            <w:tcW w:w="7920" w:type="dxa"/>
          </w:tcPr>
          <w:p w14:paraId="44A9CF0F" w14:textId="77777777" w:rsidR="007D09B7" w:rsidRDefault="00CD1B35">
            <w:pPr>
              <w:jc w:val="center"/>
            </w:pPr>
            <w:bookmarkStart w:id="167" w:name="fig-design"/>
            <w:r>
              <w:rPr>
                <w:noProof/>
              </w:rPr>
              <w:lastRenderedPageBreak/>
              <w:drawing>
                <wp:inline distT="0" distB="0" distL="0" distR="0" wp14:anchorId="24197FC8" wp14:editId="0147E610">
                  <wp:extent cx="5943600" cy="2694432"/>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sap_norwelcg_files/figure-docx/fig-design-1.png"/>
                          <pic:cNvPicPr>
                            <a:picLocks noChangeAspect="1" noChangeArrowheads="1"/>
                          </pic:cNvPicPr>
                        </pic:nvPicPr>
                        <pic:blipFill>
                          <a:blip r:embed="rId12"/>
                          <a:stretch>
                            <a:fillRect/>
                          </a:stretch>
                        </pic:blipFill>
                        <pic:spPr bwMode="auto">
                          <a:xfrm>
                            <a:off x="0" y="0"/>
                            <a:ext cx="5943600" cy="2694432"/>
                          </a:xfrm>
                          <a:prstGeom prst="rect">
                            <a:avLst/>
                          </a:prstGeom>
                          <a:noFill/>
                          <a:ln w="9525">
                            <a:noFill/>
                            <a:headEnd/>
                            <a:tailEnd/>
                          </a:ln>
                        </pic:spPr>
                      </pic:pic>
                    </a:graphicData>
                  </a:graphic>
                </wp:inline>
              </w:drawing>
            </w:r>
          </w:p>
          <w:p w14:paraId="417955E1" w14:textId="77777777" w:rsidR="007D09B7" w:rsidRDefault="00CD1B35">
            <w:pPr>
              <w:spacing w:before="200"/>
            </w:pPr>
            <w:r>
              <w:t xml:space="preserve">Figure 1: </w:t>
            </w:r>
            <w:r>
              <w:rPr>
                <w:b/>
                <w:bCs/>
              </w:rPr>
              <w:t>Overview of the study steps and transition periods.</w:t>
            </w:r>
            <w:r>
              <w:t xml:space="preserve"> C = Cluster, FS = feasibility study of the electronic version of the LCG. S = steps of 5 weeks (S1-S12 = 60 weeks). Green colour denotes WHO partograph period, white colour denotes transition period for and teaching period, and blue colour denotes LCG period</w:t>
            </w:r>
          </w:p>
        </w:tc>
        <w:bookmarkEnd w:id="167"/>
      </w:tr>
    </w:tbl>
    <w:p w14:paraId="4BCF06FB" w14:textId="77777777" w:rsidR="007D09B7" w:rsidRDefault="00CD1B35">
      <w:pPr>
        <w:pStyle w:val="Overskrift1"/>
        <w:rPr>
          <w:rFonts w:hint="eastAsia"/>
        </w:rPr>
      </w:pPr>
      <w:bookmarkStart w:id="168" w:name="_Toc242267690"/>
      <w:bookmarkStart w:id="169" w:name="sec-general-considerations"/>
      <w:bookmarkEnd w:id="17"/>
      <w:bookmarkEnd w:id="166"/>
      <w:r>
        <w:lastRenderedPageBreak/>
        <w:t>2. General Considerations</w:t>
      </w:r>
      <w:bookmarkEnd w:id="168"/>
    </w:p>
    <w:p w14:paraId="604BA2FF" w14:textId="77777777" w:rsidR="007D09B7" w:rsidRDefault="00CD1B35">
      <w:r>
        <w:t>As stated in the protocol, this SAP has been written and approved prior to commencement of the analysis and without knowledge of allocation. Amendments to plan can be done until day of data base lock. All statistical analysis code has been written blinded to the participant’s treatment allocation to assess the appropriateness and validity of the prespecified statistical analyses. Any revisions until the final version 1.0 will be based on blinded review of the data. Revisions after unblinding will be clearly marked, and versioning control both on the code and SAP will show all analysis decisions in a transparent way.</w:t>
      </w:r>
    </w:p>
    <w:p w14:paraId="50B90C58" w14:textId="77777777" w:rsidR="007D09B7" w:rsidRDefault="00CD1B35">
      <w:pPr>
        <w:pStyle w:val="Overskrift2"/>
        <w:rPr>
          <w:rFonts w:hint="eastAsia"/>
        </w:rPr>
      </w:pPr>
      <w:bookmarkStart w:id="170" w:name="_Toc242267691"/>
      <w:bookmarkStart w:id="171" w:name="Xfbdf877e17bbaaf76fc553bfd91d7adc87eabe8"/>
      <w:r>
        <w:t>2.1 Statistical Hypotheses and Conclusion Criteria</w:t>
      </w:r>
      <w:bookmarkEnd w:id="170"/>
    </w:p>
    <w:p w14:paraId="661B6189" w14:textId="77777777" w:rsidR="007D09B7" w:rsidRDefault="00CD1B35">
      <w:r>
        <w:t xml:space="preserve">The primary hypothesis is one of non-inferiority: the WHO partograph is the standard of care and the LCG the new approach, and a lower caesarean section rate with the LCG would be a favourable outcome. With the difference defined as the proportion of intrapartum caesarean sections with the LCG minus that with the WHO partograph, among women with a planned vaginal delivery (primary estimand, </w:t>
      </w:r>
      <w:hyperlink w:anchor="sec-estimand-for-primary-objective">
        <w:r w:rsidR="007D09B7">
          <w:rPr>
            <w:rStyle w:val="Hyperkobling"/>
          </w:rPr>
          <w:t>Section 1.2</w:t>
        </w:r>
      </w:hyperlink>
      <w:r>
        <w:t>), the null hypothesis is</w:t>
      </w:r>
    </w:p>
    <w:p w14:paraId="4379AF3E" w14:textId="77777777" w:rsidR="007D09B7" w:rsidRDefault="00CD1B35">
      <w:pPr>
        <w:numPr>
          <w:ilvl w:val="0"/>
          <w:numId w:val="20"/>
        </w:numPr>
      </w:pPr>
      <w:r>
        <w:t>H</w:t>
      </w:r>
      <w:r>
        <w:rPr>
          <w:vertAlign w:val="subscript"/>
        </w:rPr>
        <w:t>0</w:t>
      </w:r>
      <w:r>
        <w:t>: the difference is greater than or equal to 1.5 percentage points (the LCG is inferior),</w:t>
      </w:r>
    </w:p>
    <w:p w14:paraId="2E44BBA3" w14:textId="77777777" w:rsidR="007D09B7" w:rsidRDefault="00CD1B35">
      <w:r>
        <w:t>and the alternative hypothesis is</w:t>
      </w:r>
    </w:p>
    <w:p w14:paraId="1DDF1516" w14:textId="77777777" w:rsidR="007D09B7" w:rsidRDefault="00CD1B35">
      <w:pPr>
        <w:numPr>
          <w:ilvl w:val="0"/>
          <w:numId w:val="21"/>
        </w:numPr>
      </w:pPr>
      <w:r>
        <w:t>H</w:t>
      </w:r>
      <w:r>
        <w:rPr>
          <w:vertAlign w:val="subscript"/>
        </w:rPr>
        <w:t>1</w:t>
      </w:r>
      <w:r>
        <w:t>: the difference is less than 1.5 percentage points (the LCG is non-inferior).</w:t>
      </w:r>
    </w:p>
    <w:p w14:paraId="1238C1AA" w14:textId="77777777" w:rsidR="007D09B7" w:rsidRDefault="00CD1B35">
      <w:r>
        <w:t>The non-inferiority margin is set at 1.5 percentage points. The null hypothesis is rejected, and the LCG concluded non-inferior to the WHO partograph, if the upper limit of the two-sided 95% confidence interval for the difference lies below 1.5 percentage points. This corresponds to a one-sided test at the 2.5% significance level.</w:t>
      </w:r>
    </w:p>
    <w:p w14:paraId="266A53FA" w14:textId="77777777" w:rsidR="007D09B7" w:rsidRDefault="00CD1B35">
      <w:pPr>
        <w:pStyle w:val="Brdtekst"/>
      </w:pPr>
      <w:r>
        <w:t>The rationale for choosing 1.5 percentage points as non-inferiority margin was based on a discussion within the trial steering committee consisting of experienced clinicians, midwives and a statistician.</w:t>
      </w:r>
    </w:p>
    <w:p w14:paraId="582460A8" w14:textId="77777777" w:rsidR="007D09B7" w:rsidRDefault="00CD1B35">
      <w:pPr>
        <w:pStyle w:val="Brdtekst"/>
      </w:pPr>
      <w:r>
        <w:t>If non-inferiority is shown, superiority of the LCG is tested next, in a fixed sequence and without adjustment of the significance level. The LCG is concluded superior with respect to intrapartum caesarean sections if the upper limit of the same confidence interval also lies below 0.</w:t>
      </w:r>
    </w:p>
    <w:p w14:paraId="069CE7C6" w14:textId="77777777" w:rsidR="007D09B7" w:rsidRDefault="00CD1B35">
      <w:pPr>
        <w:pStyle w:val="Overskrift2"/>
        <w:rPr>
          <w:rFonts w:hint="eastAsia"/>
        </w:rPr>
      </w:pPr>
      <w:bookmarkStart w:id="172" w:name="_Toc242267692"/>
      <w:bookmarkStart w:id="173" w:name="sec-multiplicity-adjustment"/>
      <w:bookmarkEnd w:id="171"/>
      <w:r>
        <w:t>2.2 Multiplicity Adjustment</w:t>
      </w:r>
      <w:bookmarkEnd w:id="172"/>
    </w:p>
    <w:p w14:paraId="4C744922" w14:textId="77777777" w:rsidR="007D09B7" w:rsidRDefault="00CD1B35">
      <w:r>
        <w:t>The non-inferiority and superiority tests of the primary estimand form a fixed sequence. Superiority is tested only if non-inferiority has been shown, which keeps the overall one-sided type I error at 2.5% without adjustment. There will be no adjustments for multiplicity for the secondary endpoints.</w:t>
      </w:r>
    </w:p>
    <w:p w14:paraId="24266BA7" w14:textId="77777777" w:rsidR="007D09B7" w:rsidRDefault="00CD1B35">
      <w:pPr>
        <w:pStyle w:val="Overskrift2"/>
        <w:rPr>
          <w:rFonts w:hint="eastAsia"/>
        </w:rPr>
      </w:pPr>
      <w:bookmarkStart w:id="174" w:name="_Toc242267693"/>
      <w:bookmarkStart w:id="175" w:name="X5120d4ed3ab3e6c0bd838242af3d226a91e8ce6"/>
      <w:bookmarkEnd w:id="173"/>
      <w:r>
        <w:t>2.3 Impact of Intercurrent Events Strategies</w:t>
      </w:r>
      <w:bookmarkEnd w:id="174"/>
    </w:p>
    <w:p w14:paraId="70FCB863" w14:textId="574E3A2D" w:rsidR="007D09B7" w:rsidRDefault="00CD1B35">
      <w:r>
        <w:t>The treatment policy strategy implies that we are looking at the effect of intending to use the interventional treatment (using the LCG guideline) regardless of actual implementation or compliance to the protocol. For the primary endpoint, the principal stratum strategy restricts the comparison to women who reach 5 cm cervical dilatation without a caesarean section (</w:t>
      </w:r>
      <w:hyperlink w:anchor="sec-estimand-for-primary-objective">
        <w:r w:rsidR="007D09B7">
          <w:rPr>
            <w:rStyle w:val="Hyperkobling"/>
          </w:rPr>
          <w:t>Section 1.2</w:t>
        </w:r>
      </w:hyperlink>
      <w:r>
        <w:t>).</w:t>
      </w:r>
      <w:del w:id="176" w:author="Therese Buerengen" w:date="2026-10-09T12:28:00Z" w16du:dateUtc="2026-10-09T10:28:00Z">
        <w:r w:rsidDel="00295F3D">
          <w:delText xml:space="preserve"> Stratum membership is determined during labour as defined by the WHO </w:delText>
        </w:r>
        <w:r w:rsidDel="00295F3D">
          <w:lastRenderedPageBreak/>
          <w:delText>partograph, not at baseline, so the causal interpretation of the difference rests on the assumption that a woman who had a caesarean section at 4 cm in the WHO partograph period would also have had one at 4 cm under the LCG. This is plausible because the LCG defines active labour from 5 cm, so it plays no part in a caesarean section at 4 cm</w:delText>
        </w:r>
      </w:del>
      <w:r>
        <w:t xml:space="preserve">. Supplementary analysis 1 in </w:t>
      </w:r>
      <w:hyperlink w:anchor="sec-supplementary-analysis">
        <w:r w:rsidR="007D09B7">
          <w:rPr>
            <w:rStyle w:val="Hyperkobling"/>
          </w:rPr>
          <w:t>Section 4.1.5</w:t>
        </w:r>
      </w:hyperlink>
      <w:r>
        <w:t xml:space="preserve"> examines the choice of threshold.</w:t>
      </w:r>
    </w:p>
    <w:p w14:paraId="2A3A9C30" w14:textId="77777777" w:rsidR="007D09B7" w:rsidRDefault="00CD1B35">
      <w:pPr>
        <w:pStyle w:val="Overskrift2"/>
        <w:rPr>
          <w:rFonts w:hint="eastAsia"/>
        </w:rPr>
      </w:pPr>
      <w:bookmarkStart w:id="177" w:name="_Toc242267694"/>
      <w:bookmarkStart w:id="178" w:name="sec-handling-of-missing-data"/>
      <w:bookmarkEnd w:id="175"/>
      <w:r>
        <w:t>2.4 Handling of Missing Data</w:t>
      </w:r>
      <w:bookmarkEnd w:id="177"/>
    </w:p>
    <w:p w14:paraId="25869868" w14:textId="77777777" w:rsidR="007D09B7" w:rsidRDefault="00CD1B35">
      <w:r>
        <w:t>Generally, there will be three methods to deal with missing data:</w:t>
      </w:r>
    </w:p>
    <w:p w14:paraId="3791A5BF" w14:textId="77777777" w:rsidR="007D09B7" w:rsidRDefault="00CD1B35">
      <w:pPr>
        <w:numPr>
          <w:ilvl w:val="0"/>
          <w:numId w:val="22"/>
        </w:numPr>
      </w:pPr>
      <w:r>
        <w:t>Using multiple imputation where the imputation is based on a model with baseline information such as women’s age, gestational age, hospital, treatment and time interval as fixed effects</w:t>
      </w:r>
    </w:p>
    <w:p w14:paraId="699073AA" w14:textId="77777777" w:rsidR="007D09B7" w:rsidRDefault="00CD1B35">
      <w:pPr>
        <w:numPr>
          <w:ilvl w:val="0"/>
          <w:numId w:val="22"/>
        </w:numPr>
      </w:pPr>
      <w:r>
        <w:t>Imputing with worst outcome</w:t>
      </w:r>
    </w:p>
    <w:p w14:paraId="65B23472" w14:textId="77777777" w:rsidR="007D09B7" w:rsidRDefault="00CD1B35">
      <w:pPr>
        <w:numPr>
          <w:ilvl w:val="0"/>
          <w:numId w:val="22"/>
        </w:numPr>
      </w:pPr>
      <w:r>
        <w:t>Ignoring missing data</w:t>
      </w:r>
    </w:p>
    <w:p w14:paraId="0092E4A4" w14:textId="77777777" w:rsidR="007D09B7" w:rsidRDefault="00CD1B35">
      <w:r>
        <w:t>The last two approaches will only be used in cases where there are very few missing data. The precise handling of missing data will be detailed by endpoint/estimand in section 4 and 5. The handling of missing data will be revised before database lock and final signed version of this SAP. This revision will be based on a blinded look at the data, and any changes to the handling will not be based on any unblinded inference.</w:t>
      </w:r>
    </w:p>
    <w:p w14:paraId="1E5A1849" w14:textId="77777777" w:rsidR="007D09B7" w:rsidRDefault="00CD1B35">
      <w:pPr>
        <w:pStyle w:val="Brdtekst"/>
      </w:pPr>
      <w:r>
        <w:t>Missing values of covariates used for adjustment are handled by the missing-indicator method (</w:t>
      </w:r>
      <w:hyperlink w:anchor="sec-adjustment-for-covariates">
        <w:r w:rsidR="007D09B7">
          <w:rPr>
            <w:rStyle w:val="Hyperkobling"/>
          </w:rPr>
          <w:t>Section 4.1.3</w:t>
        </w:r>
      </w:hyperlink>
      <w:r>
        <w:t>).</w:t>
      </w:r>
    </w:p>
    <w:p w14:paraId="01625E8C" w14:textId="77777777" w:rsidR="007D09B7" w:rsidRDefault="00CD1B35">
      <w:pPr>
        <w:pStyle w:val="Overskrift2"/>
        <w:rPr>
          <w:rFonts w:hint="eastAsia"/>
        </w:rPr>
      </w:pPr>
      <w:bookmarkStart w:id="179" w:name="_Toc242267695"/>
      <w:bookmarkStart w:id="180" w:name="sec-use-of-ai-tools"/>
      <w:bookmarkEnd w:id="178"/>
      <w:r>
        <w:t>2.5 Use of AI Tools</w:t>
      </w:r>
      <w:bookmarkEnd w:id="179"/>
    </w:p>
    <w:p w14:paraId="35D1DE6A" w14:textId="77777777" w:rsidR="007D09B7" w:rsidRDefault="00CD1B35">
      <w:r>
        <w:t>The statistician used Claude Code (Anthropic), an AI coding assistant based on large language models, in the development of this SAP and of the analysis code. It was used to draft and revise SAP text, to check consistency between the SAP, the analysis code and the mock-up report, to write and test the analysis code, and to verify cited references against their full texts. All analytical decisions were made by the statistician and the investigators; every AI-generated text and code change was reviewed by the statistician, who takes full responsibility for the content. Claude Code worked only in a development environment with an anonymised copy of the data (study period, hospital, timings and outcomes permuted or shifted, record keys replaced); it had no access to identifiable data or to the true allocation, and the analyses of the real data are run in a secure environment without access to AI tools. Decisions and their rationale are documented in a version-controlled review log kept with the analysis code.</w:t>
      </w:r>
    </w:p>
    <w:p w14:paraId="4F4E5785" w14:textId="77777777" w:rsidR="007D09B7" w:rsidRDefault="00CD1B35">
      <w:pPr>
        <w:pStyle w:val="Overskrift1"/>
        <w:rPr>
          <w:rFonts w:hint="eastAsia"/>
        </w:rPr>
      </w:pPr>
      <w:bookmarkStart w:id="181" w:name="_Toc242267696"/>
      <w:bookmarkStart w:id="182" w:name="sec-analysis-sets"/>
      <w:bookmarkEnd w:id="169"/>
      <w:bookmarkEnd w:id="180"/>
      <w:r>
        <w:lastRenderedPageBreak/>
        <w:t>3. Analysis Sets</w:t>
      </w:r>
      <w:bookmarkEnd w:id="181"/>
    </w:p>
    <w:p w14:paraId="0B807032" w14:textId="77777777" w:rsidR="007D09B7" w:rsidRDefault="00CD1B35">
      <w:r>
        <w:t>Three analysis sets are defined. Whether a woman belongs to the control, transition or LCG period is determined by the eCRF, which is directly linked to the change of guideline. The LCG eCRF was taken into use at 08:00 on the hospital’s crossover date in the randomised schedule (</w:t>
      </w:r>
      <w:hyperlink w:anchor="fig-design">
        <w:r w:rsidR="007D09B7">
          <w:rPr>
            <w:rStyle w:val="Hyperkobling"/>
          </w:rPr>
          <w:t>Figure 1</w:t>
        </w:r>
      </w:hyperlink>
      <w:r>
        <w:t>): women who entered active labour after that time and were documented on the LCG form belong to the LCG period, and women already in labour and documented on the WHO partograph form belong to the preceding period, even if they gave birth later. The WHO partograph form was used in both the control and the transition period; the two are separated by the hospital’s transition date in the randomised schedule, from 08:00 on that date. The period is given by the prefix of the record key (CTR, TRAN or INT) in the raw data.</w:t>
      </w:r>
    </w:p>
    <w:p w14:paraId="595CF0B3" w14:textId="77777777" w:rsidR="007D09B7" w:rsidRDefault="00CD1B35">
      <w:pPr>
        <w:pStyle w:val="Brdtekst"/>
      </w:pPr>
      <w:r>
        <w:t>The time interval (step) used in the models is determined by the date and time of birth. The twelve 5-week steps start at 08:00 on the Tuesdays 1 April 2025 (step 1, week 14), 6 May, 10 June, 15 July, 19 August, 23 September, 28 October and 2 December 2025, and 6 January, 10 February, 17 March and 21 April 2026 (step 12, week 17); births on the last inclusion day (26 May 2026) belong to step 12. A woman in labour at a change of period may therefore belong to a period that differs from the scheduled period of the step in which she gave birth.</w:t>
      </w:r>
    </w:p>
    <w:p w14:paraId="5D8AE841" w14:textId="5D5E001A" w:rsidR="007D09B7" w:rsidRDefault="00CD1B35">
      <w:pPr>
        <w:pStyle w:val="Brdtekst"/>
      </w:pPr>
      <w:r>
        <w:rPr>
          <w:b/>
          <w:bCs/>
        </w:rPr>
        <w:t>Full analysis set (FAS).</w:t>
      </w:r>
      <w:r>
        <w:t xml:space="preserve"> All women ≥ 18 years old admitted for a planned vaginal delivery in need of </w:t>
      </w:r>
      <w:r w:rsidRPr="002A302D">
        <w:t xml:space="preserve">a partograph </w:t>
      </w:r>
      <w:ins w:id="183" w:author="Maria Cecilie Stivang" w:date="2026-10-08T14:20:00Z" w16du:dateUtc="2026-10-08T12:20:00Z">
        <w:r w:rsidR="00057730" w:rsidRPr="002A302D">
          <w:t xml:space="preserve">with a live fetus at admittance </w:t>
        </w:r>
      </w:ins>
      <w:r w:rsidRPr="002A302D">
        <w:t xml:space="preserve">at any of the participating hospitals in the period 01.04.25-26.05.26. Women </w:t>
      </w:r>
      <w:ins w:id="184" w:author="Maria Cecilie Stivang" w:date="2026-10-08T14:21:00Z" w16du:dateUtc="2026-10-08T12:21:00Z">
        <w:r w:rsidR="009F683B" w:rsidRPr="002A302D">
          <w:t>with a caesarean section &lt; 4 cm</w:t>
        </w:r>
        <w:r w:rsidR="00B42AD3" w:rsidRPr="002A302D">
          <w:t xml:space="preserve">, or women </w:t>
        </w:r>
      </w:ins>
      <w:r w:rsidRPr="002A302D">
        <w:t>who explicitly</w:t>
      </w:r>
      <w:r>
        <w:t xml:space="preserve"> do not wish to participate in the trial</w:t>
      </w:r>
      <w:ins w:id="185" w:author="Maria Cecilie Stivang" w:date="2026-10-08T14:22:00Z" w16du:dateUtc="2026-10-08T12:22:00Z">
        <w:r w:rsidR="00B42AD3">
          <w:t>,</w:t>
        </w:r>
      </w:ins>
      <w:r>
        <w:t xml:space="preserve"> are </w:t>
      </w:r>
      <w:ins w:id="186" w:author="Therese Buerengen" w:date="2026-10-09T12:56:00Z" w16du:dateUtc="2026-10-09T10:56:00Z">
        <w:r w:rsidR="00FC4560">
          <w:t>not included</w:t>
        </w:r>
      </w:ins>
      <w:del w:id="187" w:author="Therese Buerengen" w:date="2026-10-09T12:56:00Z" w16du:dateUtc="2026-10-09T10:56:00Z">
        <w:r w:rsidDel="00FC4560">
          <w:delText>excluded</w:delText>
        </w:r>
      </w:del>
      <w:r>
        <w:t>. The FAS includes the women delivering during the transition periods; it is used for the analysis that includes these periods (</w:t>
      </w:r>
      <w:hyperlink w:anchor="sec-supplementary-analysis">
        <w:r w:rsidR="007D09B7">
          <w:rPr>
            <w:rStyle w:val="Hyperkobling"/>
          </w:rPr>
          <w:t>Section 4.1.5</w:t>
        </w:r>
      </w:hyperlink>
      <w:r>
        <w:t>) and to describe the trial population and flow.</w:t>
      </w:r>
    </w:p>
    <w:p w14:paraId="34FCEEAA" w14:textId="77777777" w:rsidR="007D09B7" w:rsidRDefault="00CD1B35">
      <w:pPr>
        <w:pStyle w:val="Brdtekst"/>
      </w:pPr>
      <w:r>
        <w:rPr>
          <w:b/>
          <w:bCs/>
        </w:rPr>
        <w:t>Primary analysis set (PAS).</w:t>
      </w:r>
      <w:r>
        <w:t xml:space="preserve"> The FAS excluding women delivering during their hospital’s transition period (</w:t>
      </w:r>
      <w:hyperlink w:anchor="fig-design">
        <w:r w:rsidR="007D09B7">
          <w:rPr>
            <w:rStyle w:val="Hyperkobling"/>
          </w:rPr>
          <w:t>Figure 1</w:t>
        </w:r>
      </w:hyperlink>
      <w:r>
        <w:t>). During the transition period staff were trained in the LCG but were asked not to act on it until the period had ended, so these women received neither condition as intended. Including them, as either condition, would bias the treatment effect towards no difference, which is anti-conservative for the non-inferiority assessment. The PAS is used for the primary analysis and for all secondary analyses unless stated otherwise.</w:t>
      </w:r>
    </w:p>
    <w:p w14:paraId="665CBC8F" w14:textId="77777777" w:rsidR="007D09B7" w:rsidRDefault="00CD1B35">
      <w:pPr>
        <w:pStyle w:val="Brdtekst"/>
      </w:pPr>
      <w:r>
        <w:rPr>
          <w:b/>
          <w:bCs/>
        </w:rPr>
        <w:t>Vaginal delivery set (VDS).</w:t>
      </w:r>
      <w:r>
        <w:t xml:space="preserve"> The women in the PAS who delivered vaginally (spontaneous or instrumental). Used for endpoints that exist only after a vaginal birth (perineal support, episiotomy, perineal tears; see </w:t>
      </w:r>
      <w:hyperlink w:anchor="sec-estimands-for-secondary-objectives">
        <w:r w:rsidR="007D09B7">
          <w:rPr>
            <w:rStyle w:val="Hyperkobling"/>
          </w:rPr>
          <w:t>Section 1.3</w:t>
        </w:r>
      </w:hyperlink>
      <w:r>
        <w:t>) and for the duration component of time from 4 cm cervical dilatation to vaginal delivery (</w:t>
      </w:r>
      <w:hyperlink w:anchor="sec-main-analytical-approach-for-time-to">
        <w:r w:rsidR="007D09B7">
          <w:rPr>
            <w:rStyle w:val="Hyperkobling"/>
          </w:rPr>
          <w:t>Section 5.1.1.6</w:t>
        </w:r>
      </w:hyperlink>
      <w:r>
        <w:t>).</w:t>
      </w:r>
    </w:p>
    <w:p w14:paraId="0EBA9AC3" w14:textId="77777777" w:rsidR="007D09B7" w:rsidRDefault="00CD1B35">
      <w:pPr>
        <w:pStyle w:val="Brdtekst"/>
      </w:pPr>
      <w:r>
        <w:t>The principal stratum exclusion defined for the primary estimand (</w:t>
      </w:r>
      <w:hyperlink w:anchor="sec-estimand-for-primary-objective">
        <w:r w:rsidR="007D09B7">
          <w:rPr>
            <w:rStyle w:val="Hyperkobling"/>
          </w:rPr>
          <w:t>Section 1.2</w:t>
        </w:r>
      </w:hyperlink>
      <w:r>
        <w:t xml:space="preserve">) is applied to the primary endpoint and its sensitivity analyses only; the secondary analyses include the caesarean sections </w:t>
      </w:r>
      <w:commentRangeStart w:id="188"/>
      <w:commentRangeStart w:id="189"/>
      <w:r>
        <w:t xml:space="preserve">at 4 cm </w:t>
      </w:r>
      <w:commentRangeEnd w:id="188"/>
      <w:r w:rsidR="0062568F">
        <w:rPr>
          <w:rStyle w:val="Merknadsreferanse"/>
          <w:sz w:val="24"/>
          <w:szCs w:val="22"/>
        </w:rPr>
        <w:commentReference w:id="188"/>
      </w:r>
      <w:commentRangeEnd w:id="189"/>
      <w:r w:rsidR="00C71312">
        <w:rPr>
          <w:rStyle w:val="Merknadsreferanse"/>
          <w:sz w:val="24"/>
          <w:szCs w:val="22"/>
        </w:rPr>
        <w:commentReference w:id="189"/>
      </w:r>
      <w:r>
        <w:t>(</w:t>
      </w:r>
      <w:hyperlink w:anchor="sec-estimands-for-secondary-objectives">
        <w:r w:rsidR="007D09B7">
          <w:rPr>
            <w:rStyle w:val="Hyperkobling"/>
          </w:rPr>
          <w:t>Section 1.3</w:t>
        </w:r>
      </w:hyperlink>
      <w:r>
        <w:t>).</w:t>
      </w:r>
    </w:p>
    <w:p w14:paraId="27CFD207" w14:textId="77777777" w:rsidR="007D09B7" w:rsidRDefault="00CD1B35">
      <w:pPr>
        <w:pStyle w:val="Overskrift1"/>
        <w:rPr>
          <w:rFonts w:hint="eastAsia"/>
        </w:rPr>
      </w:pPr>
      <w:bookmarkStart w:id="190" w:name="_Toc242267697"/>
      <w:bookmarkStart w:id="191" w:name="Xf364941d07b2515448dbc7a566c999e0c218f88"/>
      <w:bookmarkEnd w:id="182"/>
      <w:r>
        <w:lastRenderedPageBreak/>
        <w:t>4. Analyses Supporting Primary Objective(s)</w:t>
      </w:r>
      <w:bookmarkEnd w:id="190"/>
    </w:p>
    <w:p w14:paraId="6AB9304E" w14:textId="77777777" w:rsidR="007D09B7" w:rsidRDefault="00CD1B35">
      <w:pPr>
        <w:pStyle w:val="Overskrift2"/>
        <w:rPr>
          <w:rFonts w:hint="eastAsia"/>
        </w:rPr>
      </w:pPr>
      <w:bookmarkStart w:id="192" w:name="_Toc242267698"/>
      <w:bookmarkStart w:id="193" w:name="sec-primary-estimand"/>
      <w:r>
        <w:t>4.1 Primary Estimand</w:t>
      </w:r>
      <w:bookmarkEnd w:id="192"/>
    </w:p>
    <w:p w14:paraId="5D7F1167" w14:textId="77777777" w:rsidR="007D09B7" w:rsidRDefault="00CD1B35">
      <w:r>
        <w:t>The primary estimand is the absolute difference in proportion of intrapartum caesarean sections between women with a planned vaginal delivery in need of a partograph following the LCG and the WHO partograph</w:t>
      </w:r>
    </w:p>
    <w:p w14:paraId="6ECB79ED" w14:textId="77777777" w:rsidR="007D09B7" w:rsidRDefault="00CD1B35">
      <w:pPr>
        <w:pStyle w:val="Overskrift3"/>
        <w:rPr>
          <w:rFonts w:hint="eastAsia"/>
        </w:rPr>
      </w:pPr>
      <w:bookmarkStart w:id="194" w:name="_Toc242267699"/>
      <w:bookmarkStart w:id="195" w:name="sec-definition-of-endpoint-s"/>
      <w:r>
        <w:t>4.1.1 Definition of Endpoint(s)</w:t>
      </w:r>
      <w:bookmarkEnd w:id="194"/>
    </w:p>
    <w:p w14:paraId="0F116D51" w14:textId="77777777" w:rsidR="007D09B7" w:rsidRDefault="00CD1B35">
      <w:r>
        <w:t>The endpoint is delivery by intrapartum caesarean section as recorded in the hospital’s medical records. For multiple births, the woman’s mode of delivery is the most operative across the babies (caesarean section, then instrumental, then spontaneous vaginal delivery), so a caesarean section for any baby counts as an intrapartum caesarean section. A caesarean section after a failed instrumental attempt is a caesarean section. If the mode of delivery of a second-born twin is not recorded, that of the first-born twin is used.</w:t>
      </w:r>
    </w:p>
    <w:p w14:paraId="2A9B656A" w14:textId="77777777" w:rsidR="007D09B7" w:rsidRDefault="00CD1B35">
      <w:pPr>
        <w:pStyle w:val="Overskrift3"/>
        <w:rPr>
          <w:rFonts w:hint="eastAsia"/>
        </w:rPr>
      </w:pPr>
      <w:bookmarkStart w:id="196" w:name="_Toc242267700"/>
      <w:bookmarkStart w:id="197" w:name="sec-main-analytical-approach"/>
      <w:bookmarkEnd w:id="195"/>
      <w:r>
        <w:t>4.1.2 Main Analytical Approach</w:t>
      </w:r>
      <w:bookmarkEnd w:id="196"/>
    </w:p>
    <w:p w14:paraId="268E54B3" w14:textId="77777777" w:rsidR="007D09B7" w:rsidRDefault="00CD1B35">
      <w:r>
        <w:t xml:space="preserve">The risk difference will be estimated from a generalised linear mixed model (binomial family, logit link) with a random intercept for cluster (hospital) and fixed effects for treatment, time interval (step) and the covariates in </w:t>
      </w:r>
      <w:hyperlink w:anchor="sec-adjustment-for-covariates">
        <w:r w:rsidR="007D09B7">
          <w:rPr>
            <w:rStyle w:val="Hyperkobling"/>
          </w:rPr>
          <w:t>Section 4.1.3</w:t>
        </w:r>
      </w:hyperlink>
      <w:r>
        <w:t>. The marginal (population-averaged) risks are obtained by G-computation (standardisation), meaning that for every woman in the analysis set, the probability of an intrapartum caesarean section is predicted under the LCG and under the WHO partograph, with her own covariates and time interval and integrating over the distribution of the random cluster effect (Gauss–Hermite quadrature), and the predictions are averaged over all women. The absolute risk difference (primary summary measure) is the difference between the two averaged risks and the relative difference (supplementary) their ratio. Standard errors are obtained by the delta method. Because the average is taken over the time intervals of the analysis set, the estimate refers to the whole trial period.</w:t>
      </w:r>
    </w:p>
    <w:p w14:paraId="3D540B8D" w14:textId="77777777" w:rsidR="007D09B7" w:rsidRDefault="00CD1B35">
      <w:pPr>
        <w:pStyle w:val="Brdtekst"/>
      </w:pPr>
      <w:r>
        <w:t>No missing data were found for this endpoint at the blinded data review of the final data export (1 October 2026): mode of delivery was recorded for all 36,322 women, and cervical dilatation for every intrapartum caesarean section, so membership of the principal stratum is also fully determined. Should the locked database nevertheless contain missing values, they will be ignored and handled by the model (complete-case analysis).</w:t>
      </w:r>
    </w:p>
    <w:p w14:paraId="5C4C06B9" w14:textId="77777777" w:rsidR="007D09B7" w:rsidRDefault="00CD1B35">
      <w:pPr>
        <w:pStyle w:val="Brdtekst"/>
      </w:pPr>
      <w:r>
        <w:t>The absolute and relative differences will be presented with two-sided 95% confidence intervals, which also give the non-inferiority and superiority conclusions (</w:t>
      </w:r>
      <w:hyperlink w:anchor="Xfbdf877e17bbaaf76fc553bfd91d7adc87eabe8">
        <w:r w:rsidR="007D09B7">
          <w:rPr>
            <w:rStyle w:val="Hyperkobling"/>
          </w:rPr>
          <w:t>Section 2.1</w:t>
        </w:r>
      </w:hyperlink>
      <w:r>
        <w:t>).</w:t>
      </w:r>
    </w:p>
    <w:p w14:paraId="6BAAD3A0" w14:textId="77777777" w:rsidR="007D09B7" w:rsidRDefault="00CD1B35">
      <w:pPr>
        <w:pStyle w:val="Overskrift3"/>
        <w:rPr>
          <w:rFonts w:hint="eastAsia"/>
        </w:rPr>
      </w:pPr>
      <w:bookmarkStart w:id="198" w:name="_Toc242267701"/>
      <w:bookmarkStart w:id="199" w:name="sec-adjustment-for-covariates"/>
      <w:bookmarkEnd w:id="197"/>
      <w:r>
        <w:t>4.1.3 Adjustment for covariates</w:t>
      </w:r>
      <w:bookmarkEnd w:id="198"/>
    </w:p>
    <w:p w14:paraId="13859AF6" w14:textId="77777777" w:rsidR="007D09B7" w:rsidRDefault="00CD1B35">
      <w:r>
        <w:t>The primary model is adjusted for a short, pre-specified set of strong prognostic factors for intrapartum caesarean section, to increase the precision of the standardised risk difference and to protect against changes in the population across time intervals within hospitals:</w:t>
      </w:r>
    </w:p>
    <w:p w14:paraId="0796902F" w14:textId="77777777" w:rsidR="007D09B7" w:rsidRDefault="00CD1B35">
      <w:pPr>
        <w:numPr>
          <w:ilvl w:val="0"/>
          <w:numId w:val="23"/>
        </w:numPr>
      </w:pPr>
      <w:r>
        <w:t>Robson ten-group classification</w:t>
      </w:r>
    </w:p>
    <w:p w14:paraId="3626131F" w14:textId="77777777" w:rsidR="007D09B7" w:rsidRDefault="00CD1B35">
      <w:pPr>
        <w:numPr>
          <w:ilvl w:val="0"/>
          <w:numId w:val="23"/>
        </w:numPr>
      </w:pPr>
      <w:r>
        <w:t>Maternal age (years)</w:t>
      </w:r>
    </w:p>
    <w:p w14:paraId="6DB86101" w14:textId="77777777" w:rsidR="007D09B7" w:rsidRDefault="00CD1B35">
      <w:pPr>
        <w:numPr>
          <w:ilvl w:val="0"/>
          <w:numId w:val="23"/>
        </w:numPr>
      </w:pPr>
      <w:r>
        <w:t>Maternal pre-pregnancy body mass index (kg/m</w:t>
      </w:r>
      <w:r>
        <w:rPr>
          <w:vertAlign w:val="superscript"/>
        </w:rPr>
        <w:t>2</w:t>
      </w:r>
      <w:r>
        <w:t>)</w:t>
      </w:r>
    </w:p>
    <w:p w14:paraId="556E4DE9" w14:textId="77777777" w:rsidR="007D09B7" w:rsidRDefault="00CD1B35">
      <w:pPr>
        <w:numPr>
          <w:ilvl w:val="0"/>
          <w:numId w:val="23"/>
        </w:numPr>
      </w:pPr>
      <w:r>
        <w:lastRenderedPageBreak/>
        <w:t>Maternal height (cm)</w:t>
      </w:r>
    </w:p>
    <w:p w14:paraId="03AFC8BA" w14:textId="77777777" w:rsidR="007D09B7" w:rsidRDefault="00CD1B35">
      <w:pPr>
        <w:numPr>
          <w:ilvl w:val="0"/>
          <w:numId w:val="23"/>
        </w:numPr>
      </w:pPr>
      <w:r>
        <w:t>Birth weight (g; first-born twin for multiple births)</w:t>
      </w:r>
    </w:p>
    <w:p w14:paraId="09B43C53" w14:textId="77777777" w:rsidR="007D09B7" w:rsidRDefault="00CD1B35">
      <w:pPr>
        <w:numPr>
          <w:ilvl w:val="0"/>
          <w:numId w:val="23"/>
        </w:numPr>
      </w:pPr>
      <w:r>
        <w:t>Gestational age at birth (weeks + days)</w:t>
      </w:r>
    </w:p>
    <w:p w14:paraId="627AEAD5" w14:textId="77777777" w:rsidR="007D09B7" w:rsidRDefault="00CD1B35">
      <w:r>
        <w:t>The predictability of this set was confirmed at a blinded review of the pooled data before unblinding (all study periods combined with no treatment, time interval or hospital term in the model). Robson group, maternal height, birth weight, maternal age, pre-pregnancy body mass index and gestational age were the strongest predictors of intrapartum caesarean section. Education and hypertensive disorders were borderline, and country of origin (Norway vs other) contributed little.</w:t>
      </w:r>
    </w:p>
    <w:p w14:paraId="208FCD70" w14:textId="77777777" w:rsidR="007D09B7" w:rsidRDefault="00CD1B35">
      <w:pPr>
        <w:pStyle w:val="Brdtekst"/>
      </w:pPr>
      <w:r>
        <w:t xml:space="preserve">Continuous covariates enter as restricted cubic splines with three knots (10th, 50th and 90th percentiles); this is also the default for continuous covariates in the secondary analyses unless stated otherwise for an endpoint. </w:t>
      </w:r>
      <w:r w:rsidRPr="003B787A">
        <w:rPr>
          <w:highlight w:val="yellow"/>
          <w:rPrChange w:id="200" w:author="Maria Cecilie Stivang" w:date="2026-10-08T14:45:00Z" w16du:dateUtc="2026-10-08T12:45:00Z">
            <w:rPr/>
          </w:rPrChange>
        </w:rPr>
        <w:t xml:space="preserve">The Robson classification already encodes parity, previous caesarean section, onset of labour, fetal presentation and multiple pregnancy, which are therefore not added </w:t>
      </w:r>
      <w:commentRangeStart w:id="201"/>
      <w:commentRangeStart w:id="202"/>
      <w:r w:rsidRPr="003B787A">
        <w:rPr>
          <w:highlight w:val="yellow"/>
          <w:rPrChange w:id="203" w:author="Maria Cecilie Stivang" w:date="2026-10-08T14:45:00Z" w16du:dateUtc="2026-10-08T12:45:00Z">
            <w:rPr/>
          </w:rPrChange>
        </w:rPr>
        <w:t>separately</w:t>
      </w:r>
      <w:commentRangeEnd w:id="201"/>
      <w:r w:rsidR="00C71312" w:rsidRPr="003B787A">
        <w:rPr>
          <w:rStyle w:val="Merknadsreferanse"/>
          <w:sz w:val="24"/>
          <w:szCs w:val="22"/>
          <w:highlight w:val="yellow"/>
          <w:rPrChange w:id="204" w:author="Maria Cecilie Stivang" w:date="2026-10-08T14:45:00Z" w16du:dateUtc="2026-10-08T12:45:00Z">
            <w:rPr>
              <w:rStyle w:val="Merknadsreferanse"/>
              <w:sz w:val="24"/>
              <w:szCs w:val="22"/>
            </w:rPr>
          </w:rPrChange>
        </w:rPr>
        <w:commentReference w:id="201"/>
      </w:r>
      <w:commentRangeEnd w:id="202"/>
      <w:r w:rsidR="00C71312" w:rsidRPr="003B787A">
        <w:rPr>
          <w:rStyle w:val="Merknadsreferanse"/>
          <w:sz w:val="24"/>
          <w:szCs w:val="22"/>
          <w:highlight w:val="yellow"/>
          <w:rPrChange w:id="205" w:author="Maria Cecilie Stivang" w:date="2026-10-08T14:45:00Z" w16du:dateUtc="2026-10-08T12:45:00Z">
            <w:rPr>
              <w:rStyle w:val="Merknadsreferanse"/>
              <w:sz w:val="24"/>
              <w:szCs w:val="22"/>
            </w:rPr>
          </w:rPrChange>
        </w:rPr>
        <w:commentReference w:id="202"/>
      </w:r>
      <w:r w:rsidRPr="003B787A">
        <w:rPr>
          <w:highlight w:val="yellow"/>
          <w:rPrChange w:id="206" w:author="Maria Cecilie Stivang" w:date="2026-10-08T14:45:00Z" w16du:dateUtc="2026-10-08T12:45:00Z">
            <w:rPr/>
          </w:rPrChange>
        </w:rPr>
        <w:t>; it distinguishes only term from preterm birth, so gestational age is included as a continuous covariate.</w:t>
      </w:r>
      <w:r>
        <w:t xml:space="preserve"> Hospital-level characteristics (annual number of deliveries, intrapartum caesarean section rate) and the randomisation stratification factors are constant within a hospital and are accounted for by the random cluster effect; they are not added as covariates.</w:t>
      </w:r>
    </w:p>
    <w:p w14:paraId="47C91648" w14:textId="77777777" w:rsidR="007D09B7" w:rsidRDefault="00CD1B35">
      <w:pPr>
        <w:pStyle w:val="Brdtekst"/>
      </w:pPr>
      <w:r>
        <w:t>Missing covariate values are handled by the missing-indicator method: a separate “missing” category for categorical covariates, and the median plus a missing indicator for continuous covariates, so that no woman is excluded from the analysis because of a missing covariate. If fewer than 10 values of the covariate are missing, the median is imputed.</w:t>
      </w:r>
    </w:p>
    <w:p w14:paraId="0868A4C5" w14:textId="77777777" w:rsidR="007D09B7" w:rsidRDefault="00CD1B35">
      <w:pPr>
        <w:pStyle w:val="Brdtekst"/>
      </w:pPr>
      <w:r>
        <w:t>Covariate adjustment for secondary endpoints is specified for each endpoint after a blinded review of the data (</w:t>
      </w:r>
      <w:hyperlink w:anchor="Xb1537d193c2320d7b217590801ec3517ed3ef16">
        <w:r w:rsidR="007D09B7">
          <w:rPr>
            <w:rStyle w:val="Hyperkobling"/>
          </w:rPr>
          <w:t>Section 5</w:t>
        </w:r>
      </w:hyperlink>
      <w:r>
        <w:t xml:space="preserve">). The other characteristics listed in earlier versions of this SAP (country of origin, marital status, education, smoking, snuff use, medically treated diabetes, hypertensive disorders, sex of the baby, head circumference) are presented in the baseline characteristics table but not used for adjustment. Amniotomy, oxytocin infusion and epidural analgesia started before 4 cm cervical dilatation (the women concerned are excluded from the corresponding secondary endpoint, </w:t>
      </w:r>
      <w:hyperlink w:anchor="sec-definition-of-efficacy-endpoints-for">
        <w:r w:rsidR="007D09B7">
          <w:rPr>
            <w:rStyle w:val="Hyperkobling"/>
          </w:rPr>
          <w:t>Section 5.1.1.1</w:t>
        </w:r>
      </w:hyperlink>
      <w:r>
        <w:t xml:space="preserve">) are also presented in the baseline characteristics table, as are the annual number of deliveries of the hospital, first vaginal delivery, contractions at admission and birthweight percentile, which are not used for adjustment. Derivations are given in </w:t>
      </w:r>
      <w:hyperlink w:anchor="sec-data-derivations">
        <w:r w:rsidR="007D09B7">
          <w:rPr>
            <w:rStyle w:val="Hyperkobling"/>
          </w:rPr>
          <w:t>Section 12.2</w:t>
        </w:r>
      </w:hyperlink>
      <w:r>
        <w:t>.</w:t>
      </w:r>
    </w:p>
    <w:p w14:paraId="3185E086" w14:textId="77777777" w:rsidR="007D09B7" w:rsidRDefault="00CD1B35">
      <w:pPr>
        <w:pStyle w:val="Overskrift3"/>
        <w:rPr>
          <w:rFonts w:hint="eastAsia"/>
        </w:rPr>
      </w:pPr>
      <w:bookmarkStart w:id="207" w:name="_Toc242267702"/>
      <w:bookmarkStart w:id="208" w:name="sec-sensitivity-analyses"/>
      <w:bookmarkEnd w:id="199"/>
      <w:r>
        <w:t>4.1.4 Sensitivity Analyses</w:t>
      </w:r>
      <w:bookmarkEnd w:id="207"/>
    </w:p>
    <w:p w14:paraId="78034F0A" w14:textId="77777777" w:rsidR="007D09B7" w:rsidRDefault="00CD1B35">
      <w:r>
        <w:t>The sensitivity analyses keep the primary estimand and vary assumptions of the main analytical approach:</w:t>
      </w:r>
    </w:p>
    <w:p w14:paraId="31FC3516" w14:textId="77777777" w:rsidR="007D09B7" w:rsidRDefault="00CD1B35">
      <w:pPr>
        <w:numPr>
          <w:ilvl w:val="0"/>
          <w:numId w:val="24"/>
        </w:numPr>
      </w:pPr>
      <w:r>
        <w:t xml:space="preserve">Unadjusted model: the model of </w:t>
      </w:r>
      <w:hyperlink w:anchor="sec-main-analytical-approach">
        <w:r w:rsidR="007D09B7">
          <w:rPr>
            <w:rStyle w:val="Hyperkobling"/>
          </w:rPr>
          <w:t>Section 4.1.2</w:t>
        </w:r>
      </w:hyperlink>
      <w:r>
        <w:t xml:space="preserve"> without the covariates of </w:t>
      </w:r>
      <w:hyperlink w:anchor="sec-adjustment-for-covariates">
        <w:r w:rsidR="007D09B7">
          <w:rPr>
            <w:rStyle w:val="Hyperkobling"/>
          </w:rPr>
          <w:t>Section 4.1.3</w:t>
        </w:r>
      </w:hyperlink>
      <w:r>
        <w:t xml:space="preserve"> (treatment, time interval and random cluster effect only).</w:t>
      </w:r>
    </w:p>
    <w:p w14:paraId="338D499C" w14:textId="77777777" w:rsidR="007D09B7" w:rsidRDefault="00CD1B35">
      <w:pPr>
        <w:numPr>
          <w:ilvl w:val="0"/>
          <w:numId w:val="24"/>
        </w:numPr>
      </w:pPr>
      <w:r>
        <w:t>Fixed cluster effects: hospital as a fixed effect instead of a random effect, as a check on the random-effect assumption with ten clusters.</w:t>
      </w:r>
    </w:p>
    <w:p w14:paraId="4E4DBD7D" w14:textId="77777777" w:rsidR="007D09B7" w:rsidRDefault="00CD1B35">
      <w:pPr>
        <w:pStyle w:val="Overskrift3"/>
        <w:rPr>
          <w:rFonts w:hint="eastAsia"/>
        </w:rPr>
      </w:pPr>
      <w:bookmarkStart w:id="209" w:name="_Toc242267703"/>
      <w:bookmarkStart w:id="210" w:name="sec-supplementary-analysis"/>
      <w:bookmarkEnd w:id="208"/>
      <w:r>
        <w:lastRenderedPageBreak/>
        <w:t>4.1.5 Supplementary Analysis</w:t>
      </w:r>
      <w:bookmarkEnd w:id="209"/>
    </w:p>
    <w:p w14:paraId="176B39C2" w14:textId="77777777" w:rsidR="007D09B7" w:rsidRDefault="00CD1B35">
      <w:r>
        <w:t xml:space="preserve">The supplementary analyses target estimands that differ from the primary estimand in one attribute. All use the model and G-computation of </w:t>
      </w:r>
      <w:hyperlink w:anchor="sec-main-analytical-approach">
        <w:r w:rsidR="007D09B7">
          <w:rPr>
            <w:rStyle w:val="Hyperkobling"/>
          </w:rPr>
          <w:t>Section 4.1.2</w:t>
        </w:r>
      </w:hyperlink>
      <w:r>
        <w:t>.</w:t>
      </w:r>
    </w:p>
    <w:p w14:paraId="079376AF" w14:textId="77777777" w:rsidR="007D09B7" w:rsidRDefault="00CD1B35">
      <w:pPr>
        <w:numPr>
          <w:ilvl w:val="0"/>
          <w:numId w:val="25"/>
        </w:numPr>
      </w:pPr>
      <w:r>
        <w:t>Caesarean sections at ≤ 4 cm included (intercurrent-event strategy): all women in the primary analysis set are analysed, and caesarean sections at 4 cm are counted as events in both periods (no principal stratum exclusion). Women were included from 4 cm, and the 5 caesarean sections recorded at 3 cm (cervix retracted after admission) are counted with those at 4 cm, so this is also the treatment policy strategy. In the LCG period, caesarean sections at 4 cm were registered retrospectively (after primary data collection but before unblinding).</w:t>
      </w:r>
    </w:p>
    <w:p w14:paraId="3F3CDBAF" w14:textId="77777777" w:rsidR="007D09B7" w:rsidRDefault="00CD1B35">
      <w:pPr>
        <w:numPr>
          <w:ilvl w:val="0"/>
          <w:numId w:val="25"/>
        </w:numPr>
      </w:pPr>
      <w:r>
        <w:t>Transition periods included (treatment attribute and analysis set): all women in the full analysis set are analysed, with the transition period handled as a control (WHO partograph) period. During the transition period staff were trained in the LCG but were asked not to act on it until the period had ended.</w:t>
      </w:r>
    </w:p>
    <w:p w14:paraId="1CC4A6B0" w14:textId="77777777" w:rsidR="007D09B7" w:rsidRDefault="00CD1B35">
      <w:pPr>
        <w:numPr>
          <w:ilvl w:val="0"/>
          <w:numId w:val="25"/>
        </w:numPr>
      </w:pPr>
      <w:r>
        <w:t>Exposure time (treatment attribute): the effect of the LCG is allowed to depend on the time since the hospital started using it, with separate LCG effects for the first 5-week step after the transition period and for later steps (a two-category version of the exposure-time indicator model of Kenny et al. 2022). The rationale for this supplementary analysis is to examine whether the effect of the LCG changes as its use becomes established.</w:t>
      </w:r>
    </w:p>
    <w:p w14:paraId="3F3B66CF" w14:textId="77777777" w:rsidR="007D09B7" w:rsidRDefault="00CD1B35">
      <w:pPr>
        <w:pStyle w:val="Overskrift1"/>
        <w:rPr>
          <w:rFonts w:hint="eastAsia"/>
        </w:rPr>
      </w:pPr>
      <w:bookmarkStart w:id="211" w:name="_Toc242267704"/>
      <w:bookmarkStart w:id="212" w:name="Xb1537d193c2320d7b217590801ec3517ed3ef16"/>
      <w:bookmarkEnd w:id="191"/>
      <w:bookmarkEnd w:id="193"/>
      <w:bookmarkEnd w:id="210"/>
      <w:r>
        <w:lastRenderedPageBreak/>
        <w:t>5. Analyses Supporting Secondary Objective(s)</w:t>
      </w:r>
      <w:bookmarkEnd w:id="211"/>
    </w:p>
    <w:p w14:paraId="64E3E7DE" w14:textId="77777777" w:rsidR="007D09B7" w:rsidRDefault="00CD1B35">
      <w:pPr>
        <w:pStyle w:val="Overskrift2"/>
        <w:rPr>
          <w:rFonts w:hint="eastAsia"/>
        </w:rPr>
      </w:pPr>
      <w:bookmarkStart w:id="213" w:name="_Toc242267705"/>
      <w:bookmarkStart w:id="214" w:name="X623cd9cf5ec5c96aa1530fa85c35df4cd55183f"/>
      <w:r>
        <w:t>5.1 Analyses Supporting Secondary Objectives:</w:t>
      </w:r>
      <w:bookmarkEnd w:id="213"/>
    </w:p>
    <w:p w14:paraId="1643133B" w14:textId="77777777" w:rsidR="007D09B7" w:rsidRDefault="00CD1B35">
      <w:pPr>
        <w:pStyle w:val="Overskrift3"/>
        <w:rPr>
          <w:rFonts w:hint="eastAsia"/>
        </w:rPr>
      </w:pPr>
      <w:bookmarkStart w:id="215" w:name="_Toc242267706"/>
      <w:bookmarkStart w:id="216" w:name="sec-secondary-endpoints"/>
      <w:r>
        <w:t>5.1.1 Secondary Endpoints</w:t>
      </w:r>
      <w:bookmarkEnd w:id="215"/>
    </w:p>
    <w:p w14:paraId="26458146" w14:textId="77777777" w:rsidR="007D09B7" w:rsidRDefault="00CD1B35">
      <w:r>
        <w:t>C*: Continuous, possibly skewed; D: Dichotomous; Cat: Categorical; Ord: Ordinal; TTE: Time to event</w:t>
      </w:r>
    </w:p>
    <w:p w14:paraId="537D0ECE" w14:textId="77777777" w:rsidR="007D09B7" w:rsidRDefault="00CD1B35">
      <w:pPr>
        <w:pStyle w:val="Overskrift4"/>
        <w:rPr>
          <w:rFonts w:hint="eastAsia"/>
        </w:rPr>
      </w:pPr>
      <w:bookmarkStart w:id="217" w:name="sec-definition-of-efficacy-endpoints-for"/>
      <w:r>
        <w:t>5.1.1.1 Definition of Efficacy Endpoints for investigating the effect of LCG in women with a planned vaginal delivery</w:t>
      </w:r>
    </w:p>
    <w:tbl>
      <w:tblPr>
        <w:tblW w:w="49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50"/>
        <w:gridCol w:w="3366"/>
        <w:gridCol w:w="1683"/>
        <w:gridCol w:w="1964"/>
      </w:tblGrid>
      <w:tr w:rsidR="007D09B7" w:rsidRPr="00855706" w14:paraId="2D19C18E" w14:textId="77777777" w:rsidTr="000C3DB1">
        <w:trPr>
          <w:tblHeader/>
        </w:trPr>
        <w:tc>
          <w:tcPr>
            <w:tcW w:w="2150" w:type="dxa"/>
          </w:tcPr>
          <w:p w14:paraId="7FADCD66" w14:textId="77777777" w:rsidR="007D09B7" w:rsidRPr="00855706" w:rsidRDefault="00CD1B35">
            <w:pPr>
              <w:rPr>
                <w:b/>
                <w:bCs/>
              </w:rPr>
            </w:pPr>
            <w:r w:rsidRPr="00855706">
              <w:rPr>
                <w:b/>
                <w:bCs/>
              </w:rPr>
              <w:t>Endpoint</w:t>
            </w:r>
          </w:p>
        </w:tc>
        <w:tc>
          <w:tcPr>
            <w:tcW w:w="3366" w:type="dxa"/>
          </w:tcPr>
          <w:p w14:paraId="49ADB6B8" w14:textId="77777777" w:rsidR="007D09B7" w:rsidRPr="00855706" w:rsidRDefault="00CD1B35">
            <w:pPr>
              <w:rPr>
                <w:b/>
                <w:bCs/>
              </w:rPr>
            </w:pPr>
            <w:r w:rsidRPr="00855706">
              <w:rPr>
                <w:b/>
                <w:bCs/>
              </w:rPr>
              <w:t>Measure details</w:t>
            </w:r>
          </w:p>
        </w:tc>
        <w:tc>
          <w:tcPr>
            <w:tcW w:w="1683" w:type="dxa"/>
          </w:tcPr>
          <w:p w14:paraId="284783A4" w14:textId="77777777" w:rsidR="007D09B7" w:rsidRPr="00855706" w:rsidRDefault="00CD1B35">
            <w:pPr>
              <w:rPr>
                <w:b/>
                <w:bCs/>
              </w:rPr>
            </w:pPr>
            <w:r w:rsidRPr="00855706">
              <w:rPr>
                <w:b/>
                <w:bCs/>
              </w:rPr>
              <w:t>Endpoint category</w:t>
            </w:r>
          </w:p>
        </w:tc>
        <w:tc>
          <w:tcPr>
            <w:tcW w:w="1964" w:type="dxa"/>
          </w:tcPr>
          <w:p w14:paraId="5A91F967" w14:textId="77777777" w:rsidR="007D09B7" w:rsidRPr="00855706" w:rsidRDefault="00CD1B35">
            <w:pPr>
              <w:rPr>
                <w:b/>
                <w:bCs/>
              </w:rPr>
            </w:pPr>
            <w:r w:rsidRPr="00855706">
              <w:rPr>
                <w:b/>
                <w:bCs/>
              </w:rPr>
              <w:t>Handling of missing or spurious data</w:t>
            </w:r>
          </w:p>
        </w:tc>
      </w:tr>
      <w:tr w:rsidR="007D09B7" w14:paraId="0A590FFE" w14:textId="77777777" w:rsidTr="000C3DB1">
        <w:tc>
          <w:tcPr>
            <w:tcW w:w="2150" w:type="dxa"/>
          </w:tcPr>
          <w:p w14:paraId="502335F5" w14:textId="77777777" w:rsidR="007D09B7" w:rsidRDefault="00CD1B35">
            <w:r>
              <w:t>Spontaneous vaginal delivery</w:t>
            </w:r>
          </w:p>
        </w:tc>
        <w:tc>
          <w:tcPr>
            <w:tcW w:w="3366" w:type="dxa"/>
          </w:tcPr>
          <w:p w14:paraId="71D9DBE1" w14:textId="77777777" w:rsidR="007D09B7" w:rsidRDefault="00CD1B35">
            <w:r>
              <w:t>Vaginal delivery without forceps or vacuum, any presentation (including vaginal breech), as recorded in the hospital’s medical records. Multiple births: spontaneous only if every baby is born spontaneously</w:t>
            </w:r>
          </w:p>
        </w:tc>
        <w:tc>
          <w:tcPr>
            <w:tcW w:w="1683" w:type="dxa"/>
          </w:tcPr>
          <w:p w14:paraId="4DD54BCF" w14:textId="77777777" w:rsidR="007D09B7" w:rsidRDefault="00CD1B35">
            <w:r>
              <w:t>D</w:t>
            </w:r>
          </w:p>
        </w:tc>
        <w:tc>
          <w:tcPr>
            <w:tcW w:w="1964" w:type="dxa"/>
          </w:tcPr>
          <w:p w14:paraId="0ACA34D2" w14:textId="77777777" w:rsidR="007D09B7" w:rsidRDefault="00CD1B35">
            <w:r>
              <w:t>No missing data observed in blind review</w:t>
            </w:r>
          </w:p>
        </w:tc>
      </w:tr>
      <w:tr w:rsidR="007D09B7" w14:paraId="2DCE462E" w14:textId="77777777" w:rsidTr="000C3DB1">
        <w:tc>
          <w:tcPr>
            <w:tcW w:w="2150" w:type="dxa"/>
          </w:tcPr>
          <w:p w14:paraId="15C7437D" w14:textId="77777777" w:rsidR="007D09B7" w:rsidRDefault="00CD1B35">
            <w:r>
              <w:t>Instrumental vaginal delivery (forceps or vacuum)</w:t>
            </w:r>
          </w:p>
        </w:tc>
        <w:tc>
          <w:tcPr>
            <w:tcW w:w="3366" w:type="dxa"/>
          </w:tcPr>
          <w:p w14:paraId="1874DF70" w14:textId="77777777" w:rsidR="007D09B7" w:rsidRDefault="00CD1B35">
            <w:r>
              <w:t>Vaginal delivery with forceps or vacuum (combined), as recorded in the hospital’s medical records. A failed instrumental attempt followed by caesarean section counts as caesarean section. Multiple births: most operative mode across the babies</w:t>
            </w:r>
          </w:p>
        </w:tc>
        <w:tc>
          <w:tcPr>
            <w:tcW w:w="1683" w:type="dxa"/>
          </w:tcPr>
          <w:p w14:paraId="56AC9B09" w14:textId="77777777" w:rsidR="007D09B7" w:rsidRDefault="00CD1B35">
            <w:r>
              <w:t>D</w:t>
            </w:r>
          </w:p>
        </w:tc>
        <w:tc>
          <w:tcPr>
            <w:tcW w:w="1964" w:type="dxa"/>
          </w:tcPr>
          <w:p w14:paraId="36C48FD2" w14:textId="77777777" w:rsidR="007D09B7" w:rsidRDefault="00CD1B35">
            <w:r>
              <w:t>No missing data observed in blind review</w:t>
            </w:r>
          </w:p>
        </w:tc>
      </w:tr>
      <w:tr w:rsidR="007D09B7" w14:paraId="131BD940" w14:textId="77777777" w:rsidTr="000C3DB1">
        <w:tc>
          <w:tcPr>
            <w:tcW w:w="2150" w:type="dxa"/>
          </w:tcPr>
          <w:p w14:paraId="5D6712D9" w14:textId="77777777" w:rsidR="007D09B7" w:rsidRDefault="00CD1B35">
            <w:r>
              <w:t>Occurrence of amniotomy during labour</w:t>
            </w:r>
          </w:p>
        </w:tc>
        <w:tc>
          <w:tcPr>
            <w:tcW w:w="3366" w:type="dxa"/>
          </w:tcPr>
          <w:p w14:paraId="564AFB41" w14:textId="0C8AA231" w:rsidR="007D09B7" w:rsidRDefault="00CD1B35">
            <w:r>
              <w:t xml:space="preserve">Amniotomy </w:t>
            </w:r>
            <w:del w:id="218" w:author="Therese Buerengen" w:date="2026-10-10T15:01:00Z" w16du:dateUtc="2026-10-10T13:01:00Z">
              <w:r w:rsidDel="00595B64">
                <w:delText>performed at 4 cm cervical dilatation or more</w:delText>
              </w:r>
            </w:del>
            <w:ins w:id="219" w:author="Therese Buerengen" w:date="2026-10-10T15:01:00Z" w16du:dateUtc="2026-10-10T13:01:00Z">
              <w:r w:rsidR="00595B64">
                <w:t>during labour</w:t>
              </w:r>
            </w:ins>
            <w:r>
              <w:t xml:space="preserve">, as recorded in the hospital’s medical records. </w:t>
            </w:r>
            <w:del w:id="220" w:author="Therese Buerengen" w:date="2026-10-10T15:02:00Z" w16du:dateUtc="2026-10-10T13:02:00Z">
              <w:r w:rsidDel="00595B64">
                <w:delText>Women with an amniotomy before 4 cm are excluded from the analysis of this endpoint. The recorded amniotomy may include amniotomy as a method of induction of labour, which is usually performed before 4 cm</w:delText>
              </w:r>
            </w:del>
          </w:p>
        </w:tc>
        <w:tc>
          <w:tcPr>
            <w:tcW w:w="1683" w:type="dxa"/>
          </w:tcPr>
          <w:p w14:paraId="1595C016" w14:textId="77777777" w:rsidR="007D09B7" w:rsidRDefault="00CD1B35">
            <w:r>
              <w:t>D</w:t>
            </w:r>
          </w:p>
        </w:tc>
        <w:tc>
          <w:tcPr>
            <w:tcW w:w="1964" w:type="dxa"/>
          </w:tcPr>
          <w:p w14:paraId="2CF6CCCF" w14:textId="77777777" w:rsidR="007D09B7" w:rsidRDefault="00CD1B35">
            <w:r>
              <w:t>Blind review: 164 amniotomies with no dilation recorded, counted as events; 1 woman with missing amniotomy status imputed as no</w:t>
            </w:r>
          </w:p>
        </w:tc>
      </w:tr>
      <w:tr w:rsidR="007D09B7" w14:paraId="3942D675" w14:textId="77777777" w:rsidTr="000C3DB1">
        <w:tc>
          <w:tcPr>
            <w:tcW w:w="2150" w:type="dxa"/>
          </w:tcPr>
          <w:p w14:paraId="2E6A1AA2" w14:textId="77777777" w:rsidR="007D09B7" w:rsidRDefault="00CD1B35">
            <w:r>
              <w:lastRenderedPageBreak/>
              <w:t>Use of oxytocin during labour</w:t>
            </w:r>
          </w:p>
        </w:tc>
        <w:tc>
          <w:tcPr>
            <w:tcW w:w="3366" w:type="dxa"/>
          </w:tcPr>
          <w:p w14:paraId="378C7D0A" w14:textId="1D64B236" w:rsidR="007D09B7" w:rsidRDefault="00CD1B35">
            <w:r>
              <w:t xml:space="preserve">Oxytocin infusion </w:t>
            </w:r>
            <w:ins w:id="221" w:author="Therese Buerengen" w:date="2026-10-10T15:00:00Z" w16du:dateUtc="2026-10-10T13:00:00Z">
              <w:r w:rsidR="00595B64">
                <w:t>during labour</w:t>
              </w:r>
            </w:ins>
            <w:del w:id="222" w:author="Therese Buerengen" w:date="2026-10-10T15:00:00Z" w16du:dateUtc="2026-10-10T13:00:00Z">
              <w:r w:rsidDel="00595B64">
                <w:delText xml:space="preserve">started at 4 cm cervical dilatation or more </w:delText>
              </w:r>
            </w:del>
            <w:r>
              <w:t xml:space="preserve">(including the second stage), as recorded in the hospital’s medical records. </w:t>
            </w:r>
            <w:del w:id="223" w:author="Therese Buerengen" w:date="2026-10-10T15:01:00Z" w16du:dateUtc="2026-10-10T13:01:00Z">
              <w:r w:rsidDel="00595B64">
                <w:delText>Women with an infusion started before 4 cm are excluded from the analysis of this endpoint. The recorded infusion may include oxytocin as a method of induction of labour, which is usually started before 4 cm</w:delText>
              </w:r>
            </w:del>
          </w:p>
        </w:tc>
        <w:tc>
          <w:tcPr>
            <w:tcW w:w="1683" w:type="dxa"/>
          </w:tcPr>
          <w:p w14:paraId="23A5A75A" w14:textId="77777777" w:rsidR="007D09B7" w:rsidRDefault="00CD1B35">
            <w:r>
              <w:t>D</w:t>
            </w:r>
          </w:p>
        </w:tc>
        <w:tc>
          <w:tcPr>
            <w:tcW w:w="1964" w:type="dxa"/>
          </w:tcPr>
          <w:p w14:paraId="2511DC72" w14:textId="77777777" w:rsidR="007D09B7" w:rsidRDefault="00CD1B35">
            <w:r>
              <w:t>Blind review: 106 infusions with no start dilation recorded, counted as events; 1 woman with missing oxytocin status imputed as no</w:t>
            </w:r>
          </w:p>
        </w:tc>
      </w:tr>
      <w:tr w:rsidR="007D09B7" w14:paraId="66E1F22B" w14:textId="77777777" w:rsidTr="000C3DB1">
        <w:tc>
          <w:tcPr>
            <w:tcW w:w="2150" w:type="dxa"/>
          </w:tcPr>
          <w:p w14:paraId="542A2690" w14:textId="77777777" w:rsidR="007D09B7" w:rsidRDefault="00CD1B35">
            <w:r>
              <w:t>Use of epidural analgesia during labour</w:t>
            </w:r>
          </w:p>
        </w:tc>
        <w:tc>
          <w:tcPr>
            <w:tcW w:w="3366" w:type="dxa"/>
          </w:tcPr>
          <w:p w14:paraId="701636E7" w14:textId="766EF95E" w:rsidR="007D09B7" w:rsidRDefault="00CD1B35">
            <w:r>
              <w:t xml:space="preserve">Epidural analgesia </w:t>
            </w:r>
            <w:del w:id="224" w:author="Therese Buerengen" w:date="2026-10-10T15:01:00Z" w16du:dateUtc="2026-10-10T13:01:00Z">
              <w:r w:rsidDel="00595B64">
                <w:delText>started at 4 cm cervical dilatation or more</w:delText>
              </w:r>
            </w:del>
            <w:ins w:id="225" w:author="Therese Buerengen" w:date="2026-10-10T15:01:00Z" w16du:dateUtc="2026-10-10T13:01:00Z">
              <w:r w:rsidR="00595B64">
                <w:t>during labour</w:t>
              </w:r>
            </w:ins>
            <w:r>
              <w:t xml:space="preserve">, as recorded in the hospital’s medical records. </w:t>
            </w:r>
            <w:del w:id="226" w:author="Therese Buerengen" w:date="2026-10-10T15:01:00Z" w16du:dateUtc="2026-10-10T13:01:00Z">
              <w:r w:rsidDel="00595B64">
                <w:delText>Women with an epidural started before 4 cm are excluded from the analysis of this endpoint</w:delText>
              </w:r>
            </w:del>
          </w:p>
        </w:tc>
        <w:tc>
          <w:tcPr>
            <w:tcW w:w="1683" w:type="dxa"/>
          </w:tcPr>
          <w:p w14:paraId="1F453EE5" w14:textId="77777777" w:rsidR="007D09B7" w:rsidRDefault="00CD1B35">
            <w:r>
              <w:t>D</w:t>
            </w:r>
          </w:p>
        </w:tc>
        <w:tc>
          <w:tcPr>
            <w:tcW w:w="1964" w:type="dxa"/>
          </w:tcPr>
          <w:p w14:paraId="3E8A9E26" w14:textId="77777777" w:rsidR="007D09B7" w:rsidRDefault="00CD1B35">
            <w:r>
              <w:t>Blind review: 462 epidurals with no start dilation recorded, counted as events; 16 women with missing epidural status imputed as no</w:t>
            </w:r>
          </w:p>
        </w:tc>
      </w:tr>
      <w:tr w:rsidR="007D09B7" w14:paraId="27F28AFA" w14:textId="77777777" w:rsidTr="000C3DB1">
        <w:tc>
          <w:tcPr>
            <w:tcW w:w="2150" w:type="dxa"/>
          </w:tcPr>
          <w:p w14:paraId="640C83AB" w14:textId="741EF116" w:rsidR="007D09B7" w:rsidRPr="007E3F77" w:rsidDel="002A302D" w:rsidRDefault="00CD1B35">
            <w:pPr>
              <w:rPr>
                <w:del w:id="227" w:author="Therese Buerengen" w:date="2026-10-09T08:43:00Z" w16du:dateUtc="2026-10-09T06:43:00Z"/>
                <w:rPrChange w:id="228" w:author="Therese Buerengen" w:date="2026-10-09T09:32:00Z" w16du:dateUtc="2026-10-09T07:32:00Z">
                  <w:rPr>
                    <w:del w:id="229" w:author="Therese Buerengen" w:date="2026-10-09T08:43:00Z" w16du:dateUtc="2026-10-09T06:43:00Z"/>
                    <w:highlight w:val="yellow"/>
                  </w:rPr>
                </w:rPrChange>
              </w:rPr>
            </w:pPr>
            <w:del w:id="230" w:author="Therese Buerengen" w:date="2026-10-09T08:43:00Z" w16du:dateUtc="2026-10-09T06:43:00Z">
              <w:r w:rsidRPr="007E3F77" w:rsidDel="002A302D">
                <w:rPr>
                  <w:rPrChange w:id="231" w:author="Therese Buerengen" w:date="2026-10-09T09:32:00Z" w16du:dateUtc="2026-10-09T07:32:00Z">
                    <w:rPr>
                      <w:highlight w:val="yellow"/>
                    </w:rPr>
                  </w:rPrChange>
                </w:rPr>
                <w:delText>Use of medical pain relief during labour</w:delText>
              </w:r>
            </w:del>
          </w:p>
          <w:p w14:paraId="2F72F360" w14:textId="77777777" w:rsidR="00BB091C" w:rsidRPr="007E3F77" w:rsidRDefault="00BB091C">
            <w:pPr>
              <w:rPr>
                <w:rPrChange w:id="232" w:author="Therese Buerengen" w:date="2026-10-09T09:32:00Z" w16du:dateUtc="2026-10-09T07:32:00Z">
                  <w:rPr>
                    <w:highlight w:val="yellow"/>
                  </w:rPr>
                </w:rPrChange>
              </w:rPr>
            </w:pPr>
          </w:p>
          <w:p w14:paraId="051437B6" w14:textId="0F457ABF" w:rsidR="007E3F77" w:rsidRPr="007E3F77" w:rsidRDefault="007E3F77">
            <w:pPr>
              <w:rPr>
                <w:color w:val="FF0000"/>
                <w:rPrChange w:id="233" w:author="Therese Buerengen" w:date="2026-10-09T09:32:00Z" w16du:dateUtc="2026-10-09T07:32:00Z">
                  <w:rPr>
                    <w:color w:val="FF0000"/>
                    <w:highlight w:val="yellow"/>
                  </w:rPr>
                </w:rPrChange>
              </w:rPr>
            </w:pPr>
            <w:r w:rsidRPr="007E3F77">
              <w:rPr>
                <w:highlight w:val="yellow"/>
                <w:rPrChange w:id="234" w:author="Therese Buerengen" w:date="2026-10-09T09:33:00Z" w16du:dateUtc="2026-10-09T07:33:00Z">
                  <w:rPr>
                    <w:color w:val="FF0000"/>
                  </w:rPr>
                </w:rPrChange>
              </w:rPr>
              <w:t>Flyttet til tabell 12.1</w:t>
            </w:r>
          </w:p>
        </w:tc>
        <w:tc>
          <w:tcPr>
            <w:tcW w:w="3366" w:type="dxa"/>
          </w:tcPr>
          <w:p w14:paraId="73A9FDA8" w14:textId="20C35302" w:rsidR="007D09B7" w:rsidRPr="007E3F77" w:rsidRDefault="00CD1B35">
            <w:pPr>
              <w:rPr>
                <w:rPrChange w:id="235" w:author="Therese Buerengen" w:date="2026-10-09T09:32:00Z" w16du:dateUtc="2026-10-09T07:32:00Z">
                  <w:rPr>
                    <w:highlight w:val="yellow"/>
                  </w:rPr>
                </w:rPrChange>
              </w:rPr>
            </w:pPr>
            <w:del w:id="236" w:author="Therese Buerengen" w:date="2026-10-09T08:43:00Z" w16du:dateUtc="2026-10-09T06:43:00Z">
              <w:r w:rsidRPr="007E3F77" w:rsidDel="002A302D">
                <w:rPr>
                  <w:rPrChange w:id="237" w:author="Therese Buerengen" w:date="2026-10-09T09:32:00Z" w16du:dateUtc="2026-10-09T07:32:00Z">
                    <w:rPr>
                      <w:highlight w:val="yellow"/>
                    </w:rPr>
                  </w:rPrChange>
                </w:rPr>
                <w:delText>Any use of medical pain relief during labour, whatever the timing, as recorded in the hospital’s medical records: epidural analgesia, spinal analgesia, pudendal block, nitrous oxide or other. Timing is not recorded for methods other than epidural, so no 4 cm window is applied. Spinal analgesia and pudendal block were to be recorded only when given for pain relief in labour, but may in some cases include anaesthesia for caesarean section, instrumental delivery</w:delText>
              </w:r>
            </w:del>
            <w:ins w:id="238" w:author="Maria Cecilie Stivang" w:date="2026-10-08T14:24:00Z" w16du:dateUtc="2026-10-08T12:24:00Z">
              <w:del w:id="239" w:author="Therese Buerengen" w:date="2026-10-09T08:43:00Z" w16du:dateUtc="2026-10-09T06:43:00Z">
                <w:r w:rsidR="00281A01" w:rsidRPr="007E3F77" w:rsidDel="002A302D">
                  <w:rPr>
                    <w:rPrChange w:id="240" w:author="Therese Buerengen" w:date="2026-10-09T09:32:00Z" w16du:dateUtc="2026-10-09T07:32:00Z">
                      <w:rPr>
                        <w:highlight w:val="yellow"/>
                      </w:rPr>
                    </w:rPrChange>
                  </w:rPr>
                  <w:delText>,</w:delText>
                </w:r>
              </w:del>
            </w:ins>
            <w:del w:id="241" w:author="Therese Buerengen" w:date="2026-10-09T08:43:00Z" w16du:dateUtc="2026-10-09T06:43:00Z">
              <w:r w:rsidRPr="007E3F77" w:rsidDel="002A302D">
                <w:rPr>
                  <w:rPrChange w:id="242" w:author="Therese Buerengen" w:date="2026-10-09T09:32:00Z" w16du:dateUtc="2026-10-09T07:32:00Z">
                    <w:rPr>
                      <w:highlight w:val="yellow"/>
                    </w:rPr>
                  </w:rPrChange>
                </w:rPr>
                <w:delText xml:space="preserve"> </w:delText>
              </w:r>
              <w:r w:rsidRPr="007E3F77" w:rsidDel="002A302D">
                <w:delText>or episiotomy</w:delText>
              </w:r>
            </w:del>
            <w:ins w:id="243" w:author="Maria Cecilie Stivang" w:date="2026-10-08T14:24:00Z" w16du:dateUtc="2026-10-08T12:24:00Z">
              <w:del w:id="244" w:author="Therese Buerengen" w:date="2026-10-09T08:43:00Z" w16du:dateUtc="2026-10-09T06:43:00Z">
                <w:r w:rsidR="00281A01" w:rsidRPr="007E3F77" w:rsidDel="002A302D">
                  <w:delText xml:space="preserve"> or suturing after birth</w:delText>
                </w:r>
              </w:del>
            </w:ins>
          </w:p>
        </w:tc>
        <w:tc>
          <w:tcPr>
            <w:tcW w:w="1683" w:type="dxa"/>
          </w:tcPr>
          <w:p w14:paraId="5B750D3E" w14:textId="77777777" w:rsidR="007D09B7" w:rsidRPr="007E3F77" w:rsidRDefault="00CD1B35">
            <w:pPr>
              <w:rPr>
                <w:rPrChange w:id="245" w:author="Therese Buerengen" w:date="2026-10-09T09:32:00Z" w16du:dateUtc="2026-10-09T07:32:00Z">
                  <w:rPr>
                    <w:highlight w:val="yellow"/>
                  </w:rPr>
                </w:rPrChange>
              </w:rPr>
            </w:pPr>
            <w:del w:id="246" w:author="Therese Buerengen" w:date="2026-10-09T08:43:00Z" w16du:dateUtc="2026-10-09T06:43:00Z">
              <w:r w:rsidRPr="007E3F77" w:rsidDel="002A302D">
                <w:rPr>
                  <w:rPrChange w:id="247" w:author="Therese Buerengen" w:date="2026-10-09T09:32:00Z" w16du:dateUtc="2026-10-09T07:32:00Z">
                    <w:rPr>
                      <w:highlight w:val="yellow"/>
                    </w:rPr>
                  </w:rPrChange>
                </w:rPr>
                <w:delText>D</w:delText>
              </w:r>
            </w:del>
          </w:p>
        </w:tc>
        <w:tc>
          <w:tcPr>
            <w:tcW w:w="1964" w:type="dxa"/>
          </w:tcPr>
          <w:p w14:paraId="3489DD10" w14:textId="5E9FE94A" w:rsidR="007D09B7" w:rsidRPr="007E3F77" w:rsidRDefault="00CD1B35">
            <w:pPr>
              <w:rPr>
                <w:rPrChange w:id="248" w:author="Therese Buerengen" w:date="2026-10-09T09:32:00Z" w16du:dateUtc="2026-10-09T07:32:00Z">
                  <w:rPr>
                    <w:highlight w:val="yellow"/>
                  </w:rPr>
                </w:rPrChange>
              </w:rPr>
            </w:pPr>
            <w:del w:id="249" w:author="Therese Buerengen" w:date="2026-10-09T08:43:00Z" w16du:dateUtc="2026-10-09T06:43:00Z">
              <w:r w:rsidRPr="007E3F77" w:rsidDel="002A302D">
                <w:rPr>
                  <w:rPrChange w:id="250" w:author="Therese Buerengen" w:date="2026-10-09T09:32:00Z" w16du:dateUtc="2026-10-09T07:32:00Z">
                    <w:rPr>
                      <w:highlight w:val="yellow"/>
                    </w:rPr>
                  </w:rPrChange>
                </w:rPr>
                <w:delText>Blind review: 16 women with missing status imputed as no</w:delText>
              </w:r>
            </w:del>
          </w:p>
        </w:tc>
      </w:tr>
      <w:tr w:rsidR="007D09B7" w14:paraId="022335B7" w14:textId="77777777" w:rsidTr="000C3DB1">
        <w:tc>
          <w:tcPr>
            <w:tcW w:w="2150" w:type="dxa"/>
          </w:tcPr>
          <w:p w14:paraId="1AEF6131" w14:textId="77777777" w:rsidR="007D09B7" w:rsidRPr="007E3F77" w:rsidRDefault="00CD1B35">
            <w:pPr>
              <w:rPr>
                <w:lang w:val="nb-NO"/>
              </w:rPr>
            </w:pPr>
            <w:r w:rsidRPr="007E3F77">
              <w:rPr>
                <w:lang w:val="nb-NO"/>
                <w:rPrChange w:id="251" w:author="Therese Buerengen" w:date="2026-10-09T09:34:00Z" w16du:dateUtc="2026-10-09T07:34:00Z">
                  <w:rPr>
                    <w:highlight w:val="yellow"/>
                    <w:lang w:val="nb-NO"/>
                  </w:rPr>
                </w:rPrChange>
              </w:rPr>
              <w:lastRenderedPageBreak/>
              <w:t>Intermittent fetal monitoring</w:t>
            </w:r>
          </w:p>
          <w:p w14:paraId="7ABD4AFB" w14:textId="77777777" w:rsidR="005633FD" w:rsidRPr="007E3F77" w:rsidRDefault="005633FD">
            <w:pPr>
              <w:rPr>
                <w:lang w:val="nb-NO"/>
              </w:rPr>
            </w:pPr>
          </w:p>
          <w:p w14:paraId="1ECA5C55" w14:textId="2B5889DF" w:rsidR="005633FD" w:rsidRPr="007E3F77" w:rsidRDefault="005633FD">
            <w:pPr>
              <w:rPr>
                <w:color w:val="FF0000"/>
                <w:lang w:val="nb-NO"/>
              </w:rPr>
            </w:pPr>
          </w:p>
        </w:tc>
        <w:tc>
          <w:tcPr>
            <w:tcW w:w="3366" w:type="dxa"/>
          </w:tcPr>
          <w:p w14:paraId="5444F59B" w14:textId="77777777" w:rsidR="007D09B7" w:rsidRPr="007E3F77" w:rsidRDefault="00CD1B35">
            <w:r w:rsidRPr="007E3F77">
              <w:rPr>
                <w:rPrChange w:id="252" w:author="Therese Buerengen" w:date="2026-10-09T09:34:00Z" w16du:dateUtc="2026-10-09T07:34:00Z">
                  <w:rPr>
                    <w:highlight w:val="yellow"/>
                  </w:rPr>
                </w:rPrChange>
              </w:rPr>
              <w:t>Exclusive intermittent fetal monitoring in labour: intermittent monitoring recorded and neither continuous external CTG nor STAN/continuous internal CTG. Women converted to continuous monitoring are not events. Timing is not recorded, so no 4 cm window is applied. Continuous external CTG is assumed to include the admission CTG, so exclusive intermittent monitoring may be understated</w:t>
            </w:r>
          </w:p>
        </w:tc>
        <w:tc>
          <w:tcPr>
            <w:tcW w:w="1683" w:type="dxa"/>
          </w:tcPr>
          <w:p w14:paraId="748F1525" w14:textId="77777777" w:rsidR="007D09B7" w:rsidRPr="007E3F77" w:rsidRDefault="00CD1B35">
            <w:pPr>
              <w:rPr>
                <w:rPrChange w:id="253" w:author="Therese Buerengen" w:date="2026-10-09T09:34:00Z" w16du:dateUtc="2026-10-09T07:34:00Z">
                  <w:rPr>
                    <w:highlight w:val="yellow"/>
                  </w:rPr>
                </w:rPrChange>
              </w:rPr>
            </w:pPr>
            <w:r w:rsidRPr="007E3F77">
              <w:rPr>
                <w:rPrChange w:id="254" w:author="Therese Buerengen" w:date="2026-10-09T09:34:00Z" w16du:dateUtc="2026-10-09T07:34:00Z">
                  <w:rPr>
                    <w:highlight w:val="yellow"/>
                  </w:rPr>
                </w:rPrChange>
              </w:rPr>
              <w:t>D</w:t>
            </w:r>
          </w:p>
        </w:tc>
        <w:tc>
          <w:tcPr>
            <w:tcW w:w="1964" w:type="dxa"/>
          </w:tcPr>
          <w:p w14:paraId="302B247A" w14:textId="77777777" w:rsidR="007D09B7" w:rsidRPr="007E3F77" w:rsidRDefault="00CD1B35">
            <w:pPr>
              <w:rPr>
                <w:rPrChange w:id="255" w:author="Therese Buerengen" w:date="2026-10-09T09:34:00Z" w16du:dateUtc="2026-10-09T07:34:00Z">
                  <w:rPr>
                    <w:highlight w:val="yellow"/>
                  </w:rPr>
                </w:rPrChange>
              </w:rPr>
            </w:pPr>
            <w:r w:rsidRPr="007E3F77">
              <w:rPr>
                <w:rPrChange w:id="256" w:author="Therese Buerengen" w:date="2026-10-09T09:34:00Z" w16du:dateUtc="2026-10-09T07:34:00Z">
                  <w:rPr>
                    <w:highlight w:val="yellow"/>
                  </w:rPr>
                </w:rPrChange>
              </w:rPr>
              <w:t>Blind review: 107 ‘none’ and 2 with nothing ticked, counted as no event; a ticked intermittent box overrides ‘none’</w:t>
            </w:r>
          </w:p>
        </w:tc>
      </w:tr>
      <w:tr w:rsidR="007D09B7" w14:paraId="78A49FF4" w14:textId="77777777" w:rsidTr="000C3DB1">
        <w:tc>
          <w:tcPr>
            <w:tcW w:w="2150" w:type="dxa"/>
          </w:tcPr>
          <w:p w14:paraId="2EDA86FE" w14:textId="77777777" w:rsidR="007D09B7" w:rsidRPr="00FC4560" w:rsidRDefault="00CD1B35">
            <w:pPr>
              <w:rPr>
                <w:lang w:val="nb-NO"/>
                <w:rPrChange w:id="257" w:author="Therese Buerengen" w:date="2026-10-09T13:02:00Z" w16du:dateUtc="2026-10-09T11:02:00Z">
                  <w:rPr>
                    <w:highlight w:val="yellow"/>
                    <w:lang w:val="nb-NO"/>
                  </w:rPr>
                </w:rPrChange>
              </w:rPr>
            </w:pPr>
            <w:r w:rsidRPr="00FC4560">
              <w:rPr>
                <w:lang w:val="nb-NO"/>
                <w:rPrChange w:id="258" w:author="Therese Buerengen" w:date="2026-10-09T13:02:00Z" w16du:dateUtc="2026-10-09T11:02:00Z">
                  <w:rPr>
                    <w:highlight w:val="yellow"/>
                    <w:lang w:val="nb-NO"/>
                  </w:rPr>
                </w:rPrChange>
              </w:rPr>
              <w:t>Continuous fetal monitoring</w:t>
            </w:r>
          </w:p>
          <w:p w14:paraId="1BD05558" w14:textId="13B98069" w:rsidR="005633FD" w:rsidRPr="00871A82" w:rsidRDefault="005633FD">
            <w:pPr>
              <w:rPr>
                <w:color w:val="FF0000"/>
                <w:highlight w:val="yellow"/>
                <w:lang w:val="nb-NO"/>
              </w:rPr>
            </w:pPr>
          </w:p>
        </w:tc>
        <w:tc>
          <w:tcPr>
            <w:tcW w:w="3366" w:type="dxa"/>
          </w:tcPr>
          <w:p w14:paraId="2266DCBA" w14:textId="77777777" w:rsidR="007D09B7" w:rsidRPr="00867896" w:rsidRDefault="00CD1B35">
            <w:pPr>
              <w:rPr>
                <w:rPrChange w:id="259" w:author="Therese Buerengen" w:date="2026-10-09T09:54:00Z" w16du:dateUtc="2026-10-09T07:54:00Z">
                  <w:rPr>
                    <w:highlight w:val="yellow"/>
                  </w:rPr>
                </w:rPrChange>
              </w:rPr>
            </w:pPr>
            <w:r w:rsidRPr="00867896">
              <w:rPr>
                <w:rPrChange w:id="260" w:author="Therese Buerengen" w:date="2026-10-09T09:54:00Z" w16du:dateUtc="2026-10-09T07:54:00Z">
                  <w:rPr>
                    <w:highlight w:val="yellow"/>
                  </w:rPr>
                </w:rPrChange>
              </w:rPr>
              <w:t>Any continuous fetal monitoring in labour: continuous external CTG or STAN/continuous internal CTG recorded (with or without intermittent monitoring). Continuous external CTG is assumed to include the admission CTG. Timing is not recorded, so no 4 cm window is applied</w:t>
            </w:r>
          </w:p>
        </w:tc>
        <w:tc>
          <w:tcPr>
            <w:tcW w:w="1683" w:type="dxa"/>
          </w:tcPr>
          <w:p w14:paraId="5F2E8830" w14:textId="77777777" w:rsidR="007D09B7" w:rsidRPr="00867896" w:rsidRDefault="00CD1B35">
            <w:pPr>
              <w:rPr>
                <w:rPrChange w:id="261" w:author="Therese Buerengen" w:date="2026-10-09T09:54:00Z" w16du:dateUtc="2026-10-09T07:54:00Z">
                  <w:rPr>
                    <w:highlight w:val="yellow"/>
                  </w:rPr>
                </w:rPrChange>
              </w:rPr>
            </w:pPr>
            <w:r w:rsidRPr="00867896">
              <w:rPr>
                <w:rPrChange w:id="262" w:author="Therese Buerengen" w:date="2026-10-09T09:54:00Z" w16du:dateUtc="2026-10-09T07:54:00Z">
                  <w:rPr>
                    <w:highlight w:val="yellow"/>
                  </w:rPr>
                </w:rPrChange>
              </w:rPr>
              <w:t>D</w:t>
            </w:r>
          </w:p>
        </w:tc>
        <w:tc>
          <w:tcPr>
            <w:tcW w:w="1964" w:type="dxa"/>
          </w:tcPr>
          <w:p w14:paraId="172B7142" w14:textId="77777777" w:rsidR="007D09B7" w:rsidRPr="00867896" w:rsidRDefault="00CD1B35">
            <w:pPr>
              <w:rPr>
                <w:rPrChange w:id="263" w:author="Therese Buerengen" w:date="2026-10-09T09:54:00Z" w16du:dateUtc="2026-10-09T07:54:00Z">
                  <w:rPr>
                    <w:highlight w:val="yellow"/>
                  </w:rPr>
                </w:rPrChange>
              </w:rPr>
            </w:pPr>
            <w:r w:rsidRPr="00867896">
              <w:rPr>
                <w:rPrChange w:id="264" w:author="Therese Buerengen" w:date="2026-10-09T09:54:00Z" w16du:dateUtc="2026-10-09T07:54:00Z">
                  <w:rPr>
                    <w:highlight w:val="yellow"/>
                  </w:rPr>
                </w:rPrChange>
              </w:rPr>
              <w:t>Blind review: 107 ‘none’ and 2 with nothing ticked, counted as no event</w:t>
            </w:r>
          </w:p>
        </w:tc>
      </w:tr>
      <w:tr w:rsidR="00F3219C" w:rsidDel="003809E8" w14:paraId="0D59FAEA" w14:textId="6B99A772" w:rsidTr="000C3DB1">
        <w:trPr>
          <w:del w:id="265" w:author="Therese Buerengen" w:date="2026-10-09T09:13:00Z" w16du:dateUtc="2026-10-09T07:13:00Z"/>
        </w:trPr>
        <w:tc>
          <w:tcPr>
            <w:tcW w:w="2150" w:type="dxa"/>
          </w:tcPr>
          <w:p w14:paraId="70EC4EF4" w14:textId="3014970A" w:rsidR="00F3219C" w:rsidRPr="003809E8" w:rsidDel="003809E8" w:rsidRDefault="00F3219C" w:rsidP="00F3219C">
            <w:pPr>
              <w:rPr>
                <w:del w:id="266" w:author="Therese Buerengen" w:date="2026-10-09T09:13:00Z" w16du:dateUtc="2026-10-09T07:13:00Z"/>
                <w:rPrChange w:id="267" w:author="Therese Buerengen" w:date="2026-10-09T09:10:00Z" w16du:dateUtc="2026-10-09T07:10:00Z">
                  <w:rPr>
                    <w:del w:id="268" w:author="Therese Buerengen" w:date="2026-10-09T09:13:00Z" w16du:dateUtc="2026-10-09T07:13:00Z"/>
                    <w:highlight w:val="yellow"/>
                  </w:rPr>
                </w:rPrChange>
              </w:rPr>
            </w:pPr>
          </w:p>
        </w:tc>
        <w:tc>
          <w:tcPr>
            <w:tcW w:w="3366" w:type="dxa"/>
          </w:tcPr>
          <w:p w14:paraId="349DE45F" w14:textId="20F318F0" w:rsidR="00F3219C" w:rsidRPr="003809E8" w:rsidDel="003809E8" w:rsidRDefault="00F3219C" w:rsidP="00F3219C">
            <w:pPr>
              <w:rPr>
                <w:del w:id="269" w:author="Therese Buerengen" w:date="2026-10-09T09:13:00Z" w16du:dateUtc="2026-10-09T07:13:00Z"/>
                <w:rPrChange w:id="270" w:author="Therese Buerengen" w:date="2026-10-09T09:10:00Z" w16du:dateUtc="2026-10-09T07:10:00Z">
                  <w:rPr>
                    <w:del w:id="271" w:author="Therese Buerengen" w:date="2026-10-09T09:13:00Z" w16du:dateUtc="2026-10-09T07:13:00Z"/>
                    <w:highlight w:val="yellow"/>
                  </w:rPr>
                </w:rPrChange>
              </w:rPr>
            </w:pPr>
          </w:p>
        </w:tc>
        <w:tc>
          <w:tcPr>
            <w:tcW w:w="1683" w:type="dxa"/>
          </w:tcPr>
          <w:p w14:paraId="284EE28F" w14:textId="29107728" w:rsidR="00F3219C" w:rsidRPr="003809E8" w:rsidDel="003809E8" w:rsidRDefault="00F3219C" w:rsidP="00F3219C">
            <w:pPr>
              <w:rPr>
                <w:del w:id="272" w:author="Therese Buerengen" w:date="2026-10-09T09:13:00Z" w16du:dateUtc="2026-10-09T07:13:00Z"/>
                <w:rPrChange w:id="273" w:author="Therese Buerengen" w:date="2026-10-09T09:10:00Z" w16du:dateUtc="2026-10-09T07:10:00Z">
                  <w:rPr>
                    <w:del w:id="274" w:author="Therese Buerengen" w:date="2026-10-09T09:13:00Z" w16du:dateUtc="2026-10-09T07:13:00Z"/>
                    <w:highlight w:val="yellow"/>
                  </w:rPr>
                </w:rPrChange>
              </w:rPr>
            </w:pPr>
          </w:p>
        </w:tc>
        <w:tc>
          <w:tcPr>
            <w:tcW w:w="1964" w:type="dxa"/>
          </w:tcPr>
          <w:p w14:paraId="75565DD0" w14:textId="77B8120E" w:rsidR="00F3219C" w:rsidRPr="005633FD" w:rsidDel="003809E8" w:rsidRDefault="00F3219C" w:rsidP="00F3219C">
            <w:pPr>
              <w:rPr>
                <w:del w:id="275" w:author="Therese Buerengen" w:date="2026-10-09T09:13:00Z" w16du:dateUtc="2026-10-09T07:13:00Z"/>
                <w:highlight w:val="yellow"/>
              </w:rPr>
            </w:pPr>
          </w:p>
        </w:tc>
      </w:tr>
      <w:tr w:rsidR="00F3219C" w14:paraId="40EC4E4E" w14:textId="77777777" w:rsidTr="000C3DB1">
        <w:tc>
          <w:tcPr>
            <w:tcW w:w="2150" w:type="dxa"/>
          </w:tcPr>
          <w:p w14:paraId="333C56B0" w14:textId="29B8EBB3" w:rsidR="00F3219C" w:rsidRPr="003809E8" w:rsidDel="003809E8" w:rsidRDefault="00F3219C" w:rsidP="00F3219C">
            <w:pPr>
              <w:rPr>
                <w:del w:id="276" w:author="Therese Buerengen" w:date="2026-10-09T09:09:00Z" w16du:dateUtc="2026-10-09T07:09:00Z"/>
                <w:rPrChange w:id="277" w:author="Therese Buerengen" w:date="2026-10-09T09:10:00Z" w16du:dateUtc="2026-10-09T07:10:00Z">
                  <w:rPr>
                    <w:del w:id="278" w:author="Therese Buerengen" w:date="2026-10-09T09:09:00Z" w16du:dateUtc="2026-10-09T07:09:00Z"/>
                    <w:highlight w:val="yellow"/>
                  </w:rPr>
                </w:rPrChange>
              </w:rPr>
            </w:pPr>
            <w:del w:id="279" w:author="Therese Buerengen" w:date="2026-10-09T09:09:00Z" w16du:dateUtc="2026-10-09T07:09:00Z">
              <w:r w:rsidRPr="003809E8" w:rsidDel="003809E8">
                <w:rPr>
                  <w:rPrChange w:id="280" w:author="Therese Buerengen" w:date="2026-10-09T09:10:00Z" w16du:dateUtc="2026-10-09T07:10:00Z">
                    <w:rPr>
                      <w:highlight w:val="yellow"/>
                    </w:rPr>
                  </w:rPrChange>
                </w:rPr>
                <w:delText>Occurrence of perineal support</w:delText>
              </w:r>
            </w:del>
          </w:p>
          <w:p w14:paraId="5E994F92" w14:textId="44F3EA2B" w:rsidR="00F3219C" w:rsidRPr="003809E8" w:rsidRDefault="00F3219C" w:rsidP="00F3219C">
            <w:pPr>
              <w:rPr>
                <w:rPrChange w:id="281" w:author="Therese Buerengen" w:date="2026-10-09T09:10:00Z" w16du:dateUtc="2026-10-09T07:10:00Z">
                  <w:rPr>
                    <w:highlight w:val="yellow"/>
                  </w:rPr>
                </w:rPrChange>
              </w:rPr>
            </w:pPr>
            <w:r w:rsidRPr="007E3F77">
              <w:rPr>
                <w:highlight w:val="yellow"/>
              </w:rPr>
              <w:t>Flytte</w:t>
            </w:r>
            <w:r w:rsidR="003809E8" w:rsidRPr="007E3F77">
              <w:rPr>
                <w:highlight w:val="yellow"/>
              </w:rPr>
              <w:t>t</w:t>
            </w:r>
            <w:r w:rsidRPr="007E3F77">
              <w:rPr>
                <w:highlight w:val="yellow"/>
              </w:rPr>
              <w:t xml:space="preserve"> til </w:t>
            </w:r>
            <w:r w:rsidR="007E3F77" w:rsidRPr="007E3F77">
              <w:rPr>
                <w:highlight w:val="yellow"/>
                <w:rPrChange w:id="282" w:author="Therese Buerengen" w:date="2026-10-09T09:34:00Z" w16du:dateUtc="2026-10-09T07:34:00Z">
                  <w:rPr/>
                </w:rPrChange>
              </w:rPr>
              <w:t>tabell 12.1</w:t>
            </w:r>
          </w:p>
        </w:tc>
        <w:tc>
          <w:tcPr>
            <w:tcW w:w="3366" w:type="dxa"/>
          </w:tcPr>
          <w:p w14:paraId="3A8E7E83" w14:textId="1E0F3FDE" w:rsidR="00F3219C" w:rsidRPr="003809E8" w:rsidRDefault="00F3219C" w:rsidP="00F3219C">
            <w:pPr>
              <w:rPr>
                <w:rPrChange w:id="283" w:author="Therese Buerengen" w:date="2026-10-09T09:10:00Z" w16du:dateUtc="2026-10-09T07:10:00Z">
                  <w:rPr>
                    <w:highlight w:val="yellow"/>
                  </w:rPr>
                </w:rPrChange>
              </w:rPr>
            </w:pPr>
            <w:del w:id="284" w:author="Therese Buerengen" w:date="2026-10-09T09:10:00Z" w16du:dateUtc="2026-10-09T07:10:00Z">
              <w:r w:rsidRPr="003809E8" w:rsidDel="003809E8">
                <w:rPr>
                  <w:rPrChange w:id="285" w:author="Therese Buerengen" w:date="2026-10-09T09:10:00Z" w16du:dateUtc="2026-10-09T07:10:00Z">
                    <w:rPr>
                      <w:highlight w:val="yellow"/>
                    </w:rPr>
                  </w:rPrChange>
                </w:rPr>
                <w:delText>Any perineal support technique used at the birth of the head (Ritgen or modified Ritgen manoeuvre, or supporting flat-hand grip) as recorded in the hospital’s medical records</w:delText>
              </w:r>
            </w:del>
          </w:p>
        </w:tc>
        <w:tc>
          <w:tcPr>
            <w:tcW w:w="1683" w:type="dxa"/>
          </w:tcPr>
          <w:p w14:paraId="079845B4" w14:textId="77777777" w:rsidR="00F3219C" w:rsidRPr="003809E8" w:rsidRDefault="00F3219C" w:rsidP="00F3219C">
            <w:pPr>
              <w:rPr>
                <w:rPrChange w:id="286" w:author="Therese Buerengen" w:date="2026-10-09T09:10:00Z" w16du:dateUtc="2026-10-09T07:10:00Z">
                  <w:rPr>
                    <w:highlight w:val="yellow"/>
                  </w:rPr>
                </w:rPrChange>
              </w:rPr>
            </w:pPr>
            <w:del w:id="287" w:author="Therese Buerengen" w:date="2026-10-09T09:10:00Z" w16du:dateUtc="2026-10-09T07:10:00Z">
              <w:r w:rsidRPr="003809E8" w:rsidDel="003809E8">
                <w:rPr>
                  <w:rPrChange w:id="288" w:author="Therese Buerengen" w:date="2026-10-09T09:10:00Z" w16du:dateUtc="2026-10-09T07:10:00Z">
                    <w:rPr>
                      <w:highlight w:val="yellow"/>
                    </w:rPr>
                  </w:rPrChange>
                </w:rPr>
                <w:delText>D</w:delText>
              </w:r>
            </w:del>
          </w:p>
        </w:tc>
        <w:tc>
          <w:tcPr>
            <w:tcW w:w="1964" w:type="dxa"/>
          </w:tcPr>
          <w:p w14:paraId="77B6C342" w14:textId="2A506F4F" w:rsidR="00F3219C" w:rsidRPr="003809E8" w:rsidDel="003809E8" w:rsidRDefault="00F3219C" w:rsidP="003809E8">
            <w:pPr>
              <w:pStyle w:val="Brdtekst"/>
              <w:rPr>
                <w:del w:id="289" w:author="Therese Buerengen" w:date="2026-10-09T09:10:00Z" w16du:dateUtc="2026-10-09T07:10:00Z"/>
                <w:rPrChange w:id="290" w:author="Therese Buerengen" w:date="2026-10-09T09:10:00Z" w16du:dateUtc="2026-10-09T07:10:00Z">
                  <w:rPr>
                    <w:del w:id="291" w:author="Therese Buerengen" w:date="2026-10-09T09:10:00Z" w16du:dateUtc="2026-10-09T07:10:00Z"/>
                    <w:highlight w:val="yellow"/>
                  </w:rPr>
                </w:rPrChange>
              </w:rPr>
            </w:pPr>
            <w:del w:id="292" w:author="Therese Buerengen" w:date="2026-10-09T09:10:00Z" w16du:dateUtc="2026-10-09T07:10:00Z">
              <w:r w:rsidRPr="003809E8" w:rsidDel="003809E8">
                <w:rPr>
                  <w:rPrChange w:id="293" w:author="Therese Buerengen" w:date="2026-10-09T09:10:00Z" w16du:dateUtc="2026-10-09T07:10:00Z">
                    <w:rPr>
                      <w:highlight w:val="yellow"/>
                    </w:rPr>
                  </w:rPrChange>
                </w:rPr>
                <w:delText>Blind review: 4,014 (11.9%) not recorded; multiple imputation (MAR)</w:delText>
              </w:r>
            </w:del>
          </w:p>
          <w:p w14:paraId="396DB602" w14:textId="6ACB027D" w:rsidR="00F3219C" w:rsidRPr="003809E8" w:rsidRDefault="00F3219C" w:rsidP="003809E8">
            <w:pPr>
              <w:pStyle w:val="Brdtekst"/>
              <w:rPr>
                <w:rPrChange w:id="294" w:author="Therese Buerengen" w:date="2026-10-09T09:10:00Z" w16du:dateUtc="2026-10-09T07:10:00Z">
                  <w:rPr>
                    <w:highlight w:val="yellow"/>
                  </w:rPr>
                </w:rPrChange>
              </w:rPr>
            </w:pPr>
            <w:del w:id="295" w:author="Therese Buerengen" w:date="2026-10-09T09:10:00Z" w16du:dateUtc="2026-10-09T07:10:00Z">
              <w:r w:rsidRPr="003809E8" w:rsidDel="003809E8">
                <w:rPr>
                  <w:rPrChange w:id="296" w:author="Therese Buerengen" w:date="2026-10-09T09:10:00Z" w16du:dateUtc="2026-10-09T07:10:00Z">
                    <w:rPr>
                      <w:highlight w:val="yellow"/>
                    </w:rPr>
                  </w:rPrChange>
                </w:rPr>
                <w:delText>Vaginal delivery set (VDS)</w:delText>
              </w:r>
            </w:del>
          </w:p>
        </w:tc>
      </w:tr>
      <w:tr w:rsidR="00F3219C" w14:paraId="267A1E7D" w14:textId="77777777" w:rsidTr="000C3DB1">
        <w:tc>
          <w:tcPr>
            <w:tcW w:w="2150" w:type="dxa"/>
          </w:tcPr>
          <w:p w14:paraId="4484EF89" w14:textId="77777777" w:rsidR="00F3219C" w:rsidRDefault="00F3219C" w:rsidP="00F3219C">
            <w:r>
              <w:t>Episiotomy</w:t>
            </w:r>
          </w:p>
        </w:tc>
        <w:tc>
          <w:tcPr>
            <w:tcW w:w="3366" w:type="dxa"/>
          </w:tcPr>
          <w:p w14:paraId="3AE63582" w14:textId="77777777" w:rsidR="00F3219C" w:rsidRDefault="00F3219C" w:rsidP="00F3219C">
            <w:r>
              <w:t>Use of episiotomy in labour.</w:t>
            </w:r>
          </w:p>
        </w:tc>
        <w:tc>
          <w:tcPr>
            <w:tcW w:w="1683" w:type="dxa"/>
          </w:tcPr>
          <w:p w14:paraId="2C9F94CB" w14:textId="77777777" w:rsidR="00F3219C" w:rsidRDefault="00F3219C" w:rsidP="00F3219C">
            <w:r>
              <w:t>D</w:t>
            </w:r>
          </w:p>
        </w:tc>
        <w:tc>
          <w:tcPr>
            <w:tcW w:w="1964" w:type="dxa"/>
          </w:tcPr>
          <w:p w14:paraId="011BFE0D" w14:textId="77777777" w:rsidR="00F3219C" w:rsidRDefault="00F3219C" w:rsidP="00F3219C">
            <w:pPr>
              <w:pStyle w:val="Brdtekst"/>
            </w:pPr>
            <w:r>
              <w:t xml:space="preserve">Blind review: 8 women with </w:t>
            </w:r>
            <w:r>
              <w:lastRenderedPageBreak/>
              <w:t>missing status imputed as no</w:t>
            </w:r>
          </w:p>
          <w:p w14:paraId="29EDE515" w14:textId="77777777" w:rsidR="00F3219C" w:rsidRDefault="00F3219C" w:rsidP="00F3219C">
            <w:pPr>
              <w:pStyle w:val="Brdtekst"/>
            </w:pPr>
            <w:r>
              <w:t>Vaginal delivery set (VDS)</w:t>
            </w:r>
          </w:p>
        </w:tc>
      </w:tr>
      <w:tr w:rsidR="00F3219C" w14:paraId="4AFE6522" w14:textId="77777777" w:rsidTr="000C3DB1">
        <w:tc>
          <w:tcPr>
            <w:tcW w:w="2150" w:type="dxa"/>
          </w:tcPr>
          <w:p w14:paraId="035098B8" w14:textId="78F86681" w:rsidR="00F3219C" w:rsidRPr="003809E8" w:rsidRDefault="00F3219C" w:rsidP="00F3219C">
            <w:pPr>
              <w:rPr>
                <w:lang w:val="en-US"/>
                <w:rPrChange w:id="297" w:author="Therese Buerengen" w:date="2026-10-09T09:09:00Z" w16du:dateUtc="2026-10-09T07:09:00Z">
                  <w:rPr>
                    <w:highlight w:val="yellow"/>
                    <w:lang w:val="nb-NO"/>
                  </w:rPr>
                </w:rPrChange>
              </w:rPr>
            </w:pPr>
            <w:del w:id="298" w:author="Therese Buerengen" w:date="2026-10-09T08:28:00Z" w16du:dateUtc="2026-10-09T06:28:00Z">
              <w:r w:rsidRPr="003809E8" w:rsidDel="000025DB">
                <w:rPr>
                  <w:lang w:val="en-US"/>
                  <w:rPrChange w:id="299" w:author="Therese Buerengen" w:date="2026-10-09T09:09:00Z" w16du:dateUtc="2026-10-09T07:09:00Z">
                    <w:rPr>
                      <w:highlight w:val="yellow"/>
                      <w:lang w:val="nb-NO"/>
                    </w:rPr>
                  </w:rPrChange>
                </w:rPr>
                <w:lastRenderedPageBreak/>
                <w:delText>Degree of perineal tears</w:delText>
              </w:r>
            </w:del>
            <w:ins w:id="300" w:author="Therese Buerengen" w:date="2026-10-09T08:28:00Z" w16du:dateUtc="2026-10-09T06:28:00Z">
              <w:r w:rsidR="000025DB" w:rsidRPr="003809E8">
                <w:rPr>
                  <w:lang w:val="en-US"/>
                  <w:rPrChange w:id="301" w:author="Therese Buerengen" w:date="2026-10-09T09:09:00Z" w16du:dateUtc="2026-10-09T07:09:00Z">
                    <w:rPr>
                      <w:highlight w:val="yellow"/>
                      <w:lang w:val="nb-NO"/>
                    </w:rPr>
                  </w:rPrChange>
                </w:rPr>
                <w:t>Occurence of OASIS</w:t>
              </w:r>
            </w:ins>
          </w:p>
          <w:p w14:paraId="35F067CE" w14:textId="11E2BB7E" w:rsidR="00F3219C" w:rsidRPr="003809E8" w:rsidRDefault="003809E8" w:rsidP="00F3219C">
            <w:pPr>
              <w:rPr>
                <w:lang w:val="nb-NO"/>
                <w:rPrChange w:id="302" w:author="Therese Buerengen" w:date="2026-10-09T09:09:00Z" w16du:dateUtc="2026-10-09T07:09:00Z">
                  <w:rPr>
                    <w:highlight w:val="yellow"/>
                    <w:lang w:val="nb-NO"/>
                  </w:rPr>
                </w:rPrChange>
              </w:rPr>
            </w:pPr>
            <w:r w:rsidRPr="003809E8">
              <w:rPr>
                <w:highlight w:val="yellow"/>
                <w:lang w:val="nb-NO"/>
                <w:rPrChange w:id="303" w:author="Therese Buerengen" w:date="2026-10-09T09:09:00Z" w16du:dateUtc="2026-10-09T07:09:00Z">
                  <w:rPr>
                    <w:lang w:val="nb-NO"/>
                  </w:rPr>
                </w:rPrChange>
              </w:rPr>
              <w:t>Kun OASIS (grad 3-</w:t>
            </w:r>
            <w:r w:rsidRPr="003809E8">
              <w:rPr>
                <w:highlight w:val="yellow"/>
                <w:lang w:val="nb-NO"/>
              </w:rPr>
              <w:t xml:space="preserve">4 </w:t>
            </w:r>
            <w:r>
              <w:rPr>
                <w:highlight w:val="yellow"/>
                <w:lang w:val="nb-NO"/>
              </w:rPr>
              <w:t>i</w:t>
            </w:r>
            <w:r w:rsidRPr="003809E8">
              <w:rPr>
                <w:highlight w:val="yellow"/>
                <w:lang w:val="nb-NO"/>
              </w:rPr>
              <w:t xml:space="preserve"> denne </w:t>
            </w:r>
            <w:r w:rsidRPr="003809E8">
              <w:rPr>
                <w:highlight w:val="yellow"/>
                <w:lang w:val="nb-NO"/>
                <w:rPrChange w:id="304" w:author="Therese Buerengen" w:date="2026-10-09T09:09:00Z" w16du:dateUtc="2026-10-09T07:09:00Z">
                  <w:rPr>
                    <w:lang w:val="nb-NO"/>
                  </w:rPr>
                </w:rPrChange>
              </w:rPr>
              <w:t>SAP)</w:t>
            </w:r>
          </w:p>
        </w:tc>
        <w:tc>
          <w:tcPr>
            <w:tcW w:w="3366" w:type="dxa"/>
          </w:tcPr>
          <w:p w14:paraId="62CB297B" w14:textId="19C1603D" w:rsidR="00F3219C" w:rsidRPr="003809E8" w:rsidRDefault="00F3219C" w:rsidP="00F3219C">
            <w:pPr>
              <w:rPr>
                <w:rPrChange w:id="305" w:author="Therese Buerengen" w:date="2026-10-09T09:09:00Z" w16du:dateUtc="2026-10-09T07:09:00Z">
                  <w:rPr>
                    <w:highlight w:val="yellow"/>
                  </w:rPr>
                </w:rPrChange>
              </w:rPr>
            </w:pPr>
            <w:r w:rsidRPr="003809E8">
              <w:rPr>
                <w:rPrChange w:id="306" w:author="Therese Buerengen" w:date="2026-10-09T09:09:00Z" w16du:dateUtc="2026-10-09T07:09:00Z">
                  <w:rPr>
                    <w:highlight w:val="yellow"/>
                  </w:rPr>
                </w:rPrChange>
              </w:rPr>
              <w:t xml:space="preserve">Highest degree of perineal tear as recorded in the hospital’s medical records, analysed as a categorical variable from </w:t>
            </w:r>
            <w:del w:id="307" w:author="Therese Buerengen" w:date="2026-10-09T08:26:00Z" w16du:dateUtc="2026-10-09T06:26:00Z">
              <w:r w:rsidRPr="003809E8" w:rsidDel="000025DB">
                <w:rPr>
                  <w:rPrChange w:id="308" w:author="Therese Buerengen" w:date="2026-10-09T09:09:00Z" w16du:dateUtc="2026-10-09T07:09:00Z">
                    <w:rPr>
                      <w:highlight w:val="yellow"/>
                    </w:rPr>
                  </w:rPrChange>
                </w:rPr>
                <w:delText xml:space="preserve">0 </w:delText>
              </w:r>
            </w:del>
            <w:ins w:id="309" w:author="Therese Buerengen" w:date="2026-10-09T08:26:00Z" w16du:dateUtc="2026-10-09T06:26:00Z">
              <w:r w:rsidR="000025DB" w:rsidRPr="003809E8">
                <w:rPr>
                  <w:rPrChange w:id="310" w:author="Therese Buerengen" w:date="2026-10-09T09:09:00Z" w16du:dateUtc="2026-10-09T07:09:00Z">
                    <w:rPr>
                      <w:highlight w:val="yellow"/>
                    </w:rPr>
                  </w:rPrChange>
                </w:rPr>
                <w:t>3</w:t>
              </w:r>
              <w:r w:rsidR="000025DB" w:rsidRPr="003809E8">
                <w:rPr>
                  <w:rPrChange w:id="311" w:author="Therese Buerengen" w:date="2026-10-09T09:09:00Z" w16du:dateUtc="2026-10-09T07:09:00Z">
                    <w:rPr>
                      <w:highlight w:val="yellow"/>
                    </w:rPr>
                  </w:rPrChange>
                </w:rPr>
                <w:t xml:space="preserve"> </w:t>
              </w:r>
            </w:ins>
            <w:r w:rsidRPr="003809E8">
              <w:rPr>
                <w:rPrChange w:id="312" w:author="Therese Buerengen" w:date="2026-10-09T09:09:00Z" w16du:dateUtc="2026-10-09T07:09:00Z">
                  <w:rPr>
                    <w:highlight w:val="yellow"/>
                  </w:rPr>
                </w:rPrChange>
              </w:rPr>
              <w:t xml:space="preserve">to 4: </w:t>
            </w:r>
            <w:del w:id="313" w:author="Therese Buerengen" w:date="2026-10-09T08:52:00Z" w16du:dateUtc="2026-10-09T06:52:00Z">
              <w:r w:rsidRPr="003809E8" w:rsidDel="00A7677A">
                <w:rPr>
                  <w:rPrChange w:id="314" w:author="Therese Buerengen" w:date="2026-10-09T09:09:00Z" w16du:dateUtc="2026-10-09T07:09:00Z">
                    <w:rPr>
                      <w:highlight w:val="yellow"/>
                    </w:rPr>
                  </w:rPrChange>
                </w:rPr>
                <w:delText xml:space="preserve">0 = no tear, </w:delText>
              </w:r>
            </w:del>
            <w:del w:id="315" w:author="Therese Buerengen" w:date="2026-10-09T08:27:00Z" w16du:dateUtc="2026-10-09T06:27:00Z">
              <w:r w:rsidRPr="003809E8" w:rsidDel="000025DB">
                <w:rPr>
                  <w:rPrChange w:id="316" w:author="Therese Buerengen" w:date="2026-10-09T09:09:00Z" w16du:dateUtc="2026-10-09T07:09:00Z">
                    <w:rPr>
                      <w:highlight w:val="yellow"/>
                    </w:rPr>
                  </w:rPrChange>
                </w:rPr>
                <w:delText>1-4 = first- to fourth-degree tear (</w:delText>
              </w:r>
            </w:del>
            <w:r w:rsidRPr="003809E8">
              <w:rPr>
                <w:rPrChange w:id="317" w:author="Therese Buerengen" w:date="2026-10-09T09:09:00Z" w16du:dateUtc="2026-10-09T07:09:00Z">
                  <w:rPr>
                    <w:highlight w:val="yellow"/>
                  </w:rPr>
                </w:rPrChange>
              </w:rPr>
              <w:t>3a-3c</w:t>
            </w:r>
            <w:ins w:id="318" w:author="Therese Buerengen" w:date="2026-10-09T08:27:00Z" w16du:dateUtc="2026-10-09T06:27:00Z">
              <w:r w:rsidR="000025DB" w:rsidRPr="003809E8">
                <w:rPr>
                  <w:rPrChange w:id="319" w:author="Therese Buerengen" w:date="2026-10-09T09:09:00Z" w16du:dateUtc="2026-10-09T07:09:00Z">
                    <w:rPr>
                      <w:highlight w:val="yellow"/>
                    </w:rPr>
                  </w:rPrChange>
                </w:rPr>
                <w:t xml:space="preserve"> and 4</w:t>
              </w:r>
            </w:ins>
            <w:r w:rsidRPr="003809E8">
              <w:rPr>
                <w:rPrChange w:id="320" w:author="Therese Buerengen" w:date="2026-10-09T09:09:00Z" w16du:dateUtc="2026-10-09T07:09:00Z">
                  <w:rPr>
                    <w:highlight w:val="yellow"/>
                  </w:rPr>
                </w:rPrChange>
              </w:rPr>
              <w:t xml:space="preserve"> combined as </w:t>
            </w:r>
            <w:del w:id="321" w:author="Therese Buerengen" w:date="2026-10-09T08:27:00Z" w16du:dateUtc="2026-10-09T06:27:00Z">
              <w:r w:rsidRPr="003809E8" w:rsidDel="000025DB">
                <w:rPr>
                  <w:rPrChange w:id="322" w:author="Therese Buerengen" w:date="2026-10-09T09:09:00Z" w16du:dateUtc="2026-10-09T07:09:00Z">
                    <w:rPr>
                      <w:highlight w:val="yellow"/>
                    </w:rPr>
                  </w:rPrChange>
                </w:rPr>
                <w:delText>third degree</w:delText>
              </w:r>
            </w:del>
            <w:ins w:id="323" w:author="Therese Buerengen" w:date="2026-10-09T08:27:00Z" w16du:dateUtc="2026-10-09T06:27:00Z">
              <w:r w:rsidR="000025DB" w:rsidRPr="003809E8">
                <w:rPr>
                  <w:rPrChange w:id="324" w:author="Therese Buerengen" w:date="2026-10-09T09:09:00Z" w16du:dateUtc="2026-10-09T07:09:00Z">
                    <w:rPr>
                      <w:highlight w:val="yellow"/>
                    </w:rPr>
                  </w:rPrChange>
                </w:rPr>
                <w:t>OASIS</w:t>
              </w:r>
            </w:ins>
            <w:r w:rsidRPr="003809E8">
              <w:rPr>
                <w:rPrChange w:id="325" w:author="Therese Buerengen" w:date="2026-10-09T09:09:00Z" w16du:dateUtc="2026-10-09T07:09:00Z">
                  <w:rPr>
                    <w:highlight w:val="yellow"/>
                  </w:rPr>
                </w:rPrChange>
              </w:rPr>
              <w:t>)</w:t>
            </w:r>
          </w:p>
        </w:tc>
        <w:tc>
          <w:tcPr>
            <w:tcW w:w="1683" w:type="dxa"/>
          </w:tcPr>
          <w:p w14:paraId="27033B89" w14:textId="77777777" w:rsidR="00F3219C" w:rsidRPr="003809E8" w:rsidRDefault="00F3219C" w:rsidP="00F3219C">
            <w:pPr>
              <w:rPr>
                <w:rPrChange w:id="326" w:author="Therese Buerengen" w:date="2026-10-09T09:09:00Z" w16du:dateUtc="2026-10-09T07:09:00Z">
                  <w:rPr>
                    <w:highlight w:val="yellow"/>
                  </w:rPr>
                </w:rPrChange>
              </w:rPr>
            </w:pPr>
            <w:r w:rsidRPr="003809E8">
              <w:rPr>
                <w:rPrChange w:id="327" w:author="Therese Buerengen" w:date="2026-10-09T09:09:00Z" w16du:dateUtc="2026-10-09T07:09:00Z">
                  <w:rPr>
                    <w:highlight w:val="yellow"/>
                  </w:rPr>
                </w:rPrChange>
              </w:rPr>
              <w:t>Ord</w:t>
            </w:r>
          </w:p>
        </w:tc>
        <w:tc>
          <w:tcPr>
            <w:tcW w:w="1964" w:type="dxa"/>
          </w:tcPr>
          <w:p w14:paraId="420FC72B" w14:textId="34B63AC1" w:rsidR="00F3219C" w:rsidRPr="003809E8" w:rsidRDefault="00F3219C" w:rsidP="000025DB">
            <w:pPr>
              <w:pStyle w:val="Brdtekst"/>
              <w:rPr>
                <w:rPrChange w:id="328" w:author="Therese Buerengen" w:date="2026-10-09T09:09:00Z" w16du:dateUtc="2026-10-09T07:09:00Z">
                  <w:rPr>
                    <w:highlight w:val="yellow"/>
                  </w:rPr>
                </w:rPrChange>
              </w:rPr>
            </w:pPr>
            <w:r w:rsidRPr="003809E8">
              <w:rPr>
                <w:rPrChange w:id="329" w:author="Therese Buerengen" w:date="2026-10-09T09:09:00Z" w16du:dateUtc="2026-10-09T07:09:00Z">
                  <w:rPr>
                    <w:highlight w:val="yellow"/>
                  </w:rPr>
                </w:rPrChange>
              </w:rPr>
              <w:t>Blind review: 391 (1.2%): 376 with no tear status, 15 with a tear but no grade; complete case (CC)</w:t>
            </w:r>
          </w:p>
          <w:p w14:paraId="725892A3" w14:textId="4DF8D4E1" w:rsidR="00F3219C" w:rsidRPr="003809E8" w:rsidRDefault="00F3219C" w:rsidP="000025DB">
            <w:pPr>
              <w:pStyle w:val="Brdtekst"/>
              <w:rPr>
                <w:rPrChange w:id="330" w:author="Therese Buerengen" w:date="2026-10-09T09:09:00Z" w16du:dateUtc="2026-10-09T07:09:00Z">
                  <w:rPr>
                    <w:highlight w:val="yellow"/>
                  </w:rPr>
                </w:rPrChange>
              </w:rPr>
            </w:pPr>
            <w:r w:rsidRPr="003809E8">
              <w:rPr>
                <w:rPrChange w:id="331" w:author="Therese Buerengen" w:date="2026-10-09T09:09:00Z" w16du:dateUtc="2026-10-09T07:09:00Z">
                  <w:rPr>
                    <w:highlight w:val="yellow"/>
                  </w:rPr>
                </w:rPrChange>
              </w:rPr>
              <w:t>Vaginal delivery set (VDS)</w:t>
            </w:r>
          </w:p>
        </w:tc>
      </w:tr>
      <w:tr w:rsidR="00F3219C" w14:paraId="05862944" w14:textId="77777777" w:rsidTr="000C3DB1">
        <w:tc>
          <w:tcPr>
            <w:tcW w:w="2150" w:type="dxa"/>
          </w:tcPr>
          <w:p w14:paraId="1C7AB52D" w14:textId="77777777" w:rsidR="00F3219C" w:rsidRDefault="00F3219C" w:rsidP="00F3219C">
            <w:r>
              <w:t>Occurrence of post-partum haemorrhage &gt; 1000 ml</w:t>
            </w:r>
          </w:p>
        </w:tc>
        <w:tc>
          <w:tcPr>
            <w:tcW w:w="3366" w:type="dxa"/>
          </w:tcPr>
          <w:p w14:paraId="2A854170" w14:textId="77777777" w:rsidR="00F3219C" w:rsidRDefault="00F3219C" w:rsidP="00F3219C">
            <w:r>
              <w:t>Estimated blood loss &gt; 1000 ml within 2 hours after birth, as recorded in the hospital’s medical records. Blood loss of exactly 1000 ml (a common rounded value) is not an event</w:t>
            </w:r>
          </w:p>
        </w:tc>
        <w:tc>
          <w:tcPr>
            <w:tcW w:w="1683" w:type="dxa"/>
          </w:tcPr>
          <w:p w14:paraId="552C211B" w14:textId="77777777" w:rsidR="00F3219C" w:rsidRDefault="00F3219C" w:rsidP="00F3219C">
            <w:r>
              <w:t>D</w:t>
            </w:r>
          </w:p>
        </w:tc>
        <w:tc>
          <w:tcPr>
            <w:tcW w:w="1964" w:type="dxa"/>
          </w:tcPr>
          <w:p w14:paraId="18FEE439" w14:textId="77777777" w:rsidR="00F3219C" w:rsidRDefault="00F3219C" w:rsidP="00F3219C">
            <w:r>
              <w:t>Blind review: 181 women (0.5%) with no blood loss recorded; complete case (CC)</w:t>
            </w:r>
          </w:p>
        </w:tc>
      </w:tr>
      <w:tr w:rsidR="00F3219C" w14:paraId="55CFCDB3" w14:textId="77777777" w:rsidTr="000C3DB1">
        <w:tc>
          <w:tcPr>
            <w:tcW w:w="2150" w:type="dxa"/>
          </w:tcPr>
          <w:p w14:paraId="06E9BEEB" w14:textId="3FDD477E" w:rsidR="00F3219C" w:rsidRDefault="00F3219C" w:rsidP="00F3219C">
            <w:del w:id="332" w:author="Therese Buerengen" w:date="2026-10-10T11:06:00Z" w16du:dateUtc="2026-10-10T09:06:00Z">
              <w:r w:rsidDel="00015847">
                <w:delText>Time from 4 cm cervical dilation to vaginal delivery</w:delText>
              </w:r>
            </w:del>
          </w:p>
        </w:tc>
        <w:tc>
          <w:tcPr>
            <w:tcW w:w="3366" w:type="dxa"/>
          </w:tcPr>
          <w:p w14:paraId="504DED1A" w14:textId="6F057EEA" w:rsidR="00F3219C" w:rsidRDefault="00F3219C" w:rsidP="00F3219C">
            <w:del w:id="333" w:author="Therese Buerengen" w:date="2026-10-10T11:06:00Z" w16du:dateUtc="2026-10-10T09:06:00Z">
              <w:r w:rsidDel="00015847">
                <w:delText>Time from 4 cm cervical dilation until vaginal delivery (birth of the first baby), restricted to the first 36 hours: min(T, 36 h) after a vaginal delivery, 36 h after a caesarean section. Time zero is the vaginal examination at which 4 cm was found; if no examination found 4 cm, the time of reaching 4 cm is multiply imputed (see text)</w:delText>
              </w:r>
            </w:del>
          </w:p>
        </w:tc>
        <w:tc>
          <w:tcPr>
            <w:tcW w:w="1683" w:type="dxa"/>
          </w:tcPr>
          <w:p w14:paraId="588DCCF8" w14:textId="77777777" w:rsidR="00F3219C" w:rsidRDefault="00F3219C" w:rsidP="00F3219C">
            <w:del w:id="334" w:author="Therese Buerengen" w:date="2026-10-10T11:06:00Z" w16du:dateUtc="2026-10-10T09:06:00Z">
              <w:r w:rsidDel="00015847">
                <w:delText>TTE</w:delText>
              </w:r>
            </w:del>
          </w:p>
        </w:tc>
        <w:tc>
          <w:tcPr>
            <w:tcW w:w="1964" w:type="dxa"/>
          </w:tcPr>
          <w:p w14:paraId="52FD2DB8" w14:textId="60135B89" w:rsidR="00F3219C" w:rsidRDefault="00F3219C" w:rsidP="00F3219C">
            <w:del w:id="335" w:author="Therese Buerengen" w:date="2026-10-10T11:06:00Z" w16du:dateUtc="2026-10-10T09:06:00Z">
              <w:r w:rsidDel="00015847">
                <w:delText>Caesarean section: 36 h (composite, see text). Missing 4 cm time: multiple imputation (MAR)</w:delText>
              </w:r>
            </w:del>
          </w:p>
        </w:tc>
      </w:tr>
    </w:tbl>
    <w:p w14:paraId="20132E69" w14:textId="77777777" w:rsidR="007D09B7" w:rsidRDefault="00CD1B35">
      <w:pPr>
        <w:pStyle w:val="Brdtekst"/>
      </w:pPr>
      <w:r>
        <w:t>C*: Continuous, possibly skewed; D: Dichotomous; Cat: Categorical; Ord: Ordinal; TTE: Time to event</w:t>
      </w:r>
    </w:p>
    <w:p w14:paraId="1AE83894" w14:textId="77777777" w:rsidR="007D09B7" w:rsidRDefault="00CD1B35">
      <w:pPr>
        <w:pStyle w:val="Overskrift4"/>
        <w:rPr>
          <w:rFonts w:hint="eastAsia"/>
        </w:rPr>
      </w:pPr>
      <w:bookmarkStart w:id="336" w:name="X0d0fb52489d48d29d7f9e94faf2d7f8bc6ff546"/>
      <w:bookmarkEnd w:id="217"/>
      <w:r>
        <w:lastRenderedPageBreak/>
        <w:t>5.1.1.2 Definition of efficacy Endpoints for investigating the effect of LCG on the neonate</w:t>
      </w:r>
    </w:p>
    <w:tbl>
      <w:tblPr>
        <w:tblW w:w="49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50"/>
        <w:gridCol w:w="3366"/>
        <w:gridCol w:w="1683"/>
        <w:gridCol w:w="1964"/>
      </w:tblGrid>
      <w:tr w:rsidR="007D09B7" w:rsidRPr="00855706" w14:paraId="4009C376" w14:textId="77777777" w:rsidTr="00855706">
        <w:trPr>
          <w:tblHeader/>
        </w:trPr>
        <w:tc>
          <w:tcPr>
            <w:tcW w:w="1821" w:type="dxa"/>
          </w:tcPr>
          <w:p w14:paraId="59CF55B6" w14:textId="77777777" w:rsidR="007D09B7" w:rsidRPr="00855706" w:rsidRDefault="00CD1B35">
            <w:pPr>
              <w:rPr>
                <w:b/>
                <w:bCs/>
              </w:rPr>
            </w:pPr>
            <w:r w:rsidRPr="00855706">
              <w:rPr>
                <w:b/>
                <w:bCs/>
              </w:rPr>
              <w:t>Endpoint</w:t>
            </w:r>
          </w:p>
        </w:tc>
        <w:tc>
          <w:tcPr>
            <w:tcW w:w="2851" w:type="dxa"/>
          </w:tcPr>
          <w:p w14:paraId="0218200E" w14:textId="77777777" w:rsidR="007D09B7" w:rsidRPr="00855706" w:rsidRDefault="00CD1B35">
            <w:pPr>
              <w:rPr>
                <w:b/>
                <w:bCs/>
              </w:rPr>
            </w:pPr>
            <w:r w:rsidRPr="00855706">
              <w:rPr>
                <w:b/>
                <w:bCs/>
              </w:rPr>
              <w:t>Measure details</w:t>
            </w:r>
          </w:p>
        </w:tc>
        <w:tc>
          <w:tcPr>
            <w:tcW w:w="1425" w:type="dxa"/>
          </w:tcPr>
          <w:p w14:paraId="72927301" w14:textId="77777777" w:rsidR="007D09B7" w:rsidRPr="00855706" w:rsidRDefault="00CD1B35">
            <w:pPr>
              <w:rPr>
                <w:b/>
                <w:bCs/>
              </w:rPr>
            </w:pPr>
            <w:r w:rsidRPr="00855706">
              <w:rPr>
                <w:b/>
                <w:bCs/>
              </w:rPr>
              <w:t>Endpoint category</w:t>
            </w:r>
          </w:p>
        </w:tc>
        <w:tc>
          <w:tcPr>
            <w:tcW w:w="1663" w:type="dxa"/>
          </w:tcPr>
          <w:p w14:paraId="7752D6DD" w14:textId="77777777" w:rsidR="007D09B7" w:rsidRPr="00855706" w:rsidRDefault="00CD1B35">
            <w:pPr>
              <w:rPr>
                <w:b/>
                <w:bCs/>
              </w:rPr>
            </w:pPr>
            <w:r w:rsidRPr="00855706">
              <w:rPr>
                <w:b/>
                <w:bCs/>
              </w:rPr>
              <w:t>Handling of missing data</w:t>
            </w:r>
          </w:p>
        </w:tc>
      </w:tr>
      <w:tr w:rsidR="007D09B7" w14:paraId="0F974D39" w14:textId="77777777" w:rsidTr="00855706">
        <w:tc>
          <w:tcPr>
            <w:tcW w:w="1821" w:type="dxa"/>
          </w:tcPr>
          <w:p w14:paraId="519C645A" w14:textId="77777777" w:rsidR="007D09B7" w:rsidRDefault="00CD1B35">
            <w:r>
              <w:t>Apgar score &lt; 7 at 5 minutes after birth</w:t>
            </w:r>
          </w:p>
        </w:tc>
        <w:tc>
          <w:tcPr>
            <w:tcW w:w="2851" w:type="dxa"/>
          </w:tcPr>
          <w:p w14:paraId="77C2AC68" w14:textId="77777777" w:rsidR="007D09B7" w:rsidRDefault="00CD1B35">
            <w:r>
              <w:t>The Apgar score &lt; 7 evaluated at 5 minutes after birth in any baby (worst baby per woman for multiple births, among the babies with a score) as recorded in the hospital’s medical records; stillborn babies as recorded</w:t>
            </w:r>
          </w:p>
        </w:tc>
        <w:tc>
          <w:tcPr>
            <w:tcW w:w="1425" w:type="dxa"/>
          </w:tcPr>
          <w:p w14:paraId="025CF836" w14:textId="77777777" w:rsidR="007D09B7" w:rsidRDefault="00CD1B35">
            <w:r>
              <w:t>D</w:t>
            </w:r>
          </w:p>
        </w:tc>
        <w:tc>
          <w:tcPr>
            <w:tcW w:w="1663" w:type="dxa"/>
          </w:tcPr>
          <w:p w14:paraId="43AAEEC8" w14:textId="77777777" w:rsidR="007D09B7" w:rsidRDefault="00CD1B35">
            <w:r>
              <w:t>Blind review: 4 first-born and 3 second-born twins without a score; complete case (CC)</w:t>
            </w:r>
          </w:p>
        </w:tc>
      </w:tr>
      <w:tr w:rsidR="007D09B7" w14:paraId="2F0613F8" w14:textId="77777777" w:rsidTr="00855706">
        <w:tc>
          <w:tcPr>
            <w:tcW w:w="1821" w:type="dxa"/>
          </w:tcPr>
          <w:p w14:paraId="10A63ED5" w14:textId="287764A3" w:rsidR="007D09B7" w:rsidRPr="003809E8" w:rsidRDefault="00CD1B35">
            <w:pPr>
              <w:rPr>
                <w:rPrChange w:id="337" w:author="Therese Buerengen" w:date="2026-10-09T09:08:00Z" w16du:dateUtc="2026-10-09T07:08:00Z">
                  <w:rPr>
                    <w:highlight w:val="yellow"/>
                  </w:rPr>
                </w:rPrChange>
              </w:rPr>
            </w:pPr>
            <w:r w:rsidRPr="003809E8">
              <w:rPr>
                <w:rPrChange w:id="338" w:author="Therese Buerengen" w:date="2026-10-09T09:08:00Z" w16du:dateUtc="2026-10-09T07:08:00Z">
                  <w:rPr>
                    <w:highlight w:val="yellow"/>
                  </w:rPr>
                </w:rPrChange>
              </w:rPr>
              <w:t>Admittance to neonatal intensive care unit within 2 hours after birth</w:t>
            </w:r>
          </w:p>
          <w:p w14:paraId="3A7A30AA" w14:textId="72BC628E" w:rsidR="00006C69" w:rsidRPr="003809E8" w:rsidRDefault="00006C69">
            <w:pPr>
              <w:rPr>
                <w:rPrChange w:id="339" w:author="Therese Buerengen" w:date="2026-10-09T09:08:00Z" w16du:dateUtc="2026-10-09T07:08:00Z">
                  <w:rPr>
                    <w:highlight w:val="yellow"/>
                  </w:rPr>
                </w:rPrChange>
              </w:rPr>
            </w:pPr>
          </w:p>
        </w:tc>
        <w:tc>
          <w:tcPr>
            <w:tcW w:w="2851" w:type="dxa"/>
          </w:tcPr>
          <w:p w14:paraId="7CA9C2FE" w14:textId="52D16016" w:rsidR="007D09B7" w:rsidRPr="003809E8" w:rsidRDefault="00CD1B35">
            <w:pPr>
              <w:rPr>
                <w:rPrChange w:id="340" w:author="Therese Buerengen" w:date="2026-10-09T09:08:00Z" w16du:dateUtc="2026-10-09T07:08:00Z">
                  <w:rPr>
                    <w:highlight w:val="yellow"/>
                  </w:rPr>
                </w:rPrChange>
              </w:rPr>
            </w:pPr>
            <w:r w:rsidRPr="003809E8">
              <w:rPr>
                <w:rPrChange w:id="341" w:author="Therese Buerengen" w:date="2026-10-09T09:08:00Z" w16du:dateUtc="2026-10-09T07:08:00Z">
                  <w:rPr>
                    <w:highlight w:val="yellow"/>
                  </w:rPr>
                </w:rPrChange>
              </w:rPr>
              <w:t>Any admittance of any duration of any baby to the neonatal intensive care unit within 2 hours after birth as recorded in the hospital’s medical records (worst baby per woman; a stillborn baby is not admitted)</w:t>
            </w:r>
          </w:p>
        </w:tc>
        <w:tc>
          <w:tcPr>
            <w:tcW w:w="1425" w:type="dxa"/>
          </w:tcPr>
          <w:p w14:paraId="17AA974B" w14:textId="77777777" w:rsidR="007D09B7" w:rsidRPr="003809E8" w:rsidRDefault="00CD1B35">
            <w:pPr>
              <w:rPr>
                <w:rPrChange w:id="342" w:author="Therese Buerengen" w:date="2026-10-09T09:08:00Z" w16du:dateUtc="2026-10-09T07:08:00Z">
                  <w:rPr>
                    <w:highlight w:val="yellow"/>
                  </w:rPr>
                </w:rPrChange>
              </w:rPr>
            </w:pPr>
            <w:r w:rsidRPr="003809E8">
              <w:rPr>
                <w:rPrChange w:id="343" w:author="Therese Buerengen" w:date="2026-10-09T09:08:00Z" w16du:dateUtc="2026-10-09T07:08:00Z">
                  <w:rPr>
                    <w:highlight w:val="yellow"/>
                  </w:rPr>
                </w:rPrChange>
              </w:rPr>
              <w:t>D</w:t>
            </w:r>
          </w:p>
        </w:tc>
        <w:tc>
          <w:tcPr>
            <w:tcW w:w="1663" w:type="dxa"/>
          </w:tcPr>
          <w:p w14:paraId="067AC5E2" w14:textId="2481B971" w:rsidR="007D09B7" w:rsidRPr="003809E8" w:rsidRDefault="00CD1B35">
            <w:pPr>
              <w:rPr>
                <w:rPrChange w:id="344" w:author="Therese Buerengen" w:date="2026-10-09T09:08:00Z" w16du:dateUtc="2026-10-09T07:08:00Z">
                  <w:rPr>
                    <w:highlight w:val="yellow"/>
                  </w:rPr>
                </w:rPrChange>
              </w:rPr>
            </w:pPr>
            <w:r w:rsidRPr="003809E8">
              <w:rPr>
                <w:rPrChange w:id="345" w:author="Therese Buerengen" w:date="2026-10-09T09:08:00Z" w16du:dateUtc="2026-10-09T07:08:00Z">
                  <w:rPr>
                    <w:highlight w:val="yellow"/>
                  </w:rPr>
                </w:rPrChange>
              </w:rPr>
              <w:t>No missing data observed in blind review</w:t>
            </w:r>
          </w:p>
        </w:tc>
      </w:tr>
      <w:tr w:rsidR="007D09B7" w14:paraId="56249135" w14:textId="77777777" w:rsidTr="00855706">
        <w:tc>
          <w:tcPr>
            <w:tcW w:w="1821" w:type="dxa"/>
          </w:tcPr>
          <w:p w14:paraId="1738D2A9" w14:textId="77777777" w:rsidR="007D09B7" w:rsidRDefault="00CD1B35">
            <w:r>
              <w:t>Arterial umbilical cord pH &lt; 7.00</w:t>
            </w:r>
          </w:p>
        </w:tc>
        <w:tc>
          <w:tcPr>
            <w:tcW w:w="2851" w:type="dxa"/>
          </w:tcPr>
          <w:p w14:paraId="79F64E65" w14:textId="77777777" w:rsidR="007D09B7" w:rsidRDefault="00CD1B35">
            <w:r>
              <w:t>Arterial umbilical cord pH &lt; 7.00 in any baby (worst baby per woman for multiple births, among the measured babies)</w:t>
            </w:r>
          </w:p>
        </w:tc>
        <w:tc>
          <w:tcPr>
            <w:tcW w:w="1425" w:type="dxa"/>
          </w:tcPr>
          <w:p w14:paraId="792A70F3" w14:textId="77777777" w:rsidR="007D09B7" w:rsidRDefault="00CD1B35">
            <w:r>
              <w:t>D</w:t>
            </w:r>
          </w:p>
        </w:tc>
        <w:tc>
          <w:tcPr>
            <w:tcW w:w="1663" w:type="dxa"/>
          </w:tcPr>
          <w:p w14:paraId="6C3C08A5" w14:textId="77777777" w:rsidR="007D09B7" w:rsidRDefault="00CD1B35">
            <w:r>
              <w:t>Blind review: arterial pH not recorded in 27.6%; multiple imputation (MAR), see text</w:t>
            </w:r>
          </w:p>
        </w:tc>
      </w:tr>
    </w:tbl>
    <w:p w14:paraId="53E3946A" w14:textId="77777777" w:rsidR="007D09B7" w:rsidRDefault="00CD1B35">
      <w:pPr>
        <w:pStyle w:val="Brdtekst"/>
      </w:pPr>
      <w:r>
        <w:t>C*: Continuous, possibly skewed; D: Dichotomous; Cat: Categorical; Ord: Ordinal; TTE: Time to event</w:t>
      </w:r>
    </w:p>
    <w:p w14:paraId="5CC19181" w14:textId="77777777" w:rsidR="007D09B7" w:rsidRDefault="00CD1B35">
      <w:pPr>
        <w:pStyle w:val="Overskrift4"/>
        <w:rPr>
          <w:rFonts w:hint="eastAsia"/>
        </w:rPr>
      </w:pPr>
      <w:bookmarkStart w:id="346" w:name="sec-definition-of-descriptive-or"/>
      <w:bookmarkEnd w:id="336"/>
      <w:r>
        <w:t>5.1.1.3 Definition of Descriptive or Exploratory Endpoints for investigating the effect of LCG in women</w:t>
      </w:r>
    </w:p>
    <w:tbl>
      <w:tblPr>
        <w:tblW w:w="49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50"/>
        <w:gridCol w:w="3366"/>
        <w:gridCol w:w="1683"/>
        <w:gridCol w:w="1964"/>
      </w:tblGrid>
      <w:tr w:rsidR="007D09B7" w:rsidRPr="00855706" w14:paraId="6FB8FCF9" w14:textId="77777777" w:rsidTr="00855706">
        <w:trPr>
          <w:tblHeader/>
        </w:trPr>
        <w:tc>
          <w:tcPr>
            <w:tcW w:w="1821" w:type="dxa"/>
          </w:tcPr>
          <w:p w14:paraId="08F7EA64" w14:textId="77777777" w:rsidR="007D09B7" w:rsidRPr="00855706" w:rsidRDefault="00CD1B35">
            <w:pPr>
              <w:rPr>
                <w:b/>
                <w:bCs/>
              </w:rPr>
            </w:pPr>
            <w:r w:rsidRPr="00855706">
              <w:rPr>
                <w:b/>
                <w:bCs/>
              </w:rPr>
              <w:t>Endpoint</w:t>
            </w:r>
          </w:p>
        </w:tc>
        <w:tc>
          <w:tcPr>
            <w:tcW w:w="2851" w:type="dxa"/>
          </w:tcPr>
          <w:p w14:paraId="29E7C0B7" w14:textId="77777777" w:rsidR="007D09B7" w:rsidRPr="00855706" w:rsidRDefault="00CD1B35">
            <w:pPr>
              <w:rPr>
                <w:b/>
                <w:bCs/>
              </w:rPr>
            </w:pPr>
            <w:r w:rsidRPr="00855706">
              <w:rPr>
                <w:b/>
                <w:bCs/>
              </w:rPr>
              <w:t>Measure details</w:t>
            </w:r>
          </w:p>
        </w:tc>
        <w:tc>
          <w:tcPr>
            <w:tcW w:w="1425" w:type="dxa"/>
          </w:tcPr>
          <w:p w14:paraId="3AD903C6" w14:textId="77777777" w:rsidR="007D09B7" w:rsidRPr="00855706" w:rsidRDefault="00CD1B35">
            <w:pPr>
              <w:rPr>
                <w:b/>
                <w:bCs/>
              </w:rPr>
            </w:pPr>
            <w:r w:rsidRPr="00855706">
              <w:rPr>
                <w:b/>
                <w:bCs/>
              </w:rPr>
              <w:t>Endpoint category</w:t>
            </w:r>
          </w:p>
        </w:tc>
        <w:tc>
          <w:tcPr>
            <w:tcW w:w="1663" w:type="dxa"/>
          </w:tcPr>
          <w:p w14:paraId="32728DDC" w14:textId="77777777" w:rsidR="007D09B7" w:rsidRPr="00855706" w:rsidRDefault="00CD1B35">
            <w:pPr>
              <w:rPr>
                <w:b/>
                <w:bCs/>
              </w:rPr>
            </w:pPr>
            <w:r w:rsidRPr="00855706">
              <w:rPr>
                <w:b/>
                <w:bCs/>
              </w:rPr>
              <w:t>Handling of missing data</w:t>
            </w:r>
          </w:p>
        </w:tc>
      </w:tr>
      <w:tr w:rsidR="007D09B7" w14:paraId="799C08BE" w14:textId="77777777" w:rsidTr="00855706">
        <w:tc>
          <w:tcPr>
            <w:tcW w:w="1821" w:type="dxa"/>
          </w:tcPr>
          <w:p w14:paraId="26CDC44F" w14:textId="77777777" w:rsidR="007D09B7" w:rsidRDefault="00CD1B35">
            <w:r>
              <w:t>Cervix dilation at time of caesarean section</w:t>
            </w:r>
          </w:p>
        </w:tc>
        <w:tc>
          <w:tcPr>
            <w:tcW w:w="2851" w:type="dxa"/>
          </w:tcPr>
          <w:p w14:paraId="3EF0DB19" w14:textId="77777777" w:rsidR="007D09B7" w:rsidRDefault="00CD1B35">
            <w:r>
              <w:t>Cervix dilation in cm at time of caesarean section</w:t>
            </w:r>
          </w:p>
        </w:tc>
        <w:tc>
          <w:tcPr>
            <w:tcW w:w="1425" w:type="dxa"/>
          </w:tcPr>
          <w:p w14:paraId="3912241A" w14:textId="77777777" w:rsidR="007D09B7" w:rsidRDefault="00CD1B35">
            <w:r>
              <w:t>C*</w:t>
            </w:r>
          </w:p>
        </w:tc>
        <w:tc>
          <w:tcPr>
            <w:tcW w:w="1663" w:type="dxa"/>
          </w:tcPr>
          <w:p w14:paraId="07FFC101" w14:textId="77777777" w:rsidR="007D09B7" w:rsidRDefault="00CD1B35">
            <w:r>
              <w:t>Descriptive; not recorded shown as missing</w:t>
            </w:r>
          </w:p>
        </w:tc>
      </w:tr>
      <w:tr w:rsidR="007D09B7" w14:paraId="489C5FBA" w14:textId="77777777" w:rsidTr="00855706">
        <w:tc>
          <w:tcPr>
            <w:tcW w:w="1821" w:type="dxa"/>
          </w:tcPr>
          <w:p w14:paraId="720868DE" w14:textId="77777777" w:rsidR="007D09B7" w:rsidRDefault="00CD1B35">
            <w:r>
              <w:t>Level of the presenting part at caesarean section</w:t>
            </w:r>
          </w:p>
        </w:tc>
        <w:tc>
          <w:tcPr>
            <w:tcW w:w="2851" w:type="dxa"/>
          </w:tcPr>
          <w:p w14:paraId="47ABF2A0" w14:textId="77777777" w:rsidR="007D09B7" w:rsidRDefault="00CD1B35">
            <w:pPr>
              <w:pStyle w:val="Brdtekst"/>
            </w:pPr>
            <w:r>
              <w:t>Level of the presenting part at caesarean section</w:t>
            </w:r>
          </w:p>
          <w:p w14:paraId="2A87C635" w14:textId="77777777" w:rsidR="007D09B7" w:rsidRDefault="00CD1B35">
            <w:pPr>
              <w:pStyle w:val="Brdtekst"/>
            </w:pPr>
            <w:r>
              <w:lastRenderedPageBreak/>
              <w:t>Above the ischial spines, at the level of the ischial spines, below the ischial spines</w:t>
            </w:r>
          </w:p>
        </w:tc>
        <w:tc>
          <w:tcPr>
            <w:tcW w:w="1425" w:type="dxa"/>
          </w:tcPr>
          <w:p w14:paraId="35CBB02D" w14:textId="77777777" w:rsidR="007D09B7" w:rsidRDefault="00CD1B35">
            <w:r>
              <w:lastRenderedPageBreak/>
              <w:t>Cat</w:t>
            </w:r>
          </w:p>
        </w:tc>
        <w:tc>
          <w:tcPr>
            <w:tcW w:w="1663" w:type="dxa"/>
          </w:tcPr>
          <w:p w14:paraId="62328EC7" w14:textId="77777777" w:rsidR="007D09B7" w:rsidRDefault="00CD1B35">
            <w:r>
              <w:t>Descriptive; not recorded shown as missing</w:t>
            </w:r>
          </w:p>
        </w:tc>
      </w:tr>
      <w:tr w:rsidR="007D09B7" w14:paraId="157F9A94" w14:textId="77777777" w:rsidTr="00855706">
        <w:tc>
          <w:tcPr>
            <w:tcW w:w="1821" w:type="dxa"/>
          </w:tcPr>
          <w:p w14:paraId="321150F1" w14:textId="77777777" w:rsidR="007D09B7" w:rsidRDefault="00CD1B35">
            <w:r>
              <w:t>Fetal presentation at caesarean section</w:t>
            </w:r>
          </w:p>
        </w:tc>
        <w:tc>
          <w:tcPr>
            <w:tcW w:w="2851" w:type="dxa"/>
          </w:tcPr>
          <w:p w14:paraId="5D5AF661" w14:textId="77777777" w:rsidR="007D09B7" w:rsidRDefault="00CD1B35">
            <w:pPr>
              <w:pStyle w:val="Brdtekst"/>
            </w:pPr>
            <w:r>
              <w:t>Fetal presentation at caesarean section</w:t>
            </w:r>
          </w:p>
          <w:p w14:paraId="05AAD65C" w14:textId="77777777" w:rsidR="007D09B7" w:rsidRDefault="00CD1B35">
            <w:pPr>
              <w:pStyle w:val="Brdtekst"/>
            </w:pPr>
            <w:r>
              <w:t>Breech, occiput (vertex), sinciput, brow or face</w:t>
            </w:r>
          </w:p>
        </w:tc>
        <w:tc>
          <w:tcPr>
            <w:tcW w:w="1425" w:type="dxa"/>
          </w:tcPr>
          <w:p w14:paraId="05EE4936" w14:textId="77777777" w:rsidR="007D09B7" w:rsidRDefault="00CD1B35">
            <w:r>
              <w:t>Cat</w:t>
            </w:r>
          </w:p>
        </w:tc>
        <w:tc>
          <w:tcPr>
            <w:tcW w:w="1663" w:type="dxa"/>
          </w:tcPr>
          <w:p w14:paraId="217B6287" w14:textId="77777777" w:rsidR="007D09B7" w:rsidRDefault="00CD1B35">
            <w:r>
              <w:t>Descriptive; not recorded shown as missing</w:t>
            </w:r>
          </w:p>
        </w:tc>
      </w:tr>
      <w:tr w:rsidR="007D09B7" w14:paraId="2BD55276" w14:textId="77777777" w:rsidTr="00855706">
        <w:tc>
          <w:tcPr>
            <w:tcW w:w="1821" w:type="dxa"/>
          </w:tcPr>
          <w:p w14:paraId="5B59E8D2" w14:textId="77777777" w:rsidR="007D09B7" w:rsidRDefault="00CD1B35">
            <w:r>
              <w:t>Fetal position at caesarean section</w:t>
            </w:r>
          </w:p>
        </w:tc>
        <w:tc>
          <w:tcPr>
            <w:tcW w:w="2851" w:type="dxa"/>
          </w:tcPr>
          <w:p w14:paraId="23459DF4" w14:textId="77777777" w:rsidR="007D09B7" w:rsidRDefault="00CD1B35">
            <w:pPr>
              <w:pStyle w:val="Brdtekst"/>
            </w:pPr>
            <w:r>
              <w:t>Fetal position at caesarean section</w:t>
            </w:r>
          </w:p>
          <w:p w14:paraId="40C94F11" w14:textId="77777777" w:rsidR="007D09B7" w:rsidRDefault="00CD1B35">
            <w:pPr>
              <w:pStyle w:val="Brdtekst"/>
            </w:pPr>
            <w:r>
              <w:t>Occiput anterior, occiput posterior or transverse</w:t>
            </w:r>
          </w:p>
        </w:tc>
        <w:tc>
          <w:tcPr>
            <w:tcW w:w="1425" w:type="dxa"/>
          </w:tcPr>
          <w:p w14:paraId="05EB0636" w14:textId="77777777" w:rsidR="007D09B7" w:rsidRDefault="00CD1B35">
            <w:r>
              <w:t>Cat</w:t>
            </w:r>
          </w:p>
        </w:tc>
        <w:tc>
          <w:tcPr>
            <w:tcW w:w="1663" w:type="dxa"/>
          </w:tcPr>
          <w:p w14:paraId="245A0096" w14:textId="77777777" w:rsidR="007D09B7" w:rsidRDefault="00CD1B35">
            <w:r>
              <w:t>Descriptive; not recorded shown as missing</w:t>
            </w:r>
          </w:p>
        </w:tc>
      </w:tr>
      <w:tr w:rsidR="007D09B7" w14:paraId="4F4F90AF" w14:textId="77777777" w:rsidTr="00855706">
        <w:tc>
          <w:tcPr>
            <w:tcW w:w="1821" w:type="dxa"/>
          </w:tcPr>
          <w:p w14:paraId="31C935C9" w14:textId="77777777" w:rsidR="007D09B7" w:rsidRDefault="00CD1B35">
            <w:r>
              <w:t>Main reason for caesarean section</w:t>
            </w:r>
          </w:p>
        </w:tc>
        <w:tc>
          <w:tcPr>
            <w:tcW w:w="2851" w:type="dxa"/>
          </w:tcPr>
          <w:p w14:paraId="0F212D59" w14:textId="77777777" w:rsidR="007D09B7" w:rsidRDefault="00CD1B35">
            <w:pPr>
              <w:pStyle w:val="Brdtekst"/>
            </w:pPr>
            <w:r>
              <w:t>Main reason for caesarean section</w:t>
            </w:r>
          </w:p>
          <w:p w14:paraId="06D57432" w14:textId="77777777" w:rsidR="007D09B7" w:rsidRDefault="00CD1B35">
            <w:pPr>
              <w:pStyle w:val="Brdtekst"/>
            </w:pPr>
            <w:r>
              <w:t>Fetal distress, prolonged first or second stage of labour, failed induction, failed instrumental vaginal delivery, breech, maternal consideration, others</w:t>
            </w:r>
          </w:p>
        </w:tc>
        <w:tc>
          <w:tcPr>
            <w:tcW w:w="1425" w:type="dxa"/>
          </w:tcPr>
          <w:p w14:paraId="45D752DE" w14:textId="77777777" w:rsidR="007D09B7" w:rsidRDefault="00CD1B35">
            <w:r>
              <w:t>Cat</w:t>
            </w:r>
          </w:p>
        </w:tc>
        <w:tc>
          <w:tcPr>
            <w:tcW w:w="1663" w:type="dxa"/>
          </w:tcPr>
          <w:p w14:paraId="7092EB08" w14:textId="77777777" w:rsidR="007D09B7" w:rsidRDefault="00CD1B35">
            <w:r>
              <w:t>Descriptive; not recorded shown as missing</w:t>
            </w:r>
          </w:p>
        </w:tc>
      </w:tr>
      <w:tr w:rsidR="007D09B7" w14:paraId="2750CA0C" w14:textId="77777777" w:rsidTr="00855706">
        <w:tc>
          <w:tcPr>
            <w:tcW w:w="1821" w:type="dxa"/>
          </w:tcPr>
          <w:p w14:paraId="1AEE2AB4" w14:textId="77777777" w:rsidR="00595B64" w:rsidRDefault="00CD1B35">
            <w:del w:id="347" w:author="Therese Buerengen" w:date="2026-10-10T15:05:00Z" w16du:dateUtc="2026-10-10T13:05:00Z">
              <w:r w:rsidDel="00595B64">
                <w:delText>Reason for admission</w:delText>
              </w:r>
            </w:del>
          </w:p>
          <w:p w14:paraId="3A6E704D" w14:textId="51086700" w:rsidR="007D09B7" w:rsidRDefault="00595B64">
            <w:r w:rsidRPr="00595B64">
              <w:rPr>
                <w:highlight w:val="yellow"/>
                <w:rPrChange w:id="348" w:author="Therese Buerengen" w:date="2026-10-10T15:06:00Z" w16du:dateUtc="2026-10-10T13:06:00Z">
                  <w:rPr/>
                </w:rPrChange>
              </w:rPr>
              <w:t xml:space="preserve">Flyttet til </w:t>
            </w:r>
            <w:r>
              <w:rPr>
                <w:highlight w:val="yellow"/>
              </w:rPr>
              <w:t xml:space="preserve">tabell </w:t>
            </w:r>
            <w:r w:rsidRPr="00595B64">
              <w:rPr>
                <w:highlight w:val="yellow"/>
                <w:rPrChange w:id="349" w:author="Therese Buerengen" w:date="2026-10-10T15:06:00Z" w16du:dateUtc="2026-10-10T13:06:00Z">
                  <w:rPr/>
                </w:rPrChange>
              </w:rPr>
              <w:t>12.1</w:t>
            </w:r>
          </w:p>
        </w:tc>
        <w:tc>
          <w:tcPr>
            <w:tcW w:w="2851" w:type="dxa"/>
          </w:tcPr>
          <w:p w14:paraId="39D714F0" w14:textId="46EDA893" w:rsidR="007D09B7" w:rsidDel="00595B64" w:rsidRDefault="00CD1B35" w:rsidP="00595B64">
            <w:pPr>
              <w:pStyle w:val="Brdtekst"/>
              <w:rPr>
                <w:del w:id="350" w:author="Therese Buerengen" w:date="2026-10-10T15:05:00Z" w16du:dateUtc="2026-10-10T13:05:00Z"/>
              </w:rPr>
            </w:pPr>
            <w:del w:id="351" w:author="Therese Buerengen" w:date="2026-10-10T15:05:00Z" w16du:dateUtc="2026-10-10T13:05:00Z">
              <w:r w:rsidDel="00595B64">
                <w:delText>Main reason for admission to the labour ward</w:delText>
              </w:r>
            </w:del>
          </w:p>
          <w:p w14:paraId="0B4B024C" w14:textId="2668FC46" w:rsidR="007D09B7" w:rsidRDefault="00CD1B35" w:rsidP="00595B64">
            <w:pPr>
              <w:pStyle w:val="Brdtekst"/>
            </w:pPr>
            <w:del w:id="352" w:author="Therese Buerengen" w:date="2026-10-10T15:05:00Z" w16du:dateUtc="2026-10-10T13:05:00Z">
              <w:r w:rsidDel="00595B64">
                <w:delText>Contractions, rupture of membranes, rupture of membranes and contractions, induction of labour, other</w:delText>
              </w:r>
            </w:del>
          </w:p>
        </w:tc>
        <w:tc>
          <w:tcPr>
            <w:tcW w:w="1425" w:type="dxa"/>
          </w:tcPr>
          <w:p w14:paraId="57A3DF8C" w14:textId="77777777" w:rsidR="007D09B7" w:rsidRDefault="00CD1B35">
            <w:del w:id="353" w:author="Therese Buerengen" w:date="2026-10-10T15:05:00Z" w16du:dateUtc="2026-10-10T13:05:00Z">
              <w:r w:rsidDel="00595B64">
                <w:delText>Cat</w:delText>
              </w:r>
            </w:del>
          </w:p>
        </w:tc>
        <w:tc>
          <w:tcPr>
            <w:tcW w:w="1663" w:type="dxa"/>
          </w:tcPr>
          <w:p w14:paraId="44C3D1B4" w14:textId="5C928032" w:rsidR="007D09B7" w:rsidRDefault="00CD1B35">
            <w:del w:id="354" w:author="Therese Buerengen" w:date="2026-10-10T15:05:00Z" w16du:dateUtc="2026-10-10T13:05:00Z">
              <w:r w:rsidDel="00595B64">
                <w:delText>Descriptive; not recorded shown as missing</w:delText>
              </w:r>
            </w:del>
          </w:p>
        </w:tc>
      </w:tr>
      <w:tr w:rsidR="007D09B7" w14:paraId="3FB77C5F" w14:textId="77777777" w:rsidTr="00855706">
        <w:tc>
          <w:tcPr>
            <w:tcW w:w="1821" w:type="dxa"/>
          </w:tcPr>
          <w:p w14:paraId="1DAF7E67" w14:textId="790440B3" w:rsidR="007D09B7" w:rsidRPr="00871A82" w:rsidRDefault="00CD1B35">
            <w:pPr>
              <w:rPr>
                <w:ins w:id="355" w:author="Maria Cecilie Stivang" w:date="2026-10-08T14:50:00Z" w16du:dateUtc="2026-10-08T12:50:00Z"/>
                <w:lang w:val="nb-NO"/>
              </w:rPr>
            </w:pPr>
            <w:del w:id="356" w:author="Therese Buerengen" w:date="2026-10-10T15:06:00Z" w16du:dateUtc="2026-10-10T13:06:00Z">
              <w:r w:rsidRPr="00871A82" w:rsidDel="00595B64">
                <w:rPr>
                  <w:lang w:val="nb-NO"/>
                </w:rPr>
                <w:delText>Cervix dilatation at amniotomy</w:delText>
              </w:r>
            </w:del>
          </w:p>
          <w:p w14:paraId="3B520E9C" w14:textId="77777777" w:rsidR="002D5BB7" w:rsidRPr="00871A82" w:rsidRDefault="002D5BB7">
            <w:pPr>
              <w:rPr>
                <w:ins w:id="357" w:author="Maria Cecilie Stivang" w:date="2026-10-08T14:50:00Z" w16du:dateUtc="2026-10-08T12:50:00Z"/>
                <w:lang w:val="nb-NO"/>
              </w:rPr>
            </w:pPr>
          </w:p>
          <w:p w14:paraId="6163F829" w14:textId="10F50ED0" w:rsidR="002D5BB7" w:rsidRPr="00A7677A" w:rsidRDefault="00595B64">
            <w:pPr>
              <w:rPr>
                <w:lang w:val="nb-NO"/>
              </w:rPr>
            </w:pPr>
            <w:r>
              <w:rPr>
                <w:highlight w:val="yellow"/>
                <w:lang w:val="nb-NO"/>
              </w:rPr>
              <w:t>D</w:t>
            </w:r>
            <w:r w:rsidR="008F406A" w:rsidRPr="008F406A">
              <w:rPr>
                <w:highlight w:val="yellow"/>
                <w:lang w:val="nb-NO"/>
                <w:rPrChange w:id="358" w:author="Therese Buerengen" w:date="2026-10-09T09:04:00Z" w16du:dateUtc="2026-10-09T07:04:00Z">
                  <w:rPr>
                    <w:lang w:val="nb-NO"/>
                  </w:rPr>
                </w:rPrChange>
              </w:rPr>
              <w:t>etaljert i annen SAP</w:t>
            </w:r>
          </w:p>
        </w:tc>
        <w:tc>
          <w:tcPr>
            <w:tcW w:w="2851" w:type="dxa"/>
          </w:tcPr>
          <w:p w14:paraId="533439E0" w14:textId="1CD45A53" w:rsidR="007D09B7" w:rsidRDefault="00CD1B35">
            <w:del w:id="359" w:author="Therese Buerengen" w:date="2026-10-10T15:06:00Z" w16du:dateUtc="2026-10-10T13:06:00Z">
              <w:r w:rsidDel="00595B64">
                <w:delText xml:space="preserve">Cervical dilatation (cm) at which amniotomy was performed, as recorded, including amniotomy for induction of </w:delText>
              </w:r>
              <w:r w:rsidRPr="008F406A" w:rsidDel="00595B64">
                <w:delText xml:space="preserve">labour; </w:delText>
              </w:r>
            </w:del>
            <w:del w:id="360" w:author="Maria Cecilie Stivang" w:date="2026-10-08T14:50:00Z" w16du:dateUtc="2026-10-08T12:50:00Z">
              <w:r w:rsidRPr="008F406A" w:rsidDel="002D5BB7">
                <w:delText>number and percentage of women by centimetre (1–10 cm, not recorded), by treatment</w:delText>
              </w:r>
            </w:del>
          </w:p>
        </w:tc>
        <w:tc>
          <w:tcPr>
            <w:tcW w:w="1425" w:type="dxa"/>
          </w:tcPr>
          <w:p w14:paraId="159D1F51" w14:textId="77777777" w:rsidR="007D09B7" w:rsidRDefault="00CD1B35">
            <w:del w:id="361" w:author="Therese Buerengen" w:date="2026-10-10T15:06:00Z" w16du:dateUtc="2026-10-10T13:06:00Z">
              <w:r w:rsidDel="00595B64">
                <w:delText>Cat</w:delText>
              </w:r>
            </w:del>
          </w:p>
        </w:tc>
        <w:tc>
          <w:tcPr>
            <w:tcW w:w="1663" w:type="dxa"/>
          </w:tcPr>
          <w:p w14:paraId="47C73134" w14:textId="50A64576" w:rsidR="007D09B7" w:rsidRDefault="00CD1B35">
            <w:del w:id="362" w:author="Therese Buerengen" w:date="2026-10-10T15:06:00Z" w16du:dateUtc="2026-10-10T13:06:00Z">
              <w:r w:rsidDel="00595B64">
                <w:delText>Descriptive; not recorded shown as missing</w:delText>
              </w:r>
            </w:del>
          </w:p>
        </w:tc>
      </w:tr>
      <w:tr w:rsidR="007D09B7" w14:paraId="70D1F999" w14:textId="77777777" w:rsidTr="00855706">
        <w:tc>
          <w:tcPr>
            <w:tcW w:w="1821" w:type="dxa"/>
          </w:tcPr>
          <w:p w14:paraId="2F36DD4B" w14:textId="77777777" w:rsidR="00595B64" w:rsidRDefault="00CD1B35">
            <w:pPr>
              <w:rPr>
                <w:lang w:val="nb-NO"/>
              </w:rPr>
            </w:pPr>
            <w:del w:id="363" w:author="Therese Buerengen" w:date="2026-10-10T15:07:00Z" w16du:dateUtc="2026-10-10T13:07:00Z">
              <w:r w:rsidRPr="00595B64" w:rsidDel="00595B64">
                <w:rPr>
                  <w:lang w:val="nb-NO"/>
                  <w:rPrChange w:id="364" w:author="Therese Buerengen" w:date="2026-10-10T15:07:00Z" w16du:dateUtc="2026-10-10T13:07:00Z">
                    <w:rPr/>
                  </w:rPrChange>
                </w:rPr>
                <w:delText>Cervix dilatation at start of oxytocin infusion</w:delText>
              </w:r>
            </w:del>
          </w:p>
          <w:p w14:paraId="21E8A7BE" w14:textId="521CF0C0" w:rsidR="00595B64" w:rsidRDefault="00595B64">
            <w:pPr>
              <w:rPr>
                <w:highlight w:val="yellow"/>
                <w:lang w:val="nb-NO"/>
              </w:rPr>
            </w:pPr>
          </w:p>
          <w:p w14:paraId="1E30C087" w14:textId="25EA205F" w:rsidR="008F406A" w:rsidRPr="008F406A" w:rsidRDefault="00595B64">
            <w:pPr>
              <w:rPr>
                <w:lang w:val="nb-NO"/>
              </w:rPr>
            </w:pPr>
            <w:r>
              <w:rPr>
                <w:highlight w:val="yellow"/>
                <w:lang w:val="nb-NO"/>
              </w:rPr>
              <w:t>D</w:t>
            </w:r>
            <w:r w:rsidR="008F406A" w:rsidRPr="002C1D1F">
              <w:rPr>
                <w:highlight w:val="yellow"/>
                <w:lang w:val="nb-NO"/>
              </w:rPr>
              <w:t>etaljert i annen SAP</w:t>
            </w:r>
          </w:p>
          <w:p w14:paraId="7D2B123D" w14:textId="509E1E1F" w:rsidR="002D5BB7" w:rsidRPr="00595B64" w:rsidRDefault="002D5BB7">
            <w:pPr>
              <w:rPr>
                <w:lang w:val="nb-NO"/>
              </w:rPr>
            </w:pPr>
          </w:p>
        </w:tc>
        <w:tc>
          <w:tcPr>
            <w:tcW w:w="2851" w:type="dxa"/>
          </w:tcPr>
          <w:p w14:paraId="7867A42B" w14:textId="6643066C" w:rsidR="007D09B7" w:rsidRDefault="00CD1B35">
            <w:del w:id="365" w:author="Therese Buerengen" w:date="2026-10-10T15:07:00Z" w16du:dateUtc="2026-10-10T13:07:00Z">
              <w:r w:rsidDel="00595B64">
                <w:lastRenderedPageBreak/>
                <w:delText xml:space="preserve">Cervical dilatation (cm) at the start of oxytocin infusion, as recorded, including oxytocin for induction of </w:delText>
              </w:r>
              <w:r w:rsidRPr="008F406A" w:rsidDel="00595B64">
                <w:delText xml:space="preserve">labour; </w:delText>
              </w:r>
            </w:del>
            <w:del w:id="366" w:author="Maria Cecilie Stivang" w:date="2026-10-08T14:50:00Z" w16du:dateUtc="2026-10-08T12:50:00Z">
              <w:r w:rsidRPr="008F406A" w:rsidDel="002D5BB7">
                <w:delText xml:space="preserve">number and </w:delText>
              </w:r>
              <w:r w:rsidRPr="008F406A" w:rsidDel="002D5BB7">
                <w:lastRenderedPageBreak/>
                <w:delText>percentage of women by centimetre (1–10 cm, not recorded), by treatment</w:delText>
              </w:r>
            </w:del>
          </w:p>
        </w:tc>
        <w:tc>
          <w:tcPr>
            <w:tcW w:w="1425" w:type="dxa"/>
          </w:tcPr>
          <w:p w14:paraId="3B12091F" w14:textId="7BA8A5B2" w:rsidR="007D09B7" w:rsidRDefault="00CD1B35">
            <w:del w:id="367" w:author="Therese Buerengen" w:date="2026-10-10T15:07:00Z" w16du:dateUtc="2026-10-10T13:07:00Z">
              <w:r w:rsidDel="00595B64">
                <w:lastRenderedPageBreak/>
                <w:delText>Cat</w:delText>
              </w:r>
            </w:del>
          </w:p>
        </w:tc>
        <w:tc>
          <w:tcPr>
            <w:tcW w:w="1663" w:type="dxa"/>
          </w:tcPr>
          <w:p w14:paraId="3DF4BBB6" w14:textId="26485ABC" w:rsidR="007D09B7" w:rsidRDefault="00CD1B35">
            <w:del w:id="368" w:author="Therese Buerengen" w:date="2026-10-10T15:07:00Z" w16du:dateUtc="2026-10-10T13:07:00Z">
              <w:r w:rsidDel="00595B64">
                <w:delText>Descriptive; not recorded shown as missing</w:delText>
              </w:r>
            </w:del>
          </w:p>
        </w:tc>
      </w:tr>
      <w:tr w:rsidR="007D09B7" w14:paraId="5BC98DB0" w14:textId="77777777" w:rsidTr="00855706">
        <w:tc>
          <w:tcPr>
            <w:tcW w:w="1821" w:type="dxa"/>
          </w:tcPr>
          <w:p w14:paraId="08CEE5E4" w14:textId="141AF998" w:rsidR="007D09B7" w:rsidDel="00595B64" w:rsidRDefault="00CD1B35">
            <w:pPr>
              <w:rPr>
                <w:del w:id="369" w:author="Therese Buerengen" w:date="2026-10-10T15:08:00Z" w16du:dateUtc="2026-10-10T13:08:00Z"/>
              </w:rPr>
            </w:pPr>
            <w:del w:id="370" w:author="Therese Buerengen" w:date="2026-10-10T15:08:00Z" w16du:dateUtc="2026-10-10T13:08:00Z">
              <w:r w:rsidDel="00595B64">
                <w:delText>Cervix dilatation at start of epidural analgesia</w:delText>
              </w:r>
            </w:del>
          </w:p>
          <w:p w14:paraId="748D1AFE" w14:textId="66B0F7F9" w:rsidR="00FD70F1" w:rsidRPr="008F406A" w:rsidRDefault="00595B64" w:rsidP="00FD70F1">
            <w:pPr>
              <w:rPr>
                <w:lang w:val="nb-NO"/>
              </w:rPr>
            </w:pPr>
            <w:r>
              <w:rPr>
                <w:highlight w:val="yellow"/>
                <w:lang w:val="nb-NO"/>
              </w:rPr>
              <w:t>D</w:t>
            </w:r>
            <w:r w:rsidR="00FD70F1" w:rsidRPr="002C1D1F">
              <w:rPr>
                <w:highlight w:val="yellow"/>
                <w:lang w:val="nb-NO"/>
              </w:rPr>
              <w:t>etaljert i annen SAP</w:t>
            </w:r>
          </w:p>
          <w:p w14:paraId="42616389" w14:textId="77777777" w:rsidR="00FD70F1" w:rsidRPr="00FD70F1" w:rsidRDefault="00FD70F1">
            <w:pPr>
              <w:rPr>
                <w:lang w:val="nb-NO"/>
                <w:rPrChange w:id="371" w:author="Therese Buerengen" w:date="2026-10-09T13:21:00Z" w16du:dateUtc="2026-10-09T11:21:00Z">
                  <w:rPr/>
                </w:rPrChange>
              </w:rPr>
            </w:pPr>
          </w:p>
        </w:tc>
        <w:tc>
          <w:tcPr>
            <w:tcW w:w="2851" w:type="dxa"/>
          </w:tcPr>
          <w:p w14:paraId="2D344979" w14:textId="29DF2687" w:rsidR="007D09B7" w:rsidRDefault="00CD1B35">
            <w:del w:id="372" w:author="Therese Buerengen" w:date="2026-10-10T15:08:00Z" w16du:dateUtc="2026-10-10T13:08:00Z">
              <w:r w:rsidDel="00B477D6">
                <w:delText>Cervical dilatation (cm) at the start of epidural analgesia, as recorded; number and percentage of women by centimetre</w:delText>
              </w:r>
            </w:del>
            <w:r>
              <w:t xml:space="preserve"> </w:t>
            </w:r>
            <w:del w:id="373" w:author="Therese Buerengen" w:date="2026-10-09T13:21:00Z" w16du:dateUtc="2026-10-09T11:21:00Z">
              <w:r w:rsidDel="00FD70F1">
                <w:delText xml:space="preserve">(1–10 cm, not recorded), by treatment. </w:delText>
              </w:r>
            </w:del>
            <w:del w:id="374" w:author="Therese Buerengen" w:date="2026-10-10T15:08:00Z" w16du:dateUtc="2026-10-10T13:08:00Z">
              <w:r w:rsidDel="00595B64">
                <w:delText>Epidural analgesia is the only method of medical pain relief with a recorded cervical dilatation</w:delText>
              </w:r>
            </w:del>
          </w:p>
        </w:tc>
        <w:tc>
          <w:tcPr>
            <w:tcW w:w="1425" w:type="dxa"/>
          </w:tcPr>
          <w:p w14:paraId="49F38478" w14:textId="77777777" w:rsidR="007D09B7" w:rsidRDefault="00CD1B35">
            <w:del w:id="375" w:author="Therese Buerengen" w:date="2026-10-10T15:08:00Z" w16du:dateUtc="2026-10-10T13:08:00Z">
              <w:r w:rsidDel="00B477D6">
                <w:delText>Cat</w:delText>
              </w:r>
            </w:del>
          </w:p>
        </w:tc>
        <w:tc>
          <w:tcPr>
            <w:tcW w:w="1663" w:type="dxa"/>
          </w:tcPr>
          <w:p w14:paraId="1E2DBD72" w14:textId="05ABD96B" w:rsidR="007D09B7" w:rsidRDefault="00CD1B35">
            <w:del w:id="376" w:author="Therese Buerengen" w:date="2026-10-10T15:08:00Z" w16du:dateUtc="2026-10-10T13:08:00Z">
              <w:r w:rsidDel="00B477D6">
                <w:delText>Descriptive; not recorded shown as missing</w:delText>
              </w:r>
            </w:del>
          </w:p>
        </w:tc>
      </w:tr>
      <w:tr w:rsidR="007D09B7" w:rsidRPr="007E3F77" w14:paraId="7FA8CB5E" w14:textId="77777777" w:rsidTr="00855706">
        <w:tc>
          <w:tcPr>
            <w:tcW w:w="1821" w:type="dxa"/>
          </w:tcPr>
          <w:p w14:paraId="143ADC29" w14:textId="59662577" w:rsidR="007D09B7" w:rsidRPr="008F406A" w:rsidDel="00F3219C" w:rsidRDefault="00CD1B35">
            <w:pPr>
              <w:rPr>
                <w:del w:id="377" w:author="Therese Buerengen" w:date="2026-10-09T08:18:00Z" w16du:dateUtc="2026-10-09T06:18:00Z"/>
                <w:rPrChange w:id="378" w:author="Therese Buerengen" w:date="2026-10-09T09:02:00Z" w16du:dateUtc="2026-10-09T07:02:00Z">
                  <w:rPr>
                    <w:del w:id="379" w:author="Therese Buerengen" w:date="2026-10-09T08:18:00Z" w16du:dateUtc="2026-10-09T06:18:00Z"/>
                    <w:highlight w:val="yellow"/>
                  </w:rPr>
                </w:rPrChange>
              </w:rPr>
            </w:pPr>
            <w:del w:id="380" w:author="Therese Buerengen" w:date="2026-10-09T08:18:00Z" w16du:dateUtc="2026-10-09T06:18:00Z">
              <w:r w:rsidRPr="008F406A" w:rsidDel="00F3219C">
                <w:rPr>
                  <w:rPrChange w:id="381" w:author="Therese Buerengen" w:date="2026-10-09T09:02:00Z" w16du:dateUtc="2026-10-09T07:02:00Z">
                    <w:rPr>
                      <w:highlight w:val="yellow"/>
                    </w:rPr>
                  </w:rPrChange>
                </w:rPr>
                <w:delText>Cervix dilatation at induction of labour</w:delText>
              </w:r>
            </w:del>
          </w:p>
          <w:p w14:paraId="5E4D7985" w14:textId="6A455C0E" w:rsidR="008F406A" w:rsidRPr="008F406A" w:rsidRDefault="008F406A">
            <w:pPr>
              <w:rPr>
                <w:lang w:val="nb-NO"/>
                <w:rPrChange w:id="382" w:author="Therese Buerengen" w:date="2026-10-09T09:02:00Z" w16du:dateUtc="2026-10-09T07:02:00Z">
                  <w:rPr>
                    <w:highlight w:val="yellow"/>
                  </w:rPr>
                </w:rPrChange>
              </w:rPr>
            </w:pPr>
            <w:r w:rsidRPr="007E3F77">
              <w:rPr>
                <w:highlight w:val="yellow"/>
                <w:lang w:val="nb-NO"/>
              </w:rPr>
              <w:t xml:space="preserve">Flyttet til </w:t>
            </w:r>
            <w:r w:rsidR="007E3F77" w:rsidRPr="007E3F77">
              <w:rPr>
                <w:highlight w:val="yellow"/>
                <w:lang w:val="nb-NO"/>
                <w:rPrChange w:id="383" w:author="Therese Buerengen" w:date="2026-10-09T09:38:00Z" w16du:dateUtc="2026-10-09T07:38:00Z">
                  <w:rPr>
                    <w:lang w:val="nb-NO"/>
                  </w:rPr>
                </w:rPrChange>
              </w:rPr>
              <w:t>tabell 12.1</w:t>
            </w:r>
            <w:r w:rsidR="007E3F77">
              <w:rPr>
                <w:lang w:val="nb-NO"/>
              </w:rPr>
              <w:t xml:space="preserve"> </w:t>
            </w:r>
          </w:p>
        </w:tc>
        <w:tc>
          <w:tcPr>
            <w:tcW w:w="2851" w:type="dxa"/>
          </w:tcPr>
          <w:p w14:paraId="5D3BC253" w14:textId="20B0E634" w:rsidR="007D09B7" w:rsidRPr="008F406A" w:rsidRDefault="00CD1B35">
            <w:pPr>
              <w:rPr>
                <w:lang w:val="nb-NO"/>
                <w:rPrChange w:id="384" w:author="Therese Buerengen" w:date="2026-10-09T09:02:00Z" w16du:dateUtc="2026-10-09T07:02:00Z">
                  <w:rPr>
                    <w:highlight w:val="yellow"/>
                  </w:rPr>
                </w:rPrChange>
              </w:rPr>
            </w:pPr>
            <w:del w:id="385" w:author="Therese Buerengen" w:date="2026-10-09T08:18:00Z" w16du:dateUtc="2026-10-09T06:18:00Z">
              <w:r w:rsidRPr="008F406A" w:rsidDel="00F3219C">
                <w:rPr>
                  <w:lang w:val="nb-NO"/>
                  <w:rPrChange w:id="386" w:author="Therese Buerengen" w:date="2026-10-09T09:02:00Z" w16du:dateUtc="2026-10-09T07:02:00Z">
                    <w:rPr>
                      <w:highlight w:val="yellow"/>
                    </w:rPr>
                  </w:rPrChange>
                </w:rPr>
                <w:delText>Cervical dilatation (cm) at the start of induction of labour, as recorded; number and percentage of women by centimetre (1–10 cm, not recorded), by treatment among the women induced</w:delText>
              </w:r>
            </w:del>
          </w:p>
        </w:tc>
        <w:tc>
          <w:tcPr>
            <w:tcW w:w="1425" w:type="dxa"/>
          </w:tcPr>
          <w:p w14:paraId="589AD047" w14:textId="77777777" w:rsidR="007D09B7" w:rsidRPr="007E3F77" w:rsidRDefault="00CD1B35">
            <w:pPr>
              <w:rPr>
                <w:lang w:val="nb-NO"/>
                <w:rPrChange w:id="387" w:author="Therese Buerengen" w:date="2026-10-09T09:37:00Z" w16du:dateUtc="2026-10-09T07:37:00Z">
                  <w:rPr>
                    <w:highlight w:val="yellow"/>
                  </w:rPr>
                </w:rPrChange>
              </w:rPr>
            </w:pPr>
            <w:del w:id="388" w:author="Therese Buerengen" w:date="2026-10-09T08:58:00Z" w16du:dateUtc="2026-10-09T06:58:00Z">
              <w:r w:rsidRPr="007E3F77" w:rsidDel="008F406A">
                <w:rPr>
                  <w:lang w:val="nb-NO"/>
                  <w:rPrChange w:id="389" w:author="Therese Buerengen" w:date="2026-10-09T09:37:00Z" w16du:dateUtc="2026-10-09T07:37:00Z">
                    <w:rPr>
                      <w:highlight w:val="yellow"/>
                    </w:rPr>
                  </w:rPrChange>
                </w:rPr>
                <w:delText>Cat</w:delText>
              </w:r>
            </w:del>
          </w:p>
        </w:tc>
        <w:tc>
          <w:tcPr>
            <w:tcW w:w="1663" w:type="dxa"/>
          </w:tcPr>
          <w:p w14:paraId="463523BC" w14:textId="617CD904" w:rsidR="007D09B7" w:rsidRPr="007E3F77" w:rsidRDefault="00CD1B35">
            <w:pPr>
              <w:rPr>
                <w:lang w:val="nb-NO"/>
                <w:rPrChange w:id="390" w:author="Therese Buerengen" w:date="2026-10-09T09:37:00Z" w16du:dateUtc="2026-10-09T07:37:00Z">
                  <w:rPr>
                    <w:highlight w:val="yellow"/>
                  </w:rPr>
                </w:rPrChange>
              </w:rPr>
            </w:pPr>
            <w:del w:id="391" w:author="Therese Buerengen" w:date="2026-10-09T08:58:00Z" w16du:dateUtc="2026-10-09T06:58:00Z">
              <w:r w:rsidRPr="007E3F77" w:rsidDel="008F406A">
                <w:rPr>
                  <w:lang w:val="nb-NO"/>
                  <w:rPrChange w:id="392" w:author="Therese Buerengen" w:date="2026-10-09T09:37:00Z" w16du:dateUtc="2026-10-09T07:37:00Z">
                    <w:rPr>
                      <w:highlight w:val="yellow"/>
                    </w:rPr>
                  </w:rPrChange>
                </w:rPr>
                <w:delText>Descriptive; not recorded shown as missing</w:delText>
              </w:r>
            </w:del>
          </w:p>
        </w:tc>
      </w:tr>
      <w:tr w:rsidR="007D09B7" w14:paraId="3D8F8E03" w14:textId="77777777" w:rsidTr="00855706">
        <w:tc>
          <w:tcPr>
            <w:tcW w:w="1821" w:type="dxa"/>
          </w:tcPr>
          <w:p w14:paraId="56D52B7D" w14:textId="77777777" w:rsidR="007D09B7" w:rsidRPr="00015847" w:rsidRDefault="00CD1B35">
            <w:pPr>
              <w:rPr>
                <w:ins w:id="393" w:author="Maria Cecilie Stivang" w:date="2026-10-08T15:34:00Z" w16du:dateUtc="2026-10-08T13:34:00Z"/>
                <w:lang w:val="nb-NO"/>
                <w:rPrChange w:id="394" w:author="Therese Buerengen" w:date="2026-10-10T11:06:00Z" w16du:dateUtc="2026-10-10T09:06:00Z">
                  <w:rPr>
                    <w:ins w:id="395" w:author="Maria Cecilie Stivang" w:date="2026-10-08T15:34:00Z" w16du:dateUtc="2026-10-08T13:34:00Z"/>
                    <w:highlight w:val="yellow"/>
                  </w:rPr>
                </w:rPrChange>
              </w:rPr>
            </w:pPr>
            <w:r w:rsidRPr="00015847">
              <w:rPr>
                <w:lang w:val="nb-NO"/>
                <w:rPrChange w:id="396" w:author="Therese Buerengen" w:date="2026-10-10T11:06:00Z" w16du:dateUtc="2026-10-10T09:06:00Z">
                  <w:rPr/>
                </w:rPrChange>
              </w:rPr>
              <w:t>Type of continuous fetal monitoring</w:t>
            </w:r>
          </w:p>
          <w:p w14:paraId="098EE0D2" w14:textId="1D49F22B" w:rsidR="00E206BD" w:rsidRPr="008F406A" w:rsidRDefault="00E206BD">
            <w:pPr>
              <w:rPr>
                <w:highlight w:val="yellow"/>
                <w:lang w:val="nb-NO"/>
                <w:rPrChange w:id="397" w:author="Therese Buerengen" w:date="2026-10-09T09:01:00Z" w16du:dateUtc="2026-10-09T07:01:00Z">
                  <w:rPr/>
                </w:rPrChange>
              </w:rPr>
            </w:pPr>
          </w:p>
        </w:tc>
        <w:tc>
          <w:tcPr>
            <w:tcW w:w="2851" w:type="dxa"/>
          </w:tcPr>
          <w:p w14:paraId="22B8CBD0" w14:textId="532E078F" w:rsidR="007D09B7" w:rsidRPr="002A302D" w:rsidRDefault="00CD1B35" w:rsidP="00FD70F1">
            <w:pPr>
              <w:numPr>
                <w:ilvl w:val="0"/>
                <w:numId w:val="26"/>
              </w:numPr>
            </w:pPr>
            <w:r w:rsidRPr="002A302D">
              <w:t>Continuous external CTG</w:t>
            </w:r>
            <w:ins w:id="398" w:author="Therese Buerengen" w:date="2026-10-09T13:17:00Z" w16du:dateUtc="2026-10-09T11:17:00Z">
              <w:r w:rsidR="00FD70F1">
                <w:t>/</w:t>
              </w:r>
            </w:ins>
            <w:r w:rsidRPr="002A302D">
              <w:t>STAN/continuous internal CTG</w:t>
            </w:r>
          </w:p>
        </w:tc>
        <w:tc>
          <w:tcPr>
            <w:tcW w:w="1425" w:type="dxa"/>
          </w:tcPr>
          <w:p w14:paraId="266FA562" w14:textId="77777777" w:rsidR="007D09B7" w:rsidRPr="002A302D" w:rsidRDefault="00CD1B35">
            <w:r w:rsidRPr="002A302D">
              <w:t>Cat</w:t>
            </w:r>
          </w:p>
        </w:tc>
        <w:tc>
          <w:tcPr>
            <w:tcW w:w="1663" w:type="dxa"/>
          </w:tcPr>
          <w:p w14:paraId="24286AA2" w14:textId="77777777" w:rsidR="007D09B7" w:rsidRPr="002A302D" w:rsidRDefault="00CD1B35">
            <w:r w:rsidRPr="002A302D">
              <w:t>Descriptive; not recorded shown as missing</w:t>
            </w:r>
          </w:p>
        </w:tc>
      </w:tr>
      <w:tr w:rsidR="007D09B7" w14:paraId="4DDD6CB1" w14:textId="77777777" w:rsidTr="00855706">
        <w:tc>
          <w:tcPr>
            <w:tcW w:w="1821" w:type="dxa"/>
          </w:tcPr>
          <w:p w14:paraId="35F2C69D" w14:textId="00E99C9A" w:rsidR="007D09B7" w:rsidRPr="008F406A" w:rsidDel="008F406A" w:rsidRDefault="00CD1B35">
            <w:pPr>
              <w:rPr>
                <w:del w:id="399" w:author="Therese Buerengen" w:date="2026-10-09T08:58:00Z" w16du:dateUtc="2026-10-09T06:58:00Z"/>
                <w:lang w:val="nb-NO"/>
                <w:rPrChange w:id="400" w:author="Therese Buerengen" w:date="2026-10-09T09:00:00Z" w16du:dateUtc="2026-10-09T07:00:00Z">
                  <w:rPr>
                    <w:del w:id="401" w:author="Therese Buerengen" w:date="2026-10-09T08:58:00Z" w16du:dateUtc="2026-10-09T06:58:00Z"/>
                    <w:highlight w:val="yellow"/>
                    <w:lang w:val="nb-NO"/>
                  </w:rPr>
                </w:rPrChange>
              </w:rPr>
            </w:pPr>
            <w:del w:id="402" w:author="Therese Buerengen" w:date="2026-10-09T08:58:00Z" w16du:dateUtc="2026-10-09T06:58:00Z">
              <w:r w:rsidRPr="008F406A" w:rsidDel="008F406A">
                <w:rPr>
                  <w:lang w:val="nb-NO"/>
                  <w:rPrChange w:id="403" w:author="Therese Buerengen" w:date="2026-10-09T09:00:00Z" w16du:dateUtc="2026-10-09T07:00:00Z">
                    <w:rPr>
                      <w:highlight w:val="yellow"/>
                      <w:lang w:val="nb-NO"/>
                    </w:rPr>
                  </w:rPrChange>
                </w:rPr>
                <w:delText>Type of perineal support</w:delText>
              </w:r>
            </w:del>
          </w:p>
          <w:p w14:paraId="4747D5AB" w14:textId="69A93A31" w:rsidR="00DF3527" w:rsidRPr="008F406A" w:rsidRDefault="00DF3527">
            <w:pPr>
              <w:rPr>
                <w:lang w:val="nb-NO"/>
                <w:rPrChange w:id="404" w:author="Therese Buerengen" w:date="2026-10-09T09:00:00Z" w16du:dateUtc="2026-10-09T07:00:00Z">
                  <w:rPr>
                    <w:highlight w:val="yellow"/>
                    <w:lang w:val="nb-NO"/>
                  </w:rPr>
                </w:rPrChange>
              </w:rPr>
            </w:pPr>
            <w:r w:rsidRPr="007E3F77">
              <w:rPr>
                <w:highlight w:val="yellow"/>
                <w:lang w:val="nb-NO"/>
              </w:rPr>
              <w:t>Flytte</w:t>
            </w:r>
            <w:r w:rsidR="008F406A" w:rsidRPr="007E3F77">
              <w:rPr>
                <w:highlight w:val="yellow"/>
                <w:lang w:val="nb-NO"/>
              </w:rPr>
              <w:t>t</w:t>
            </w:r>
            <w:r w:rsidRPr="007E3F77">
              <w:rPr>
                <w:highlight w:val="yellow"/>
                <w:lang w:val="nb-NO"/>
              </w:rPr>
              <w:t xml:space="preserve"> til </w:t>
            </w:r>
            <w:r w:rsidR="007E3F77" w:rsidRPr="007E3F77">
              <w:rPr>
                <w:highlight w:val="yellow"/>
                <w:lang w:val="nb-NO"/>
                <w:rPrChange w:id="405" w:author="Therese Buerengen" w:date="2026-10-09T09:38:00Z" w16du:dateUtc="2026-10-09T07:38:00Z">
                  <w:rPr>
                    <w:lang w:val="nb-NO"/>
                  </w:rPr>
                </w:rPrChange>
              </w:rPr>
              <w:t>tabell 12.1</w:t>
            </w:r>
          </w:p>
        </w:tc>
        <w:tc>
          <w:tcPr>
            <w:tcW w:w="2851" w:type="dxa"/>
          </w:tcPr>
          <w:p w14:paraId="29DCCD06" w14:textId="2906C9FB" w:rsidR="007D09B7" w:rsidRPr="008F406A" w:rsidRDefault="00CD1B35">
            <w:pPr>
              <w:rPr>
                <w:rPrChange w:id="406" w:author="Therese Buerengen" w:date="2026-10-09T09:00:00Z" w16du:dateUtc="2026-10-09T07:00:00Z">
                  <w:rPr>
                    <w:highlight w:val="yellow"/>
                  </w:rPr>
                </w:rPrChange>
              </w:rPr>
            </w:pPr>
            <w:del w:id="407" w:author="Therese Buerengen" w:date="2026-10-09T08:58:00Z" w16du:dateUtc="2026-10-09T06:58:00Z">
              <w:r w:rsidRPr="008F406A" w:rsidDel="008F406A">
                <w:rPr>
                  <w:rPrChange w:id="408" w:author="Therese Buerengen" w:date="2026-10-09T09:00:00Z" w16du:dateUtc="2026-10-09T07:00:00Z">
                    <w:rPr>
                      <w:highlight w:val="yellow"/>
                    </w:rPr>
                  </w:rPrChange>
                </w:rPr>
                <w:delText>Perineal support technique used: Ritgen or modified Ritgen manoeuvre, or supporting flat-hand grip (vaginal deliveries with perineal support)</w:delText>
              </w:r>
            </w:del>
          </w:p>
        </w:tc>
        <w:tc>
          <w:tcPr>
            <w:tcW w:w="1425" w:type="dxa"/>
          </w:tcPr>
          <w:p w14:paraId="16B23919" w14:textId="01FA56DC" w:rsidR="007D09B7" w:rsidRPr="008F406A" w:rsidRDefault="00CD1B35">
            <w:pPr>
              <w:rPr>
                <w:rPrChange w:id="409" w:author="Therese Buerengen" w:date="2026-10-09T09:00:00Z" w16du:dateUtc="2026-10-09T07:00:00Z">
                  <w:rPr>
                    <w:highlight w:val="yellow"/>
                  </w:rPr>
                </w:rPrChange>
              </w:rPr>
            </w:pPr>
            <w:del w:id="410" w:author="Therese Buerengen" w:date="2026-10-09T08:58:00Z" w16du:dateUtc="2026-10-09T06:58:00Z">
              <w:r w:rsidRPr="008F406A" w:rsidDel="008F406A">
                <w:rPr>
                  <w:rPrChange w:id="411" w:author="Therese Buerengen" w:date="2026-10-09T09:00:00Z" w16du:dateUtc="2026-10-09T07:00:00Z">
                    <w:rPr>
                      <w:highlight w:val="yellow"/>
                    </w:rPr>
                  </w:rPrChange>
                </w:rPr>
                <w:delText>Cat</w:delText>
              </w:r>
            </w:del>
          </w:p>
        </w:tc>
        <w:tc>
          <w:tcPr>
            <w:tcW w:w="1663" w:type="dxa"/>
          </w:tcPr>
          <w:p w14:paraId="4E45265C" w14:textId="40C32D34" w:rsidR="007D09B7" w:rsidRPr="008F406A" w:rsidRDefault="00CD1B35">
            <w:pPr>
              <w:rPr>
                <w:rPrChange w:id="412" w:author="Therese Buerengen" w:date="2026-10-09T09:00:00Z" w16du:dateUtc="2026-10-09T07:00:00Z">
                  <w:rPr>
                    <w:highlight w:val="yellow"/>
                  </w:rPr>
                </w:rPrChange>
              </w:rPr>
            </w:pPr>
            <w:del w:id="413" w:author="Therese Buerengen" w:date="2026-10-09T08:58:00Z" w16du:dateUtc="2026-10-09T06:58:00Z">
              <w:r w:rsidRPr="008F406A" w:rsidDel="008F406A">
                <w:rPr>
                  <w:rPrChange w:id="414" w:author="Therese Buerengen" w:date="2026-10-09T09:00:00Z" w16du:dateUtc="2026-10-09T07:00:00Z">
                    <w:rPr>
                      <w:highlight w:val="yellow"/>
                    </w:rPr>
                  </w:rPrChange>
                </w:rPr>
                <w:delText>Descriptive; not recorded shown as missing</w:delText>
              </w:r>
            </w:del>
          </w:p>
        </w:tc>
      </w:tr>
      <w:tr w:rsidR="007D09B7" w14:paraId="50B9F29C" w14:textId="77777777" w:rsidTr="00855706">
        <w:tc>
          <w:tcPr>
            <w:tcW w:w="1821" w:type="dxa"/>
          </w:tcPr>
          <w:p w14:paraId="429F90E7" w14:textId="77777777" w:rsidR="007D09B7" w:rsidRDefault="00CD1B35">
            <w:r>
              <w:t>Occurrence of post-partum haemorrhage</w:t>
            </w:r>
          </w:p>
        </w:tc>
        <w:tc>
          <w:tcPr>
            <w:tcW w:w="2851" w:type="dxa"/>
          </w:tcPr>
          <w:p w14:paraId="7E86B625" w14:textId="2D0F4085" w:rsidR="007D09B7" w:rsidRDefault="00CD1B35">
            <w:r>
              <w:t xml:space="preserve">Any occurrence of post-partum haemorrhage </w:t>
            </w:r>
            <w:del w:id="415" w:author="Therese Buerengen" w:date="2026-10-09T13:21:00Z" w16du:dateUtc="2026-10-09T11:21:00Z">
              <w:r w:rsidDel="00FD70F1">
                <w:delText xml:space="preserve">&gt;500 ml, </w:delText>
              </w:r>
            </w:del>
            <w:ins w:id="416" w:author="Therese Buerengen" w:date="2026-10-09T13:23:00Z" w16du:dateUtc="2026-10-09T11:23:00Z">
              <w:r w:rsidR="00FD70F1">
                <w:t>&lt;</w:t>
              </w:r>
            </w:ins>
            <w:r>
              <w:t>1000</w:t>
            </w:r>
            <w:ins w:id="417" w:author="Therese Buerengen" w:date="2026-10-09T13:22:00Z" w16du:dateUtc="2026-10-09T11:22:00Z">
              <w:r w:rsidR="00FD70F1">
                <w:t xml:space="preserve">, </w:t>
              </w:r>
            </w:ins>
            <w:del w:id="418" w:author="Therese Buerengen" w:date="2026-10-09T13:22:00Z" w16du:dateUtc="2026-10-09T11:22:00Z">
              <w:r w:rsidDel="00FD70F1">
                <w:delText xml:space="preserve"> </w:delText>
              </w:r>
            </w:del>
            <w:r>
              <w:t>ml</w:t>
            </w:r>
            <w:ins w:id="419" w:author="Therese Buerengen" w:date="2026-10-09T13:22:00Z" w16du:dateUtc="2026-10-09T11:22:00Z">
              <w:r w:rsidR="00FD70F1">
                <w:t xml:space="preserve"> and</w:t>
              </w:r>
            </w:ins>
            <w:del w:id="420" w:author="Therese Buerengen" w:date="2026-10-09T13:22:00Z" w16du:dateUtc="2026-10-09T11:22:00Z">
              <w:r w:rsidDel="00FD70F1">
                <w:delText>,</w:delText>
              </w:r>
            </w:del>
            <w:r>
              <w:t xml:space="preserve"> &gt;1</w:t>
            </w:r>
            <w:ins w:id="421" w:author="Therese Buerengen" w:date="2026-10-09T13:22:00Z" w16du:dateUtc="2026-10-09T11:22:00Z">
              <w:r w:rsidR="00FD70F1">
                <w:t>0</w:t>
              </w:r>
            </w:ins>
            <w:del w:id="422" w:author="Therese Buerengen" w:date="2026-10-09T13:22:00Z" w16du:dateUtc="2026-10-09T11:22:00Z">
              <w:r w:rsidDel="00FD70F1">
                <w:delText>5</w:delText>
              </w:r>
            </w:del>
            <w:r>
              <w:t>00 ml</w:t>
            </w:r>
          </w:p>
        </w:tc>
        <w:tc>
          <w:tcPr>
            <w:tcW w:w="1425" w:type="dxa"/>
          </w:tcPr>
          <w:p w14:paraId="1106AD8B" w14:textId="77777777" w:rsidR="007D09B7" w:rsidRDefault="00CD1B35">
            <w:r>
              <w:t>Cat</w:t>
            </w:r>
          </w:p>
        </w:tc>
        <w:tc>
          <w:tcPr>
            <w:tcW w:w="1663" w:type="dxa"/>
          </w:tcPr>
          <w:p w14:paraId="483C69F7" w14:textId="77777777" w:rsidR="007D09B7" w:rsidRDefault="00CD1B35">
            <w:r>
              <w:t>Descriptive; not recorded shown as missing</w:t>
            </w:r>
          </w:p>
        </w:tc>
      </w:tr>
      <w:tr w:rsidR="007D09B7" w14:paraId="06823F24" w14:textId="77777777" w:rsidTr="00855706">
        <w:tc>
          <w:tcPr>
            <w:tcW w:w="1821" w:type="dxa"/>
          </w:tcPr>
          <w:p w14:paraId="089D2843" w14:textId="77777777" w:rsidR="007D09B7" w:rsidRDefault="00CD1B35">
            <w:r>
              <w:t>Occurrence of prolonged labour</w:t>
            </w:r>
          </w:p>
        </w:tc>
        <w:tc>
          <w:tcPr>
            <w:tcW w:w="2851" w:type="dxa"/>
          </w:tcPr>
          <w:p w14:paraId="101E40CC" w14:textId="77777777" w:rsidR="007D09B7" w:rsidRDefault="00CD1B35">
            <w:pPr>
              <w:pStyle w:val="Brdtekst"/>
            </w:pPr>
            <w:r>
              <w:t>Occurrence of prolonged labour defined as:</w:t>
            </w:r>
          </w:p>
          <w:p w14:paraId="73A89D42" w14:textId="77777777" w:rsidR="007D09B7" w:rsidRDefault="00CD1B35">
            <w:pPr>
              <w:pStyle w:val="Brdtekst"/>
            </w:pPr>
            <w:r>
              <w:rPr>
                <w:b/>
                <w:bCs/>
              </w:rPr>
              <w:t>WHO partograph:</w:t>
            </w:r>
          </w:p>
          <w:p w14:paraId="26A5F44D" w14:textId="77777777" w:rsidR="007D09B7" w:rsidRDefault="00CD1B35">
            <w:pPr>
              <w:pStyle w:val="Brdtekst"/>
            </w:pPr>
            <w:r>
              <w:lastRenderedPageBreak/>
              <w:t>First stage:</w:t>
            </w:r>
          </w:p>
          <w:p w14:paraId="4799E319" w14:textId="77777777" w:rsidR="007D09B7" w:rsidRDefault="00CD1B35">
            <w:pPr>
              <w:pStyle w:val="Brdtekst"/>
            </w:pPr>
            <w:r>
              <w:t>Crossing of the action line</w:t>
            </w:r>
          </w:p>
          <w:p w14:paraId="75AA079A" w14:textId="77777777" w:rsidR="007D09B7" w:rsidRDefault="00CD1B35">
            <w:pPr>
              <w:pStyle w:val="Brdtekst"/>
            </w:pPr>
            <w:r>
              <w:t>Second stage:</w:t>
            </w:r>
          </w:p>
          <w:p w14:paraId="16F290C4" w14:textId="77777777" w:rsidR="007D09B7" w:rsidRDefault="00CD1B35">
            <w:pPr>
              <w:pStyle w:val="Brdtekst"/>
            </w:pPr>
            <w:r>
              <w:t>2. stage lasting from 2-4 hours, depending on the labour wards guidelines</w:t>
            </w:r>
          </w:p>
          <w:p w14:paraId="72A85F61" w14:textId="77777777" w:rsidR="007D09B7" w:rsidRDefault="00CD1B35">
            <w:pPr>
              <w:pStyle w:val="Brdtekst"/>
            </w:pPr>
            <w:r>
              <w:rPr>
                <w:b/>
                <w:bCs/>
              </w:rPr>
              <w:t>LCG:</w:t>
            </w:r>
          </w:p>
          <w:p w14:paraId="40600493" w14:textId="77777777" w:rsidR="007D09B7" w:rsidRDefault="00CD1B35">
            <w:pPr>
              <w:pStyle w:val="Brdtekst"/>
            </w:pPr>
            <w:r>
              <w:t>First stage:</w:t>
            </w:r>
          </w:p>
          <w:p w14:paraId="3E9C4A4D" w14:textId="77777777" w:rsidR="007D09B7" w:rsidRDefault="00CD1B35">
            <w:pPr>
              <w:pStyle w:val="Brdtekst"/>
            </w:pPr>
            <w:r>
              <w:t>Time intervals exceeded</w:t>
            </w:r>
          </w:p>
          <w:p w14:paraId="0CDB5015" w14:textId="77777777" w:rsidR="007D09B7" w:rsidRDefault="00CD1B35">
            <w:pPr>
              <w:pStyle w:val="Brdtekst"/>
            </w:pPr>
            <w:r>
              <w:t>Second stage:</w:t>
            </w:r>
          </w:p>
          <w:p w14:paraId="549BDC84" w14:textId="77777777" w:rsidR="007D09B7" w:rsidRDefault="00CD1B35">
            <w:pPr>
              <w:pStyle w:val="Brdtekst"/>
            </w:pPr>
            <w:r>
              <w:t>Time intervals exceeded</w:t>
            </w:r>
          </w:p>
        </w:tc>
        <w:tc>
          <w:tcPr>
            <w:tcW w:w="1425" w:type="dxa"/>
          </w:tcPr>
          <w:p w14:paraId="7A679834" w14:textId="77777777" w:rsidR="007D09B7" w:rsidRDefault="00CD1B35">
            <w:r>
              <w:lastRenderedPageBreak/>
              <w:t>D</w:t>
            </w:r>
          </w:p>
        </w:tc>
        <w:tc>
          <w:tcPr>
            <w:tcW w:w="1663" w:type="dxa"/>
          </w:tcPr>
          <w:p w14:paraId="73470470" w14:textId="77777777" w:rsidR="007D09B7" w:rsidRDefault="00CD1B35">
            <w:r>
              <w:t>Descriptive; not recorded shown as missing</w:t>
            </w:r>
          </w:p>
        </w:tc>
      </w:tr>
      <w:tr w:rsidR="007D09B7" w14:paraId="274D020E" w14:textId="77777777" w:rsidTr="00855706">
        <w:tc>
          <w:tcPr>
            <w:tcW w:w="1821" w:type="dxa"/>
          </w:tcPr>
          <w:p w14:paraId="3D32D059" w14:textId="77777777" w:rsidR="007D09B7" w:rsidRDefault="00CD1B35">
            <w:r>
              <w:t>Shared decision making</w:t>
            </w:r>
          </w:p>
          <w:p w14:paraId="1609C6CB" w14:textId="77777777" w:rsidR="00DA4621" w:rsidRDefault="00DA4621"/>
          <w:p w14:paraId="4DBD04B2" w14:textId="38A4A8D2" w:rsidR="00DA4621" w:rsidRPr="003809E8" w:rsidRDefault="003809E8">
            <w:pPr>
              <w:rPr>
                <w:lang w:val="nb-NO"/>
              </w:rPr>
            </w:pPr>
            <w:r w:rsidRPr="003809E8">
              <w:rPr>
                <w:highlight w:val="yellow"/>
                <w:lang w:val="nb-NO"/>
                <w:rPrChange w:id="423" w:author="Therese Buerengen" w:date="2026-10-09T09:07:00Z" w16du:dateUtc="2026-10-09T07:07:00Z">
                  <w:rPr>
                    <w:lang w:val="nb-NO"/>
                  </w:rPr>
                </w:rPrChange>
              </w:rPr>
              <w:t>Kun operativ forløsning i denne SAP</w:t>
            </w:r>
          </w:p>
        </w:tc>
        <w:tc>
          <w:tcPr>
            <w:tcW w:w="2851" w:type="dxa"/>
          </w:tcPr>
          <w:p w14:paraId="6769F87A" w14:textId="40ED6A78" w:rsidR="007D09B7" w:rsidRDefault="00CD1B35">
            <w:pPr>
              <w:pStyle w:val="Brdtekst"/>
            </w:pPr>
            <w:r>
              <w:t xml:space="preserve">Shared decision making is assessed in selected situations and interventions and documented by the midwife: </w:t>
            </w:r>
            <w:del w:id="424" w:author="Therese Buerengen" w:date="2026-10-09T08:59:00Z" w16du:dateUtc="2026-10-09T06:59:00Z">
              <w:r w:rsidRPr="008F406A" w:rsidDel="008F406A">
                <w:rPr>
                  <w:rPrChange w:id="425" w:author="Therese Buerengen" w:date="2026-10-09T09:00:00Z" w16du:dateUtc="2026-10-09T07:00:00Z">
                    <w:rPr>
                      <w:highlight w:val="yellow"/>
                    </w:rPr>
                  </w:rPrChange>
                </w:rPr>
                <w:delText xml:space="preserve">positions in the first stage and at birth; choice of pain relief; a plan for prolonged labour; and, for eleven interventions (external CTG, STAN or internal CTG, vaginal examination by the midwife, by a new midwife or by a doctor, amniotomy, oxytocin stimulation, episiotomy, </w:delText>
              </w:r>
            </w:del>
            <w:r w:rsidRPr="008F406A">
              <w:rPr>
                <w:rPrChange w:id="426" w:author="Therese Buerengen" w:date="2026-10-09T09:00:00Z" w16du:dateUtc="2026-10-09T07:00:00Z">
                  <w:rPr>
                    <w:highlight w:val="yellow"/>
                  </w:rPr>
                </w:rPrChange>
              </w:rPr>
              <w:t xml:space="preserve">operative delivery, </w:t>
            </w:r>
            <w:del w:id="427" w:author="Therese Buerengen" w:date="2026-10-09T08:59:00Z" w16du:dateUtc="2026-10-09T06:59:00Z">
              <w:r w:rsidRPr="008F406A" w:rsidDel="008F406A">
                <w:rPr>
                  <w:rPrChange w:id="428" w:author="Therese Buerengen" w:date="2026-10-09T09:00:00Z" w16du:dateUtc="2026-10-09T07:00:00Z">
                    <w:rPr>
                      <w:highlight w:val="yellow"/>
                    </w:rPr>
                  </w:rPrChange>
                </w:rPr>
                <w:delText>oxytocin IM post partum, vitamin K IM),</w:delText>
              </w:r>
              <w:r w:rsidDel="008F406A">
                <w:delText xml:space="preserve"> </w:delText>
              </w:r>
            </w:del>
            <w:r>
              <w:t>whether the intervention was performed, the woman informed and in agreement. Items, Norwegian wording and response options: Section 12.2.</w:t>
            </w:r>
          </w:p>
          <w:p w14:paraId="676E5C06" w14:textId="77777777" w:rsidR="007D09B7" w:rsidRDefault="00CD1B35">
            <w:pPr>
              <w:pStyle w:val="Brdtekst"/>
            </w:pPr>
            <w:r>
              <w:t xml:space="preserve">Recorded on the LCG form only; presented for the LCG period. Follow-up questions are presented among the women whose gate question was yes (e.g. informed and agreed </w:t>
            </w:r>
            <w:r>
              <w:lastRenderedPageBreak/>
              <w:t>among the women in whom the intervention was performed).</w:t>
            </w:r>
          </w:p>
        </w:tc>
        <w:tc>
          <w:tcPr>
            <w:tcW w:w="1425" w:type="dxa"/>
          </w:tcPr>
          <w:p w14:paraId="0FCD4E1D" w14:textId="77777777" w:rsidR="007D09B7" w:rsidRDefault="00CD1B35">
            <w:r>
              <w:lastRenderedPageBreak/>
              <w:t>D+Cat</w:t>
            </w:r>
          </w:p>
        </w:tc>
        <w:tc>
          <w:tcPr>
            <w:tcW w:w="1663" w:type="dxa"/>
          </w:tcPr>
          <w:p w14:paraId="523A72A5" w14:textId="77777777" w:rsidR="007D09B7" w:rsidRDefault="00CD1B35">
            <w:r>
              <w:t>Descriptive; not recorded shown as missing</w:t>
            </w:r>
          </w:p>
        </w:tc>
      </w:tr>
      <w:tr w:rsidR="007D09B7" w14:paraId="31111995" w14:textId="77777777" w:rsidTr="00855706">
        <w:tc>
          <w:tcPr>
            <w:tcW w:w="1821" w:type="dxa"/>
          </w:tcPr>
          <w:p w14:paraId="42A1E4AE" w14:textId="5DCAFB04" w:rsidR="007D09B7" w:rsidRPr="008F406A" w:rsidDel="008F406A" w:rsidRDefault="00CD1B35">
            <w:pPr>
              <w:rPr>
                <w:del w:id="429" w:author="Therese Buerengen" w:date="2026-10-09T09:00:00Z" w16du:dateUtc="2026-10-09T07:00:00Z"/>
                <w:rPrChange w:id="430" w:author="Therese Buerengen" w:date="2026-10-09T09:00:00Z" w16du:dateUtc="2026-10-09T07:00:00Z">
                  <w:rPr>
                    <w:del w:id="431" w:author="Therese Buerengen" w:date="2026-10-09T09:00:00Z" w16du:dateUtc="2026-10-09T07:00:00Z"/>
                    <w:highlight w:val="yellow"/>
                  </w:rPr>
                </w:rPrChange>
              </w:rPr>
            </w:pPr>
            <w:del w:id="432" w:author="Therese Buerengen" w:date="2026-10-09T09:00:00Z" w16du:dateUtc="2026-10-09T07:00:00Z">
              <w:r w:rsidRPr="008F406A" w:rsidDel="008F406A">
                <w:rPr>
                  <w:rPrChange w:id="433" w:author="Therese Buerengen" w:date="2026-10-09T09:00:00Z" w16du:dateUtc="2026-10-09T07:00:00Z">
                    <w:rPr>
                      <w:highlight w:val="yellow"/>
                    </w:rPr>
                  </w:rPrChange>
                </w:rPr>
                <w:delText>Supportive care, labour companionship</w:delText>
              </w:r>
            </w:del>
          </w:p>
          <w:p w14:paraId="50548BF5" w14:textId="6FD5E57F" w:rsidR="00790CDD" w:rsidRPr="008F406A" w:rsidRDefault="00790CDD">
            <w:pPr>
              <w:rPr>
                <w:rPrChange w:id="434" w:author="Therese Buerengen" w:date="2026-10-09T09:00:00Z" w16du:dateUtc="2026-10-09T07:00:00Z">
                  <w:rPr>
                    <w:highlight w:val="yellow"/>
                  </w:rPr>
                </w:rPrChange>
              </w:rPr>
            </w:pPr>
            <w:r w:rsidRPr="007E3F77">
              <w:rPr>
                <w:highlight w:val="yellow"/>
              </w:rPr>
              <w:t>Flytte</w:t>
            </w:r>
            <w:r w:rsidR="008F406A" w:rsidRPr="007E3F77">
              <w:rPr>
                <w:highlight w:val="yellow"/>
              </w:rPr>
              <w:t>t</w:t>
            </w:r>
            <w:r w:rsidRPr="007E3F77">
              <w:rPr>
                <w:highlight w:val="yellow"/>
              </w:rPr>
              <w:t xml:space="preserve"> til </w:t>
            </w:r>
            <w:r w:rsidR="007E3F77" w:rsidRPr="007E3F77">
              <w:rPr>
                <w:highlight w:val="yellow"/>
              </w:rPr>
              <w:t>tabell 12.1</w:t>
            </w:r>
          </w:p>
        </w:tc>
        <w:tc>
          <w:tcPr>
            <w:tcW w:w="2851" w:type="dxa"/>
          </w:tcPr>
          <w:p w14:paraId="568A0AAC" w14:textId="25845499" w:rsidR="007D09B7" w:rsidRPr="008F406A" w:rsidDel="008F406A" w:rsidRDefault="00CD1B35">
            <w:pPr>
              <w:pStyle w:val="Brdtekst"/>
              <w:rPr>
                <w:del w:id="435" w:author="Therese Buerengen" w:date="2026-10-09T08:59:00Z" w16du:dateUtc="2026-10-09T06:59:00Z"/>
                <w:rPrChange w:id="436" w:author="Therese Buerengen" w:date="2026-10-09T09:00:00Z" w16du:dateUtc="2026-10-09T07:00:00Z">
                  <w:rPr>
                    <w:del w:id="437" w:author="Therese Buerengen" w:date="2026-10-09T08:59:00Z" w16du:dateUtc="2026-10-09T06:59:00Z"/>
                    <w:highlight w:val="yellow"/>
                  </w:rPr>
                </w:rPrChange>
              </w:rPr>
            </w:pPr>
            <w:del w:id="438" w:author="Therese Buerengen" w:date="2026-10-09T08:59:00Z" w16du:dateUtc="2026-10-09T06:59:00Z">
              <w:r w:rsidRPr="008F406A" w:rsidDel="008F406A">
                <w:rPr>
                  <w:rPrChange w:id="439" w:author="Therese Buerengen" w:date="2026-10-09T09:00:00Z" w16du:dateUtc="2026-10-09T07:00:00Z">
                    <w:rPr>
                      <w:highlight w:val="yellow"/>
                    </w:rPr>
                  </w:rPrChange>
                </w:rPr>
                <w:delText>Labour companionship during labour as recorded by the midwife: partner, multicultural doula, doula, family member, friend, nobody, did not want a companion (Section 12.2).</w:delText>
              </w:r>
            </w:del>
          </w:p>
          <w:p w14:paraId="08C84C11" w14:textId="60AE26DB" w:rsidR="007D09B7" w:rsidRPr="008F406A" w:rsidRDefault="00CD1B35">
            <w:pPr>
              <w:pStyle w:val="Brdtekst"/>
              <w:rPr>
                <w:rPrChange w:id="440" w:author="Therese Buerengen" w:date="2026-10-09T09:00:00Z" w16du:dateUtc="2026-10-09T07:00:00Z">
                  <w:rPr>
                    <w:highlight w:val="yellow"/>
                  </w:rPr>
                </w:rPrChange>
              </w:rPr>
            </w:pPr>
            <w:del w:id="441" w:author="Therese Buerengen" w:date="2026-10-09T08:59:00Z" w16du:dateUtc="2026-10-09T06:59:00Z">
              <w:r w:rsidRPr="008F406A" w:rsidDel="008F406A">
                <w:rPr>
                  <w:rPrChange w:id="442" w:author="Therese Buerengen" w:date="2026-10-09T09:00:00Z" w16du:dateUtc="2026-10-09T07:00:00Z">
                    <w:rPr>
                      <w:highlight w:val="yellow"/>
                    </w:rPr>
                  </w:rPrChange>
                </w:rPr>
                <w:delText>Recorded on the LCG form only; presented for the LCG period.</w:delText>
              </w:r>
            </w:del>
          </w:p>
        </w:tc>
        <w:tc>
          <w:tcPr>
            <w:tcW w:w="1425" w:type="dxa"/>
          </w:tcPr>
          <w:p w14:paraId="071AEB04" w14:textId="32FAB210" w:rsidR="007D09B7" w:rsidRPr="008F406A" w:rsidRDefault="00CD1B35">
            <w:pPr>
              <w:rPr>
                <w:rPrChange w:id="443" w:author="Therese Buerengen" w:date="2026-10-09T09:00:00Z" w16du:dateUtc="2026-10-09T07:00:00Z">
                  <w:rPr>
                    <w:highlight w:val="yellow"/>
                  </w:rPr>
                </w:rPrChange>
              </w:rPr>
            </w:pPr>
            <w:del w:id="444" w:author="Therese Buerengen" w:date="2026-10-09T08:59:00Z" w16du:dateUtc="2026-10-09T06:59:00Z">
              <w:r w:rsidRPr="008F406A" w:rsidDel="008F406A">
                <w:rPr>
                  <w:rPrChange w:id="445" w:author="Therese Buerengen" w:date="2026-10-09T09:00:00Z" w16du:dateUtc="2026-10-09T07:00:00Z">
                    <w:rPr>
                      <w:highlight w:val="yellow"/>
                    </w:rPr>
                  </w:rPrChange>
                </w:rPr>
                <w:delText>Cat</w:delText>
              </w:r>
            </w:del>
          </w:p>
        </w:tc>
        <w:tc>
          <w:tcPr>
            <w:tcW w:w="1663" w:type="dxa"/>
          </w:tcPr>
          <w:p w14:paraId="2EB6ACD4" w14:textId="0CA744E8" w:rsidR="007D09B7" w:rsidRPr="008F406A" w:rsidRDefault="00CD1B35">
            <w:pPr>
              <w:rPr>
                <w:rPrChange w:id="446" w:author="Therese Buerengen" w:date="2026-10-09T09:00:00Z" w16du:dateUtc="2026-10-09T07:00:00Z">
                  <w:rPr>
                    <w:highlight w:val="yellow"/>
                  </w:rPr>
                </w:rPrChange>
              </w:rPr>
            </w:pPr>
            <w:del w:id="447" w:author="Therese Buerengen" w:date="2026-10-09T08:59:00Z" w16du:dateUtc="2026-10-09T06:59:00Z">
              <w:r w:rsidRPr="008F406A" w:rsidDel="008F406A">
                <w:rPr>
                  <w:rPrChange w:id="448" w:author="Therese Buerengen" w:date="2026-10-09T09:00:00Z" w16du:dateUtc="2026-10-09T07:00:00Z">
                    <w:rPr>
                      <w:highlight w:val="yellow"/>
                    </w:rPr>
                  </w:rPrChange>
                </w:rPr>
                <w:delText>Descriptive; not recorded shown as missing</w:delText>
              </w:r>
            </w:del>
          </w:p>
        </w:tc>
      </w:tr>
    </w:tbl>
    <w:p w14:paraId="780F376D" w14:textId="77777777" w:rsidR="007D09B7" w:rsidRDefault="00CD1B35">
      <w:pPr>
        <w:pStyle w:val="Overskrift4"/>
        <w:rPr>
          <w:rFonts w:hint="eastAsia"/>
        </w:rPr>
      </w:pPr>
      <w:bookmarkStart w:id="449" w:name="sec-main-analytical-approach-for"/>
      <w:bookmarkEnd w:id="346"/>
      <w:r>
        <w:t>5.1.1.4 Main Analytical Approach for Dichotomous Efficacy Endpoints</w:t>
      </w:r>
    </w:p>
    <w:p w14:paraId="7ACE49AE" w14:textId="77777777" w:rsidR="007D09B7" w:rsidRDefault="00CD1B35">
      <w:r>
        <w:t>Dichotomous endpoints are analysed as the primary endpoint (</w:t>
      </w:r>
      <w:hyperlink w:anchor="sec-main-analytical-approach">
        <w:r w:rsidR="007D09B7">
          <w:rPr>
            <w:rStyle w:val="Hyperkobling"/>
          </w:rPr>
          <w:t>Section 4.1.2</w:t>
        </w:r>
      </w:hyperlink>
      <w:r>
        <w:t>): a generalised linear mixed model (binomial family, logit link) with a random intercept for cluster and fixed effects for treatment, time interval and the covariates specified for the endpoint, with the absolute and relative differences obtained by G-computation integrating over the random cluster effect and standard errors by the delta method. Covariates are specified per endpoint after the blinded data review (</w:t>
      </w:r>
      <w:hyperlink w:anchor="sec-adjustment-for-covariates">
        <w:r w:rsidR="007D09B7">
          <w:rPr>
            <w:rStyle w:val="Hyperkobling"/>
          </w:rPr>
          <w:t>Section 4.1.3</w:t>
        </w:r>
      </w:hyperlink>
      <w:r>
        <w:t>). Endpoints restricted to vaginal births are analysed in the vaginal delivery set, all others in the primary analysis set (</w:t>
      </w:r>
      <w:hyperlink w:anchor="sec-analysis-sets">
        <w:r w:rsidR="007D09B7">
          <w:rPr>
            <w:rStyle w:val="Hyperkobling"/>
          </w:rPr>
          <w:t>Section 3</w:t>
        </w:r>
      </w:hyperlink>
      <w:r>
        <w:t>). Missing data are handled as given in the “Handling of missing data” column of the endpoint tables.</w:t>
      </w:r>
    </w:p>
    <w:p w14:paraId="56ED866E" w14:textId="77777777" w:rsidR="007D09B7" w:rsidRDefault="00CD1B35">
      <w:pPr>
        <w:pStyle w:val="Brdtekst"/>
      </w:pPr>
      <w:r>
        <w:t>The differences are presented with two-sided 95% confidence intervals, not adjusted for multiplicity (</w:t>
      </w:r>
      <w:hyperlink w:anchor="sec-multiplicity-adjustment">
        <w:r w:rsidR="007D09B7">
          <w:rPr>
            <w:rStyle w:val="Hyperkobling"/>
          </w:rPr>
          <w:t>Section 2.2</w:t>
        </w:r>
      </w:hyperlink>
      <w:r>
        <w:t>). No hypothesis tests are performed and no non-inferiority margin applies to secondary endpoints.</w:t>
      </w:r>
    </w:p>
    <w:p w14:paraId="714B0B4A" w14:textId="77777777" w:rsidR="007D09B7" w:rsidRDefault="00CD1B35">
      <w:pPr>
        <w:pStyle w:val="Brdtekst"/>
      </w:pPr>
      <w:r>
        <w:t>Covariate sets by endpoint:</w:t>
      </w:r>
    </w:p>
    <w:p w14:paraId="66FD1436" w14:textId="77777777" w:rsidR="007D09B7" w:rsidRDefault="00CD1B35">
      <w:pPr>
        <w:numPr>
          <w:ilvl w:val="0"/>
          <w:numId w:val="27"/>
        </w:numPr>
      </w:pPr>
      <w:r>
        <w:t>Spontaneous vaginal delivery and instrumental vaginal delivery: as for the primary endpoint (</w:t>
      </w:r>
      <w:hyperlink w:anchor="sec-adjustment-for-covariates">
        <w:r w:rsidR="007D09B7">
          <w:rPr>
            <w:rStyle w:val="Hyperkobling"/>
          </w:rPr>
          <w:t>Section 4.1.3</w:t>
        </w:r>
      </w:hyperlink>
      <w:r>
        <w:t>). Mode of delivery is classified as spontaneous vaginal, instrumental vaginal or caesarean section, so the three differences sum to zero. The difference in caesarean sections in the primary analysis set, including those at 4 cm, is supplementary analysis 1 of the primary estimand (</w:t>
      </w:r>
      <w:hyperlink w:anchor="sec-supplementary-analysis">
        <w:r w:rsidR="007D09B7">
          <w:rPr>
            <w:rStyle w:val="Hyperkobling"/>
          </w:rPr>
          <w:t>Section 4.1.5</w:t>
        </w:r>
      </w:hyperlink>
      <w:r>
        <w:t>).</w:t>
      </w:r>
    </w:p>
    <w:p w14:paraId="15FD3EE6" w14:textId="77777777" w:rsidR="007D09B7" w:rsidRDefault="00CD1B35">
      <w:pPr>
        <w:numPr>
          <w:ilvl w:val="0"/>
          <w:numId w:val="27"/>
        </w:numPr>
      </w:pPr>
      <w:r>
        <w:t>Occurrence of amniotomy during labour: as for the primary endpoint.</w:t>
      </w:r>
    </w:p>
    <w:p w14:paraId="2F62CAE2" w14:textId="77777777" w:rsidR="007D09B7" w:rsidRDefault="00CD1B35">
      <w:pPr>
        <w:numPr>
          <w:ilvl w:val="0"/>
          <w:numId w:val="27"/>
        </w:numPr>
      </w:pPr>
      <w:r>
        <w:t>Use of oxytocin during labour: as for the primary endpoint.</w:t>
      </w:r>
    </w:p>
    <w:p w14:paraId="7C0E04F5" w14:textId="77777777" w:rsidR="007D09B7" w:rsidRDefault="00CD1B35">
      <w:pPr>
        <w:numPr>
          <w:ilvl w:val="0"/>
          <w:numId w:val="27"/>
        </w:numPr>
      </w:pPr>
      <w:r>
        <w:t>Use of epidural analgesia during labour: as for the primary endpoint.</w:t>
      </w:r>
    </w:p>
    <w:p w14:paraId="40E1286F" w14:textId="77777777" w:rsidR="007D09B7" w:rsidRDefault="00CD1B35">
      <w:pPr>
        <w:numPr>
          <w:ilvl w:val="0"/>
          <w:numId w:val="27"/>
        </w:numPr>
      </w:pPr>
      <w:r>
        <w:t>Use of medical pain relief in labour: as for the primary endpoint.</w:t>
      </w:r>
    </w:p>
    <w:p w14:paraId="18D906B7" w14:textId="77777777" w:rsidR="007D09B7" w:rsidRDefault="00CD1B35">
      <w:pPr>
        <w:numPr>
          <w:ilvl w:val="0"/>
          <w:numId w:val="27"/>
        </w:numPr>
      </w:pPr>
      <w:r>
        <w:t>Intermittent fetal monitoring: as for the primary endpoint.</w:t>
      </w:r>
    </w:p>
    <w:p w14:paraId="58E34C88" w14:textId="77777777" w:rsidR="007D09B7" w:rsidRDefault="00CD1B35">
      <w:pPr>
        <w:numPr>
          <w:ilvl w:val="0"/>
          <w:numId w:val="27"/>
        </w:numPr>
      </w:pPr>
      <w:r>
        <w:t>Continuous fetal monitoring: as for the primary endpoint.</w:t>
      </w:r>
    </w:p>
    <w:p w14:paraId="22FBE423" w14:textId="77777777" w:rsidR="007D09B7" w:rsidRDefault="00CD1B35">
      <w:pPr>
        <w:numPr>
          <w:ilvl w:val="0"/>
          <w:numId w:val="27"/>
        </w:numPr>
      </w:pPr>
      <w:r>
        <w:lastRenderedPageBreak/>
        <w:t>Occurrence of perineal support: as for the primary endpoint.</w:t>
      </w:r>
    </w:p>
    <w:p w14:paraId="346BC751" w14:textId="77777777" w:rsidR="007D09B7" w:rsidRDefault="00CD1B35">
      <w:pPr>
        <w:numPr>
          <w:ilvl w:val="0"/>
          <w:numId w:val="27"/>
        </w:numPr>
      </w:pPr>
      <w:r>
        <w:t xml:space="preserve">Episiotomy: as for the </w:t>
      </w:r>
      <w:commentRangeStart w:id="450"/>
      <w:r>
        <w:t>primary endpoint</w:t>
      </w:r>
      <w:commentRangeEnd w:id="450"/>
      <w:r w:rsidR="00D31474">
        <w:rPr>
          <w:rStyle w:val="Merknadsreferanse"/>
          <w:sz w:val="24"/>
          <w:szCs w:val="22"/>
        </w:rPr>
        <w:commentReference w:id="450"/>
      </w:r>
      <w:r>
        <w:t>.</w:t>
      </w:r>
    </w:p>
    <w:p w14:paraId="25CA3589" w14:textId="77777777" w:rsidR="007D09B7" w:rsidRDefault="00CD1B35">
      <w:pPr>
        <w:numPr>
          <w:ilvl w:val="0"/>
          <w:numId w:val="27"/>
        </w:numPr>
      </w:pPr>
      <w:r>
        <w:t>Occurrence of postpartum haemorrhage &gt; 1000 ml: as for the primary endpoint.</w:t>
      </w:r>
    </w:p>
    <w:p w14:paraId="59748AB5" w14:textId="77777777" w:rsidR="007D09B7" w:rsidRDefault="00CD1B35">
      <w:pPr>
        <w:numPr>
          <w:ilvl w:val="0"/>
          <w:numId w:val="27"/>
        </w:numPr>
      </w:pPr>
      <w:r>
        <w:t>Arterial umbilical cord pH &lt; 7.00: as for the primary endpoint.</w:t>
      </w:r>
    </w:p>
    <w:p w14:paraId="66FA1599" w14:textId="77777777" w:rsidR="007D09B7" w:rsidRDefault="00CD1B35">
      <w:pPr>
        <w:numPr>
          <w:ilvl w:val="0"/>
          <w:numId w:val="27"/>
        </w:numPr>
      </w:pPr>
      <w:r>
        <w:t>Apgar score &lt; 7 at 5 minutes: as for the primary endpoint.</w:t>
      </w:r>
    </w:p>
    <w:p w14:paraId="231B723D" w14:textId="77777777" w:rsidR="007D09B7" w:rsidRDefault="00CD1B35">
      <w:pPr>
        <w:numPr>
          <w:ilvl w:val="0"/>
          <w:numId w:val="27"/>
        </w:numPr>
      </w:pPr>
      <w:r>
        <w:t>Admittance to neonatal intensive care unit within 2 hours: as for the primary endpoint.</w:t>
      </w:r>
    </w:p>
    <w:p w14:paraId="6EFA57F6" w14:textId="77777777" w:rsidR="007D09B7" w:rsidRDefault="00CD1B35">
      <w:r>
        <w:t xml:space="preserve">Missing values of occurrence of perineal support (not recorded for 4,014 women in the vaginal delivery set, 11.9%, at the blinded review) are handled by multiple imputation under a missing-at-random assumption, using fully conditional specification (chained equations) with 20 imputed datasets. The imputation model contains all variables of the analysis model (treatment, time interval, hospital as a fixed effect and the covariates) and the auxiliary variables mode of vaginal delivery (spontaneous, vacuum, forceps), degree of perineal tear and episiotomy; missing values of the auxiliary variables are imputed in the same process. The analysis of </w:t>
      </w:r>
      <w:hyperlink w:anchor="sec-main-analytical-approach">
        <w:r w:rsidR="007D09B7">
          <w:rPr>
            <w:rStyle w:val="Hyperkobling"/>
          </w:rPr>
          <w:t>Section 4.1.2</w:t>
        </w:r>
      </w:hyperlink>
      <w:r>
        <w:t xml:space="preserve"> is applied to each imputed dataset, and the estimates and their variances are combined by Rubin’s rules.</w:t>
      </w:r>
    </w:p>
    <w:p w14:paraId="150D755A" w14:textId="53CBDE3A" w:rsidR="007D09B7" w:rsidRDefault="00CD1B35">
      <w:pPr>
        <w:pStyle w:val="Brdtekst"/>
      </w:pPr>
      <w:r>
        <w:t xml:space="preserve">Arterial umbilical cord pH was not recorded for 27.6% of the first-born babies at the blinded review (venous pH only for 5,328 women, no cord blood gas for 4,697). Missing values are assumed to be missing at random: whether the arterial pH was recorded may depend on the hospital, the time interval, the mode of delivery and the condition of the baby as reflected in the auxiliary variables (venous pH, base excess, Apgar scores, admission to the neonatal intensive care unit), but not on the unrecorded value itself given these. All these variables are in the imputation model. When no baby of a woman has a measured arterial pH, the arterial pH of the first-born baby is imputed by multiple imputation under a missing-at-random assumption (fully conditional specification with predictive mean matching, 30 imputed datasets) and dichotomised at 7.00. The imputation model contains all variables of the analysis model (treatment, time interval, hospital as a fixed effect and the covariates) and the auxiliary variables venous cord pH, arterial and venous base excess or deficit, Apgar scores at 1 and 5 minutes, admission to the neonatal intensive care unit within 2 hours and mode of delivery. For multiple births with at least one measured baby, the endpoint is taken from the measured babies. Estimates are combined by Rubin’s rules. Arterial and venous pH values </w:t>
      </w:r>
      <w:r w:rsidRPr="008F406A">
        <w:t xml:space="preserve">outside </w:t>
      </w:r>
      <w:del w:id="451" w:author="Therese Buerengen" w:date="2026-10-09T13:28:00Z" w16du:dateUtc="2026-10-09T11:28:00Z">
        <w:r w:rsidRPr="008F406A" w:rsidDel="005F0AA3">
          <w:delText>6.5–</w:delText>
        </w:r>
      </w:del>
      <w:r w:rsidRPr="008F406A">
        <w:t>7.</w:t>
      </w:r>
      <w:ins w:id="452" w:author="Maria Cecilie Stivang" w:date="2026-10-08T14:29:00Z" w16du:dateUtc="2026-10-08T12:29:00Z">
        <w:r w:rsidR="00210C6F" w:rsidRPr="008F406A">
          <w:t>5</w:t>
        </w:r>
        <w:r w:rsidR="00A21846" w:rsidRPr="008F406A">
          <w:t>/7,55</w:t>
        </w:r>
      </w:ins>
      <w:del w:id="453" w:author="Maria Cecilie Stivang" w:date="2026-10-08T14:29:00Z" w16du:dateUtc="2026-10-08T12:29:00Z">
        <w:r w:rsidRPr="008F406A" w:rsidDel="00210C6F">
          <w:delText>8</w:delText>
        </w:r>
      </w:del>
      <w:r w:rsidRPr="008F406A">
        <w:t>, and base excess or deficit outside −</w:t>
      </w:r>
      <w:ins w:id="454" w:author="Maria Cecilie Stivang" w:date="2026-10-08T14:30:00Z" w16du:dateUtc="2026-10-08T12:30:00Z">
        <w:r w:rsidR="00B2078E" w:rsidRPr="008F406A">
          <w:t>25</w:t>
        </w:r>
      </w:ins>
      <w:del w:id="455" w:author="Maria Cecilie Stivang" w:date="2026-10-08T14:30:00Z" w16du:dateUtc="2026-10-08T12:30:00Z">
        <w:r w:rsidRPr="008F406A" w:rsidDel="00B2078E">
          <w:delText>30 to 10</w:delText>
        </w:r>
      </w:del>
      <w:r w:rsidRPr="008F406A">
        <w:t xml:space="preserve"> and </w:t>
      </w:r>
      <w:del w:id="456" w:author="Maria Cecilie Stivang" w:date="2026-10-08T14:30:00Z" w16du:dateUtc="2026-10-08T12:30:00Z">
        <w:r w:rsidRPr="008F406A" w:rsidDel="00B2078E">
          <w:delText>−10 to</w:delText>
        </w:r>
      </w:del>
      <w:r w:rsidRPr="008F406A">
        <w:t xml:space="preserve"> </w:t>
      </w:r>
      <w:ins w:id="457" w:author="Maria Cecilie Stivang" w:date="2026-10-08T14:30:00Z" w16du:dateUtc="2026-10-08T12:30:00Z">
        <w:r w:rsidR="00B2078E" w:rsidRPr="008F406A">
          <w:t>25</w:t>
        </w:r>
      </w:ins>
      <w:del w:id="458" w:author="Maria Cecilie Stivang" w:date="2026-10-08T14:30:00Z" w16du:dateUtc="2026-10-08T12:30:00Z">
        <w:r w:rsidRPr="008F406A" w:rsidDel="00B2078E">
          <w:delText>30</w:delText>
        </w:r>
      </w:del>
      <w:r w:rsidRPr="008F406A">
        <w:t xml:space="preserve"> mmol/l, are considered</w:t>
      </w:r>
      <w:r>
        <w:t xml:space="preserve"> not plausible and are set to missing before imputation.</w:t>
      </w:r>
    </w:p>
    <w:p w14:paraId="405BB046" w14:textId="77777777" w:rsidR="007D09B7" w:rsidRDefault="00CD1B35">
      <w:pPr>
        <w:pStyle w:val="Overskrift4"/>
        <w:rPr>
          <w:rFonts w:hint="eastAsia"/>
        </w:rPr>
      </w:pPr>
      <w:bookmarkStart w:id="459" w:name="sec-main-analytical-approach-for-ordinal"/>
      <w:bookmarkEnd w:id="449"/>
      <w:r>
        <w:t>5.1.1.5 Main Analytical Approach for Ordinal Efficacy Endpoints</w:t>
      </w:r>
    </w:p>
    <w:p w14:paraId="18863836" w14:textId="77777777" w:rsidR="007D09B7" w:rsidRDefault="00CD1B35">
      <w:r>
        <w:t>Ordinal endpoints (degree of perineal tears) are analysed with a proportional-odds (cumulative logit) generalised linear mixed model with a random intercept for cluster and fixed effects for treatment, time interval and the covariates of the primary endpoint (</w:t>
      </w:r>
      <w:hyperlink w:anchor="sec-adjustment-for-covariates">
        <w:r w:rsidR="007D09B7">
          <w:rPr>
            <w:rStyle w:val="Hyperkobling"/>
          </w:rPr>
          <w:t>Section 4.1.3</w:t>
        </w:r>
      </w:hyperlink>
      <w:r>
        <w:t xml:space="preserve">). The common cumulative odds ratio is presented with a Wald 95% confidence interval. In addition, the marginal probability of each category under the LCG and under the WHO partograph is obtained by G-computation, integrating over the random cluster effect as in </w:t>
      </w:r>
      <w:hyperlink w:anchor="sec-main-analytical-approach">
        <w:r w:rsidR="007D09B7">
          <w:rPr>
            <w:rStyle w:val="Hyperkobling"/>
          </w:rPr>
          <w:t>Section 4.1.2</w:t>
        </w:r>
      </w:hyperlink>
      <w:r>
        <w:t>, and the absolute difference in the probability of a third- or fourth-degree tear (obstetric anal sphincter injury) is presented with a two-sided 95% confidence interval (delta method).</w:t>
      </w:r>
    </w:p>
    <w:p w14:paraId="70272DBB" w14:textId="77777777" w:rsidR="007D09B7" w:rsidRDefault="00CD1B35">
      <w:pPr>
        <w:pStyle w:val="Brdtekst"/>
      </w:pPr>
      <w:r>
        <w:lastRenderedPageBreak/>
        <w:t>Missing data are handled as given in the endpoint table (complete-case analysis for degree of perineal tears).</w:t>
      </w:r>
    </w:p>
    <w:p w14:paraId="2A124F07" w14:textId="77777777" w:rsidR="007D09B7" w:rsidRDefault="00CD1B35">
      <w:pPr>
        <w:pStyle w:val="Overskrift4"/>
        <w:rPr>
          <w:rFonts w:hint="eastAsia"/>
        </w:rPr>
      </w:pPr>
      <w:bookmarkStart w:id="460" w:name="sec-main-analytical-approach-for-time-to"/>
      <w:bookmarkEnd w:id="459"/>
      <w:r>
        <w:t>5.1.1.6 Main Analytical Approach for Time to Event Efficacy Endpoints</w:t>
      </w:r>
    </w:p>
    <w:p w14:paraId="1B6E8F32" w14:textId="77777777" w:rsidR="007D09B7" w:rsidRDefault="00CD1B35">
      <w:r>
        <w:t>Time from 4 cm cervical dilatation to vaginal delivery is analysed as the time without vaginal delivery during the first 36 hours after 4 cm, in the primary analysis set including the caesarean sections at 4 cm (</w:t>
      </w:r>
      <w:hyperlink w:anchor="sec-estimands-for-secondary-objectives">
        <w:r w:rsidR="007D09B7">
          <w:rPr>
            <w:rStyle w:val="Hyperkobling"/>
          </w:rPr>
          <w:t>Section 1.3</w:t>
        </w:r>
      </w:hyperlink>
      <w:r>
        <w:t>). For each woman, let T be the time from 4 cm to delivery (the birth of the first baby for multiple births). The analysis variable is Y = min(T, 36 h) after a vaginal delivery (spontaneous or instrumental) and Y = 36 h after a caesarean section, whenever it occurs. Mode of delivery is the most operative across the babies (</w:t>
      </w:r>
      <w:hyperlink w:anchor="sec-definition-of-endpoint-s">
        <w:r w:rsidR="007D09B7">
          <w:rPr>
            <w:rStyle w:val="Hyperkobling"/>
          </w:rPr>
          <w:t>Section 4.1.1</w:t>
        </w:r>
      </w:hyperlink>
      <w:r>
        <w:t>), so a caesarean section for a second twin counts as a caesarean section.</w:t>
      </w:r>
    </w:p>
    <w:p w14:paraId="7B7827DC" w14:textId="77777777" w:rsidR="007D09B7" w:rsidRDefault="00CD1B35">
      <w:pPr>
        <w:pStyle w:val="Brdtekst"/>
      </w:pPr>
      <w:r>
        <w:t>The mean of Y is the restricted mean time without vaginal delivery: 36 hours minus the area under the cumulative incidence curve of vaginal delivery up to 36 hours (Andersen 2013). The summary measure is the difference in mean Y between the LCG and the WHO partograph, in hours. Caesarean section is handled by a composite strategy (</w:t>
      </w:r>
      <w:hyperlink w:anchor="sec-estimands-for-secondary-objectives">
        <w:r w:rsidR="007D09B7">
          <w:rPr>
            <w:rStyle w:val="Hyperkobling"/>
          </w:rPr>
          <w:t>Section 1.3</w:t>
        </w:r>
      </w:hyperlink>
      <w:r>
        <w:t>), so the estimand is the total effect of the LCG on reaching a vaginal delivery over time, including any effect through caesarean section (Young et al. 2020).</w:t>
      </w:r>
    </w:p>
    <w:p w14:paraId="4B9E13B0" w14:textId="77777777" w:rsidR="007D09B7" w:rsidRDefault="00CD1B35">
      <w:pPr>
        <w:pStyle w:val="Brdtekst"/>
      </w:pPr>
      <w:r>
        <w:t>The horizon of 36 hours is longer than virtually all times to vaginal delivery (at the blinded review, among the women with an examination at 4 cm, 1.8% of the times from 4 cm to delivery exceeded 24 hours and 0.2% exceeded 36 hours), so that a vaginal delivery is almost never truncated and a caesarean section counts as at least as unfavourable as the longest labours ending in a vaginal delivery. Beyond the vaginal deliveries, the horizon sets the weight given to a caesarean section: with a mean time from 4 cm to vaginal delivery of about 8 hours, a difference of one percentage point in caesarean sections changes the summary measure by about 0.3 hours. Horizons of 24 and 48 hours are supplementary analyses (</w:t>
      </w:r>
      <w:hyperlink w:anchor="sec-supplementary-analyses">
        <w:r w:rsidR="007D09B7">
          <w:rPr>
            <w:rStyle w:val="Hyperkobling"/>
          </w:rPr>
          <w:t>Section 5.1.1.8</w:t>
        </w:r>
      </w:hyperlink>
      <w:r>
        <w:t>).</w:t>
      </w:r>
    </w:p>
    <w:p w14:paraId="0A662F04" w14:textId="77777777" w:rsidR="007D09B7" w:rsidRDefault="00CD1B35">
      <w:pPr>
        <w:pStyle w:val="Brdtekst"/>
      </w:pPr>
      <w:r>
        <w:t>There is no censoring, every woman is followed until delivery. Time zero is the vaginal examination at 4 cm cervical dilatation. For women who deliver vaginally without an examination at 4 cm, the time of reaching 4 cm is multiply imputed from a labour-curve model fitted to the vaginal deliveries. Following the reverse approach of Zhang et al. (2002, 2010), who constructed average labour curves with time measured backwards from full dilatation, because women are admitted at different dilatations but all reach the same end point, time is measured backwards from delivery, which is recorded for every woman: the logarithm of the time from each examination to delivery is modelled as a natural cubic spline of the dilatation found (3 degrees of freedom), with a random intercept and slope per woman, fixed effects for treatment, the interaction of treatment with dilatation, time interval, hospital and the covariates of the primary endpoint, and a single residual variance. For each woman, the time of reaching 4 cm is drawn from her predictive distribution given her own examinations, truncated to lie between her last examination below 4 cm (if any) and her first examination at 4 cm or more, with the model parameters drawn anew for each of 30 imputed datasets. A vaginal delivery more than 36 hours after the observed or imputed time of reaching 4 cm contributes 36 hours.</w:t>
      </w:r>
    </w:p>
    <w:p w14:paraId="0D266B65" w14:textId="77777777" w:rsidR="007D09B7" w:rsidRDefault="00CD1B35">
      <w:pPr>
        <w:pStyle w:val="Brdtekst"/>
      </w:pPr>
      <w:r>
        <w:t>Because Y is known for every woman once time zero is imputed, the summary measure is estimated as a difference in means, without a model for the distribution of the times. Y is analysed with a linear mixed model with a random intercept for cluster and fixed effects for treatment, time interval and the covariates of the primary endpoint (</w:t>
      </w:r>
      <w:hyperlink w:anchor="sec-adjustment-for-covariates">
        <w:r w:rsidR="007D09B7">
          <w:rPr>
            <w:rStyle w:val="Hyperkobling"/>
          </w:rPr>
          <w:t>Section 4.1.3</w:t>
        </w:r>
      </w:hyperlink>
      <w:r>
        <w:t xml:space="preserve">). With the </w:t>
      </w:r>
      <w:r>
        <w:lastRenderedPageBreak/>
        <w:t>identity link, the treatment coefficient is the marginal difference in mean Y, and no G-computation is needed. Because no woman is censored, the mean of Y equals 36 hours minus the area under the empirical cumulative incidence curve of vaginal delivery, and the regression of Y on treatment and covariates is the pseudo-observation approach to the restricted mean (Andersen, Hansen and Klein 2004), with the pseudo-observations equal to Y. Y is not normally distributed (it has a point mass at 36 hours from the caesarean sections); the estimate does not rely on normality, and with more than 30,000 women the confidence interval relies on the central limit theorem. The model is fitted to each of the 30 imputed datasets, and the estimates and their model-based variances are combined by Rubin’s rules. The difference is presented with a two-sided 95% confidence interval; no hypothesis test is performed (</w:t>
      </w:r>
      <w:hyperlink w:anchor="sec-main-analytical-approach-for">
        <w:r w:rsidR="007D09B7">
          <w:rPr>
            <w:rStyle w:val="Hyperkobling"/>
          </w:rPr>
          <w:t>Section 5.1.1.4</w:t>
        </w:r>
      </w:hyperlink>
      <w:r>
        <w:t>).</w:t>
      </w:r>
    </w:p>
    <w:p w14:paraId="15F2CB59" w14:textId="77777777" w:rsidR="007D09B7" w:rsidRDefault="00CD1B35">
      <w:pPr>
        <w:pStyle w:val="Brdtekst"/>
      </w:pPr>
      <w:r>
        <w:t xml:space="preserve">To show whether a difference comes from caesarean sections or from the duration of labour, two components are presented: the difference in the probability of vaginal delivery, which is minus the difference in caesarean sections in the primary analysis set including those at 4 cm (supplementary analysis 1 of the primary estimand, </w:t>
      </w:r>
      <w:hyperlink w:anchor="sec-supplementary-analysis">
        <w:r w:rsidR="007D09B7">
          <w:rPr>
            <w:rStyle w:val="Hyperkobling"/>
          </w:rPr>
          <w:t>Section 4.1.5</w:t>
        </w:r>
      </w:hyperlink>
      <w:r>
        <w:t>), and the difference in the mean of min(T, 36 h) among women who deliver vaginally, from the same model in the vaginal delivery set. The latter conditions on vaginal delivery and is not interpreted as a treatment effect on its own (</w:t>
      </w:r>
      <w:hyperlink w:anchor="sec-estimands-for-secondary-objectives">
        <w:r w:rsidR="007D09B7">
          <w:rPr>
            <w:rStyle w:val="Hyperkobling"/>
          </w:rPr>
          <w:t>Section 1.3</w:t>
        </w:r>
      </w:hyperlink>
      <w:r>
        <w:t>).</w:t>
      </w:r>
    </w:p>
    <w:p w14:paraId="1E6FDE04" w14:textId="77777777" w:rsidR="007D09B7" w:rsidRDefault="00CD1B35">
      <w:pPr>
        <w:pStyle w:val="Brdtekst"/>
      </w:pPr>
      <w:r>
        <w:t>As supportive analyses, the cumulative incidence of vaginal delivery by time since 4 cm is shown for each treatment (averaged over the imputed datasets; descriptive, not adjusted for time interval), and the differences in the proportion of women delivered vaginally within 6 and within 12 hours of 4 cm are estimated as for the dichotomous endpoints (</w:t>
      </w:r>
      <w:hyperlink w:anchor="sec-main-analytical-approach-for">
        <w:r w:rsidR="007D09B7">
          <w:rPr>
            <w:rStyle w:val="Hyperkobling"/>
          </w:rPr>
          <w:t>Section 5.1.1.4</w:t>
        </w:r>
      </w:hyperlink>
      <w:r>
        <w:t>) in each imputed dataset and combined by Rubin’s rules.</w:t>
      </w:r>
    </w:p>
    <w:p w14:paraId="44A4FA46" w14:textId="77777777" w:rsidR="007D09B7" w:rsidRDefault="00CD1B35">
      <w:pPr>
        <w:pStyle w:val="Overskrift4"/>
        <w:rPr>
          <w:rFonts w:hint="eastAsia"/>
        </w:rPr>
      </w:pPr>
      <w:bookmarkStart w:id="461" w:name="sec-sensitivity-analyses-1"/>
      <w:bookmarkEnd w:id="460"/>
      <w:r>
        <w:t>5.1.1.7 Sensitivity Analyses</w:t>
      </w:r>
    </w:p>
    <w:p w14:paraId="08221976" w14:textId="77777777" w:rsidR="007D09B7" w:rsidRDefault="00CD1B35">
      <w:r>
        <w:t xml:space="preserve">For time from 4 cm cervical dilatation to vaginal delivery, two sensitivity analyses keep the estimand and vary the model of </w:t>
      </w:r>
      <w:hyperlink w:anchor="sec-main-analytical-approach-for-time-to">
        <w:r w:rsidR="007D09B7">
          <w:rPr>
            <w:rStyle w:val="Hyperkobling"/>
          </w:rPr>
          <w:t>Section 5.1.1.6</w:t>
        </w:r>
      </w:hyperlink>
      <w:r>
        <w:t>:</w:t>
      </w:r>
    </w:p>
    <w:p w14:paraId="1F378907" w14:textId="77777777" w:rsidR="007D09B7" w:rsidRDefault="00CD1B35">
      <w:pPr>
        <w:numPr>
          <w:ilvl w:val="0"/>
          <w:numId w:val="28"/>
        </w:numPr>
      </w:pPr>
      <w:r>
        <w:t>Unadjusted model: treatment, time interval and random cluster effect only.</w:t>
      </w:r>
    </w:p>
    <w:p w14:paraId="30909E1F" w14:textId="77777777" w:rsidR="007D09B7" w:rsidRDefault="00CD1B35">
      <w:pPr>
        <w:numPr>
          <w:ilvl w:val="0"/>
          <w:numId w:val="28"/>
        </w:numPr>
      </w:pPr>
      <w:r>
        <w:t>Fixed cluster effects with robust standard errors: hospital as a fixed effect instead of a random effect, with heteroscedasticity-consistent (HC3) standard errors, which do not assume a constant residual variance. The variance of Y depends strongly on the risk of caesarean section because of the point mass at 36 hours.</w:t>
      </w:r>
    </w:p>
    <w:p w14:paraId="370ED72A" w14:textId="77777777" w:rsidR="007D09B7" w:rsidRDefault="00CD1B35">
      <w:r>
        <w:t>There will be no sensitivity analyses for the other secondary endpoints.</w:t>
      </w:r>
    </w:p>
    <w:p w14:paraId="4F61402C" w14:textId="77777777" w:rsidR="007D09B7" w:rsidRDefault="00CD1B35">
      <w:pPr>
        <w:pStyle w:val="Overskrift4"/>
        <w:rPr>
          <w:rFonts w:hint="eastAsia"/>
        </w:rPr>
      </w:pPr>
      <w:bookmarkStart w:id="462" w:name="sec-supplementary-analyses"/>
      <w:bookmarkEnd w:id="461"/>
      <w:r>
        <w:t>5.1.1.8 Supplementary Analyses</w:t>
      </w:r>
    </w:p>
    <w:p w14:paraId="60E7B09F" w14:textId="77777777" w:rsidR="007D09B7" w:rsidRDefault="00CD1B35">
      <w:r>
        <w:t>For the endpoints analysed in the vaginal delivery set (occurrence of perineal support, episiotomy, degree of perineal tears), a supplementary analysis uses a composite strategy in the primary analysis set, counting a caesarean section as no event (no perineal support, no episiotomy, no tear) (</w:t>
      </w:r>
      <w:hyperlink w:anchor="sec-estimands-for-secondary-objectives">
        <w:r w:rsidR="007D09B7">
          <w:rPr>
            <w:rStyle w:val="Hyperkobling"/>
          </w:rPr>
          <w:t>Section 1.3</w:t>
        </w:r>
      </w:hyperlink>
      <w:r>
        <w:t>).</w:t>
      </w:r>
    </w:p>
    <w:p w14:paraId="336FBF65" w14:textId="77777777" w:rsidR="007D09B7" w:rsidRDefault="00CD1B35">
      <w:pPr>
        <w:pStyle w:val="Brdtekst"/>
      </w:pPr>
      <w:r>
        <w:t>For occurrence of amniotomy, use of oxytocin and use of epidural analgesia during labour, supplementary analyses count any amniotomy, oxytocin infusion or epidural analgesia, whatever the cervical dilatation at which it was performed or started, including amniotomy and oxytocin used for induction of labour. These analyses include the women excluded from the main analysis because the intervention was performed or started before 4 cm.</w:t>
      </w:r>
    </w:p>
    <w:p w14:paraId="610E544A" w14:textId="77777777" w:rsidR="007D09B7" w:rsidRDefault="00CD1B35">
      <w:pPr>
        <w:pStyle w:val="Brdtekst"/>
      </w:pPr>
      <w:r>
        <w:lastRenderedPageBreak/>
        <w:t xml:space="preserve">For time from 4 cm cervical dilatation to vaginal delivery, supplementary analyses restrict the time without vaginal delivery to the first 24 and to the first 48 hours after 4 cm instead of 36 hours, with the analysis of </w:t>
      </w:r>
      <w:hyperlink w:anchor="sec-main-analytical-approach-for-time-to">
        <w:r w:rsidR="007D09B7">
          <w:rPr>
            <w:rStyle w:val="Hyperkobling"/>
          </w:rPr>
          <w:t>Section 5.1.1.6</w:t>
        </w:r>
      </w:hyperlink>
      <w:r>
        <w:t>. The horizon sets the weight given to a caesarean section, so each horizon defines a different estimand.</w:t>
      </w:r>
    </w:p>
    <w:p w14:paraId="7DC48979" w14:textId="77777777" w:rsidR="007D09B7" w:rsidRDefault="00CD1B35">
      <w:pPr>
        <w:pStyle w:val="Overskrift1"/>
        <w:rPr>
          <w:rFonts w:hint="eastAsia"/>
        </w:rPr>
      </w:pPr>
      <w:bookmarkStart w:id="463" w:name="_Toc242267707"/>
      <w:bookmarkStart w:id="464" w:name="sec-analyses-supporting-exploratory"/>
      <w:bookmarkEnd w:id="212"/>
      <w:bookmarkEnd w:id="214"/>
      <w:bookmarkEnd w:id="216"/>
      <w:bookmarkEnd w:id="462"/>
      <w:r>
        <w:lastRenderedPageBreak/>
        <w:t>6. Analyses Supporting Exploratory Objectives</w:t>
      </w:r>
      <w:bookmarkEnd w:id="463"/>
    </w:p>
    <w:p w14:paraId="77DAEB0D" w14:textId="77777777" w:rsidR="007D09B7" w:rsidRDefault="00CD1B35">
      <w:r>
        <w:t>Hypothesis generating exploratory analyses will be performed on exploratory endpoints. These analyses will not be detailed in this analysis plan and will be regarded as post-hoc analyses.</w:t>
      </w:r>
    </w:p>
    <w:p w14:paraId="24785AEB" w14:textId="77777777" w:rsidR="007D09B7" w:rsidRDefault="00CD1B35">
      <w:pPr>
        <w:pStyle w:val="Brdtekst"/>
      </w:pPr>
      <w:r>
        <w:t>Descriptive endpoint, especially categorical endpoints may be presented descriptively in the main statistical report. The cervical dilatation at amniotomy, at the start of oxytocin infusion, at the start of epidural analgesia and at induction of labour is presented as the number and percentage of women by centimetre (1–10 cm, not recorded), by treatment (</w:t>
      </w:r>
      <w:hyperlink w:anchor="sec-definition-of-descriptive-or">
        <w:r w:rsidR="007D09B7">
          <w:rPr>
            <w:rStyle w:val="Hyperkobling"/>
          </w:rPr>
          <w:t>Section 5.1.1.3</w:t>
        </w:r>
      </w:hyperlink>
      <w:r>
        <w:t>). Epidural analgesia is the only method of medical pain relief with a recorded cervical dilatation.</w:t>
      </w:r>
    </w:p>
    <w:p w14:paraId="3844B353" w14:textId="77777777" w:rsidR="007D09B7" w:rsidRDefault="00CD1B35">
      <w:pPr>
        <w:pStyle w:val="Brdtekst"/>
      </w:pPr>
      <w:r>
        <w:t xml:space="preserve">The pre-specified subgroup analysis is described in </w:t>
      </w:r>
      <w:hyperlink w:anchor="sec-subgroup-analyses">
        <w:r w:rsidR="007D09B7">
          <w:rPr>
            <w:rStyle w:val="Hyperkobling"/>
          </w:rPr>
          <w:t>Section 8.2</w:t>
        </w:r>
      </w:hyperlink>
      <w:r>
        <w:t>.</w:t>
      </w:r>
    </w:p>
    <w:p w14:paraId="3EA05BB5" w14:textId="77777777" w:rsidR="007D09B7" w:rsidRDefault="00CD1B35">
      <w:pPr>
        <w:pStyle w:val="Overskrift1"/>
        <w:rPr>
          <w:rFonts w:hint="eastAsia"/>
        </w:rPr>
      </w:pPr>
      <w:bookmarkStart w:id="465" w:name="_Toc242267708"/>
      <w:bookmarkStart w:id="466" w:name="sec-safety-analyses"/>
      <w:bookmarkEnd w:id="464"/>
      <w:r>
        <w:lastRenderedPageBreak/>
        <w:t>7. Safety Analyses</w:t>
      </w:r>
      <w:bookmarkEnd w:id="465"/>
    </w:p>
    <w:p w14:paraId="28EAFF74" w14:textId="77777777" w:rsidR="007D09B7" w:rsidRDefault="00CD1B35">
      <w:r>
        <w:t xml:space="preserve">There are no separate safety analyses. The maternal and neonatal safety outcomes — postpartum haemorrhage &gt; 1000 ml, Apgar score &lt; 7 at 5 minutes, arterial umbilical cord pH &lt; 7.00 and admission to the neonatal intensive care unit — are secondary endpoints and are analysed in </w:t>
      </w:r>
      <w:hyperlink w:anchor="Xb1537d193c2320d7b217590801ec3517ed3ef16">
        <w:r w:rsidR="007D09B7">
          <w:rPr>
            <w:rStyle w:val="Hyperkobling"/>
          </w:rPr>
          <w:t>Section 5</w:t>
        </w:r>
      </w:hyperlink>
      <w:r>
        <w:t>.</w:t>
      </w:r>
    </w:p>
    <w:p w14:paraId="5A56D0AB" w14:textId="77777777" w:rsidR="007D09B7" w:rsidRDefault="00CD1B35">
      <w:pPr>
        <w:pStyle w:val="Overskrift2"/>
        <w:rPr>
          <w:rFonts w:hint="eastAsia"/>
        </w:rPr>
      </w:pPr>
      <w:bookmarkStart w:id="467" w:name="_Toc242267709"/>
      <w:bookmarkStart w:id="468" w:name="sec-extent-of-exposure"/>
      <w:r>
        <w:t>7.1 Extent of Exposure</w:t>
      </w:r>
      <w:bookmarkEnd w:id="467"/>
    </w:p>
    <w:p w14:paraId="4F900D8E" w14:textId="77777777" w:rsidR="007D09B7" w:rsidRDefault="00CD1B35">
      <w:r>
        <w:t>Extent of exposure is not applicable: the intervention is a labour-monitoring tool used at the unit level, and treatment is defined by the eCRF (</w:t>
      </w:r>
      <w:hyperlink w:anchor="sec-analysis-sets">
        <w:r w:rsidR="007D09B7">
          <w:rPr>
            <w:rStyle w:val="Hyperkobling"/>
          </w:rPr>
          <w:t>Section 3</w:t>
        </w:r>
      </w:hyperlink>
      <w:r>
        <w:t xml:space="preserve">). The use of the LCG in practice is described descriptively through the LCG-specific items (shared decision making, labour companionship, </w:t>
      </w:r>
      <w:hyperlink w:anchor="sec-definition-of-descriptive-or">
        <w:r w:rsidR="007D09B7">
          <w:rPr>
            <w:rStyle w:val="Hyperkobling"/>
          </w:rPr>
          <w:t>Section 5.1.1.3</w:t>
        </w:r>
      </w:hyperlink>
      <w:r>
        <w:t>); health care providers’ experience with the LCG is reported in a separate publication (</w:t>
      </w:r>
      <w:hyperlink w:anchor="X080d42069a3c984192fff251286ff35077da3f3">
        <w:r w:rsidR="007D09B7">
          <w:rPr>
            <w:rStyle w:val="Hyperkobling"/>
          </w:rPr>
          <w:t>Section 12.1</w:t>
        </w:r>
      </w:hyperlink>
      <w:r>
        <w:t>).</w:t>
      </w:r>
    </w:p>
    <w:p w14:paraId="6464EDD4" w14:textId="77777777" w:rsidR="007D09B7" w:rsidRDefault="00CD1B35">
      <w:pPr>
        <w:pStyle w:val="Overskrift2"/>
        <w:rPr>
          <w:rFonts w:hint="eastAsia"/>
        </w:rPr>
      </w:pPr>
      <w:bookmarkStart w:id="469" w:name="_Toc242267710"/>
      <w:bookmarkStart w:id="470" w:name="sec-adverse-events"/>
      <w:bookmarkEnd w:id="468"/>
      <w:r>
        <w:t>7.2 Adverse Events</w:t>
      </w:r>
      <w:bookmarkEnd w:id="469"/>
    </w:p>
    <w:p w14:paraId="0F04D7C7" w14:textId="77777777" w:rsidR="007D09B7" w:rsidRDefault="00CD1B35">
      <w:r>
        <w:t>Adverse events are not collected systematically and are not analysed. Serious and unexpected adverse events are reported by the principal investigator to the ethics committee (protocol section 9.1). Serious maternal and neonatal outcomes are covered by the secondary endpoints (</w:t>
      </w:r>
      <w:hyperlink w:anchor="Xb1537d193c2320d7b217590801ec3517ed3ef16">
        <w:r w:rsidR="007D09B7">
          <w:rPr>
            <w:rStyle w:val="Hyperkobling"/>
          </w:rPr>
          <w:t>Section 5</w:t>
        </w:r>
      </w:hyperlink>
      <w:r>
        <w:t>).</w:t>
      </w:r>
    </w:p>
    <w:p w14:paraId="47D6A723" w14:textId="77777777" w:rsidR="007D09B7" w:rsidRDefault="00CD1B35">
      <w:pPr>
        <w:pStyle w:val="Overskrift2"/>
        <w:rPr>
          <w:rFonts w:hint="eastAsia"/>
        </w:rPr>
      </w:pPr>
      <w:bookmarkStart w:id="471" w:name="_Toc242267711"/>
      <w:bookmarkStart w:id="472" w:name="sec-additional-safety-assessments"/>
      <w:bookmarkEnd w:id="470"/>
      <w:r>
        <w:t>7.3 Additional Safety Assessments</w:t>
      </w:r>
      <w:bookmarkEnd w:id="471"/>
    </w:p>
    <w:p w14:paraId="10D6CC40" w14:textId="77777777" w:rsidR="007D09B7" w:rsidRDefault="00CD1B35">
      <w:r>
        <w:t>Not applicable.</w:t>
      </w:r>
    </w:p>
    <w:p w14:paraId="1B666142" w14:textId="77777777" w:rsidR="007D09B7" w:rsidRDefault="00CD1B35">
      <w:pPr>
        <w:pStyle w:val="Overskrift1"/>
        <w:rPr>
          <w:rFonts w:hint="eastAsia"/>
        </w:rPr>
      </w:pPr>
      <w:bookmarkStart w:id="473" w:name="_Toc242267712"/>
      <w:bookmarkStart w:id="474" w:name="sec-other-analyses"/>
      <w:bookmarkEnd w:id="466"/>
      <w:bookmarkEnd w:id="472"/>
      <w:r>
        <w:lastRenderedPageBreak/>
        <w:t>8. Other Analyses</w:t>
      </w:r>
      <w:bookmarkEnd w:id="473"/>
    </w:p>
    <w:p w14:paraId="41ADE8AF" w14:textId="77777777" w:rsidR="007D09B7" w:rsidRDefault="00CD1B35">
      <w:pPr>
        <w:pStyle w:val="Overskrift2"/>
        <w:rPr>
          <w:rFonts w:hint="eastAsia"/>
        </w:rPr>
      </w:pPr>
      <w:bookmarkStart w:id="475" w:name="_Toc242267713"/>
      <w:bookmarkStart w:id="476" w:name="sec-other-variables-and-or-parameters"/>
      <w:r>
        <w:t>8.1 Other Variables and/or Parameters</w:t>
      </w:r>
      <w:bookmarkEnd w:id="475"/>
    </w:p>
    <w:p w14:paraId="47C454E5" w14:textId="77777777" w:rsidR="007D09B7" w:rsidRDefault="00CD1B35">
      <w:r>
        <w:t>Not applicable</w:t>
      </w:r>
    </w:p>
    <w:p w14:paraId="51F9AE6E" w14:textId="77777777" w:rsidR="007D09B7" w:rsidRDefault="00CD1B35">
      <w:pPr>
        <w:pStyle w:val="Overskrift2"/>
        <w:rPr>
          <w:rFonts w:hint="eastAsia"/>
        </w:rPr>
      </w:pPr>
      <w:bookmarkStart w:id="477" w:name="_Toc242267714"/>
      <w:bookmarkStart w:id="478" w:name="sec-subgroup-analyses"/>
      <w:bookmarkEnd w:id="476"/>
      <w:r>
        <w:t>8.2 Subgroup Analyses</w:t>
      </w:r>
      <w:bookmarkEnd w:id="477"/>
    </w:p>
    <w:p w14:paraId="72A5989C" w14:textId="77777777" w:rsidR="007D09B7" w:rsidRDefault="00CD1B35">
      <w:r>
        <w:t xml:space="preserve">One exploratory subgroup analysis is prespecified, for the primary endpoint by Robson group (Ten Group Classification System). The model of </w:t>
      </w:r>
      <w:hyperlink w:anchor="sec-main-analytical-approach">
        <w:r w:rsidR="007D09B7">
          <w:rPr>
            <w:rStyle w:val="Hyperkobling"/>
          </w:rPr>
          <w:t>Section 4.1.2</w:t>
        </w:r>
      </w:hyperlink>
      <w:r>
        <w:t xml:space="preserve"> is extended with a treatment × Robson group interaction, and the absolute risk difference is estimated within each group by G-computation over the women of that group, with two-sided 95% confidence intervals (delta method). Heterogeneity is assessed by a likelihood-ratio test of the interaction. Robson groups with fewer than 50 intrapartum caesarean sections in the analysis set (both periods together, known before unblinding) are combined into one group. The results are exploratory, not adjusted for multiplicity, and no non-inferiority conclusion is drawn within subgroups. Hospital-level characteristics (hospital, annual number of deliveries, intrapartum caesarean section rate) are not used for subgroup analyses: with ten clusters, each subgroup would contain only a few hospitals.</w:t>
      </w:r>
    </w:p>
    <w:p w14:paraId="55DC9307" w14:textId="77777777" w:rsidR="007D09B7" w:rsidRDefault="00CD1B35">
      <w:pPr>
        <w:pStyle w:val="Brdtekst"/>
      </w:pPr>
      <w:r>
        <w:t>If there are indications of intervention-modifying baseline variables, further subgroup analyses may be included as exploratory analyses.</w:t>
      </w:r>
    </w:p>
    <w:p w14:paraId="0A016536" w14:textId="77777777" w:rsidR="007D09B7" w:rsidRDefault="00CD1B35">
      <w:pPr>
        <w:pStyle w:val="Overskrift1"/>
        <w:rPr>
          <w:rFonts w:hint="eastAsia"/>
        </w:rPr>
      </w:pPr>
      <w:bookmarkStart w:id="479" w:name="_Toc242267715"/>
      <w:bookmarkStart w:id="480" w:name="sec-interim-analyses"/>
      <w:bookmarkEnd w:id="474"/>
      <w:bookmarkEnd w:id="478"/>
      <w:r>
        <w:lastRenderedPageBreak/>
        <w:t>9. Interim Analyses</w:t>
      </w:r>
      <w:bookmarkEnd w:id="479"/>
    </w:p>
    <w:p w14:paraId="72949125" w14:textId="77777777" w:rsidR="007D09B7" w:rsidRDefault="00CD1B35">
      <w:r>
        <w:t>There will be no interim analyses.</w:t>
      </w:r>
    </w:p>
    <w:p w14:paraId="4891320D" w14:textId="77777777" w:rsidR="007D09B7" w:rsidRDefault="00CD1B35">
      <w:pPr>
        <w:pStyle w:val="Overskrift1"/>
        <w:rPr>
          <w:rFonts w:hint="eastAsia"/>
        </w:rPr>
      </w:pPr>
      <w:bookmarkStart w:id="481" w:name="_Toc242267716"/>
      <w:bookmarkStart w:id="482" w:name="sec-changes-to-protocol-planned-analyses"/>
      <w:bookmarkEnd w:id="480"/>
      <w:r>
        <w:lastRenderedPageBreak/>
        <w:t>10. Changes to Protocol-planned Analyses</w:t>
      </w:r>
      <w:bookmarkEnd w:id="481"/>
    </w:p>
    <w:p w14:paraId="0539EF13" w14:textId="77777777" w:rsidR="007D09B7" w:rsidRDefault="00CD1B35">
      <w:r>
        <w:t>The following changes to the analyses planned in protocol version 1.06 were decided before database lock and without access to unblinded data.</w:t>
      </w:r>
    </w:p>
    <w:p w14:paraId="1A9550EB" w14:textId="77777777" w:rsidR="007D09B7" w:rsidRDefault="00CD1B35">
      <w:pPr>
        <w:pStyle w:val="Brdtekst"/>
      </w:pPr>
      <w:r>
        <w:rPr>
          <w:b/>
          <w:bCs/>
        </w:rPr>
        <w:t>Primary hypothesis.</w:t>
      </w:r>
      <w:r>
        <w:t xml:space="preserve"> The protocol describes a non-inferiority approach in its design section but calculates the sample size for equivalence. This SAP specifies non-inferiority, with a margin of 1.5 percentage points for the absolute risk difference (</w:t>
      </w:r>
      <w:hyperlink w:anchor="Xfbdf877e17bbaaf76fc553bfd91d7adc87eabe8">
        <w:r w:rsidR="007D09B7">
          <w:rPr>
            <w:rStyle w:val="Hyperkobling"/>
          </w:rPr>
          <w:t>Section 2.1</w:t>
        </w:r>
      </w:hyperlink>
      <w:r>
        <w:t>). This does not reduce the power of the planned sample size (</w:t>
      </w:r>
      <w:hyperlink w:anchor="sec-sample-size-determination">
        <w:r w:rsidR="007D09B7">
          <w:rPr>
            <w:rStyle w:val="Hyperkobling"/>
          </w:rPr>
          <w:t>Section 11</w:t>
        </w:r>
      </w:hyperlink>
      <w:r>
        <w:t>).</w:t>
      </w:r>
    </w:p>
    <w:p w14:paraId="6D4E16DE" w14:textId="77777777" w:rsidR="007D09B7" w:rsidRDefault="00CD1B35">
      <w:pPr>
        <w:pStyle w:val="Brdtekst"/>
      </w:pPr>
      <w:r>
        <w:rPr>
          <w:b/>
          <w:bCs/>
        </w:rPr>
        <w:t>Summary measure.</w:t>
      </w:r>
      <w:r>
        <w:t xml:space="preserve"> The protocol presents the difference between groups as a risk ratio. The non-inferiority margin is defined on the absolute scale, so the absolute risk difference is the primary summary measure and the relative risk is supplementary; both are marginal (population-averaged) estimates obtained by G-computation (</w:t>
      </w:r>
      <w:hyperlink w:anchor="sec-main-analytical-approach">
        <w:r w:rsidR="007D09B7">
          <w:rPr>
            <w:rStyle w:val="Hyperkobling"/>
          </w:rPr>
          <w:t>Section 4.1.2</w:t>
        </w:r>
      </w:hyperlink>
      <w:r>
        <w:t>).</w:t>
      </w:r>
    </w:p>
    <w:p w14:paraId="67D03822" w14:textId="77777777" w:rsidR="007D09B7" w:rsidRDefault="00CD1B35">
      <w:pPr>
        <w:pStyle w:val="Brdtekst"/>
      </w:pPr>
      <w:r>
        <w:rPr>
          <w:b/>
          <w:bCs/>
        </w:rPr>
        <w:t>Tests for secondary endpoints.</w:t>
      </w:r>
      <w:r>
        <w:t xml:space="preserve"> The protocol plans a significance test accounting for the cluster structure for the dichotomous efficacy variables. Secondary endpoints are reported with 95% confidence intervals without hypothesis tests and without adjustment for multiplicity (</w:t>
      </w:r>
      <w:hyperlink w:anchor="sec-multiplicity-adjustment">
        <w:r w:rsidR="007D09B7">
          <w:rPr>
            <w:rStyle w:val="Hyperkobling"/>
          </w:rPr>
          <w:t>Section 2.2</w:t>
        </w:r>
      </w:hyperlink>
      <w:r>
        <w:t>).</w:t>
      </w:r>
    </w:p>
    <w:p w14:paraId="3A06695D" w14:textId="77777777" w:rsidR="007D09B7" w:rsidRDefault="00CD1B35">
      <w:pPr>
        <w:pStyle w:val="Brdtekst"/>
      </w:pPr>
      <w:r>
        <w:rPr>
          <w:b/>
          <w:bCs/>
        </w:rPr>
        <w:t>Covariate adjustment.</w:t>
      </w:r>
      <w:r>
        <w:t xml:space="preserve"> The protocol’s model contains the random cluster effect, treatment and time interval. The prespecified prognostic covariates of </w:t>
      </w:r>
      <w:hyperlink w:anchor="sec-adjustment-for-covariates">
        <w:r w:rsidR="007D09B7">
          <w:rPr>
            <w:rStyle w:val="Hyperkobling"/>
          </w:rPr>
          <w:t>Section 4.1.3</w:t>
        </w:r>
      </w:hyperlink>
      <w:r>
        <w:t xml:space="preserve"> are added to increase precision and to protect against changes in case mix across time intervals; the unadjusted model is a sensitivity analysis.</w:t>
      </w:r>
    </w:p>
    <w:p w14:paraId="2304D5AD" w14:textId="77777777" w:rsidR="007D09B7" w:rsidRDefault="00CD1B35">
      <w:pPr>
        <w:pStyle w:val="Brdtekst"/>
      </w:pPr>
      <w:r>
        <w:rPr>
          <w:b/>
          <w:bCs/>
        </w:rPr>
        <w:t>Estimands and analysis populations.</w:t>
      </w:r>
      <w:r>
        <w:t xml:space="preserve"> The protocol specifies an intention-to-treat analysis. This SAP specifies the estimands according to ICH E9(R1) (</w:t>
      </w:r>
      <w:hyperlink w:anchor="sec-objectives-endpoints-and-estimands">
        <w:r w:rsidR="007D09B7">
          <w:rPr>
            <w:rStyle w:val="Hyperkobling"/>
          </w:rPr>
          <w:t>Section 1.1</w:t>
        </w:r>
      </w:hyperlink>
      <w:r>
        <w:t>): a treatment policy strategy for non-adherence; treatment defined by the eCRF, which changed at the randomised crossover dates (</w:t>
      </w:r>
      <w:hyperlink w:anchor="sec-analysis-sets">
        <w:r w:rsidR="007D09B7">
          <w:rPr>
            <w:rStyle w:val="Hyperkobling"/>
          </w:rPr>
          <w:t>Section 3</w:t>
        </w:r>
      </w:hyperlink>
      <w:r>
        <w:t>); the transition periods excluded from the primary analysis set and included in a supplementary analysis; a principal stratum excluding caesarean sections at ≤ 4 cm for the primary endpoint; and composite and principal stratum strategies for selected secondary endpoints.</w:t>
      </w:r>
    </w:p>
    <w:p w14:paraId="0B860CDE" w14:textId="77777777" w:rsidR="007D09B7" w:rsidRDefault="00CD1B35">
      <w:pPr>
        <w:pStyle w:val="Brdtekst"/>
      </w:pPr>
      <w:r>
        <w:rPr>
          <w:b/>
          <w:bCs/>
        </w:rPr>
        <w:t>Subgroup analyses.</w:t>
      </w:r>
      <w:r>
        <w:t xml:space="preserve"> The protocol plans subgroup analyses of specific elements of the LCG (start of active labour at 5 cm, labour progression assessed by time intervals, and shared decision making). These elements are features of the LCG period after randomisation, not baseline characteristics, so they do not define subgroups in which the randomised comparison is preserved, and they are not analysed as subgroups. The 5 cm element is reflected in the principal stratum and the 4 cm windows of the secondary endpoints, and shared decision making is described (</w:t>
      </w:r>
      <w:hyperlink w:anchor="sec-definition-of-descriptive-or">
        <w:r w:rsidR="007D09B7">
          <w:rPr>
            <w:rStyle w:val="Hyperkobling"/>
          </w:rPr>
          <w:t>Section 5.1.1.3</w:t>
        </w:r>
      </w:hyperlink>
      <w:r>
        <w:t>). One exploratory subgroup analysis by Robson group is added (</w:t>
      </w:r>
      <w:hyperlink w:anchor="sec-subgroup-analyses">
        <w:r w:rsidR="007D09B7">
          <w:rPr>
            <w:rStyle w:val="Hyperkobling"/>
          </w:rPr>
          <w:t>Section 8.2</w:t>
        </w:r>
      </w:hyperlink>
      <w:r>
        <w:t>).</w:t>
      </w:r>
    </w:p>
    <w:p w14:paraId="30A84AE9" w14:textId="77777777" w:rsidR="007D09B7" w:rsidRDefault="00CD1B35">
      <w:pPr>
        <w:pStyle w:val="Brdtekst"/>
      </w:pPr>
      <w:r>
        <w:rPr>
          <w:b/>
          <w:bCs/>
        </w:rPr>
        <w:t>As-treated and per-protocol analyses.</w:t>
      </w:r>
      <w:r>
        <w:t xml:space="preserve"> The protocol plans as-treated or per-protocol analyses with inverse probability weighting or g-estimation in case of substantial lack of adherence due to missing data. These will not be performed, there is no individual measure of adherence, and missing data on the primary endpoint are negligible (</w:t>
      </w:r>
      <w:hyperlink w:anchor="sec-main-analytical-approach">
        <w:r w:rsidR="007D09B7">
          <w:rPr>
            <w:rStyle w:val="Hyperkobling"/>
          </w:rPr>
          <w:t>Section 4.1.2</w:t>
        </w:r>
      </w:hyperlink>
      <w:r>
        <w:t>).</w:t>
      </w:r>
    </w:p>
    <w:p w14:paraId="434E9134" w14:textId="77777777" w:rsidR="007D09B7" w:rsidRDefault="00CD1B35">
      <w:pPr>
        <w:pStyle w:val="Brdtekst"/>
      </w:pPr>
      <w:r>
        <w:rPr>
          <w:b/>
          <w:bCs/>
        </w:rPr>
        <w:t>Endpoints.</w:t>
      </w:r>
      <w:r>
        <w:t xml:space="preserve"> The protocol’s labour duration is specified as time from 4 cm cervical dilatation to vaginal delivery, analysed as the restricted mean time without vaginal delivery (</w:t>
      </w:r>
      <w:hyperlink w:anchor="sec-main-analytical-approach-for-time-to">
        <w:r w:rsidR="007D09B7">
          <w:rPr>
            <w:rStyle w:val="Hyperkobling"/>
          </w:rPr>
          <w:t>Section 5.1.1.6</w:t>
        </w:r>
      </w:hyperlink>
      <w:r>
        <w:t xml:space="preserve">). Labour progression, childbirth experience and other secondary endpoints of the protocol are </w:t>
      </w:r>
      <w:r>
        <w:lastRenderedPageBreak/>
        <w:t>analysed in later statistical analysis plans (</w:t>
      </w:r>
      <w:hyperlink w:anchor="X080d42069a3c984192fff251286ff35077da3f3">
        <w:r w:rsidR="007D09B7">
          <w:rPr>
            <w:rStyle w:val="Hyperkobling"/>
          </w:rPr>
          <w:t>Section 12.1</w:t>
        </w:r>
      </w:hyperlink>
      <w:r>
        <w:t>); this is a matter of scope, not a change of analysis.</w:t>
      </w:r>
    </w:p>
    <w:p w14:paraId="38255973" w14:textId="77777777" w:rsidR="007D09B7" w:rsidRDefault="00CD1B35">
      <w:pPr>
        <w:pStyle w:val="Overskrift1"/>
        <w:rPr>
          <w:rFonts w:hint="eastAsia"/>
        </w:rPr>
      </w:pPr>
      <w:bookmarkStart w:id="483" w:name="_Toc242267717"/>
      <w:bookmarkStart w:id="484" w:name="sec-sample-size-determination"/>
      <w:bookmarkEnd w:id="482"/>
      <w:r>
        <w:lastRenderedPageBreak/>
        <w:t>11. Sample Size Determination</w:t>
      </w:r>
      <w:bookmarkEnd w:id="483"/>
    </w:p>
    <w:p w14:paraId="0BE5574A" w14:textId="77777777" w:rsidR="007D09B7" w:rsidRDefault="00CD1B35">
      <w:r>
        <w:t>From the protocol: The power calculation is based on the average rate of intrapartum caesarean section of 10.5 % in the NORBIRTH network. If the 95% confidence interval of the difference in the proportions of caesarean section between the LCG and the WHO partograph lies completely within -delta to +delta margins of equivalence, then the two treatments are considered equivalent. With a power of 80%, a significance level (alpha) of 5% and a delta margin of equivalence of ± 1.5 percentage points, the analysis need to include 23 650 women considered the cluster effect and an estimated intraclass correlation coefficient (ICC) of approximately 0.0001 as described by Henrichs et al. (19). Within the NORBIRTH network approximately 28.950 women use a partograph each year. To secure a sufficient number of individuals in the analyses, the inclusion period is estimated to last for one year and two months (60 weeks). Each hospital will cross from WHO partograph to the LCG at equal time intervals until all hospitals have crossed, which corresponds to five weeks per step taken into account a normal variation of annual deliveries and potential opt outs.</w:t>
      </w:r>
    </w:p>
    <w:p w14:paraId="7852626F" w14:textId="77777777" w:rsidR="007D09B7" w:rsidRDefault="00CD1B35">
      <w:pPr>
        <w:pStyle w:val="Brdtekst"/>
      </w:pPr>
      <w:r>
        <w:t>The primary hypothesis is non-inferiority (</w:t>
      </w:r>
      <w:hyperlink w:anchor="Xfbdf877e17bbaaf76fc553bfd91d7adc87eabe8">
        <w:r w:rsidR="007D09B7">
          <w:rPr>
            <w:rStyle w:val="Hyperkobling"/>
          </w:rPr>
          <w:t>Section 2.1</w:t>
        </w:r>
      </w:hyperlink>
      <w:r>
        <w:t>). The sample size above was calculated for equivalence with the same margin, i.e. for two one-sided tests. The non-inferiority test is one of these, so its power is at least that of the equivalence calculation, and the trial is, if anything, over-powered for the non-inferiority claim. The number of women included also exceeds the planned 23 650.</w:t>
      </w:r>
    </w:p>
    <w:p w14:paraId="0B973124" w14:textId="77777777" w:rsidR="007D09B7" w:rsidRDefault="00CD1B35">
      <w:pPr>
        <w:pStyle w:val="Overskrift1"/>
        <w:rPr>
          <w:rFonts w:hint="eastAsia"/>
        </w:rPr>
      </w:pPr>
      <w:bookmarkStart w:id="485" w:name="_Toc242267718"/>
      <w:bookmarkStart w:id="486" w:name="sec-supporting-documentation"/>
      <w:bookmarkEnd w:id="484"/>
      <w:r>
        <w:lastRenderedPageBreak/>
        <w:t>12. Supporting Documentation</w:t>
      </w:r>
      <w:bookmarkEnd w:id="485"/>
    </w:p>
    <w:p w14:paraId="4244EC73" w14:textId="77777777" w:rsidR="007D09B7" w:rsidRDefault="00CD1B35">
      <w:r>
        <w:t>Table and figure layouts are given by the mock-up statistical report, produced with the analysis code on an anonymised copy of the data.</w:t>
      </w:r>
    </w:p>
    <w:p w14:paraId="692FBE5C" w14:textId="77777777" w:rsidR="007D09B7" w:rsidRDefault="00CD1B35">
      <w:pPr>
        <w:pStyle w:val="Overskrift2"/>
        <w:rPr>
          <w:rFonts w:hint="eastAsia"/>
        </w:rPr>
      </w:pPr>
      <w:bookmarkStart w:id="487" w:name="_Toc242267719"/>
      <w:bookmarkStart w:id="488" w:name="X080d42069a3c984192fff251286ff35077da3f3"/>
      <w:r>
        <w:t>12.1 Other objectives and endpoints specified in the protocol, detailed elsewhere</w:t>
      </w:r>
      <w:bookmarkEnd w:id="48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Change w:id="489" w:author="Therese Buerengen" w:date="2026-10-10T10:51:00Z" w16du:dateUtc="2026-10-10T08:51: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PrChange>
      </w:tblPr>
      <w:tblGrid>
        <w:gridCol w:w="4344"/>
        <w:gridCol w:w="5006"/>
        <w:tblGridChange w:id="490">
          <w:tblGrid>
            <w:gridCol w:w="4344"/>
            <w:gridCol w:w="5006"/>
          </w:tblGrid>
        </w:tblGridChange>
      </w:tblGrid>
      <w:tr w:rsidR="005A7CDD" w:rsidRPr="00855706" w14:paraId="1D7D3F94" w14:textId="77777777" w:rsidTr="005A7CDD">
        <w:trPr>
          <w:tblHeader/>
          <w:trPrChange w:id="491" w:author="Therese Buerengen" w:date="2026-10-10T10:51:00Z" w16du:dateUtc="2026-10-10T08:51:00Z">
            <w:trPr>
              <w:tblHeader/>
            </w:trPr>
          </w:trPrChange>
        </w:trPr>
        <w:tc>
          <w:tcPr>
            <w:tcW w:w="4344" w:type="dxa"/>
            <w:vAlign w:val="center"/>
            <w:tcPrChange w:id="492" w:author="Therese Buerengen" w:date="2026-10-10T10:51:00Z" w16du:dateUtc="2026-10-10T08:51:00Z">
              <w:tcPr>
                <w:tcW w:w="3680" w:type="dxa"/>
                <w:vAlign w:val="center"/>
              </w:tcPr>
            </w:tcPrChange>
          </w:tcPr>
          <w:p w14:paraId="67A6AD4E" w14:textId="77777777" w:rsidR="005A7CDD" w:rsidRPr="00855706" w:rsidRDefault="005A7CDD" w:rsidP="00855706">
            <w:pPr>
              <w:ind w:left="360"/>
              <w:rPr>
                <w:b/>
                <w:bCs/>
              </w:rPr>
            </w:pPr>
            <w:r w:rsidRPr="00855706">
              <w:rPr>
                <w:b/>
                <w:bCs/>
              </w:rPr>
              <w:t>Objectives</w:t>
            </w:r>
          </w:p>
        </w:tc>
        <w:tc>
          <w:tcPr>
            <w:tcW w:w="5006" w:type="dxa"/>
            <w:vAlign w:val="center"/>
            <w:tcPrChange w:id="493" w:author="Therese Buerengen" w:date="2026-10-10T10:51:00Z" w16du:dateUtc="2026-10-10T08:51:00Z">
              <w:tcPr>
                <w:tcW w:w="4240" w:type="dxa"/>
                <w:vAlign w:val="center"/>
              </w:tcPr>
            </w:tcPrChange>
          </w:tcPr>
          <w:p w14:paraId="00537A08" w14:textId="77777777" w:rsidR="005A7CDD" w:rsidRPr="00855706" w:rsidRDefault="005A7CDD" w:rsidP="00855706">
            <w:pPr>
              <w:ind w:left="360"/>
              <w:rPr>
                <w:b/>
                <w:bCs/>
              </w:rPr>
            </w:pPr>
            <w:r w:rsidRPr="00855706">
              <w:rPr>
                <w:b/>
                <w:bCs/>
              </w:rPr>
              <w:t>Endpoints</w:t>
            </w:r>
          </w:p>
        </w:tc>
      </w:tr>
      <w:tr w:rsidR="005A7CDD" w:rsidRPr="00855706" w14:paraId="0D37E027" w14:textId="77777777" w:rsidTr="005A7CDD">
        <w:tc>
          <w:tcPr>
            <w:tcW w:w="4344" w:type="dxa"/>
            <w:vAlign w:val="center"/>
            <w:tcPrChange w:id="494" w:author="Therese Buerengen" w:date="2026-10-10T10:51:00Z" w16du:dateUtc="2026-10-10T08:51:00Z">
              <w:tcPr>
                <w:tcW w:w="3680" w:type="dxa"/>
                <w:vAlign w:val="center"/>
              </w:tcPr>
            </w:tcPrChange>
          </w:tcPr>
          <w:p w14:paraId="68FCCCDB" w14:textId="77777777" w:rsidR="005A7CDD" w:rsidRPr="00855706" w:rsidRDefault="005A7CDD" w:rsidP="00855706">
            <w:pPr>
              <w:ind w:left="360"/>
              <w:rPr>
                <w:b/>
                <w:bCs/>
              </w:rPr>
            </w:pPr>
            <w:r w:rsidRPr="00855706">
              <w:rPr>
                <w:b/>
                <w:bCs/>
              </w:rPr>
              <w:t>Secondary</w:t>
            </w:r>
          </w:p>
        </w:tc>
        <w:tc>
          <w:tcPr>
            <w:tcW w:w="5006" w:type="dxa"/>
            <w:vAlign w:val="center"/>
            <w:tcPrChange w:id="495" w:author="Therese Buerengen" w:date="2026-10-10T10:51:00Z" w16du:dateUtc="2026-10-10T08:51:00Z">
              <w:tcPr>
                <w:tcW w:w="4240" w:type="dxa"/>
                <w:vAlign w:val="center"/>
              </w:tcPr>
            </w:tcPrChange>
          </w:tcPr>
          <w:p w14:paraId="454BEFB6" w14:textId="77777777" w:rsidR="005A7CDD" w:rsidRPr="00855706" w:rsidRDefault="005A7CDD" w:rsidP="00855706">
            <w:pPr>
              <w:ind w:left="360"/>
              <w:rPr>
                <w:b/>
                <w:bCs/>
              </w:rPr>
            </w:pPr>
          </w:p>
        </w:tc>
      </w:tr>
      <w:tr w:rsidR="005A7CDD" w14:paraId="4E30BF7E" w14:textId="77777777" w:rsidTr="005A7CDD">
        <w:tc>
          <w:tcPr>
            <w:tcW w:w="4344" w:type="dxa"/>
            <w:vAlign w:val="center"/>
            <w:tcPrChange w:id="496" w:author="Therese Buerengen" w:date="2026-10-10T10:51:00Z" w16du:dateUtc="2026-10-10T08:51:00Z">
              <w:tcPr>
                <w:tcW w:w="3680" w:type="dxa"/>
                <w:vAlign w:val="center"/>
              </w:tcPr>
            </w:tcPrChange>
          </w:tcPr>
          <w:p w14:paraId="339EF323" w14:textId="3B6DEC38" w:rsidR="005A7CDD" w:rsidRDefault="005A7CDD" w:rsidP="00855706">
            <w:pPr>
              <w:ind w:left="360"/>
            </w:pPr>
            <w:r w:rsidRPr="007E3F77">
              <w:t xml:space="preserve">To investigate the </w:t>
            </w:r>
            <w:del w:id="497" w:author="Therese Buerengen" w:date="2026-10-09T09:40:00Z" w16du:dateUtc="2026-10-09T07:40:00Z">
              <w:r w:rsidRPr="007E3F77" w:rsidDel="007E3F77">
                <w:delText>woman’s</w:delText>
              </w:r>
            </w:del>
            <w:r w:rsidRPr="007E3F77">
              <w:t xml:space="preserve"> </w:t>
            </w:r>
            <w:ins w:id="498" w:author="Therese Buerengen" w:date="2026-10-09T09:40:00Z" w16du:dateUtc="2026-10-09T07:40:00Z">
              <w:r>
                <w:t>child</w:t>
              </w:r>
            </w:ins>
            <w:ins w:id="499" w:author="Therese Buerengen" w:date="2026-10-09T07:46:00Z" w16du:dateUtc="2026-10-09T05:46:00Z">
              <w:r w:rsidRPr="007E3F77">
                <w:t xml:space="preserve">birth </w:t>
              </w:r>
            </w:ins>
            <w:r w:rsidRPr="007E3F77">
              <w:t xml:space="preserve">experience </w:t>
            </w:r>
            <w:del w:id="500" w:author="Therese Buerengen" w:date="2026-10-09T07:46:00Z" w16du:dateUtc="2026-10-09T05:46:00Z">
              <w:r w:rsidRPr="007E3F77" w:rsidDel="005D28C0">
                <w:delText xml:space="preserve">with the LCG </w:delText>
              </w:r>
            </w:del>
            <w:r w:rsidRPr="007E3F77">
              <w:t>in women with a planned vaginal delivery</w:t>
            </w:r>
          </w:p>
        </w:tc>
        <w:tc>
          <w:tcPr>
            <w:tcW w:w="5006" w:type="dxa"/>
            <w:vAlign w:val="center"/>
            <w:tcPrChange w:id="501" w:author="Therese Buerengen" w:date="2026-10-10T10:51:00Z" w16du:dateUtc="2026-10-10T08:51:00Z">
              <w:tcPr>
                <w:tcW w:w="4240" w:type="dxa"/>
                <w:vAlign w:val="center"/>
              </w:tcPr>
            </w:tcPrChange>
          </w:tcPr>
          <w:p w14:paraId="73E25DAE" w14:textId="77777777" w:rsidR="005A7CDD" w:rsidRDefault="005A7CDD" w:rsidP="00855706">
            <w:pPr>
              <w:ind w:left="360"/>
            </w:pPr>
            <w:r>
              <w:t>Total and mean scores of the four domains (Own capacity, Professional support, Perceived safety and Participation) of the Childbirth Experience Questionnaire (CEQ2)</w:t>
            </w:r>
          </w:p>
        </w:tc>
      </w:tr>
      <w:tr w:rsidR="005A7CDD" w14:paraId="21E7D54C" w14:textId="77777777" w:rsidTr="005A7CDD">
        <w:tc>
          <w:tcPr>
            <w:tcW w:w="4344" w:type="dxa"/>
            <w:vAlign w:val="center"/>
            <w:tcPrChange w:id="502" w:author="Therese Buerengen" w:date="2026-10-10T10:51:00Z" w16du:dateUtc="2026-10-10T08:51:00Z">
              <w:tcPr>
                <w:tcW w:w="3680" w:type="dxa"/>
                <w:vAlign w:val="center"/>
              </w:tcPr>
            </w:tcPrChange>
          </w:tcPr>
          <w:p w14:paraId="3F2F122D" w14:textId="77777777" w:rsidR="005A7CDD" w:rsidRDefault="005A7CDD" w:rsidP="00855706">
            <w:pPr>
              <w:ind w:left="360"/>
            </w:pPr>
            <w:r>
              <w:t>To investigate the effect of LCG in women with a planned vaginal delivery</w:t>
            </w:r>
          </w:p>
        </w:tc>
        <w:tc>
          <w:tcPr>
            <w:tcW w:w="5006" w:type="dxa"/>
            <w:vAlign w:val="center"/>
            <w:tcPrChange w:id="503" w:author="Therese Buerengen" w:date="2026-10-10T10:51:00Z" w16du:dateUtc="2026-10-10T08:51:00Z">
              <w:tcPr>
                <w:tcW w:w="4240" w:type="dxa"/>
                <w:vAlign w:val="center"/>
              </w:tcPr>
            </w:tcPrChange>
          </w:tcPr>
          <w:p w14:paraId="0BD9142E" w14:textId="77777777" w:rsidR="005A7CDD" w:rsidRDefault="005A7CDD" w:rsidP="00855706">
            <w:pPr>
              <w:ind w:left="360"/>
            </w:pPr>
            <w:r>
              <w:t>Total dosage of oxytocin</w:t>
            </w:r>
          </w:p>
        </w:tc>
      </w:tr>
      <w:tr w:rsidR="005A7CDD" w14:paraId="2FDD35E2" w14:textId="77777777" w:rsidTr="005A7CDD">
        <w:tc>
          <w:tcPr>
            <w:tcW w:w="4344" w:type="dxa"/>
            <w:vAlign w:val="center"/>
            <w:tcPrChange w:id="504" w:author="Therese Buerengen" w:date="2026-10-10T10:51:00Z" w16du:dateUtc="2026-10-10T08:51:00Z">
              <w:tcPr>
                <w:tcW w:w="3680" w:type="dxa"/>
                <w:vAlign w:val="center"/>
              </w:tcPr>
            </w:tcPrChange>
          </w:tcPr>
          <w:p w14:paraId="55EE7B02" w14:textId="77777777" w:rsidR="005A7CDD" w:rsidRDefault="005A7CDD" w:rsidP="00855706">
            <w:pPr>
              <w:ind w:left="360"/>
            </w:pPr>
          </w:p>
        </w:tc>
        <w:tc>
          <w:tcPr>
            <w:tcW w:w="5006" w:type="dxa"/>
            <w:vAlign w:val="center"/>
            <w:tcPrChange w:id="505" w:author="Therese Buerengen" w:date="2026-10-10T10:51:00Z" w16du:dateUtc="2026-10-10T08:51:00Z">
              <w:tcPr>
                <w:tcW w:w="4240" w:type="dxa"/>
                <w:vAlign w:val="center"/>
              </w:tcPr>
            </w:tcPrChange>
          </w:tcPr>
          <w:p w14:paraId="38F1D09F" w14:textId="77777777" w:rsidR="005A7CDD" w:rsidRDefault="005A7CDD" w:rsidP="00855706">
            <w:pPr>
              <w:ind w:left="360"/>
            </w:pPr>
            <w:r>
              <w:t>Maximum dosage of oxytocin</w:t>
            </w:r>
          </w:p>
        </w:tc>
      </w:tr>
      <w:tr w:rsidR="005A7CDD" w14:paraId="47D97AB9" w14:textId="77777777" w:rsidTr="005A7CDD">
        <w:tc>
          <w:tcPr>
            <w:tcW w:w="4344" w:type="dxa"/>
            <w:vAlign w:val="center"/>
            <w:tcPrChange w:id="506" w:author="Therese Buerengen" w:date="2026-10-10T10:51:00Z" w16du:dateUtc="2026-10-10T08:51:00Z">
              <w:tcPr>
                <w:tcW w:w="3680" w:type="dxa"/>
                <w:vAlign w:val="center"/>
              </w:tcPr>
            </w:tcPrChange>
          </w:tcPr>
          <w:p w14:paraId="5468FBF0" w14:textId="77777777" w:rsidR="005A7CDD" w:rsidRDefault="005A7CDD" w:rsidP="00855706">
            <w:pPr>
              <w:ind w:left="360"/>
            </w:pPr>
          </w:p>
        </w:tc>
        <w:tc>
          <w:tcPr>
            <w:tcW w:w="5006" w:type="dxa"/>
            <w:vAlign w:val="center"/>
            <w:tcPrChange w:id="507" w:author="Therese Buerengen" w:date="2026-10-10T10:51:00Z" w16du:dateUtc="2026-10-10T08:51:00Z">
              <w:tcPr>
                <w:tcW w:w="4240" w:type="dxa"/>
                <w:vAlign w:val="center"/>
              </w:tcPr>
            </w:tcPrChange>
          </w:tcPr>
          <w:p w14:paraId="5A96020C" w14:textId="77777777" w:rsidR="005A7CDD" w:rsidRDefault="005A7CDD" w:rsidP="00855706">
            <w:pPr>
              <w:ind w:left="360"/>
            </w:pPr>
            <w:r>
              <w:t>Total duration of oxytocin</w:t>
            </w:r>
          </w:p>
        </w:tc>
      </w:tr>
      <w:tr w:rsidR="005A7CDD" w14:paraId="4E23DC73" w14:textId="77777777" w:rsidTr="005A7CDD">
        <w:tc>
          <w:tcPr>
            <w:tcW w:w="4344" w:type="dxa"/>
            <w:vAlign w:val="center"/>
            <w:tcPrChange w:id="508" w:author="Therese Buerengen" w:date="2026-10-10T10:51:00Z" w16du:dateUtc="2026-10-10T08:51:00Z">
              <w:tcPr>
                <w:tcW w:w="3680" w:type="dxa"/>
                <w:vAlign w:val="center"/>
              </w:tcPr>
            </w:tcPrChange>
          </w:tcPr>
          <w:p w14:paraId="7D45E86A" w14:textId="77777777" w:rsidR="005A7CDD" w:rsidRDefault="005A7CDD" w:rsidP="00855706">
            <w:pPr>
              <w:ind w:left="360"/>
            </w:pPr>
          </w:p>
        </w:tc>
        <w:tc>
          <w:tcPr>
            <w:tcW w:w="5006" w:type="dxa"/>
            <w:vAlign w:val="center"/>
            <w:tcPrChange w:id="509" w:author="Therese Buerengen" w:date="2026-10-10T10:51:00Z" w16du:dateUtc="2026-10-10T08:51:00Z">
              <w:tcPr>
                <w:tcW w:w="4240" w:type="dxa"/>
                <w:vAlign w:val="center"/>
              </w:tcPr>
            </w:tcPrChange>
          </w:tcPr>
          <w:p w14:paraId="7DF22935" w14:textId="77777777" w:rsidR="005A7CDD" w:rsidRDefault="005A7CDD" w:rsidP="00855706">
            <w:pPr>
              <w:ind w:left="360"/>
            </w:pPr>
            <w:r>
              <w:t>Initiation of oxytocin</w:t>
            </w:r>
          </w:p>
        </w:tc>
      </w:tr>
      <w:tr w:rsidR="005A7CDD" w14:paraId="7EF170CE" w14:textId="77777777" w:rsidTr="005A7CDD">
        <w:trPr>
          <w:ins w:id="510" w:author="Maria Cecilie Stivang" w:date="2026-10-08T13:21:00Z"/>
        </w:trPr>
        <w:tc>
          <w:tcPr>
            <w:tcW w:w="4344" w:type="dxa"/>
            <w:vAlign w:val="center"/>
            <w:tcPrChange w:id="511" w:author="Therese Buerengen" w:date="2026-10-10T10:51:00Z" w16du:dateUtc="2026-10-10T08:51:00Z">
              <w:tcPr>
                <w:tcW w:w="3680" w:type="dxa"/>
                <w:vAlign w:val="center"/>
              </w:tcPr>
            </w:tcPrChange>
          </w:tcPr>
          <w:p w14:paraId="718DE596" w14:textId="77777777" w:rsidR="005A7CDD" w:rsidRDefault="005A7CDD" w:rsidP="00855706">
            <w:pPr>
              <w:ind w:left="360"/>
              <w:rPr>
                <w:ins w:id="512" w:author="Maria Cecilie Stivang" w:date="2026-10-08T13:21:00Z" w16du:dateUtc="2026-10-08T11:21:00Z"/>
              </w:rPr>
            </w:pPr>
          </w:p>
        </w:tc>
        <w:tc>
          <w:tcPr>
            <w:tcW w:w="5006" w:type="dxa"/>
            <w:vAlign w:val="center"/>
            <w:tcPrChange w:id="513" w:author="Therese Buerengen" w:date="2026-10-10T10:51:00Z" w16du:dateUtc="2026-10-10T08:51:00Z">
              <w:tcPr>
                <w:tcW w:w="4240" w:type="dxa"/>
                <w:vAlign w:val="center"/>
              </w:tcPr>
            </w:tcPrChange>
          </w:tcPr>
          <w:p w14:paraId="6BADA074" w14:textId="41AF1B85" w:rsidR="005A7CDD" w:rsidRDefault="005A7CDD" w:rsidP="00855706">
            <w:pPr>
              <w:ind w:left="360"/>
              <w:rPr>
                <w:ins w:id="514" w:author="Maria Cecilie Stivang" w:date="2026-10-08T13:21:00Z" w16du:dateUtc="2026-10-08T11:21:00Z"/>
              </w:rPr>
            </w:pPr>
            <w:ins w:id="515" w:author="Maria Cecilie Stivang" w:date="2026-10-08T13:21:00Z" w16du:dateUtc="2026-10-08T11:21:00Z">
              <w:r>
                <w:t>Use of medical pain relief in labour</w:t>
              </w:r>
            </w:ins>
          </w:p>
        </w:tc>
      </w:tr>
      <w:tr w:rsidR="005A7CDD" w14:paraId="10FA4E00" w14:textId="77777777" w:rsidTr="005A7CDD">
        <w:tc>
          <w:tcPr>
            <w:tcW w:w="4344" w:type="dxa"/>
            <w:vAlign w:val="center"/>
            <w:tcPrChange w:id="516" w:author="Therese Buerengen" w:date="2026-10-10T10:51:00Z" w16du:dateUtc="2026-10-10T08:51:00Z">
              <w:tcPr>
                <w:tcW w:w="3680" w:type="dxa"/>
                <w:vAlign w:val="center"/>
              </w:tcPr>
            </w:tcPrChange>
          </w:tcPr>
          <w:p w14:paraId="50CD0DE7" w14:textId="77777777" w:rsidR="005A7CDD" w:rsidRDefault="005A7CDD" w:rsidP="00855706">
            <w:pPr>
              <w:ind w:left="360"/>
            </w:pPr>
          </w:p>
        </w:tc>
        <w:tc>
          <w:tcPr>
            <w:tcW w:w="5006" w:type="dxa"/>
            <w:vAlign w:val="center"/>
            <w:tcPrChange w:id="517" w:author="Therese Buerengen" w:date="2026-10-10T10:51:00Z" w16du:dateUtc="2026-10-10T08:51:00Z">
              <w:tcPr>
                <w:tcW w:w="4240" w:type="dxa"/>
                <w:vAlign w:val="center"/>
              </w:tcPr>
            </w:tcPrChange>
          </w:tcPr>
          <w:p w14:paraId="659B46DC" w14:textId="77777777" w:rsidR="005A7CDD" w:rsidRDefault="005A7CDD" w:rsidP="00855706">
            <w:pPr>
              <w:ind w:left="360"/>
            </w:pPr>
            <w:r>
              <w:t>Total duration of epidural analgesia</w:t>
            </w:r>
          </w:p>
        </w:tc>
      </w:tr>
      <w:tr w:rsidR="005A7CDD" w14:paraId="513D5902" w14:textId="77777777" w:rsidTr="005A7CDD">
        <w:tc>
          <w:tcPr>
            <w:tcW w:w="4344" w:type="dxa"/>
            <w:vAlign w:val="center"/>
            <w:tcPrChange w:id="518" w:author="Therese Buerengen" w:date="2026-10-10T10:51:00Z" w16du:dateUtc="2026-10-10T08:51:00Z">
              <w:tcPr>
                <w:tcW w:w="3680" w:type="dxa"/>
                <w:vAlign w:val="center"/>
              </w:tcPr>
            </w:tcPrChange>
          </w:tcPr>
          <w:p w14:paraId="6D8F14F0" w14:textId="77777777" w:rsidR="005A7CDD" w:rsidRDefault="005A7CDD" w:rsidP="00855706">
            <w:pPr>
              <w:ind w:left="360"/>
            </w:pPr>
          </w:p>
        </w:tc>
        <w:tc>
          <w:tcPr>
            <w:tcW w:w="5006" w:type="dxa"/>
            <w:vAlign w:val="center"/>
            <w:tcPrChange w:id="519" w:author="Therese Buerengen" w:date="2026-10-10T10:51:00Z" w16du:dateUtc="2026-10-10T08:51:00Z">
              <w:tcPr>
                <w:tcW w:w="4240" w:type="dxa"/>
                <w:vAlign w:val="center"/>
              </w:tcPr>
            </w:tcPrChange>
          </w:tcPr>
          <w:p w14:paraId="25232B35" w14:textId="77777777" w:rsidR="005A7CDD" w:rsidRDefault="005A7CDD" w:rsidP="00855706">
            <w:pPr>
              <w:ind w:left="360"/>
            </w:pPr>
            <w:r>
              <w:t>Use of non-medical pain relief in labour</w:t>
            </w:r>
          </w:p>
        </w:tc>
      </w:tr>
      <w:tr w:rsidR="005A7CDD" w14:paraId="09139FD8" w14:textId="77777777" w:rsidTr="005A7CDD">
        <w:tc>
          <w:tcPr>
            <w:tcW w:w="4344" w:type="dxa"/>
            <w:vAlign w:val="center"/>
            <w:tcPrChange w:id="520" w:author="Therese Buerengen" w:date="2026-10-10T10:51:00Z" w16du:dateUtc="2026-10-10T08:51:00Z">
              <w:tcPr>
                <w:tcW w:w="3680" w:type="dxa"/>
                <w:vAlign w:val="center"/>
              </w:tcPr>
            </w:tcPrChange>
          </w:tcPr>
          <w:p w14:paraId="398C89E1" w14:textId="77777777" w:rsidR="005A7CDD" w:rsidRDefault="005A7CDD" w:rsidP="00855706">
            <w:pPr>
              <w:ind w:left="360"/>
            </w:pPr>
          </w:p>
        </w:tc>
        <w:tc>
          <w:tcPr>
            <w:tcW w:w="5006" w:type="dxa"/>
            <w:vAlign w:val="center"/>
            <w:tcPrChange w:id="521" w:author="Therese Buerengen" w:date="2026-10-10T10:51:00Z" w16du:dateUtc="2026-10-10T08:51:00Z">
              <w:tcPr>
                <w:tcW w:w="4240" w:type="dxa"/>
                <w:vAlign w:val="center"/>
              </w:tcPr>
            </w:tcPrChange>
          </w:tcPr>
          <w:p w14:paraId="5F9242A5" w14:textId="77777777" w:rsidR="005A7CDD" w:rsidRDefault="005A7CDD" w:rsidP="00855706">
            <w:pPr>
              <w:ind w:left="360"/>
            </w:pPr>
            <w:r>
              <w:t>Occurrence of continuous support in labour</w:t>
            </w:r>
          </w:p>
        </w:tc>
      </w:tr>
      <w:tr w:rsidR="005A7CDD" w14:paraId="2666A789" w14:textId="77777777" w:rsidTr="005A7CDD">
        <w:tblPrEx>
          <w:tblPrExChange w:id="522" w:author="Therese Buerengen" w:date="2026-10-10T10:51:00Z" w16du:dateUtc="2026-10-10T08:51:00Z">
            <w:tblPrEx>
              <w:tblW w:w="6667" w:type="pct"/>
            </w:tblPrEx>
          </w:tblPrExChange>
        </w:tblPrEx>
        <w:trPr>
          <w:ins w:id="523" w:author="Maria Cecilie Stivang" w:date="2026-10-08T13:30:00Z"/>
          <w:trPrChange w:id="524" w:author="Therese Buerengen" w:date="2026-10-10T10:51:00Z" w16du:dateUtc="2026-10-10T08:51:00Z">
            <w:trPr>
              <w:wAfter w:w="3117" w:type="dxa"/>
            </w:trPr>
          </w:trPrChange>
        </w:trPr>
        <w:tc>
          <w:tcPr>
            <w:tcW w:w="4344" w:type="dxa"/>
            <w:vAlign w:val="center"/>
            <w:tcPrChange w:id="525" w:author="Therese Buerengen" w:date="2026-10-10T10:51:00Z" w16du:dateUtc="2026-10-10T08:51:00Z">
              <w:tcPr>
                <w:tcW w:w="4344" w:type="dxa"/>
                <w:vAlign w:val="center"/>
              </w:tcPr>
            </w:tcPrChange>
          </w:tcPr>
          <w:p w14:paraId="4E84F1FE" w14:textId="77777777" w:rsidR="005A7CDD" w:rsidRDefault="005A7CDD" w:rsidP="00855706">
            <w:pPr>
              <w:ind w:left="360"/>
              <w:rPr>
                <w:ins w:id="526" w:author="Maria Cecilie Stivang" w:date="2026-10-08T13:30:00Z" w16du:dateUtc="2026-10-08T11:30:00Z"/>
              </w:rPr>
            </w:pPr>
          </w:p>
        </w:tc>
        <w:tc>
          <w:tcPr>
            <w:tcW w:w="5006" w:type="dxa"/>
            <w:vAlign w:val="center"/>
            <w:tcPrChange w:id="527" w:author="Therese Buerengen" w:date="2026-10-10T10:51:00Z" w16du:dateUtc="2026-10-10T08:51:00Z">
              <w:tcPr>
                <w:tcW w:w="5006" w:type="dxa"/>
                <w:vAlign w:val="center"/>
              </w:tcPr>
            </w:tcPrChange>
          </w:tcPr>
          <w:p w14:paraId="5D4475C3" w14:textId="0DE832FE" w:rsidR="005A7CDD" w:rsidRDefault="005A7CDD" w:rsidP="00855706">
            <w:pPr>
              <w:ind w:left="360"/>
              <w:rPr>
                <w:ins w:id="528" w:author="Maria Cecilie Stivang" w:date="2026-10-08T13:30:00Z" w16du:dateUtc="2026-10-08T11:30:00Z"/>
              </w:rPr>
            </w:pPr>
            <w:ins w:id="529" w:author="Maria Cecilie Stivang" w:date="2026-10-08T13:30:00Z" w16du:dateUtc="2026-10-08T11:30:00Z">
              <w:r>
                <w:t>Occurrence of perineal support</w:t>
              </w:r>
            </w:ins>
          </w:p>
        </w:tc>
      </w:tr>
      <w:tr w:rsidR="005A7CDD" w14:paraId="2102C160" w14:textId="77777777" w:rsidTr="005A7CDD">
        <w:tc>
          <w:tcPr>
            <w:tcW w:w="4344" w:type="dxa"/>
            <w:vAlign w:val="center"/>
            <w:tcPrChange w:id="530" w:author="Therese Buerengen" w:date="2026-10-10T10:51:00Z" w16du:dateUtc="2026-10-10T08:51:00Z">
              <w:tcPr>
                <w:tcW w:w="3680" w:type="dxa"/>
                <w:vAlign w:val="center"/>
              </w:tcPr>
            </w:tcPrChange>
          </w:tcPr>
          <w:p w14:paraId="50E7C429" w14:textId="77777777" w:rsidR="005A7CDD" w:rsidRDefault="005A7CDD" w:rsidP="00855706">
            <w:pPr>
              <w:ind w:left="360"/>
            </w:pPr>
          </w:p>
        </w:tc>
        <w:tc>
          <w:tcPr>
            <w:tcW w:w="5006" w:type="dxa"/>
            <w:vAlign w:val="center"/>
            <w:tcPrChange w:id="531" w:author="Therese Buerengen" w:date="2026-10-10T10:51:00Z" w16du:dateUtc="2026-10-10T08:51:00Z">
              <w:tcPr>
                <w:tcW w:w="4240" w:type="dxa"/>
                <w:vAlign w:val="center"/>
              </w:tcPr>
            </w:tcPrChange>
          </w:tcPr>
          <w:p w14:paraId="665D368E" w14:textId="77777777" w:rsidR="005A7CDD" w:rsidRDefault="005A7CDD" w:rsidP="00855706">
            <w:pPr>
              <w:ind w:left="360"/>
            </w:pPr>
            <w:r>
              <w:t>Occurrence of perineal tears</w:t>
            </w:r>
          </w:p>
        </w:tc>
      </w:tr>
      <w:tr w:rsidR="005A7CDD" w14:paraId="2B1FAAFE" w14:textId="77777777" w:rsidTr="005A7CDD">
        <w:tblPrEx>
          <w:tblPrExChange w:id="532" w:author="Therese Buerengen" w:date="2026-10-10T10:51:00Z" w16du:dateUtc="2026-10-10T08:51:00Z">
            <w:tblPrEx>
              <w:tblW w:w="6667" w:type="pct"/>
            </w:tblPrEx>
          </w:tblPrExChange>
        </w:tblPrEx>
        <w:trPr>
          <w:ins w:id="533" w:author="Maria Cecilie Stivang" w:date="2026-10-08T13:29:00Z"/>
          <w:trPrChange w:id="534" w:author="Therese Buerengen" w:date="2026-10-10T10:51:00Z" w16du:dateUtc="2026-10-10T08:51:00Z">
            <w:trPr>
              <w:wAfter w:w="3117" w:type="dxa"/>
            </w:trPr>
          </w:trPrChange>
        </w:trPr>
        <w:tc>
          <w:tcPr>
            <w:tcW w:w="4344" w:type="dxa"/>
            <w:vAlign w:val="center"/>
            <w:tcPrChange w:id="535" w:author="Therese Buerengen" w:date="2026-10-10T10:51:00Z" w16du:dateUtc="2026-10-10T08:51:00Z">
              <w:tcPr>
                <w:tcW w:w="4344" w:type="dxa"/>
                <w:vAlign w:val="center"/>
              </w:tcPr>
            </w:tcPrChange>
          </w:tcPr>
          <w:p w14:paraId="16D08B38" w14:textId="77777777" w:rsidR="005A7CDD" w:rsidRDefault="005A7CDD" w:rsidP="00855706">
            <w:pPr>
              <w:ind w:left="360"/>
              <w:rPr>
                <w:ins w:id="536" w:author="Maria Cecilie Stivang" w:date="2026-10-08T13:29:00Z" w16du:dateUtc="2026-10-08T11:29:00Z"/>
              </w:rPr>
            </w:pPr>
          </w:p>
        </w:tc>
        <w:tc>
          <w:tcPr>
            <w:tcW w:w="5006" w:type="dxa"/>
            <w:vAlign w:val="center"/>
            <w:tcPrChange w:id="537" w:author="Therese Buerengen" w:date="2026-10-10T10:51:00Z" w16du:dateUtc="2026-10-10T08:51:00Z">
              <w:tcPr>
                <w:tcW w:w="5006" w:type="dxa"/>
                <w:vAlign w:val="center"/>
              </w:tcPr>
            </w:tcPrChange>
          </w:tcPr>
          <w:p w14:paraId="5979A79A" w14:textId="1F87E003" w:rsidR="005A7CDD" w:rsidRDefault="005A7CDD" w:rsidP="00855706">
            <w:pPr>
              <w:ind w:left="360"/>
              <w:rPr>
                <w:ins w:id="538" w:author="Maria Cecilie Stivang" w:date="2026-10-08T13:29:00Z" w16du:dateUtc="2026-10-08T11:29:00Z"/>
              </w:rPr>
            </w:pPr>
            <w:ins w:id="539" w:author="Maria Cecilie Stivang" w:date="2026-10-08T13:29:00Z" w16du:dateUtc="2026-10-08T11:29:00Z">
              <w:r>
                <w:t>Degree of perineal tears</w:t>
              </w:r>
            </w:ins>
          </w:p>
        </w:tc>
      </w:tr>
      <w:tr w:rsidR="005A7CDD" w14:paraId="595F4601" w14:textId="77777777" w:rsidTr="005A7CDD">
        <w:tc>
          <w:tcPr>
            <w:tcW w:w="4344" w:type="dxa"/>
            <w:vAlign w:val="center"/>
            <w:tcPrChange w:id="540" w:author="Therese Buerengen" w:date="2026-10-10T10:51:00Z" w16du:dateUtc="2026-10-10T08:51:00Z">
              <w:tcPr>
                <w:tcW w:w="3680" w:type="dxa"/>
                <w:vAlign w:val="center"/>
              </w:tcPr>
            </w:tcPrChange>
          </w:tcPr>
          <w:p w14:paraId="01C146E9" w14:textId="77777777" w:rsidR="005A7CDD" w:rsidRDefault="005A7CDD" w:rsidP="00855706">
            <w:pPr>
              <w:ind w:left="360"/>
            </w:pPr>
          </w:p>
        </w:tc>
        <w:tc>
          <w:tcPr>
            <w:tcW w:w="5006" w:type="dxa"/>
            <w:vAlign w:val="center"/>
            <w:tcPrChange w:id="541" w:author="Therese Buerengen" w:date="2026-10-10T10:51:00Z" w16du:dateUtc="2026-10-10T08:51:00Z">
              <w:tcPr>
                <w:tcW w:w="4240" w:type="dxa"/>
                <w:vAlign w:val="center"/>
              </w:tcPr>
            </w:tcPrChange>
          </w:tcPr>
          <w:p w14:paraId="6ECA139C" w14:textId="77777777" w:rsidR="005A7CDD" w:rsidRDefault="005A7CDD" w:rsidP="00855706">
            <w:pPr>
              <w:ind w:left="360"/>
            </w:pPr>
            <w:r>
              <w:t>Total estimated blood loss</w:t>
            </w:r>
          </w:p>
        </w:tc>
      </w:tr>
      <w:tr w:rsidR="005A7CDD" w14:paraId="40876073" w14:textId="77777777" w:rsidTr="005A7CDD">
        <w:tc>
          <w:tcPr>
            <w:tcW w:w="4344" w:type="dxa"/>
            <w:vAlign w:val="center"/>
            <w:tcPrChange w:id="542" w:author="Therese Buerengen" w:date="2026-10-10T10:51:00Z" w16du:dateUtc="2026-10-10T08:51:00Z">
              <w:tcPr>
                <w:tcW w:w="3680" w:type="dxa"/>
                <w:vAlign w:val="center"/>
              </w:tcPr>
            </w:tcPrChange>
          </w:tcPr>
          <w:p w14:paraId="370D6835" w14:textId="77777777" w:rsidR="005A7CDD" w:rsidRDefault="005A7CDD" w:rsidP="00855706">
            <w:pPr>
              <w:ind w:left="360"/>
            </w:pPr>
          </w:p>
        </w:tc>
        <w:tc>
          <w:tcPr>
            <w:tcW w:w="5006" w:type="dxa"/>
            <w:vAlign w:val="center"/>
            <w:tcPrChange w:id="543" w:author="Therese Buerengen" w:date="2026-10-10T10:51:00Z" w16du:dateUtc="2026-10-10T08:51:00Z">
              <w:tcPr>
                <w:tcW w:w="4240" w:type="dxa"/>
                <w:vAlign w:val="center"/>
              </w:tcPr>
            </w:tcPrChange>
          </w:tcPr>
          <w:p w14:paraId="18639CE9" w14:textId="77777777" w:rsidR="005A7CDD" w:rsidRDefault="005A7CDD" w:rsidP="00855706">
            <w:pPr>
              <w:ind w:left="360"/>
            </w:pPr>
            <w:r>
              <w:t>Occurrence of postpartum blood transfusion</w:t>
            </w:r>
          </w:p>
        </w:tc>
      </w:tr>
      <w:tr w:rsidR="005A7CDD" w14:paraId="3208B0A2" w14:textId="77777777" w:rsidTr="005A7CDD">
        <w:tblPrEx>
          <w:tblPrExChange w:id="544" w:author="Therese Buerengen" w:date="2026-10-10T10:51:00Z" w16du:dateUtc="2026-10-10T08:51:00Z">
            <w:tblPrEx>
              <w:tblW w:w="6667" w:type="pct"/>
            </w:tblPrEx>
          </w:tblPrExChange>
        </w:tblPrEx>
        <w:trPr>
          <w:ins w:id="545" w:author="Maria Cecilie Stivang" w:date="2026-10-08T13:49:00Z"/>
          <w:trPrChange w:id="546" w:author="Therese Buerengen" w:date="2026-10-10T10:51:00Z" w16du:dateUtc="2026-10-10T08:51:00Z">
            <w:trPr>
              <w:wAfter w:w="3117" w:type="dxa"/>
            </w:trPr>
          </w:trPrChange>
        </w:trPr>
        <w:tc>
          <w:tcPr>
            <w:tcW w:w="4344" w:type="dxa"/>
            <w:vAlign w:val="center"/>
            <w:tcPrChange w:id="547" w:author="Therese Buerengen" w:date="2026-10-10T10:51:00Z" w16du:dateUtc="2026-10-10T08:51:00Z">
              <w:tcPr>
                <w:tcW w:w="4344" w:type="dxa"/>
                <w:vAlign w:val="center"/>
              </w:tcPr>
            </w:tcPrChange>
          </w:tcPr>
          <w:p w14:paraId="04F9AE51" w14:textId="77777777" w:rsidR="005A7CDD" w:rsidRDefault="005A7CDD" w:rsidP="00855706">
            <w:pPr>
              <w:ind w:left="360"/>
              <w:rPr>
                <w:ins w:id="548" w:author="Maria Cecilie Stivang" w:date="2026-10-08T13:49:00Z" w16du:dateUtc="2026-10-08T11:49:00Z"/>
              </w:rPr>
            </w:pPr>
          </w:p>
        </w:tc>
        <w:tc>
          <w:tcPr>
            <w:tcW w:w="5006" w:type="dxa"/>
            <w:vAlign w:val="center"/>
            <w:tcPrChange w:id="549" w:author="Therese Buerengen" w:date="2026-10-10T10:51:00Z" w16du:dateUtc="2026-10-10T08:51:00Z">
              <w:tcPr>
                <w:tcW w:w="5006" w:type="dxa"/>
                <w:vAlign w:val="center"/>
              </w:tcPr>
            </w:tcPrChange>
          </w:tcPr>
          <w:p w14:paraId="79A109FA" w14:textId="31384C7F" w:rsidR="005A7CDD" w:rsidRDefault="005A7CDD" w:rsidP="00855706">
            <w:pPr>
              <w:ind w:left="360"/>
              <w:rPr>
                <w:ins w:id="550" w:author="Maria Cecilie Stivang" w:date="2026-10-08T13:49:00Z" w16du:dateUtc="2026-10-08T11:49:00Z"/>
              </w:rPr>
            </w:pPr>
            <w:ins w:id="551" w:author="Maria Cecilie Stivang" w:date="2026-10-08T13:49:00Z" w16du:dateUtc="2026-10-08T11:49:00Z">
              <w:r>
                <w:t>Cervix dilatation at induction of labour</w:t>
              </w:r>
            </w:ins>
          </w:p>
        </w:tc>
      </w:tr>
      <w:tr w:rsidR="005A7CDD" w14:paraId="2D1C42A2" w14:textId="77777777" w:rsidTr="005A7CDD">
        <w:tc>
          <w:tcPr>
            <w:tcW w:w="4344" w:type="dxa"/>
            <w:vAlign w:val="center"/>
            <w:tcPrChange w:id="552" w:author="Therese Buerengen" w:date="2026-10-10T10:51:00Z" w16du:dateUtc="2026-10-10T08:51:00Z">
              <w:tcPr>
                <w:tcW w:w="3680" w:type="dxa"/>
                <w:vAlign w:val="center"/>
              </w:tcPr>
            </w:tcPrChange>
          </w:tcPr>
          <w:p w14:paraId="248BF265" w14:textId="77777777" w:rsidR="005A7CDD" w:rsidRDefault="005A7CDD" w:rsidP="00855706">
            <w:pPr>
              <w:ind w:left="360"/>
            </w:pPr>
          </w:p>
        </w:tc>
        <w:tc>
          <w:tcPr>
            <w:tcW w:w="5006" w:type="dxa"/>
            <w:vAlign w:val="center"/>
            <w:tcPrChange w:id="553" w:author="Therese Buerengen" w:date="2026-10-10T10:51:00Z" w16du:dateUtc="2026-10-10T08:51:00Z">
              <w:tcPr>
                <w:tcW w:w="4240" w:type="dxa"/>
                <w:vAlign w:val="center"/>
              </w:tcPr>
            </w:tcPrChange>
          </w:tcPr>
          <w:p w14:paraId="27DEE5A2" w14:textId="77777777" w:rsidR="005A7CDD" w:rsidRDefault="005A7CDD" w:rsidP="00855706">
            <w:pPr>
              <w:ind w:left="360"/>
            </w:pPr>
            <w:r>
              <w:t>Labour progression: time from one centimetre to the next, starting at 5 cm, until 10 cm</w:t>
            </w:r>
          </w:p>
        </w:tc>
      </w:tr>
      <w:tr w:rsidR="005A7CDD" w14:paraId="6185234D" w14:textId="77777777" w:rsidTr="005A7CDD">
        <w:tc>
          <w:tcPr>
            <w:tcW w:w="4344" w:type="dxa"/>
            <w:vAlign w:val="center"/>
            <w:tcPrChange w:id="554" w:author="Therese Buerengen" w:date="2026-10-10T10:51:00Z" w16du:dateUtc="2026-10-10T08:51:00Z">
              <w:tcPr>
                <w:tcW w:w="3680" w:type="dxa"/>
                <w:vAlign w:val="center"/>
              </w:tcPr>
            </w:tcPrChange>
          </w:tcPr>
          <w:p w14:paraId="3034FEF8" w14:textId="77777777" w:rsidR="005A7CDD" w:rsidRDefault="005A7CDD" w:rsidP="00855706">
            <w:pPr>
              <w:ind w:left="360"/>
            </w:pPr>
          </w:p>
        </w:tc>
        <w:tc>
          <w:tcPr>
            <w:tcW w:w="5006" w:type="dxa"/>
            <w:vAlign w:val="center"/>
            <w:tcPrChange w:id="555" w:author="Therese Buerengen" w:date="2026-10-10T10:51:00Z" w16du:dateUtc="2026-10-10T08:51:00Z">
              <w:tcPr>
                <w:tcW w:w="4240" w:type="dxa"/>
                <w:vAlign w:val="center"/>
              </w:tcPr>
            </w:tcPrChange>
          </w:tcPr>
          <w:p w14:paraId="7C2639D2" w14:textId="77777777" w:rsidR="005A7CDD" w:rsidRDefault="005A7CDD" w:rsidP="00855706">
            <w:pPr>
              <w:ind w:left="360"/>
            </w:pPr>
            <w:r>
              <w:t>Time related aspects of labour duration</w:t>
            </w:r>
          </w:p>
        </w:tc>
      </w:tr>
      <w:tr w:rsidR="005A7CDD" w14:paraId="5DE75D60" w14:textId="77777777" w:rsidTr="005A7CDD">
        <w:tc>
          <w:tcPr>
            <w:tcW w:w="4344" w:type="dxa"/>
            <w:vAlign w:val="center"/>
            <w:tcPrChange w:id="556" w:author="Therese Buerengen" w:date="2026-10-10T10:51:00Z" w16du:dateUtc="2026-10-10T08:51:00Z">
              <w:tcPr>
                <w:tcW w:w="3680" w:type="dxa"/>
                <w:vAlign w:val="center"/>
              </w:tcPr>
            </w:tcPrChange>
          </w:tcPr>
          <w:p w14:paraId="4BA81E1C" w14:textId="77777777" w:rsidR="005A7CDD" w:rsidRDefault="005A7CDD" w:rsidP="00855706">
            <w:pPr>
              <w:ind w:left="360"/>
            </w:pPr>
          </w:p>
        </w:tc>
        <w:tc>
          <w:tcPr>
            <w:tcW w:w="5006" w:type="dxa"/>
            <w:vAlign w:val="center"/>
            <w:tcPrChange w:id="557" w:author="Therese Buerengen" w:date="2026-10-10T10:51:00Z" w16du:dateUtc="2026-10-10T08:51:00Z">
              <w:tcPr>
                <w:tcW w:w="4240" w:type="dxa"/>
                <w:vAlign w:val="center"/>
              </w:tcPr>
            </w:tcPrChange>
          </w:tcPr>
          <w:p w14:paraId="0B97E98C" w14:textId="77777777" w:rsidR="005A7CDD" w:rsidRDefault="005A7CDD" w:rsidP="00855706">
            <w:pPr>
              <w:ind w:left="360"/>
            </w:pPr>
            <w:r>
              <w:t>Breastfeeding at discharge</w:t>
            </w:r>
          </w:p>
        </w:tc>
      </w:tr>
      <w:tr w:rsidR="005A7CDD" w14:paraId="3DE8CC71" w14:textId="77777777" w:rsidTr="005A7CDD">
        <w:tblPrEx>
          <w:tblPrExChange w:id="558" w:author="Therese Buerengen" w:date="2026-10-10T10:51:00Z" w16du:dateUtc="2026-10-10T08:51:00Z">
            <w:tblPrEx>
              <w:tblW w:w="6667" w:type="pct"/>
            </w:tblPrEx>
          </w:tblPrExChange>
        </w:tblPrEx>
        <w:trPr>
          <w:trPrChange w:id="559" w:author="Therese Buerengen" w:date="2026-10-10T10:51:00Z" w16du:dateUtc="2026-10-10T08:51:00Z">
            <w:trPr>
              <w:wAfter w:w="3117" w:type="dxa"/>
            </w:trPr>
          </w:trPrChange>
        </w:trPr>
        <w:tc>
          <w:tcPr>
            <w:tcW w:w="4344" w:type="dxa"/>
            <w:vAlign w:val="center"/>
            <w:tcPrChange w:id="560" w:author="Therese Buerengen" w:date="2026-10-10T10:51:00Z" w16du:dateUtc="2026-10-10T08:51:00Z">
              <w:tcPr>
                <w:tcW w:w="4344" w:type="dxa"/>
                <w:vAlign w:val="center"/>
              </w:tcPr>
            </w:tcPrChange>
          </w:tcPr>
          <w:p w14:paraId="209E7A66" w14:textId="77777777" w:rsidR="005A7CDD" w:rsidRDefault="005A7CDD" w:rsidP="00855706">
            <w:pPr>
              <w:ind w:left="360"/>
            </w:pPr>
          </w:p>
        </w:tc>
        <w:tc>
          <w:tcPr>
            <w:tcW w:w="5006" w:type="dxa"/>
            <w:vAlign w:val="center"/>
            <w:tcPrChange w:id="561" w:author="Therese Buerengen" w:date="2026-10-10T10:51:00Z" w16du:dateUtc="2026-10-10T08:51:00Z">
              <w:tcPr>
                <w:tcW w:w="5006" w:type="dxa"/>
                <w:vAlign w:val="center"/>
              </w:tcPr>
            </w:tcPrChange>
          </w:tcPr>
          <w:p w14:paraId="7ACA4C94" w14:textId="37C7CF6C" w:rsidR="005A7CDD" w:rsidRDefault="005A7CDD" w:rsidP="00855706">
            <w:pPr>
              <w:ind w:left="360"/>
            </w:pPr>
            <w:ins w:id="562" w:author="Therese Buerengen" w:date="2026-10-09T12:48:00Z" w16du:dateUtc="2026-10-09T10:48:00Z">
              <w:r>
                <w:t>Reason for admission</w:t>
              </w:r>
            </w:ins>
          </w:p>
        </w:tc>
      </w:tr>
      <w:tr w:rsidR="005A7CDD" w14:paraId="33CCD875" w14:textId="77777777" w:rsidTr="005A7CDD">
        <w:tblPrEx>
          <w:tblPrExChange w:id="563" w:author="Therese Buerengen" w:date="2026-10-10T10:51:00Z" w16du:dateUtc="2026-10-10T08:51:00Z">
            <w:tblPrEx>
              <w:tblW w:w="6667" w:type="pct"/>
            </w:tblPrEx>
          </w:tblPrExChange>
        </w:tblPrEx>
        <w:trPr>
          <w:ins w:id="564" w:author="Maria Cecilie Stivang" w:date="2026-10-08T13:53:00Z"/>
          <w:trPrChange w:id="565" w:author="Therese Buerengen" w:date="2026-10-10T10:51:00Z" w16du:dateUtc="2026-10-10T08:51:00Z">
            <w:trPr>
              <w:wAfter w:w="3117" w:type="dxa"/>
            </w:trPr>
          </w:trPrChange>
        </w:trPr>
        <w:tc>
          <w:tcPr>
            <w:tcW w:w="4344" w:type="dxa"/>
            <w:vAlign w:val="center"/>
            <w:tcPrChange w:id="566" w:author="Therese Buerengen" w:date="2026-10-10T10:51:00Z" w16du:dateUtc="2026-10-10T08:51:00Z">
              <w:tcPr>
                <w:tcW w:w="4344" w:type="dxa"/>
                <w:vAlign w:val="center"/>
              </w:tcPr>
            </w:tcPrChange>
          </w:tcPr>
          <w:p w14:paraId="08D512BC" w14:textId="77777777" w:rsidR="005A7CDD" w:rsidRDefault="005A7CDD" w:rsidP="00855706">
            <w:pPr>
              <w:ind w:left="360"/>
              <w:rPr>
                <w:ins w:id="567" w:author="Maria Cecilie Stivang" w:date="2026-10-08T13:53:00Z" w16du:dateUtc="2026-10-08T11:53:00Z"/>
              </w:rPr>
            </w:pPr>
          </w:p>
        </w:tc>
        <w:tc>
          <w:tcPr>
            <w:tcW w:w="5006" w:type="dxa"/>
            <w:vAlign w:val="center"/>
            <w:tcPrChange w:id="568" w:author="Therese Buerengen" w:date="2026-10-10T10:51:00Z" w16du:dateUtc="2026-10-10T08:51:00Z">
              <w:tcPr>
                <w:tcW w:w="5006" w:type="dxa"/>
                <w:vAlign w:val="center"/>
              </w:tcPr>
            </w:tcPrChange>
          </w:tcPr>
          <w:p w14:paraId="713C5D1B" w14:textId="5AFA9650" w:rsidR="005A7CDD" w:rsidRDefault="005A7CDD" w:rsidP="00855706">
            <w:pPr>
              <w:ind w:left="360"/>
              <w:rPr>
                <w:ins w:id="569" w:author="Maria Cecilie Stivang" w:date="2026-10-08T13:53:00Z" w16du:dateUtc="2026-10-08T11:53:00Z"/>
              </w:rPr>
            </w:pPr>
            <w:ins w:id="570" w:author="Maria Cecilie Stivang" w:date="2026-10-08T13:53:00Z" w16du:dateUtc="2026-10-08T11:53:00Z">
              <w:r>
                <w:t>Supportive care, labour companionship</w:t>
              </w:r>
            </w:ins>
          </w:p>
        </w:tc>
      </w:tr>
      <w:tr w:rsidR="005A7CDD" w14:paraId="1C4B2399" w14:textId="77777777" w:rsidTr="005A7CDD">
        <w:tblPrEx>
          <w:tblPrExChange w:id="571" w:author="Therese Buerengen" w:date="2026-10-10T10:51:00Z" w16du:dateUtc="2026-10-10T08:51:00Z">
            <w:tblPrEx>
              <w:tblW w:w="6667" w:type="pct"/>
            </w:tblPrEx>
          </w:tblPrExChange>
        </w:tblPrEx>
        <w:trPr>
          <w:ins w:id="572" w:author="Maria Cecilie Stivang" w:date="2026-10-08T13:54:00Z"/>
          <w:trPrChange w:id="573" w:author="Therese Buerengen" w:date="2026-10-10T10:51:00Z" w16du:dateUtc="2026-10-10T08:51:00Z">
            <w:trPr>
              <w:wAfter w:w="3117" w:type="dxa"/>
            </w:trPr>
          </w:trPrChange>
        </w:trPr>
        <w:tc>
          <w:tcPr>
            <w:tcW w:w="4344" w:type="dxa"/>
            <w:vAlign w:val="center"/>
            <w:tcPrChange w:id="574" w:author="Therese Buerengen" w:date="2026-10-10T10:51:00Z" w16du:dateUtc="2026-10-10T08:51:00Z">
              <w:tcPr>
                <w:tcW w:w="4344" w:type="dxa"/>
                <w:vAlign w:val="center"/>
              </w:tcPr>
            </w:tcPrChange>
          </w:tcPr>
          <w:p w14:paraId="7B84035C" w14:textId="77777777" w:rsidR="005A7CDD" w:rsidRDefault="005A7CDD" w:rsidP="00855706">
            <w:pPr>
              <w:ind w:left="360"/>
              <w:rPr>
                <w:ins w:id="575" w:author="Maria Cecilie Stivang" w:date="2026-10-08T13:54:00Z" w16du:dateUtc="2026-10-08T11:54:00Z"/>
              </w:rPr>
            </w:pPr>
          </w:p>
        </w:tc>
        <w:tc>
          <w:tcPr>
            <w:tcW w:w="5006" w:type="dxa"/>
            <w:vAlign w:val="center"/>
            <w:tcPrChange w:id="576" w:author="Therese Buerengen" w:date="2026-10-10T10:51:00Z" w16du:dateUtc="2026-10-10T08:51:00Z">
              <w:tcPr>
                <w:tcW w:w="5006" w:type="dxa"/>
                <w:vAlign w:val="center"/>
              </w:tcPr>
            </w:tcPrChange>
          </w:tcPr>
          <w:p w14:paraId="1281E56C" w14:textId="0ADCEE21" w:rsidR="005A7CDD" w:rsidRDefault="005A7CDD" w:rsidP="00855706">
            <w:pPr>
              <w:ind w:left="360"/>
              <w:rPr>
                <w:ins w:id="577" w:author="Maria Cecilie Stivang" w:date="2026-10-08T13:54:00Z" w16du:dateUtc="2026-10-08T11:54:00Z"/>
              </w:rPr>
            </w:pPr>
            <w:ins w:id="578" w:author="Maria Cecilie Stivang" w:date="2026-10-08T13:54:00Z" w16du:dateUtc="2026-10-08T11:54:00Z">
              <w:r>
                <w:t>Type of perineal support</w:t>
              </w:r>
            </w:ins>
          </w:p>
        </w:tc>
      </w:tr>
      <w:tr w:rsidR="005A7CDD" w14:paraId="56A10773" w14:textId="77777777" w:rsidTr="005A7CDD">
        <w:tc>
          <w:tcPr>
            <w:tcW w:w="4344" w:type="dxa"/>
            <w:vAlign w:val="center"/>
            <w:tcPrChange w:id="579" w:author="Therese Buerengen" w:date="2026-10-10T10:51:00Z" w16du:dateUtc="2026-10-10T08:51:00Z">
              <w:tcPr>
                <w:tcW w:w="3680" w:type="dxa"/>
                <w:vAlign w:val="center"/>
              </w:tcPr>
            </w:tcPrChange>
          </w:tcPr>
          <w:p w14:paraId="0FF60A96" w14:textId="77777777" w:rsidR="005A7CDD" w:rsidRDefault="005A7CDD" w:rsidP="00855706">
            <w:pPr>
              <w:ind w:left="360"/>
            </w:pPr>
            <w:r>
              <w:t>To investigate the effect of LCG on the neonate</w:t>
            </w:r>
          </w:p>
        </w:tc>
        <w:tc>
          <w:tcPr>
            <w:tcW w:w="5006" w:type="dxa"/>
            <w:vAlign w:val="center"/>
            <w:tcPrChange w:id="580" w:author="Therese Buerengen" w:date="2026-10-10T10:51:00Z" w16du:dateUtc="2026-10-10T08:51:00Z">
              <w:tcPr>
                <w:tcW w:w="4240" w:type="dxa"/>
                <w:vAlign w:val="center"/>
              </w:tcPr>
            </w:tcPrChange>
          </w:tcPr>
          <w:p w14:paraId="6D00E6BE" w14:textId="77777777" w:rsidR="005A7CDD" w:rsidRDefault="005A7CDD" w:rsidP="00855706">
            <w:pPr>
              <w:ind w:left="360"/>
            </w:pPr>
            <w:r>
              <w:t>Apgar scores at 1, 5 and 10 minutes</w:t>
            </w:r>
          </w:p>
        </w:tc>
      </w:tr>
      <w:tr w:rsidR="005A7CDD" w14:paraId="0BAAA058" w14:textId="77777777" w:rsidTr="005A7CDD">
        <w:tc>
          <w:tcPr>
            <w:tcW w:w="4344" w:type="dxa"/>
            <w:vAlign w:val="center"/>
            <w:tcPrChange w:id="581" w:author="Therese Buerengen" w:date="2026-10-10T10:51:00Z" w16du:dateUtc="2026-10-10T08:51:00Z">
              <w:tcPr>
                <w:tcW w:w="3680" w:type="dxa"/>
                <w:vAlign w:val="center"/>
              </w:tcPr>
            </w:tcPrChange>
          </w:tcPr>
          <w:p w14:paraId="7AA7AD5A" w14:textId="77777777" w:rsidR="005A7CDD" w:rsidRDefault="005A7CDD" w:rsidP="00855706">
            <w:pPr>
              <w:ind w:left="360"/>
            </w:pPr>
          </w:p>
        </w:tc>
        <w:tc>
          <w:tcPr>
            <w:tcW w:w="5006" w:type="dxa"/>
            <w:vAlign w:val="center"/>
            <w:tcPrChange w:id="582" w:author="Therese Buerengen" w:date="2026-10-10T10:51:00Z" w16du:dateUtc="2026-10-10T08:51:00Z">
              <w:tcPr>
                <w:tcW w:w="4240" w:type="dxa"/>
                <w:vAlign w:val="center"/>
              </w:tcPr>
            </w:tcPrChange>
          </w:tcPr>
          <w:p w14:paraId="0DB24917" w14:textId="77777777" w:rsidR="005A7CDD" w:rsidRDefault="005A7CDD" w:rsidP="00855706">
            <w:pPr>
              <w:ind w:left="360"/>
            </w:pPr>
            <w:r>
              <w:t xml:space="preserve">Neonatal </w:t>
            </w:r>
            <w:r>
              <w:rPr>
                <w:strike/>
              </w:rPr>
              <w:t>morbidity</w:t>
            </w:r>
            <w:r>
              <w:t xml:space="preserve"> </w:t>
            </w:r>
            <w:r>
              <w:rPr>
                <w:u w:val="single"/>
              </w:rPr>
              <w:t>mortality</w:t>
            </w:r>
            <w:r>
              <w:t xml:space="preserve"> occurring during active labour</w:t>
            </w:r>
          </w:p>
        </w:tc>
      </w:tr>
      <w:tr w:rsidR="005A7CDD" w14:paraId="61CC1D5F" w14:textId="77777777" w:rsidTr="005A7CDD">
        <w:tc>
          <w:tcPr>
            <w:tcW w:w="4344" w:type="dxa"/>
            <w:vAlign w:val="center"/>
            <w:tcPrChange w:id="583" w:author="Therese Buerengen" w:date="2026-10-10T10:51:00Z" w16du:dateUtc="2026-10-10T08:51:00Z">
              <w:tcPr>
                <w:tcW w:w="3680" w:type="dxa"/>
                <w:vAlign w:val="center"/>
              </w:tcPr>
            </w:tcPrChange>
          </w:tcPr>
          <w:p w14:paraId="2BD61128" w14:textId="77777777" w:rsidR="005A7CDD" w:rsidRDefault="005A7CDD" w:rsidP="00855706">
            <w:pPr>
              <w:ind w:left="360"/>
            </w:pPr>
          </w:p>
        </w:tc>
        <w:tc>
          <w:tcPr>
            <w:tcW w:w="5006" w:type="dxa"/>
            <w:vAlign w:val="center"/>
            <w:tcPrChange w:id="584" w:author="Therese Buerengen" w:date="2026-10-10T10:51:00Z" w16du:dateUtc="2026-10-10T08:51:00Z">
              <w:tcPr>
                <w:tcW w:w="4240" w:type="dxa"/>
                <w:vAlign w:val="center"/>
              </w:tcPr>
            </w:tcPrChange>
          </w:tcPr>
          <w:p w14:paraId="4E5D066B" w14:textId="77777777" w:rsidR="005A7CDD" w:rsidRDefault="005A7CDD" w:rsidP="00855706">
            <w:pPr>
              <w:ind w:left="360"/>
            </w:pPr>
            <w:r>
              <w:t>Occurrence of neonatal metabolic acidosis (arterial umbilical cord pH &lt; 7 and BE ≤ -12 or BD ≥ 12)</w:t>
            </w:r>
          </w:p>
        </w:tc>
      </w:tr>
      <w:tr w:rsidR="005A7CDD" w14:paraId="279AB16D" w14:textId="77777777" w:rsidTr="005A7CDD">
        <w:tc>
          <w:tcPr>
            <w:tcW w:w="4344" w:type="dxa"/>
            <w:vAlign w:val="center"/>
            <w:tcPrChange w:id="585" w:author="Therese Buerengen" w:date="2026-10-10T10:51:00Z" w16du:dateUtc="2026-10-10T08:51:00Z">
              <w:tcPr>
                <w:tcW w:w="3680" w:type="dxa"/>
                <w:vAlign w:val="center"/>
              </w:tcPr>
            </w:tcPrChange>
          </w:tcPr>
          <w:p w14:paraId="6E8FB1EE" w14:textId="77777777" w:rsidR="005A7CDD" w:rsidRDefault="005A7CDD" w:rsidP="00855706">
            <w:pPr>
              <w:ind w:left="360"/>
            </w:pPr>
          </w:p>
        </w:tc>
        <w:tc>
          <w:tcPr>
            <w:tcW w:w="5006" w:type="dxa"/>
            <w:vAlign w:val="center"/>
            <w:tcPrChange w:id="586" w:author="Therese Buerengen" w:date="2026-10-10T10:51:00Z" w16du:dateUtc="2026-10-10T08:51:00Z">
              <w:tcPr>
                <w:tcW w:w="4240" w:type="dxa"/>
                <w:vAlign w:val="center"/>
              </w:tcPr>
            </w:tcPrChange>
          </w:tcPr>
          <w:p w14:paraId="19A9F14C" w14:textId="77777777" w:rsidR="005A7CDD" w:rsidRDefault="005A7CDD" w:rsidP="00855706">
            <w:pPr>
              <w:ind w:left="360"/>
            </w:pPr>
            <w:r>
              <w:t>Arterial umbilical cord pH</w:t>
            </w:r>
          </w:p>
        </w:tc>
      </w:tr>
      <w:tr w:rsidR="005A7CDD" w14:paraId="7D956432" w14:textId="77777777" w:rsidTr="005A7CDD">
        <w:tc>
          <w:tcPr>
            <w:tcW w:w="4344" w:type="dxa"/>
            <w:vAlign w:val="center"/>
            <w:tcPrChange w:id="587" w:author="Therese Buerengen" w:date="2026-10-10T10:51:00Z" w16du:dateUtc="2026-10-10T08:51:00Z">
              <w:tcPr>
                <w:tcW w:w="3680" w:type="dxa"/>
                <w:vAlign w:val="center"/>
              </w:tcPr>
            </w:tcPrChange>
          </w:tcPr>
          <w:p w14:paraId="74955AA4" w14:textId="77777777" w:rsidR="005A7CDD" w:rsidRDefault="005A7CDD" w:rsidP="00855706">
            <w:pPr>
              <w:ind w:left="360"/>
            </w:pPr>
          </w:p>
        </w:tc>
        <w:tc>
          <w:tcPr>
            <w:tcW w:w="5006" w:type="dxa"/>
            <w:vAlign w:val="center"/>
            <w:tcPrChange w:id="588" w:author="Therese Buerengen" w:date="2026-10-10T10:51:00Z" w16du:dateUtc="2026-10-10T08:51:00Z">
              <w:tcPr>
                <w:tcW w:w="4240" w:type="dxa"/>
                <w:vAlign w:val="center"/>
              </w:tcPr>
            </w:tcPrChange>
          </w:tcPr>
          <w:p w14:paraId="20C340B0" w14:textId="77777777" w:rsidR="005A7CDD" w:rsidRDefault="005A7CDD" w:rsidP="00855706">
            <w:pPr>
              <w:ind w:left="360"/>
            </w:pPr>
            <w:r>
              <w:t xml:space="preserve">Occurrence of undisturbed skin-to-skin contact </w:t>
            </w:r>
            <w:r>
              <w:rPr>
                <w:u w:val="single"/>
              </w:rPr>
              <w:t>for at least one</w:t>
            </w:r>
            <w:r>
              <w:t xml:space="preserve"> </w:t>
            </w:r>
            <w:r>
              <w:rPr>
                <w:strike/>
              </w:rPr>
              <w:t>within two</w:t>
            </w:r>
            <w:r>
              <w:t xml:space="preserve"> hour</w:t>
            </w:r>
            <w:r>
              <w:rPr>
                <w:strike/>
              </w:rPr>
              <w:t>s</w:t>
            </w:r>
            <w:r>
              <w:t xml:space="preserve"> after birth</w:t>
            </w:r>
          </w:p>
        </w:tc>
      </w:tr>
      <w:tr w:rsidR="005A7CDD" w14:paraId="0E66DA18" w14:textId="77777777" w:rsidTr="005A7CDD">
        <w:tc>
          <w:tcPr>
            <w:tcW w:w="4344" w:type="dxa"/>
            <w:vAlign w:val="center"/>
            <w:tcPrChange w:id="589" w:author="Therese Buerengen" w:date="2026-10-10T10:51:00Z" w16du:dateUtc="2026-10-10T08:51:00Z">
              <w:tcPr>
                <w:tcW w:w="3680" w:type="dxa"/>
                <w:vAlign w:val="center"/>
              </w:tcPr>
            </w:tcPrChange>
          </w:tcPr>
          <w:p w14:paraId="6731BE35" w14:textId="77777777" w:rsidR="005A7CDD" w:rsidRDefault="005A7CDD" w:rsidP="00855706">
            <w:pPr>
              <w:ind w:left="360"/>
            </w:pPr>
          </w:p>
        </w:tc>
        <w:tc>
          <w:tcPr>
            <w:tcW w:w="5006" w:type="dxa"/>
            <w:vAlign w:val="center"/>
            <w:tcPrChange w:id="590" w:author="Therese Buerengen" w:date="2026-10-10T10:51:00Z" w16du:dateUtc="2026-10-10T08:51:00Z">
              <w:tcPr>
                <w:tcW w:w="4240" w:type="dxa"/>
                <w:vAlign w:val="center"/>
              </w:tcPr>
            </w:tcPrChange>
          </w:tcPr>
          <w:p w14:paraId="7A5AF49B" w14:textId="77777777" w:rsidR="005A7CDD" w:rsidRDefault="005A7CDD" w:rsidP="00855706">
            <w:pPr>
              <w:ind w:left="360"/>
            </w:pPr>
            <w:r>
              <w:t>Breastfeeding within two hours after birth</w:t>
            </w:r>
          </w:p>
        </w:tc>
      </w:tr>
      <w:tr w:rsidR="005A7CDD" w14:paraId="43687032" w14:textId="77777777" w:rsidTr="005A7CDD">
        <w:tc>
          <w:tcPr>
            <w:tcW w:w="4344" w:type="dxa"/>
            <w:vAlign w:val="center"/>
            <w:tcPrChange w:id="591" w:author="Therese Buerengen" w:date="2026-10-10T10:51:00Z" w16du:dateUtc="2026-10-10T08:51:00Z">
              <w:tcPr>
                <w:tcW w:w="3680" w:type="dxa"/>
                <w:vAlign w:val="center"/>
              </w:tcPr>
            </w:tcPrChange>
          </w:tcPr>
          <w:p w14:paraId="1AC980E5" w14:textId="77777777" w:rsidR="005A7CDD" w:rsidRDefault="005A7CDD" w:rsidP="00855706">
            <w:pPr>
              <w:ind w:left="360"/>
            </w:pPr>
          </w:p>
        </w:tc>
        <w:tc>
          <w:tcPr>
            <w:tcW w:w="5006" w:type="dxa"/>
            <w:vAlign w:val="center"/>
            <w:tcPrChange w:id="592" w:author="Therese Buerengen" w:date="2026-10-10T10:51:00Z" w16du:dateUtc="2026-10-10T08:51:00Z">
              <w:tcPr>
                <w:tcW w:w="4240" w:type="dxa"/>
                <w:vAlign w:val="center"/>
              </w:tcPr>
            </w:tcPrChange>
          </w:tcPr>
          <w:p w14:paraId="3F62912E" w14:textId="77777777" w:rsidR="005A7CDD" w:rsidRDefault="005A7CDD" w:rsidP="00855706">
            <w:pPr>
              <w:ind w:left="360"/>
            </w:pPr>
            <w:r>
              <w:t>The use of formula milk</w:t>
            </w:r>
          </w:p>
        </w:tc>
      </w:tr>
      <w:tr w:rsidR="005A7CDD" w:rsidRPr="00855706" w14:paraId="48EFE9ED" w14:textId="77777777" w:rsidTr="005A7CDD">
        <w:tc>
          <w:tcPr>
            <w:tcW w:w="4344" w:type="dxa"/>
            <w:vAlign w:val="center"/>
            <w:tcPrChange w:id="593" w:author="Therese Buerengen" w:date="2026-10-10T10:51:00Z" w16du:dateUtc="2026-10-10T08:51:00Z">
              <w:tcPr>
                <w:tcW w:w="3680" w:type="dxa"/>
                <w:vAlign w:val="center"/>
              </w:tcPr>
            </w:tcPrChange>
          </w:tcPr>
          <w:p w14:paraId="18A509E1" w14:textId="77777777" w:rsidR="005A7CDD" w:rsidRPr="00855706" w:rsidRDefault="005A7CDD" w:rsidP="00855706">
            <w:pPr>
              <w:ind w:left="360"/>
              <w:rPr>
                <w:b/>
                <w:bCs/>
              </w:rPr>
            </w:pPr>
            <w:r w:rsidRPr="00855706">
              <w:rPr>
                <w:b/>
                <w:bCs/>
              </w:rPr>
              <w:t>Exploratory</w:t>
            </w:r>
          </w:p>
        </w:tc>
        <w:tc>
          <w:tcPr>
            <w:tcW w:w="5006" w:type="dxa"/>
            <w:vAlign w:val="center"/>
            <w:tcPrChange w:id="594" w:author="Therese Buerengen" w:date="2026-10-10T10:51:00Z" w16du:dateUtc="2026-10-10T08:51:00Z">
              <w:tcPr>
                <w:tcW w:w="4240" w:type="dxa"/>
                <w:vAlign w:val="center"/>
              </w:tcPr>
            </w:tcPrChange>
          </w:tcPr>
          <w:p w14:paraId="0E78BCCE" w14:textId="77777777" w:rsidR="005A7CDD" w:rsidRPr="00855706" w:rsidRDefault="005A7CDD" w:rsidP="00855706">
            <w:pPr>
              <w:ind w:left="360"/>
              <w:rPr>
                <w:b/>
                <w:bCs/>
              </w:rPr>
            </w:pPr>
          </w:p>
        </w:tc>
      </w:tr>
      <w:tr w:rsidR="005A7CDD" w14:paraId="23AFA298" w14:textId="77777777" w:rsidTr="005A7CDD">
        <w:tc>
          <w:tcPr>
            <w:tcW w:w="4344" w:type="dxa"/>
            <w:vAlign w:val="center"/>
            <w:tcPrChange w:id="595" w:author="Therese Buerengen" w:date="2026-10-10T10:51:00Z" w16du:dateUtc="2026-10-10T08:51:00Z">
              <w:tcPr>
                <w:tcW w:w="3680" w:type="dxa"/>
                <w:vAlign w:val="center"/>
              </w:tcPr>
            </w:tcPrChange>
          </w:tcPr>
          <w:p w14:paraId="36EE00B1" w14:textId="77777777" w:rsidR="005A7CDD" w:rsidRDefault="005A7CDD" w:rsidP="00855706">
            <w:pPr>
              <w:ind w:left="360"/>
            </w:pPr>
            <w:r>
              <w:t>To describe and explore the effect of LCG in women with a planned vaginal delivery</w:t>
            </w:r>
          </w:p>
        </w:tc>
        <w:tc>
          <w:tcPr>
            <w:tcW w:w="5006" w:type="dxa"/>
            <w:vAlign w:val="center"/>
            <w:tcPrChange w:id="596" w:author="Therese Buerengen" w:date="2026-10-10T10:51:00Z" w16du:dateUtc="2026-10-10T08:51:00Z">
              <w:tcPr>
                <w:tcW w:w="4240" w:type="dxa"/>
                <w:vAlign w:val="center"/>
              </w:tcPr>
            </w:tcPrChange>
          </w:tcPr>
          <w:p w14:paraId="639D46BD" w14:textId="77777777" w:rsidR="005A7CDD" w:rsidRDefault="005A7CDD" w:rsidP="00855706">
            <w:pPr>
              <w:ind w:left="360"/>
            </w:pPr>
            <w:r>
              <w:t>Fetal presentation at time of delivery</w:t>
            </w:r>
          </w:p>
        </w:tc>
      </w:tr>
      <w:tr w:rsidR="005A7CDD" w14:paraId="750115FF" w14:textId="77777777" w:rsidTr="005A7CDD">
        <w:tc>
          <w:tcPr>
            <w:tcW w:w="4344" w:type="dxa"/>
            <w:vAlign w:val="center"/>
            <w:tcPrChange w:id="597" w:author="Therese Buerengen" w:date="2026-10-10T10:51:00Z" w16du:dateUtc="2026-10-10T08:51:00Z">
              <w:tcPr>
                <w:tcW w:w="3680" w:type="dxa"/>
                <w:vAlign w:val="center"/>
              </w:tcPr>
            </w:tcPrChange>
          </w:tcPr>
          <w:p w14:paraId="23FD6435" w14:textId="77777777" w:rsidR="005A7CDD" w:rsidRDefault="005A7CDD" w:rsidP="00855706">
            <w:pPr>
              <w:ind w:left="360"/>
            </w:pPr>
          </w:p>
        </w:tc>
        <w:tc>
          <w:tcPr>
            <w:tcW w:w="5006" w:type="dxa"/>
            <w:vAlign w:val="center"/>
            <w:tcPrChange w:id="598" w:author="Therese Buerengen" w:date="2026-10-10T10:51:00Z" w16du:dateUtc="2026-10-10T08:51:00Z">
              <w:tcPr>
                <w:tcW w:w="4240" w:type="dxa"/>
                <w:vAlign w:val="center"/>
              </w:tcPr>
            </w:tcPrChange>
          </w:tcPr>
          <w:p w14:paraId="4AFA0791" w14:textId="77777777" w:rsidR="005A7CDD" w:rsidRDefault="005A7CDD" w:rsidP="00855706">
            <w:pPr>
              <w:ind w:left="360"/>
            </w:pPr>
            <w:r>
              <w:t>Fetal position at time of delivery</w:t>
            </w:r>
          </w:p>
        </w:tc>
      </w:tr>
      <w:tr w:rsidR="005A7CDD" w14:paraId="06C50F4D" w14:textId="77777777" w:rsidTr="005A7CDD">
        <w:tc>
          <w:tcPr>
            <w:tcW w:w="4344" w:type="dxa"/>
            <w:vAlign w:val="center"/>
            <w:tcPrChange w:id="599" w:author="Therese Buerengen" w:date="2026-10-10T10:51:00Z" w16du:dateUtc="2026-10-10T08:51:00Z">
              <w:tcPr>
                <w:tcW w:w="3680" w:type="dxa"/>
                <w:vAlign w:val="center"/>
              </w:tcPr>
            </w:tcPrChange>
          </w:tcPr>
          <w:p w14:paraId="45B5CD0D" w14:textId="77777777" w:rsidR="005A7CDD" w:rsidRDefault="005A7CDD" w:rsidP="00855706">
            <w:pPr>
              <w:ind w:left="360"/>
            </w:pPr>
          </w:p>
        </w:tc>
        <w:tc>
          <w:tcPr>
            <w:tcW w:w="5006" w:type="dxa"/>
            <w:vAlign w:val="center"/>
            <w:tcPrChange w:id="600" w:author="Therese Buerengen" w:date="2026-10-10T10:51:00Z" w16du:dateUtc="2026-10-10T08:51:00Z">
              <w:tcPr>
                <w:tcW w:w="4240" w:type="dxa"/>
                <w:vAlign w:val="center"/>
              </w:tcPr>
            </w:tcPrChange>
          </w:tcPr>
          <w:p w14:paraId="6A883779" w14:textId="77777777" w:rsidR="005A7CDD" w:rsidRDefault="005A7CDD" w:rsidP="00855706">
            <w:pPr>
              <w:ind w:left="360"/>
            </w:pPr>
            <w:r>
              <w:t>Initiation of epidural analgesia</w:t>
            </w:r>
          </w:p>
        </w:tc>
      </w:tr>
      <w:tr w:rsidR="005A7CDD" w14:paraId="0973DFE5" w14:textId="77777777" w:rsidTr="005A7CDD">
        <w:tc>
          <w:tcPr>
            <w:tcW w:w="4344" w:type="dxa"/>
            <w:vAlign w:val="center"/>
            <w:tcPrChange w:id="601" w:author="Therese Buerengen" w:date="2026-10-10T10:51:00Z" w16du:dateUtc="2026-10-10T08:51:00Z">
              <w:tcPr>
                <w:tcW w:w="3680" w:type="dxa"/>
                <w:vAlign w:val="center"/>
              </w:tcPr>
            </w:tcPrChange>
          </w:tcPr>
          <w:p w14:paraId="50E8B77E" w14:textId="77777777" w:rsidR="005A7CDD" w:rsidRDefault="005A7CDD" w:rsidP="00855706">
            <w:pPr>
              <w:ind w:left="360"/>
            </w:pPr>
          </w:p>
        </w:tc>
        <w:tc>
          <w:tcPr>
            <w:tcW w:w="5006" w:type="dxa"/>
            <w:vAlign w:val="center"/>
            <w:tcPrChange w:id="602" w:author="Therese Buerengen" w:date="2026-10-10T10:51:00Z" w16du:dateUtc="2026-10-10T08:51:00Z">
              <w:tcPr>
                <w:tcW w:w="4240" w:type="dxa"/>
                <w:vAlign w:val="center"/>
              </w:tcPr>
            </w:tcPrChange>
          </w:tcPr>
          <w:p w14:paraId="0AD4314C" w14:textId="77777777" w:rsidR="005A7CDD" w:rsidRDefault="005A7CDD" w:rsidP="00855706">
            <w:pPr>
              <w:ind w:left="360"/>
            </w:pPr>
            <w:r>
              <w:t>Birthing position</w:t>
            </w:r>
          </w:p>
        </w:tc>
      </w:tr>
      <w:tr w:rsidR="005A7CDD" w14:paraId="5D1254AC" w14:textId="77777777" w:rsidTr="005A7CDD">
        <w:tc>
          <w:tcPr>
            <w:tcW w:w="4344" w:type="dxa"/>
            <w:vAlign w:val="center"/>
            <w:tcPrChange w:id="603" w:author="Therese Buerengen" w:date="2026-10-10T10:51:00Z" w16du:dateUtc="2026-10-10T08:51:00Z">
              <w:tcPr>
                <w:tcW w:w="3680" w:type="dxa"/>
                <w:vAlign w:val="center"/>
              </w:tcPr>
            </w:tcPrChange>
          </w:tcPr>
          <w:p w14:paraId="3D60F8E8" w14:textId="77777777" w:rsidR="005A7CDD" w:rsidRDefault="005A7CDD" w:rsidP="005A7CDD">
            <w:pPr>
              <w:ind w:left="360"/>
            </w:pPr>
          </w:p>
        </w:tc>
        <w:tc>
          <w:tcPr>
            <w:tcW w:w="5006" w:type="dxa"/>
            <w:vAlign w:val="center"/>
            <w:tcPrChange w:id="604" w:author="Therese Buerengen" w:date="2026-10-10T10:51:00Z" w16du:dateUtc="2026-10-10T08:51:00Z">
              <w:tcPr>
                <w:tcW w:w="4240" w:type="dxa"/>
                <w:vAlign w:val="center"/>
              </w:tcPr>
            </w:tcPrChange>
          </w:tcPr>
          <w:p w14:paraId="4C39B645" w14:textId="77777777" w:rsidR="005A7CDD" w:rsidRDefault="005A7CDD" w:rsidP="005A7CDD">
            <w:pPr>
              <w:ind w:left="360"/>
            </w:pPr>
            <w:r>
              <w:t>Women’s childbirth experiences through qualitative interviews</w:t>
            </w:r>
          </w:p>
        </w:tc>
      </w:tr>
      <w:tr w:rsidR="005A7CDD" w14:paraId="5C5A25BE" w14:textId="77777777" w:rsidTr="005A7CDD">
        <w:tc>
          <w:tcPr>
            <w:tcW w:w="4344" w:type="dxa"/>
            <w:vAlign w:val="center"/>
            <w:tcPrChange w:id="605" w:author="Therese Buerengen" w:date="2026-10-10T10:51:00Z" w16du:dateUtc="2026-10-10T08:51:00Z">
              <w:tcPr>
                <w:tcW w:w="3680" w:type="dxa"/>
                <w:vAlign w:val="center"/>
              </w:tcPr>
            </w:tcPrChange>
          </w:tcPr>
          <w:p w14:paraId="234741FF" w14:textId="77777777" w:rsidR="005A7CDD" w:rsidRDefault="005A7CDD" w:rsidP="005A7CDD">
            <w:pPr>
              <w:ind w:left="360"/>
            </w:pPr>
            <w:r>
              <w:t>To describe and explore the effect of LCG on the neonate</w:t>
            </w:r>
          </w:p>
        </w:tc>
        <w:tc>
          <w:tcPr>
            <w:tcW w:w="5006" w:type="dxa"/>
            <w:vAlign w:val="center"/>
            <w:tcPrChange w:id="606" w:author="Therese Buerengen" w:date="2026-10-10T10:51:00Z" w16du:dateUtc="2026-10-10T08:51:00Z">
              <w:tcPr>
                <w:tcW w:w="4240" w:type="dxa"/>
                <w:vAlign w:val="center"/>
              </w:tcPr>
            </w:tcPrChange>
          </w:tcPr>
          <w:p w14:paraId="7FBBA29C" w14:textId="77777777" w:rsidR="005A7CDD" w:rsidRDefault="005A7CDD" w:rsidP="005A7CDD">
            <w:pPr>
              <w:ind w:left="360"/>
            </w:pPr>
            <w:r>
              <w:t>Timing of cord clamping</w:t>
            </w:r>
          </w:p>
        </w:tc>
      </w:tr>
      <w:tr w:rsidR="005A7CDD" w14:paraId="74C572AF" w14:textId="77777777" w:rsidTr="005A7CDD">
        <w:tc>
          <w:tcPr>
            <w:tcW w:w="4344" w:type="dxa"/>
            <w:vAlign w:val="center"/>
            <w:tcPrChange w:id="607" w:author="Therese Buerengen" w:date="2026-10-10T10:51:00Z" w16du:dateUtc="2026-10-10T08:51:00Z">
              <w:tcPr>
                <w:tcW w:w="3680" w:type="dxa"/>
                <w:vAlign w:val="center"/>
              </w:tcPr>
            </w:tcPrChange>
          </w:tcPr>
          <w:p w14:paraId="0966D998" w14:textId="77777777" w:rsidR="005A7CDD" w:rsidRDefault="005A7CDD" w:rsidP="005A7CDD">
            <w:pPr>
              <w:ind w:left="360"/>
            </w:pPr>
          </w:p>
        </w:tc>
        <w:tc>
          <w:tcPr>
            <w:tcW w:w="5006" w:type="dxa"/>
            <w:vAlign w:val="center"/>
            <w:tcPrChange w:id="608" w:author="Therese Buerengen" w:date="2026-10-10T10:51:00Z" w16du:dateUtc="2026-10-10T08:51:00Z">
              <w:tcPr>
                <w:tcW w:w="4240" w:type="dxa"/>
                <w:vAlign w:val="center"/>
              </w:tcPr>
            </w:tcPrChange>
          </w:tcPr>
          <w:p w14:paraId="49B66174" w14:textId="77777777" w:rsidR="005A7CDD" w:rsidRDefault="005A7CDD" w:rsidP="005A7CDD">
            <w:pPr>
              <w:ind w:left="360"/>
            </w:pPr>
            <w:r>
              <w:t>Occurrence of neonatal morbidity defined as reasons for admittance to neonatal intensive unit within 2 hours after birth</w:t>
            </w:r>
          </w:p>
        </w:tc>
      </w:tr>
      <w:tr w:rsidR="005A7CDD" w14:paraId="4A635F78" w14:textId="77777777" w:rsidTr="005A7CDD">
        <w:tc>
          <w:tcPr>
            <w:tcW w:w="4344" w:type="dxa"/>
            <w:vAlign w:val="center"/>
            <w:tcPrChange w:id="609" w:author="Therese Buerengen" w:date="2026-10-10T10:51:00Z" w16du:dateUtc="2026-10-10T08:51:00Z">
              <w:tcPr>
                <w:tcW w:w="3680" w:type="dxa"/>
                <w:vAlign w:val="center"/>
              </w:tcPr>
            </w:tcPrChange>
          </w:tcPr>
          <w:p w14:paraId="55CD91B8" w14:textId="77777777" w:rsidR="005A7CDD" w:rsidRDefault="005A7CDD" w:rsidP="005A7CDD">
            <w:pPr>
              <w:ind w:left="360"/>
            </w:pPr>
            <w:r>
              <w:t>To describe and explore the use of LCG from the health care providers perspective</w:t>
            </w:r>
          </w:p>
        </w:tc>
        <w:tc>
          <w:tcPr>
            <w:tcW w:w="5006" w:type="dxa"/>
            <w:vAlign w:val="center"/>
            <w:tcPrChange w:id="610" w:author="Therese Buerengen" w:date="2026-10-10T10:51:00Z" w16du:dateUtc="2026-10-10T08:51:00Z">
              <w:tcPr>
                <w:tcW w:w="4240" w:type="dxa"/>
                <w:vAlign w:val="center"/>
              </w:tcPr>
            </w:tcPrChange>
          </w:tcPr>
          <w:p w14:paraId="4A5C1A22" w14:textId="77777777" w:rsidR="005A7CDD" w:rsidRDefault="005A7CDD" w:rsidP="005A7CDD">
            <w:pPr>
              <w:ind w:left="360"/>
            </w:pPr>
            <w:r>
              <w:t>Health care providers experiences with using the LCG in clinical practice through a survey and through qualitative interviews</w:t>
            </w:r>
          </w:p>
        </w:tc>
      </w:tr>
    </w:tbl>
    <w:p w14:paraId="6152659E" w14:textId="77777777" w:rsidR="007D09B7" w:rsidRDefault="00CD1B35">
      <w:pPr>
        <w:pStyle w:val="Overskrift2"/>
        <w:rPr>
          <w:rFonts w:hint="eastAsia"/>
        </w:rPr>
      </w:pPr>
      <w:bookmarkStart w:id="611" w:name="_Toc242267720"/>
      <w:bookmarkStart w:id="612" w:name="sec-data-derivations"/>
      <w:bookmarkEnd w:id="488"/>
      <w:r>
        <w:t>12.2 Data derivations</w:t>
      </w:r>
      <w:bookmarkEnd w:id="611"/>
    </w:p>
    <w:p w14:paraId="3111553C" w14:textId="77777777" w:rsidR="007D09B7" w:rsidRDefault="00CD1B35">
      <w:r>
        <w:t>Derivation of covariates and baseline characteristics from the trial database (variable names as in the data export). For multiple births, neonatal characteristics refer to the first-born twin.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16"/>
        <w:gridCol w:w="3117"/>
        <w:gridCol w:w="3117"/>
      </w:tblGrid>
      <w:tr w:rsidR="007D09B7" w:rsidRPr="00855706" w14:paraId="004962C5" w14:textId="77777777" w:rsidTr="00855706">
        <w:trPr>
          <w:tblHeader/>
        </w:trPr>
        <w:tc>
          <w:tcPr>
            <w:tcW w:w="2640" w:type="dxa"/>
          </w:tcPr>
          <w:p w14:paraId="00FFBBC9" w14:textId="77777777" w:rsidR="007D09B7" w:rsidRPr="00855706" w:rsidRDefault="00CD1B35">
            <w:pPr>
              <w:rPr>
                <w:b/>
                <w:bCs/>
              </w:rPr>
            </w:pPr>
            <w:r w:rsidRPr="00855706">
              <w:rPr>
                <w:b/>
                <w:bCs/>
              </w:rPr>
              <w:t>Characteristic</w:t>
            </w:r>
          </w:p>
        </w:tc>
        <w:tc>
          <w:tcPr>
            <w:tcW w:w="2640" w:type="dxa"/>
          </w:tcPr>
          <w:p w14:paraId="6DD3D174" w14:textId="77777777" w:rsidR="007D09B7" w:rsidRPr="00855706" w:rsidRDefault="00CD1B35">
            <w:pPr>
              <w:rPr>
                <w:b/>
                <w:bCs/>
              </w:rPr>
            </w:pPr>
            <w:r w:rsidRPr="00855706">
              <w:rPr>
                <w:b/>
                <w:bCs/>
              </w:rPr>
              <w:t>Source variable(s)</w:t>
            </w:r>
          </w:p>
        </w:tc>
        <w:tc>
          <w:tcPr>
            <w:tcW w:w="2640" w:type="dxa"/>
          </w:tcPr>
          <w:p w14:paraId="72173B43" w14:textId="77777777" w:rsidR="007D09B7" w:rsidRPr="00855706" w:rsidRDefault="00CD1B35">
            <w:pPr>
              <w:rPr>
                <w:b/>
                <w:bCs/>
              </w:rPr>
            </w:pPr>
            <w:r w:rsidRPr="00855706">
              <w:rPr>
                <w:b/>
                <w:bCs/>
              </w:rPr>
              <w:t>Derivation</w:t>
            </w:r>
          </w:p>
        </w:tc>
      </w:tr>
      <w:tr w:rsidR="007D09B7" w14:paraId="118B356E" w14:textId="77777777" w:rsidTr="00855706">
        <w:tc>
          <w:tcPr>
            <w:tcW w:w="2640" w:type="dxa"/>
          </w:tcPr>
          <w:p w14:paraId="1A5EC290" w14:textId="77777777" w:rsidR="007D09B7" w:rsidRDefault="00CD1B35">
            <w:r>
              <w:t>Annual number of deliveries</w:t>
            </w:r>
          </w:p>
        </w:tc>
        <w:tc>
          <w:tcPr>
            <w:tcW w:w="2640" w:type="dxa"/>
          </w:tcPr>
          <w:p w14:paraId="405ABB1F" w14:textId="77777777" w:rsidR="007D09B7" w:rsidRDefault="00CD1B35">
            <w:r>
              <w:t>metadata/hospitals.csv (births per year at the hospital)</w:t>
            </w:r>
          </w:p>
        </w:tc>
        <w:tc>
          <w:tcPr>
            <w:tcW w:w="2640" w:type="dxa"/>
          </w:tcPr>
          <w:p w14:paraId="73C96DEE" w14:textId="77777777" w:rsidR="007D09B7" w:rsidRDefault="00CD1B35">
            <w:r>
              <w:t>1000–1999, 2000–3999, ≥ 4000</w:t>
            </w:r>
          </w:p>
        </w:tc>
      </w:tr>
      <w:tr w:rsidR="007D09B7" w14:paraId="4D6C6A94" w14:textId="77777777" w:rsidTr="00855706">
        <w:tc>
          <w:tcPr>
            <w:tcW w:w="2640" w:type="dxa"/>
          </w:tcPr>
          <w:p w14:paraId="248D7B14" w14:textId="1332428F" w:rsidR="007D09B7" w:rsidRDefault="00CD1B35">
            <w:del w:id="613" w:author="Therese Buerengen" w:date="2026-10-10T15:16:00Z" w16du:dateUtc="2026-10-10T13:16:00Z">
              <w:r w:rsidDel="006B48B2">
                <w:delText>Contractions at admission</w:delText>
              </w:r>
            </w:del>
          </w:p>
        </w:tc>
        <w:tc>
          <w:tcPr>
            <w:tcW w:w="2640" w:type="dxa"/>
          </w:tcPr>
          <w:p w14:paraId="62B777FE" w14:textId="3D6FA228" w:rsidR="007D09B7" w:rsidRDefault="00CD1B35">
            <w:del w:id="614" w:author="Therese Buerengen" w:date="2026-10-10T15:16:00Z" w16du:dateUtc="2026-10-10T13:16:00Z">
              <w:r w:rsidDel="006B48B2">
                <w:delText>antall_rier_10min_innkomst</w:delText>
              </w:r>
            </w:del>
          </w:p>
        </w:tc>
        <w:tc>
          <w:tcPr>
            <w:tcW w:w="2640" w:type="dxa"/>
          </w:tcPr>
          <w:p w14:paraId="33834149" w14:textId="77777777" w:rsidR="007D09B7" w:rsidRDefault="00CD1B35">
            <w:del w:id="615" w:author="Therese Buerengen" w:date="2026-10-10T15:16:00Z" w16du:dateUtc="2026-10-10T13:16:00Z">
              <w:r w:rsidDel="006B48B2">
                <w:delText xml:space="preserve">Number of contractions per 10 minutes at </w:delText>
              </w:r>
              <w:commentRangeStart w:id="616"/>
              <w:r w:rsidDel="006B48B2">
                <w:delText>admission</w:delText>
              </w:r>
            </w:del>
            <w:commentRangeEnd w:id="616"/>
            <w:r w:rsidR="005770D5">
              <w:rPr>
                <w:rStyle w:val="Merknadsreferanse"/>
                <w:sz w:val="24"/>
                <w:szCs w:val="22"/>
              </w:rPr>
              <w:commentReference w:id="616"/>
            </w:r>
          </w:p>
        </w:tc>
      </w:tr>
      <w:tr w:rsidR="007D09B7" w14:paraId="49EEE1AC" w14:textId="77777777" w:rsidTr="00855706">
        <w:tc>
          <w:tcPr>
            <w:tcW w:w="2640" w:type="dxa"/>
          </w:tcPr>
          <w:p w14:paraId="5341A088" w14:textId="77777777" w:rsidR="007D09B7" w:rsidRDefault="00CD1B35">
            <w:r>
              <w:t>Maternal age</w:t>
            </w:r>
          </w:p>
        </w:tc>
        <w:tc>
          <w:tcPr>
            <w:tcW w:w="2640" w:type="dxa"/>
          </w:tcPr>
          <w:p w14:paraId="17B86969" w14:textId="77777777" w:rsidR="007D09B7" w:rsidRDefault="00CD1B35">
            <w:r>
              <w:t>alder</w:t>
            </w:r>
          </w:p>
        </w:tc>
        <w:tc>
          <w:tcPr>
            <w:tcW w:w="2640" w:type="dxa"/>
          </w:tcPr>
          <w:p w14:paraId="18B0991E" w14:textId="77777777" w:rsidR="007D09B7" w:rsidRDefault="00CD1B35">
            <w:r>
              <w:t>Age at the time of delivery in completed years (from date of birth), as recorded</w:t>
            </w:r>
          </w:p>
        </w:tc>
      </w:tr>
      <w:tr w:rsidR="007D09B7" w14:paraId="4103FEAA" w14:textId="77777777" w:rsidTr="00855706">
        <w:tc>
          <w:tcPr>
            <w:tcW w:w="2640" w:type="dxa"/>
          </w:tcPr>
          <w:p w14:paraId="6C547227" w14:textId="77777777" w:rsidR="007D09B7" w:rsidRDefault="00CD1B35">
            <w:r>
              <w:t>Country of origin</w:t>
            </w:r>
          </w:p>
        </w:tc>
        <w:tc>
          <w:tcPr>
            <w:tcW w:w="2640" w:type="dxa"/>
          </w:tcPr>
          <w:p w14:paraId="7EAC26DE" w14:textId="77777777" w:rsidR="007D09B7" w:rsidRDefault="00CD1B35">
            <w:r>
              <w:t>landbakgrunn</w:t>
            </w:r>
          </w:p>
        </w:tc>
        <w:tc>
          <w:tcPr>
            <w:tcW w:w="2640" w:type="dxa"/>
          </w:tcPr>
          <w:p w14:paraId="2D5C17A6" w14:textId="77777777" w:rsidR="007D09B7" w:rsidRDefault="00CD1B35">
            <w:r>
              <w:t>Grouped by continent (country-to-continent lookup)</w:t>
            </w:r>
          </w:p>
        </w:tc>
      </w:tr>
      <w:tr w:rsidR="007D09B7" w14:paraId="43CF1235" w14:textId="77777777" w:rsidTr="00855706">
        <w:tc>
          <w:tcPr>
            <w:tcW w:w="2640" w:type="dxa"/>
          </w:tcPr>
          <w:p w14:paraId="514DA4E9" w14:textId="77777777" w:rsidR="007D09B7" w:rsidRDefault="00CD1B35">
            <w:r>
              <w:t>Country of origin Norway</w:t>
            </w:r>
          </w:p>
        </w:tc>
        <w:tc>
          <w:tcPr>
            <w:tcW w:w="2640" w:type="dxa"/>
          </w:tcPr>
          <w:p w14:paraId="2ABC60BA" w14:textId="77777777" w:rsidR="007D09B7" w:rsidRDefault="00CD1B35">
            <w:r>
              <w:t>landbakgrunn</w:t>
            </w:r>
          </w:p>
        </w:tc>
        <w:tc>
          <w:tcPr>
            <w:tcW w:w="2640" w:type="dxa"/>
          </w:tcPr>
          <w:p w14:paraId="17D7907F" w14:textId="77777777" w:rsidR="007D09B7" w:rsidRDefault="00CD1B35">
            <w:r>
              <w:t>Norway vs other</w:t>
            </w:r>
          </w:p>
        </w:tc>
      </w:tr>
      <w:tr w:rsidR="007D09B7" w14:paraId="0B75DD38" w14:textId="77777777" w:rsidTr="00855706">
        <w:tc>
          <w:tcPr>
            <w:tcW w:w="2640" w:type="dxa"/>
          </w:tcPr>
          <w:p w14:paraId="79FA4C53" w14:textId="77777777" w:rsidR="007D09B7" w:rsidRDefault="00CD1B35">
            <w:r>
              <w:t>Married or cohabiting</w:t>
            </w:r>
          </w:p>
        </w:tc>
        <w:tc>
          <w:tcPr>
            <w:tcW w:w="2640" w:type="dxa"/>
          </w:tcPr>
          <w:p w14:paraId="124EFA86" w14:textId="77777777" w:rsidR="007D09B7" w:rsidRDefault="00CD1B35">
            <w:r>
              <w:t>sivilstatus</w:t>
            </w:r>
          </w:p>
        </w:tc>
        <w:tc>
          <w:tcPr>
            <w:tcW w:w="2640" w:type="dxa"/>
          </w:tcPr>
          <w:p w14:paraId="7AEDAF95" w14:textId="77777777" w:rsidR="007D09B7" w:rsidRDefault="00CD1B35">
            <w:r>
              <w:t>Married (gift) or cohabiting (samboer) vs other</w:t>
            </w:r>
          </w:p>
        </w:tc>
      </w:tr>
      <w:tr w:rsidR="007D09B7" w14:paraId="79F7CB5A" w14:textId="77777777" w:rsidTr="00855706">
        <w:tc>
          <w:tcPr>
            <w:tcW w:w="2640" w:type="dxa"/>
          </w:tcPr>
          <w:p w14:paraId="43B46B03" w14:textId="77777777" w:rsidR="007D09B7" w:rsidRDefault="00CD1B35">
            <w:r>
              <w:t>Higher education</w:t>
            </w:r>
          </w:p>
        </w:tc>
        <w:tc>
          <w:tcPr>
            <w:tcW w:w="2640" w:type="dxa"/>
          </w:tcPr>
          <w:p w14:paraId="7B7A185F" w14:textId="77777777" w:rsidR="007D09B7" w:rsidRDefault="00CD1B35">
            <w:r>
              <w:t>utdanning</w:t>
            </w:r>
          </w:p>
        </w:tc>
        <w:tc>
          <w:tcPr>
            <w:tcW w:w="2640" w:type="dxa"/>
          </w:tcPr>
          <w:p w14:paraId="1605DCE4" w14:textId="77777777" w:rsidR="007D09B7" w:rsidRDefault="00CD1B35">
            <w:r>
              <w:t>University or college (hoyere_utdanning) vs lower</w:t>
            </w:r>
          </w:p>
        </w:tc>
      </w:tr>
      <w:tr w:rsidR="007D09B7" w14:paraId="0391A18C" w14:textId="77777777" w:rsidTr="00855706">
        <w:tc>
          <w:tcPr>
            <w:tcW w:w="2640" w:type="dxa"/>
          </w:tcPr>
          <w:p w14:paraId="32412233" w14:textId="77777777" w:rsidR="007D09B7" w:rsidRDefault="00CD1B35">
            <w:del w:id="617" w:author="Therese Buerengen" w:date="2026-10-10T14:21:00Z" w16du:dateUtc="2026-10-10T12:21:00Z">
              <w:r w:rsidDel="006B4A45">
                <w:delText>Height</w:delText>
              </w:r>
            </w:del>
          </w:p>
        </w:tc>
        <w:tc>
          <w:tcPr>
            <w:tcW w:w="2640" w:type="dxa"/>
          </w:tcPr>
          <w:p w14:paraId="07C9C497" w14:textId="77777777" w:rsidR="007D09B7" w:rsidRDefault="00CD1B35">
            <w:del w:id="618" w:author="Therese Buerengen" w:date="2026-10-10T14:21:00Z" w16du:dateUtc="2026-10-10T12:21:00Z">
              <w:r w:rsidDel="006B4A45">
                <w:delText>hoyde</w:delText>
              </w:r>
            </w:del>
          </w:p>
        </w:tc>
        <w:tc>
          <w:tcPr>
            <w:tcW w:w="2640" w:type="dxa"/>
          </w:tcPr>
          <w:p w14:paraId="628781F6" w14:textId="77777777" w:rsidR="007D09B7" w:rsidRDefault="00CD1B35">
            <w:commentRangeStart w:id="619"/>
            <w:del w:id="620" w:author="Therese Buerengen" w:date="2026-10-10T14:21:00Z" w16du:dateUtc="2026-10-10T12:21:00Z">
              <w:r w:rsidDel="006B4A45">
                <w:delText>cm</w:delText>
              </w:r>
            </w:del>
            <w:commentRangeEnd w:id="619"/>
            <w:r w:rsidR="005770D5">
              <w:rPr>
                <w:rStyle w:val="Merknadsreferanse"/>
                <w:sz w:val="24"/>
                <w:szCs w:val="22"/>
              </w:rPr>
              <w:commentReference w:id="619"/>
            </w:r>
          </w:p>
        </w:tc>
      </w:tr>
      <w:tr w:rsidR="007D09B7" w14:paraId="51C560A6" w14:textId="77777777" w:rsidTr="00855706">
        <w:tc>
          <w:tcPr>
            <w:tcW w:w="2640" w:type="dxa"/>
          </w:tcPr>
          <w:p w14:paraId="04EF2FE9" w14:textId="77777777" w:rsidR="007D09B7" w:rsidRDefault="00CD1B35">
            <w:r>
              <w:lastRenderedPageBreak/>
              <w:t>Pre-pregnancy weight</w:t>
            </w:r>
          </w:p>
        </w:tc>
        <w:tc>
          <w:tcPr>
            <w:tcW w:w="2640" w:type="dxa"/>
          </w:tcPr>
          <w:p w14:paraId="670DAC06" w14:textId="77777777" w:rsidR="007D09B7" w:rsidRDefault="00CD1B35">
            <w:r>
              <w:t>pregravid_vekt</w:t>
            </w:r>
          </w:p>
        </w:tc>
        <w:tc>
          <w:tcPr>
            <w:tcW w:w="2640" w:type="dxa"/>
          </w:tcPr>
          <w:p w14:paraId="128D4CBB" w14:textId="77777777" w:rsidR="007D09B7" w:rsidRDefault="00CD1B35">
            <w:r>
              <w:t>kg</w:t>
            </w:r>
          </w:p>
        </w:tc>
      </w:tr>
      <w:tr w:rsidR="007D09B7" w14:paraId="63AA79C5" w14:textId="77777777" w:rsidTr="00855706">
        <w:tc>
          <w:tcPr>
            <w:tcW w:w="2640" w:type="dxa"/>
          </w:tcPr>
          <w:p w14:paraId="1C199B6C" w14:textId="77777777" w:rsidR="007D09B7" w:rsidRDefault="00CD1B35">
            <w:r>
              <w:t>Pre-pregnancy BMI</w:t>
            </w:r>
          </w:p>
        </w:tc>
        <w:tc>
          <w:tcPr>
            <w:tcW w:w="2640" w:type="dxa"/>
          </w:tcPr>
          <w:p w14:paraId="1D6C2CEB" w14:textId="77777777" w:rsidR="007D09B7" w:rsidRDefault="00CD1B35">
            <w:r>
              <w:t>hoyde, pregravid_vekt</w:t>
            </w:r>
          </w:p>
        </w:tc>
        <w:tc>
          <w:tcPr>
            <w:tcW w:w="2640" w:type="dxa"/>
          </w:tcPr>
          <w:p w14:paraId="5A03ED11" w14:textId="77777777" w:rsidR="007D09B7" w:rsidRDefault="00CD1B35">
            <w:r>
              <w:t>weight (kg) / height (m)</w:t>
            </w:r>
            <w:r>
              <w:rPr>
                <w:vertAlign w:val="superscript"/>
              </w:rPr>
              <w:t>2</w:t>
            </w:r>
          </w:p>
        </w:tc>
      </w:tr>
      <w:tr w:rsidR="007D09B7" w14:paraId="0A25B923" w14:textId="77777777" w:rsidTr="00855706">
        <w:tc>
          <w:tcPr>
            <w:tcW w:w="2640" w:type="dxa"/>
          </w:tcPr>
          <w:p w14:paraId="1E0E572E" w14:textId="77777777" w:rsidR="007D09B7" w:rsidRDefault="00CD1B35">
            <w:r>
              <w:t>Smoking</w:t>
            </w:r>
          </w:p>
        </w:tc>
        <w:tc>
          <w:tcPr>
            <w:tcW w:w="2640" w:type="dxa"/>
          </w:tcPr>
          <w:p w14:paraId="273346AB" w14:textId="77777777" w:rsidR="007D09B7" w:rsidRPr="00855706" w:rsidRDefault="00CD1B35">
            <w:pPr>
              <w:rPr>
                <w:lang w:val="nb-NO"/>
              </w:rPr>
            </w:pPr>
            <w:r w:rsidRPr="00855706">
              <w:rPr>
                <w:lang w:val="nb-NO"/>
              </w:rPr>
              <w:t>royk_for_eller_i_sv_s</w:t>
            </w:r>
          </w:p>
        </w:tc>
        <w:tc>
          <w:tcPr>
            <w:tcW w:w="2640" w:type="dxa"/>
          </w:tcPr>
          <w:p w14:paraId="752AE87B" w14:textId="77777777" w:rsidR="007D09B7" w:rsidRDefault="00CD1B35">
            <w:r>
              <w:t>Smoking before or during pregnancy</w:t>
            </w:r>
          </w:p>
        </w:tc>
      </w:tr>
      <w:tr w:rsidR="007D09B7" w14:paraId="75B9805E" w14:textId="77777777" w:rsidTr="00855706">
        <w:tc>
          <w:tcPr>
            <w:tcW w:w="2640" w:type="dxa"/>
          </w:tcPr>
          <w:p w14:paraId="643C3054" w14:textId="77777777" w:rsidR="007D09B7" w:rsidRDefault="00CD1B35">
            <w:r>
              <w:t>Snuff use</w:t>
            </w:r>
          </w:p>
        </w:tc>
        <w:tc>
          <w:tcPr>
            <w:tcW w:w="2640" w:type="dxa"/>
          </w:tcPr>
          <w:p w14:paraId="741704B1" w14:textId="77777777" w:rsidR="007D09B7" w:rsidRPr="00855706" w:rsidRDefault="00CD1B35">
            <w:pPr>
              <w:rPr>
                <w:lang w:val="nb-NO"/>
              </w:rPr>
            </w:pPr>
            <w:r w:rsidRPr="00855706">
              <w:rPr>
                <w:lang w:val="nb-NO"/>
              </w:rPr>
              <w:t>snus_for_eller_i_sv_s</w:t>
            </w:r>
          </w:p>
        </w:tc>
        <w:tc>
          <w:tcPr>
            <w:tcW w:w="2640" w:type="dxa"/>
          </w:tcPr>
          <w:p w14:paraId="321BF602" w14:textId="77777777" w:rsidR="007D09B7" w:rsidRDefault="00CD1B35">
            <w:r>
              <w:t>Snuff use before or during pregnancy</w:t>
            </w:r>
          </w:p>
        </w:tc>
      </w:tr>
      <w:tr w:rsidR="007D09B7" w14:paraId="6090C369" w14:textId="77777777" w:rsidTr="00855706">
        <w:tc>
          <w:tcPr>
            <w:tcW w:w="2640" w:type="dxa"/>
          </w:tcPr>
          <w:p w14:paraId="687E8796" w14:textId="77777777" w:rsidR="007D09B7" w:rsidRDefault="00CD1B35">
            <w:r>
              <w:t>Medically treated diabetes</w:t>
            </w:r>
          </w:p>
        </w:tc>
        <w:tc>
          <w:tcPr>
            <w:tcW w:w="2640" w:type="dxa"/>
          </w:tcPr>
          <w:p w14:paraId="592485D8" w14:textId="77777777" w:rsidR="007D09B7" w:rsidRPr="00855706" w:rsidRDefault="00CD1B35">
            <w:pPr>
              <w:rPr>
                <w:lang w:val="nb-NO"/>
              </w:rPr>
            </w:pPr>
            <w:r w:rsidRPr="00855706">
              <w:rPr>
                <w:lang w:val="nb-NO"/>
              </w:rPr>
              <w:t>hvilke_kjente_pregravide_sykdommer, hvilke_svangerskapsrelaterte_sykdommer</w:t>
            </w:r>
          </w:p>
        </w:tc>
        <w:tc>
          <w:tcPr>
            <w:tcW w:w="2640" w:type="dxa"/>
          </w:tcPr>
          <w:p w14:paraId="692F8F13" w14:textId="77777777" w:rsidR="007D09B7" w:rsidRDefault="00CD1B35">
            <w:r>
              <w:t>Type 1 or type 2 diabetes, or gestational diabetes treated with metformin or insulin</w:t>
            </w:r>
          </w:p>
        </w:tc>
      </w:tr>
      <w:tr w:rsidR="007D09B7" w14:paraId="50A836F0" w14:textId="77777777" w:rsidTr="00855706">
        <w:tc>
          <w:tcPr>
            <w:tcW w:w="2640" w:type="dxa"/>
          </w:tcPr>
          <w:p w14:paraId="2CA5887C" w14:textId="77777777" w:rsidR="007D09B7" w:rsidRDefault="00CD1B35">
            <w:r>
              <w:t>Hypertensive disorders</w:t>
            </w:r>
          </w:p>
        </w:tc>
        <w:tc>
          <w:tcPr>
            <w:tcW w:w="2640" w:type="dxa"/>
          </w:tcPr>
          <w:p w14:paraId="6571C1C1" w14:textId="77777777" w:rsidR="007D09B7" w:rsidRDefault="00CD1B35">
            <w:r>
              <w:t>as above</w:t>
            </w:r>
          </w:p>
        </w:tc>
        <w:tc>
          <w:tcPr>
            <w:tcW w:w="2640" w:type="dxa"/>
          </w:tcPr>
          <w:p w14:paraId="5822F89B" w14:textId="77777777" w:rsidR="007D09B7" w:rsidRDefault="00CD1B35">
            <w:r>
              <w:t>Chronic hypertension, gestational hypertension or pre-eclampsia</w:t>
            </w:r>
          </w:p>
        </w:tc>
      </w:tr>
      <w:tr w:rsidR="007D09B7" w14:paraId="059CC8DC" w14:textId="77777777" w:rsidTr="00855706">
        <w:tc>
          <w:tcPr>
            <w:tcW w:w="2640" w:type="dxa"/>
          </w:tcPr>
          <w:p w14:paraId="60506CDA" w14:textId="77777777" w:rsidR="007D09B7" w:rsidRDefault="00CD1B35">
            <w:r>
              <w:t>Robson group</w:t>
            </w:r>
          </w:p>
        </w:tc>
        <w:tc>
          <w:tcPr>
            <w:tcW w:w="2640" w:type="dxa"/>
          </w:tcPr>
          <w:p w14:paraId="086CD4F8" w14:textId="77777777" w:rsidR="007D09B7" w:rsidRDefault="00CD1B35">
            <w:r>
              <w:t>robson_gruppe</w:t>
            </w:r>
          </w:p>
        </w:tc>
        <w:tc>
          <w:tcPr>
            <w:tcW w:w="2640" w:type="dxa"/>
          </w:tcPr>
          <w:p w14:paraId="5232E58A" w14:textId="77777777" w:rsidR="007D09B7" w:rsidRDefault="00CD1B35">
            <w:r>
              <w:t>As recorded (ten-group classification)</w:t>
            </w:r>
          </w:p>
        </w:tc>
      </w:tr>
      <w:tr w:rsidR="007D09B7" w14:paraId="3488BB15" w14:textId="77777777" w:rsidTr="00855706">
        <w:tc>
          <w:tcPr>
            <w:tcW w:w="2640" w:type="dxa"/>
          </w:tcPr>
          <w:p w14:paraId="6AD25EB6" w14:textId="77777777" w:rsidR="007D09B7" w:rsidRDefault="00CD1B35">
            <w:r>
              <w:t>Parity</w:t>
            </w:r>
          </w:p>
        </w:tc>
        <w:tc>
          <w:tcPr>
            <w:tcW w:w="2640" w:type="dxa"/>
          </w:tcPr>
          <w:p w14:paraId="23884E33" w14:textId="77777777" w:rsidR="007D09B7" w:rsidRDefault="00CD1B35">
            <w:r>
              <w:t>paritet</w:t>
            </w:r>
          </w:p>
        </w:tc>
        <w:tc>
          <w:tcPr>
            <w:tcW w:w="2640" w:type="dxa"/>
          </w:tcPr>
          <w:p w14:paraId="3F2CCB86" w14:textId="77777777" w:rsidR="007D09B7" w:rsidRDefault="00CD1B35">
            <w:r>
              <w:t>0, 1, ≥ 2</w:t>
            </w:r>
          </w:p>
        </w:tc>
      </w:tr>
      <w:tr w:rsidR="007D09B7" w14:paraId="1C92C112" w14:textId="77777777" w:rsidTr="00855706">
        <w:tc>
          <w:tcPr>
            <w:tcW w:w="2640" w:type="dxa"/>
          </w:tcPr>
          <w:p w14:paraId="7C7DE194" w14:textId="77777777" w:rsidR="007D09B7" w:rsidRDefault="00CD1B35">
            <w:r>
              <w:t>Previous caesarean section</w:t>
            </w:r>
          </w:p>
        </w:tc>
        <w:tc>
          <w:tcPr>
            <w:tcW w:w="2640" w:type="dxa"/>
          </w:tcPr>
          <w:p w14:paraId="0443D983" w14:textId="77777777" w:rsidR="007D09B7" w:rsidRDefault="00CD1B35">
            <w:r>
              <w:t>tidligere_sectio</w:t>
            </w:r>
          </w:p>
        </w:tc>
        <w:tc>
          <w:tcPr>
            <w:tcW w:w="2640" w:type="dxa"/>
          </w:tcPr>
          <w:p w14:paraId="39FC3BE6" w14:textId="77777777" w:rsidR="007D09B7" w:rsidRDefault="00CD1B35">
            <w:r>
              <w:t>As recorded</w:t>
            </w:r>
          </w:p>
        </w:tc>
      </w:tr>
      <w:tr w:rsidR="007D09B7" w14:paraId="7253967A" w14:textId="77777777" w:rsidTr="00855706">
        <w:tc>
          <w:tcPr>
            <w:tcW w:w="2640" w:type="dxa"/>
          </w:tcPr>
          <w:p w14:paraId="45059333" w14:textId="77777777" w:rsidR="007D09B7" w:rsidRDefault="00CD1B35">
            <w:r>
              <w:t>First vaginal delivery</w:t>
            </w:r>
          </w:p>
        </w:tc>
        <w:tc>
          <w:tcPr>
            <w:tcW w:w="2640" w:type="dxa"/>
          </w:tcPr>
          <w:p w14:paraId="01ECE632" w14:textId="77777777" w:rsidR="007D09B7" w:rsidRDefault="00CD1B35">
            <w:r>
              <w:t>paritet, tidligere_sectio</w:t>
            </w:r>
          </w:p>
        </w:tc>
        <w:tc>
          <w:tcPr>
            <w:tcW w:w="2640" w:type="dxa"/>
          </w:tcPr>
          <w:p w14:paraId="7847B765" w14:textId="77777777" w:rsidR="007D09B7" w:rsidRDefault="00CD1B35">
            <w:r>
              <w:t>Nulliparous, or para 1 with a previous caesarean section (para ≥ 2 with a previous caesarean section counted as no: not derivable)</w:t>
            </w:r>
          </w:p>
        </w:tc>
      </w:tr>
      <w:tr w:rsidR="007D09B7" w14:paraId="118A5811" w14:textId="77777777" w:rsidTr="00855706">
        <w:tc>
          <w:tcPr>
            <w:tcW w:w="2640" w:type="dxa"/>
          </w:tcPr>
          <w:p w14:paraId="0BC0AF99" w14:textId="77777777" w:rsidR="007D09B7" w:rsidRDefault="00CD1B35">
            <w:r>
              <w:t>Spontaneous onset of labour</w:t>
            </w:r>
          </w:p>
        </w:tc>
        <w:tc>
          <w:tcPr>
            <w:tcW w:w="2640" w:type="dxa"/>
          </w:tcPr>
          <w:p w14:paraId="7A1D3BFF" w14:textId="77777777" w:rsidR="007D09B7" w:rsidRDefault="00CD1B35">
            <w:r>
              <w:t>induksjon</w:t>
            </w:r>
          </w:p>
        </w:tc>
        <w:tc>
          <w:tcPr>
            <w:tcW w:w="2640" w:type="dxa"/>
          </w:tcPr>
          <w:p w14:paraId="4E93A769" w14:textId="77777777" w:rsidR="007D09B7" w:rsidRDefault="00CD1B35">
            <w:r>
              <w:t>No induction (induksjon = 0)</w:t>
            </w:r>
          </w:p>
        </w:tc>
      </w:tr>
      <w:tr w:rsidR="007D09B7" w14:paraId="495BDE15" w14:textId="77777777" w:rsidTr="00855706">
        <w:tc>
          <w:tcPr>
            <w:tcW w:w="2640" w:type="dxa"/>
          </w:tcPr>
          <w:p w14:paraId="03612D64" w14:textId="77777777" w:rsidR="007D09B7" w:rsidRDefault="00CD1B35">
            <w:r>
              <w:t>Induction of labour</w:t>
            </w:r>
          </w:p>
        </w:tc>
        <w:tc>
          <w:tcPr>
            <w:tcW w:w="2640" w:type="dxa"/>
          </w:tcPr>
          <w:p w14:paraId="4217050F" w14:textId="77777777" w:rsidR="007D09B7" w:rsidRDefault="00CD1B35">
            <w:r>
              <w:t>induksjon</w:t>
            </w:r>
          </w:p>
        </w:tc>
        <w:tc>
          <w:tcPr>
            <w:tcW w:w="2640" w:type="dxa"/>
          </w:tcPr>
          <w:p w14:paraId="0829DEFA" w14:textId="77777777" w:rsidR="007D09B7" w:rsidRDefault="00CD1B35">
            <w:r>
              <w:t>induksjon = 1</w:t>
            </w:r>
          </w:p>
        </w:tc>
      </w:tr>
      <w:tr w:rsidR="007D09B7" w14:paraId="0832BCA5" w14:textId="77777777" w:rsidTr="00855706">
        <w:tc>
          <w:tcPr>
            <w:tcW w:w="2640" w:type="dxa"/>
          </w:tcPr>
          <w:p w14:paraId="6463AD7C" w14:textId="77777777" w:rsidR="007D09B7" w:rsidRDefault="00CD1B35">
            <w:r>
              <w:t>Gestational age</w:t>
            </w:r>
          </w:p>
        </w:tc>
        <w:tc>
          <w:tcPr>
            <w:tcW w:w="2640" w:type="dxa"/>
          </w:tcPr>
          <w:p w14:paraId="5F03506D" w14:textId="77777777" w:rsidR="007D09B7" w:rsidRPr="00855706" w:rsidRDefault="00CD1B35">
            <w:pPr>
              <w:rPr>
                <w:lang w:val="nb-NO"/>
              </w:rPr>
            </w:pPr>
            <w:r w:rsidRPr="00855706">
              <w:rPr>
                <w:lang w:val="nb-NO"/>
              </w:rPr>
              <w:t>gestasjonsalder_ved_fodsel_hele_uker, ..._pluss_dager</w:t>
            </w:r>
          </w:p>
        </w:tc>
        <w:tc>
          <w:tcPr>
            <w:tcW w:w="2640" w:type="dxa"/>
          </w:tcPr>
          <w:p w14:paraId="1D315265" w14:textId="77777777" w:rsidR="007D09B7" w:rsidRDefault="00CD1B35">
            <w:r>
              <w:t>Weeks + days at birth</w:t>
            </w:r>
          </w:p>
        </w:tc>
      </w:tr>
      <w:tr w:rsidR="007D09B7" w14:paraId="29BA0F06" w14:textId="77777777" w:rsidTr="00855706">
        <w:tc>
          <w:tcPr>
            <w:tcW w:w="2640" w:type="dxa"/>
          </w:tcPr>
          <w:p w14:paraId="1D7BB227" w14:textId="77777777" w:rsidR="007D09B7" w:rsidRDefault="00CD1B35">
            <w:r>
              <w:t>Sex of the baby</w:t>
            </w:r>
          </w:p>
        </w:tc>
        <w:tc>
          <w:tcPr>
            <w:tcW w:w="2640" w:type="dxa"/>
          </w:tcPr>
          <w:p w14:paraId="2D6E3C17" w14:textId="77777777" w:rsidR="007D09B7" w:rsidRDefault="00CD1B35">
            <w:r>
              <w:t>barnets_kjonn</w:t>
            </w:r>
          </w:p>
        </w:tc>
        <w:tc>
          <w:tcPr>
            <w:tcW w:w="2640" w:type="dxa"/>
          </w:tcPr>
          <w:p w14:paraId="7904017D" w14:textId="77777777" w:rsidR="007D09B7" w:rsidRDefault="00CD1B35">
            <w:r>
              <w:t>As recorded</w:t>
            </w:r>
          </w:p>
        </w:tc>
      </w:tr>
      <w:tr w:rsidR="007D09B7" w14:paraId="5E2A32D8" w14:textId="77777777" w:rsidTr="00855706">
        <w:tc>
          <w:tcPr>
            <w:tcW w:w="2640" w:type="dxa"/>
          </w:tcPr>
          <w:p w14:paraId="61DF2155" w14:textId="77777777" w:rsidR="007D09B7" w:rsidRDefault="00CD1B35">
            <w:r>
              <w:t>Birth weight</w:t>
            </w:r>
          </w:p>
        </w:tc>
        <w:tc>
          <w:tcPr>
            <w:tcW w:w="2640" w:type="dxa"/>
          </w:tcPr>
          <w:p w14:paraId="480EB702" w14:textId="77777777" w:rsidR="007D09B7" w:rsidRDefault="00CD1B35">
            <w:r>
              <w:t>fodselsvekt_gram</w:t>
            </w:r>
          </w:p>
        </w:tc>
        <w:tc>
          <w:tcPr>
            <w:tcW w:w="2640" w:type="dxa"/>
          </w:tcPr>
          <w:p w14:paraId="778FAE9A" w14:textId="77777777" w:rsidR="007D09B7" w:rsidRDefault="00CD1B35">
            <w:r>
              <w:t>g</w:t>
            </w:r>
          </w:p>
        </w:tc>
      </w:tr>
      <w:tr w:rsidR="007D09B7" w14:paraId="5F0A7DF6" w14:textId="77777777" w:rsidTr="00855706">
        <w:tc>
          <w:tcPr>
            <w:tcW w:w="2640" w:type="dxa"/>
          </w:tcPr>
          <w:p w14:paraId="58C2D33A" w14:textId="4F488384" w:rsidR="007D09B7" w:rsidRPr="00871A82" w:rsidDel="005A7CDD" w:rsidRDefault="00CD1B35">
            <w:pPr>
              <w:rPr>
                <w:ins w:id="621" w:author="Maria Cecilie Stivang" w:date="2026-10-08T14:55:00Z" w16du:dateUtc="2026-10-08T12:55:00Z"/>
                <w:del w:id="622" w:author="Therese Buerengen" w:date="2026-10-10T10:49:00Z" w16du:dateUtc="2026-10-10T08:49:00Z"/>
                <w:lang w:val="nb-NO"/>
              </w:rPr>
            </w:pPr>
            <w:del w:id="623" w:author="Therese Buerengen" w:date="2026-10-10T10:49:00Z" w16du:dateUtc="2026-10-10T08:49:00Z">
              <w:r w:rsidRPr="00871A82" w:rsidDel="005A7CDD">
                <w:rPr>
                  <w:lang w:val="nb-NO"/>
                </w:rPr>
                <w:lastRenderedPageBreak/>
                <w:delText>Birthweight percentile</w:delText>
              </w:r>
            </w:del>
          </w:p>
          <w:p w14:paraId="13ED6DB3" w14:textId="18E20814" w:rsidR="002120AD" w:rsidRPr="00D150CB" w:rsidRDefault="002120AD">
            <w:pPr>
              <w:rPr>
                <w:lang w:val="nb-NO"/>
                <w:rPrChange w:id="624" w:author="Maria Cecilie Stivang" w:date="2026-10-08T14:56:00Z" w16du:dateUtc="2026-10-08T12:56:00Z">
                  <w:rPr/>
                </w:rPrChange>
              </w:rPr>
            </w:pPr>
          </w:p>
        </w:tc>
        <w:tc>
          <w:tcPr>
            <w:tcW w:w="2640" w:type="dxa"/>
          </w:tcPr>
          <w:p w14:paraId="16962EB7" w14:textId="7A1DB40F" w:rsidR="007D09B7" w:rsidRDefault="00CD1B35">
            <w:del w:id="625" w:author="Therese Buerengen" w:date="2026-10-10T10:49:00Z" w16du:dateUtc="2026-10-10T08:49:00Z">
              <w:r w:rsidDel="005A7CDD">
                <w:delText>fodselsvekt_gram, gestational age (completed weeks), barnets_kjonn</w:delText>
              </w:r>
            </w:del>
          </w:p>
        </w:tc>
        <w:tc>
          <w:tcPr>
            <w:tcW w:w="2640" w:type="dxa"/>
          </w:tcPr>
          <w:p w14:paraId="1A8AEF49" w14:textId="6A8B392F" w:rsidR="007D09B7" w:rsidRDefault="00CD1B35">
            <w:del w:id="626" w:author="Therese Buerengen" w:date="2026-10-10T10:49:00Z" w16du:dateUtc="2026-10-10T08:49:00Z">
              <w:r w:rsidDel="005A7CDD">
                <w:delText xml:space="preserve">Percentile for gestational age and sex by the Norwegian </w:delText>
              </w:r>
              <w:r w:rsidRPr="005A7CDD" w:rsidDel="005A7CDD">
                <w:delText>standard of Skjærven et al. (2000);</w:delText>
              </w:r>
              <w:r w:rsidDel="005A7CDD">
                <w:delText xml:space="preserve"> small (&lt; 10th percentile), appropriate (10th–90th) or large (&gt; 90th) for gestational age</w:delText>
              </w:r>
            </w:del>
          </w:p>
        </w:tc>
      </w:tr>
      <w:tr w:rsidR="007D09B7" w14:paraId="1D8E4B34" w14:textId="77777777" w:rsidTr="00855706">
        <w:tc>
          <w:tcPr>
            <w:tcW w:w="2640" w:type="dxa"/>
          </w:tcPr>
          <w:p w14:paraId="308F3A48" w14:textId="77777777" w:rsidR="007D09B7" w:rsidRDefault="00CD1B35">
            <w:r>
              <w:t>Birth weight category</w:t>
            </w:r>
          </w:p>
        </w:tc>
        <w:tc>
          <w:tcPr>
            <w:tcW w:w="2640" w:type="dxa"/>
          </w:tcPr>
          <w:p w14:paraId="01BBB5ED" w14:textId="77777777" w:rsidR="007D09B7" w:rsidRDefault="00CD1B35">
            <w:r>
              <w:t>fodselsvekt_gram</w:t>
            </w:r>
          </w:p>
        </w:tc>
        <w:tc>
          <w:tcPr>
            <w:tcW w:w="2640" w:type="dxa"/>
          </w:tcPr>
          <w:p w14:paraId="193EE971" w14:textId="77777777" w:rsidR="007D09B7" w:rsidRDefault="00CD1B35">
            <w:r>
              <w:t>&lt; 3000, 3000–3499, 3500–3999, 4000–4499, ≥ 4500 g</w:t>
            </w:r>
          </w:p>
        </w:tc>
      </w:tr>
      <w:tr w:rsidR="007D09B7" w14:paraId="15F44C1E" w14:textId="77777777" w:rsidTr="00855706">
        <w:tc>
          <w:tcPr>
            <w:tcW w:w="2640" w:type="dxa"/>
          </w:tcPr>
          <w:p w14:paraId="76E7C861" w14:textId="77777777" w:rsidR="007D09B7" w:rsidRDefault="00CD1B35">
            <w:r>
              <w:t>Head circumference</w:t>
            </w:r>
          </w:p>
        </w:tc>
        <w:tc>
          <w:tcPr>
            <w:tcW w:w="2640" w:type="dxa"/>
          </w:tcPr>
          <w:p w14:paraId="34FF1DCF" w14:textId="77777777" w:rsidR="007D09B7" w:rsidRDefault="00CD1B35">
            <w:r>
              <w:t>neonatal_hodeomkrets</w:t>
            </w:r>
          </w:p>
        </w:tc>
        <w:tc>
          <w:tcPr>
            <w:tcW w:w="2640" w:type="dxa"/>
          </w:tcPr>
          <w:p w14:paraId="3A276FAE" w14:textId="77777777" w:rsidR="007D09B7" w:rsidRDefault="00CD1B35">
            <w:r>
              <w:t>cm</w:t>
            </w:r>
          </w:p>
        </w:tc>
      </w:tr>
      <w:tr w:rsidR="007D09B7" w14:paraId="3DC946B8" w14:textId="77777777" w:rsidTr="00855706">
        <w:tc>
          <w:tcPr>
            <w:tcW w:w="2640" w:type="dxa"/>
          </w:tcPr>
          <w:p w14:paraId="5818CF92" w14:textId="076BF8A5" w:rsidR="007D09B7" w:rsidRDefault="00CD1B35">
            <w:del w:id="627" w:author="Therese Buerengen" w:date="2026-10-10T14:18:00Z" w16du:dateUtc="2026-10-10T12:18:00Z">
              <w:r w:rsidDel="006B4A45">
                <w:delText>Amniotomy before 4 cm</w:delText>
              </w:r>
            </w:del>
          </w:p>
        </w:tc>
        <w:tc>
          <w:tcPr>
            <w:tcW w:w="2640" w:type="dxa"/>
          </w:tcPr>
          <w:p w14:paraId="4AE0087A" w14:textId="06798F73" w:rsidR="007D09B7" w:rsidRDefault="00CD1B35">
            <w:del w:id="628" w:author="Therese Buerengen" w:date="2026-10-10T14:18:00Z" w16du:dateUtc="2026-10-10T12:18:00Z">
              <w:r w:rsidDel="006B4A45">
                <w:delText>amniotomi, cervix_apning_amniotomi</w:delText>
              </w:r>
            </w:del>
          </w:p>
        </w:tc>
        <w:tc>
          <w:tcPr>
            <w:tcW w:w="2640" w:type="dxa"/>
          </w:tcPr>
          <w:p w14:paraId="0FB21481" w14:textId="26F0E9E7" w:rsidR="007D09B7" w:rsidRDefault="00CD1B35">
            <w:del w:id="629" w:author="Therese Buerengen" w:date="2026-10-10T14:18:00Z" w16du:dateUtc="2026-10-10T12:18:00Z">
              <w:r w:rsidDel="006B4A45">
                <w:delText xml:space="preserve">Amniotomy at ≤ 3 cm cervical </w:delText>
              </w:r>
              <w:commentRangeStart w:id="630"/>
              <w:r w:rsidDel="006B4A45">
                <w:delText>dilatation</w:delText>
              </w:r>
            </w:del>
            <w:commentRangeEnd w:id="630"/>
            <w:r w:rsidR="006B4A45">
              <w:rPr>
                <w:rStyle w:val="Merknadsreferanse"/>
                <w:sz w:val="24"/>
                <w:szCs w:val="22"/>
              </w:rPr>
              <w:commentReference w:id="630"/>
            </w:r>
          </w:p>
        </w:tc>
      </w:tr>
      <w:tr w:rsidR="007D09B7" w14:paraId="7CA38A0C" w14:textId="77777777" w:rsidTr="00855706">
        <w:tc>
          <w:tcPr>
            <w:tcW w:w="2640" w:type="dxa"/>
          </w:tcPr>
          <w:p w14:paraId="6DAAE0F9" w14:textId="2E26170D" w:rsidR="007D09B7" w:rsidRDefault="00CD1B35">
            <w:del w:id="631" w:author="Therese Buerengen" w:date="2026-10-10T14:18:00Z" w16du:dateUtc="2026-10-10T12:18:00Z">
              <w:r w:rsidDel="006B4A45">
                <w:delText>Oxytocin started before 4 cm</w:delText>
              </w:r>
            </w:del>
          </w:p>
        </w:tc>
        <w:tc>
          <w:tcPr>
            <w:tcW w:w="2640" w:type="dxa"/>
          </w:tcPr>
          <w:p w14:paraId="4F85B262" w14:textId="3C82D99E" w:rsidR="007D09B7" w:rsidRPr="00855706" w:rsidRDefault="00CD1B35">
            <w:pPr>
              <w:rPr>
                <w:lang w:val="nb-NO"/>
              </w:rPr>
            </w:pPr>
            <w:del w:id="632" w:author="Therese Buerengen" w:date="2026-10-10T14:18:00Z" w16du:dateUtc="2026-10-10T12:18:00Z">
              <w:r w:rsidRPr="00855706" w:rsidDel="006B4A45">
                <w:rPr>
                  <w:lang w:val="nb-NO"/>
                </w:rPr>
                <w:delText>oxytocin_infusjon, cx_oppstart_oxytocin_infusjon</w:delText>
              </w:r>
            </w:del>
          </w:p>
        </w:tc>
        <w:tc>
          <w:tcPr>
            <w:tcW w:w="2640" w:type="dxa"/>
          </w:tcPr>
          <w:p w14:paraId="57193217" w14:textId="09F4450B" w:rsidR="007D09B7" w:rsidRDefault="00CD1B35">
            <w:del w:id="633" w:author="Therese Buerengen" w:date="2026-10-10T14:18:00Z" w16du:dateUtc="2026-10-10T12:18:00Z">
              <w:r w:rsidDel="006B4A45">
                <w:delText>Infusion started at ≤ 3 cm cervical dilatation</w:delText>
              </w:r>
            </w:del>
          </w:p>
        </w:tc>
      </w:tr>
      <w:tr w:rsidR="007D09B7" w14:paraId="005B4632" w14:textId="77777777" w:rsidTr="00855706">
        <w:tc>
          <w:tcPr>
            <w:tcW w:w="2640" w:type="dxa"/>
          </w:tcPr>
          <w:p w14:paraId="28F3EB91" w14:textId="44E6D854" w:rsidR="007D09B7" w:rsidRDefault="00CD1B35">
            <w:del w:id="634" w:author="Therese Buerengen" w:date="2026-10-10T14:18:00Z" w16du:dateUtc="2026-10-10T12:18:00Z">
              <w:r w:rsidDel="006B4A45">
                <w:delText>Epidural started before 4 cm</w:delText>
              </w:r>
            </w:del>
          </w:p>
        </w:tc>
        <w:tc>
          <w:tcPr>
            <w:tcW w:w="2640" w:type="dxa"/>
          </w:tcPr>
          <w:p w14:paraId="30A0E13C" w14:textId="2C1787E5" w:rsidR="007D09B7" w:rsidRPr="00855706" w:rsidRDefault="00CD1B35">
            <w:pPr>
              <w:rPr>
                <w:lang w:val="nb-NO"/>
              </w:rPr>
            </w:pPr>
            <w:del w:id="635" w:author="Therese Buerengen" w:date="2026-10-10T14:18:00Z" w16du:dateUtc="2026-10-10T12:18:00Z">
              <w:r w:rsidRPr="00855706" w:rsidDel="006B4A45">
                <w:rPr>
                  <w:lang w:val="nb-NO"/>
                </w:rPr>
                <w:delText>type_medikamentell_smertelindring.epidural, cx_start_eda</w:delText>
              </w:r>
            </w:del>
          </w:p>
        </w:tc>
        <w:tc>
          <w:tcPr>
            <w:tcW w:w="2640" w:type="dxa"/>
          </w:tcPr>
          <w:p w14:paraId="26ED802F" w14:textId="20743D24" w:rsidR="007D09B7" w:rsidRDefault="00CD1B35">
            <w:del w:id="636" w:author="Therese Buerengen" w:date="2026-10-10T14:18:00Z" w16du:dateUtc="2026-10-10T12:18:00Z">
              <w:r w:rsidDel="006B4A45">
                <w:delText>Epidural started at ≤ 3 cm cervical dilatation</w:delText>
              </w:r>
            </w:del>
          </w:p>
        </w:tc>
      </w:tr>
    </w:tbl>
    <w:p w14:paraId="50BB0C64" w14:textId="1BBEF9A9" w:rsidR="002120AD" w:rsidRDefault="002120AD">
      <w:pPr>
        <w:pStyle w:val="Brdtekst"/>
        <w:rPr>
          <w:ins w:id="637" w:author="Maria Cecilie Stivang" w:date="2026-10-08T14:55:00Z" w16du:dateUtc="2026-10-08T12:55:00Z"/>
        </w:rPr>
      </w:pPr>
    </w:p>
    <w:p w14:paraId="48A0ABB4" w14:textId="4E0C80EE" w:rsidR="007D09B7" w:rsidRDefault="00CD1B35">
      <w:pPr>
        <w:pStyle w:val="Brdtekst"/>
      </w:pPr>
      <w:r>
        <w:t>The English labels of all coded values of the export are kept in a validated codelist file with the analysis code.</w:t>
      </w:r>
    </w:p>
    <w:p w14:paraId="56E7F36E" w14:textId="77777777" w:rsidR="007D09B7" w:rsidRDefault="00CD1B35">
      <w:pPr>
        <w:pStyle w:val="Brdtekst"/>
      </w:pPr>
      <w:r>
        <w:t>Shared decision making and labour companionship are recorded on the LCG form only. The items, their wording on the form and the condition under which each follow-up question is asked are given below.</w:t>
      </w:r>
    </w:p>
    <w:tbl>
      <w:tblPr>
        <w:tblW w:w="5000" w:type="pct"/>
        <w:tblLook w:val="0000" w:firstRow="0" w:lastRow="0" w:firstColumn="0" w:lastColumn="0" w:noHBand="0" w:noVBand="0"/>
      </w:tblPr>
      <w:tblGrid>
        <w:gridCol w:w="9360"/>
      </w:tblGrid>
      <w:tr w:rsidR="007D09B7" w14:paraId="223F1C21" w14:textId="77777777" w:rsidTr="00855706">
        <w:tc>
          <w:tcPr>
            <w:tcW w:w="7920" w:type="dxa"/>
          </w:tcPr>
          <w:p w14:paraId="1B729F6D" w14:textId="77777777" w:rsidR="007D09B7" w:rsidRDefault="00CD1B35">
            <w:pPr>
              <w:spacing w:before="200"/>
            </w:pPr>
            <w:bookmarkStart w:id="638" w:name="tbl-sdm-items"/>
            <w:r>
              <w:t>Table 3: Shared decision-making and labour companionship items (LCG form). † Norwegian wording reconstructed from the form’s pattern for items not in the form version of 9 March 2025; to be verified.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851"/>
              <w:gridCol w:w="1754"/>
              <w:gridCol w:w="2589"/>
              <w:gridCol w:w="1319"/>
              <w:gridCol w:w="1621"/>
            </w:tblGrid>
            <w:tr w:rsidR="007D09B7" w:rsidRPr="00855706" w14:paraId="1FC22DAC" w14:textId="77777777" w:rsidTr="00855706">
              <w:trPr>
                <w:tblHeader/>
              </w:trPr>
              <w:tc>
                <w:tcPr>
                  <w:tcW w:w="0" w:type="auto"/>
                </w:tcPr>
                <w:p w14:paraId="175AD19F" w14:textId="77777777" w:rsidR="007D09B7" w:rsidRPr="00855706" w:rsidRDefault="00CD1B35">
                  <w:pPr>
                    <w:jc w:val="center"/>
                    <w:rPr>
                      <w:b/>
                      <w:bCs/>
                    </w:rPr>
                  </w:pPr>
                  <w:r w:rsidRPr="00855706">
                    <w:rPr>
                      <w:b/>
                      <w:bCs/>
                    </w:rPr>
                    <w:t>Domain</w:t>
                  </w:r>
                </w:p>
              </w:tc>
              <w:tc>
                <w:tcPr>
                  <w:tcW w:w="0" w:type="auto"/>
                </w:tcPr>
                <w:p w14:paraId="12287D02" w14:textId="77777777" w:rsidR="007D09B7" w:rsidRPr="00855706" w:rsidRDefault="00CD1B35">
                  <w:pPr>
                    <w:jc w:val="center"/>
                    <w:rPr>
                      <w:b/>
                      <w:bCs/>
                    </w:rPr>
                  </w:pPr>
                  <w:r w:rsidRPr="00855706">
                    <w:rPr>
                      <w:b/>
                      <w:bCs/>
                    </w:rPr>
                    <w:t>Item</w:t>
                  </w:r>
                </w:p>
              </w:tc>
              <w:tc>
                <w:tcPr>
                  <w:tcW w:w="0" w:type="auto"/>
                </w:tcPr>
                <w:p w14:paraId="36506AB4" w14:textId="77777777" w:rsidR="007D09B7" w:rsidRPr="00855706" w:rsidRDefault="00CD1B35">
                  <w:pPr>
                    <w:jc w:val="center"/>
                    <w:rPr>
                      <w:b/>
                      <w:bCs/>
                    </w:rPr>
                  </w:pPr>
                  <w:r w:rsidRPr="00855706">
                    <w:rPr>
                      <w:b/>
                      <w:bCs/>
                    </w:rPr>
                    <w:t>Wording on the form</w:t>
                  </w:r>
                </w:p>
              </w:tc>
              <w:tc>
                <w:tcPr>
                  <w:tcW w:w="0" w:type="auto"/>
                </w:tcPr>
                <w:p w14:paraId="461A3EFA" w14:textId="77777777" w:rsidR="007D09B7" w:rsidRPr="00855706" w:rsidRDefault="00CD1B35">
                  <w:pPr>
                    <w:jc w:val="center"/>
                    <w:rPr>
                      <w:b/>
                      <w:bCs/>
                    </w:rPr>
                  </w:pPr>
                  <w:r w:rsidRPr="00855706">
                    <w:rPr>
                      <w:b/>
                      <w:bCs/>
                    </w:rPr>
                    <w:t>Responses</w:t>
                  </w:r>
                </w:p>
              </w:tc>
              <w:tc>
                <w:tcPr>
                  <w:tcW w:w="0" w:type="auto"/>
                </w:tcPr>
                <w:p w14:paraId="77EED083" w14:textId="77777777" w:rsidR="007D09B7" w:rsidRPr="00855706" w:rsidRDefault="00CD1B35">
                  <w:pPr>
                    <w:jc w:val="center"/>
                    <w:rPr>
                      <w:b/>
                      <w:bCs/>
                    </w:rPr>
                  </w:pPr>
                  <w:r w:rsidRPr="00855706">
                    <w:rPr>
                      <w:b/>
                      <w:bCs/>
                    </w:rPr>
                    <w:t>Asked if yes to</w:t>
                  </w:r>
                </w:p>
              </w:tc>
            </w:tr>
            <w:tr w:rsidR="007D09B7" w14:paraId="3F408C93" w14:textId="77777777" w:rsidTr="00855706">
              <w:tc>
                <w:tcPr>
                  <w:tcW w:w="0" w:type="auto"/>
                </w:tcPr>
                <w:p w14:paraId="775EF187" w14:textId="77777777" w:rsidR="007D09B7" w:rsidRDefault="00CD1B35">
                  <w:pPr>
                    <w:jc w:val="center"/>
                  </w:pPr>
                  <w:r>
                    <w:t>Positions</w:t>
                  </w:r>
                </w:p>
              </w:tc>
              <w:tc>
                <w:tcPr>
                  <w:tcW w:w="0" w:type="auto"/>
                </w:tcPr>
                <w:p w14:paraId="1064C447" w14:textId="77777777" w:rsidR="007D09B7" w:rsidRDefault="00CD1B35">
                  <w:pPr>
                    <w:jc w:val="center"/>
                  </w:pPr>
                  <w:r>
                    <w:t>Were positions during the first stage decided in consultation with the woman?</w:t>
                  </w:r>
                </w:p>
              </w:tc>
              <w:tc>
                <w:tcPr>
                  <w:tcW w:w="0" w:type="auto"/>
                </w:tcPr>
                <w:p w14:paraId="04CA916B" w14:textId="77777777" w:rsidR="007D09B7" w:rsidRPr="00855706" w:rsidRDefault="00CD1B35">
                  <w:pPr>
                    <w:jc w:val="center"/>
                    <w:rPr>
                      <w:lang w:val="nb-NO"/>
                    </w:rPr>
                  </w:pPr>
                  <w:r w:rsidRPr="00855706">
                    <w:rPr>
                      <w:lang w:val="nb-NO"/>
                    </w:rPr>
                    <w:t>Ble stillinger i åpningsfasen besluttet i samråd med kvinnen?</w:t>
                  </w:r>
                </w:p>
              </w:tc>
              <w:tc>
                <w:tcPr>
                  <w:tcW w:w="0" w:type="auto"/>
                </w:tcPr>
                <w:p w14:paraId="6A395D22" w14:textId="77777777" w:rsidR="007D09B7" w:rsidRDefault="00CD1B35">
                  <w:pPr>
                    <w:jc w:val="center"/>
                  </w:pPr>
                  <w:r>
                    <w:t>yes/no</w:t>
                  </w:r>
                </w:p>
              </w:tc>
              <w:tc>
                <w:tcPr>
                  <w:tcW w:w="0" w:type="auto"/>
                </w:tcPr>
                <w:p w14:paraId="35B6C216" w14:textId="77777777" w:rsidR="007D09B7" w:rsidRDefault="007D09B7"/>
              </w:tc>
            </w:tr>
            <w:tr w:rsidR="007D09B7" w14:paraId="10D3CC6E" w14:textId="77777777" w:rsidTr="00855706">
              <w:tc>
                <w:tcPr>
                  <w:tcW w:w="0" w:type="auto"/>
                </w:tcPr>
                <w:p w14:paraId="2A5DC14A" w14:textId="77777777" w:rsidR="007D09B7" w:rsidRDefault="007D09B7"/>
              </w:tc>
              <w:tc>
                <w:tcPr>
                  <w:tcW w:w="0" w:type="auto"/>
                </w:tcPr>
                <w:p w14:paraId="69CCFE36" w14:textId="77777777" w:rsidR="007D09B7" w:rsidRDefault="00CD1B35">
                  <w:pPr>
                    <w:jc w:val="center"/>
                  </w:pPr>
                  <w:r>
                    <w:t>Was the birthing position decided in consultation with the woman?</w:t>
                  </w:r>
                </w:p>
              </w:tc>
              <w:tc>
                <w:tcPr>
                  <w:tcW w:w="0" w:type="auto"/>
                </w:tcPr>
                <w:p w14:paraId="78413EA5" w14:textId="77777777" w:rsidR="007D09B7" w:rsidRPr="00855706" w:rsidRDefault="00CD1B35">
                  <w:pPr>
                    <w:jc w:val="center"/>
                    <w:rPr>
                      <w:lang w:val="nb-NO"/>
                    </w:rPr>
                  </w:pPr>
                  <w:r w:rsidRPr="00855706">
                    <w:rPr>
                      <w:lang w:val="nb-NO"/>
                    </w:rPr>
                    <w:t>Ble fødestilling besluttet i samråd med kvinnen?</w:t>
                  </w:r>
                </w:p>
              </w:tc>
              <w:tc>
                <w:tcPr>
                  <w:tcW w:w="0" w:type="auto"/>
                </w:tcPr>
                <w:p w14:paraId="7A0D48C2" w14:textId="77777777" w:rsidR="007D09B7" w:rsidRDefault="00CD1B35">
                  <w:pPr>
                    <w:jc w:val="center"/>
                  </w:pPr>
                  <w:r>
                    <w:t>yes/no</w:t>
                  </w:r>
                </w:p>
              </w:tc>
              <w:tc>
                <w:tcPr>
                  <w:tcW w:w="0" w:type="auto"/>
                </w:tcPr>
                <w:p w14:paraId="6AAD2E3D" w14:textId="77777777" w:rsidR="007D09B7" w:rsidRDefault="007D09B7"/>
              </w:tc>
            </w:tr>
            <w:tr w:rsidR="007D09B7" w14:paraId="132C4E9A" w14:textId="77777777" w:rsidTr="00855706">
              <w:tc>
                <w:tcPr>
                  <w:tcW w:w="0" w:type="auto"/>
                </w:tcPr>
                <w:p w14:paraId="28564B83" w14:textId="77777777" w:rsidR="007D09B7" w:rsidRDefault="00CD1B35">
                  <w:pPr>
                    <w:jc w:val="center"/>
                  </w:pPr>
                  <w:r>
                    <w:t>Pain relief</w:t>
                  </w:r>
                </w:p>
              </w:tc>
              <w:tc>
                <w:tcPr>
                  <w:tcW w:w="0" w:type="auto"/>
                </w:tcPr>
                <w:p w14:paraId="119BB93C" w14:textId="77777777" w:rsidR="007D09B7" w:rsidRDefault="00CD1B35">
                  <w:pPr>
                    <w:jc w:val="center"/>
                  </w:pPr>
                  <w:r>
                    <w:t>If pain relief: was the woman involved in the choice of pain relief method?</w:t>
                  </w:r>
                </w:p>
              </w:tc>
              <w:tc>
                <w:tcPr>
                  <w:tcW w:w="0" w:type="auto"/>
                </w:tcPr>
                <w:p w14:paraId="1E1DE1B4" w14:textId="77777777" w:rsidR="007D09B7" w:rsidRPr="00855706" w:rsidRDefault="00CD1B35">
                  <w:pPr>
                    <w:jc w:val="center"/>
                    <w:rPr>
                      <w:lang w:val="nb-NO"/>
                    </w:rPr>
                  </w:pPr>
                  <w:r w:rsidRPr="00855706">
                    <w:rPr>
                      <w:lang w:val="nb-NO"/>
                    </w:rPr>
                    <w:t>Hvis smertelindring - ble kvinnen involvert i valget av smertelindringsmetode</w:t>
                  </w:r>
                </w:p>
              </w:tc>
              <w:tc>
                <w:tcPr>
                  <w:tcW w:w="0" w:type="auto"/>
                </w:tcPr>
                <w:p w14:paraId="7B6884FD" w14:textId="77777777" w:rsidR="007D09B7" w:rsidRDefault="00CD1B35">
                  <w:pPr>
                    <w:jc w:val="center"/>
                  </w:pPr>
                  <w:r>
                    <w:t>yes/no</w:t>
                  </w:r>
                </w:p>
              </w:tc>
              <w:tc>
                <w:tcPr>
                  <w:tcW w:w="0" w:type="auto"/>
                </w:tcPr>
                <w:p w14:paraId="73C2CC80" w14:textId="77777777" w:rsidR="007D09B7" w:rsidRDefault="007D09B7"/>
              </w:tc>
            </w:tr>
            <w:tr w:rsidR="007D09B7" w14:paraId="0FF9DEC4" w14:textId="77777777" w:rsidTr="00855706">
              <w:tc>
                <w:tcPr>
                  <w:tcW w:w="0" w:type="auto"/>
                </w:tcPr>
                <w:p w14:paraId="25D0266A" w14:textId="77777777" w:rsidR="007D09B7" w:rsidRDefault="007D09B7"/>
              </w:tc>
              <w:tc>
                <w:tcPr>
                  <w:tcW w:w="0" w:type="auto"/>
                </w:tcPr>
                <w:p w14:paraId="3D5E7A63" w14:textId="77777777" w:rsidR="007D09B7" w:rsidRDefault="00CD1B35">
                  <w:pPr>
                    <w:jc w:val="center"/>
                  </w:pPr>
                  <w:r>
                    <w:t>If pain relief: did she agree with the chosen pain relief method?</w:t>
                  </w:r>
                </w:p>
              </w:tc>
              <w:tc>
                <w:tcPr>
                  <w:tcW w:w="0" w:type="auto"/>
                </w:tcPr>
                <w:p w14:paraId="6C8A058C" w14:textId="77777777" w:rsidR="007D09B7" w:rsidRPr="00855706" w:rsidRDefault="00CD1B35">
                  <w:pPr>
                    <w:jc w:val="center"/>
                    <w:rPr>
                      <w:lang w:val="nb-NO"/>
                    </w:rPr>
                  </w:pPr>
                  <w:r w:rsidRPr="00855706">
                    <w:rPr>
                      <w:lang w:val="nb-NO"/>
                    </w:rPr>
                    <w:t>Hvis smertelindring - var hun enig i valgt smertelindringsmetode</w:t>
                  </w:r>
                </w:p>
              </w:tc>
              <w:tc>
                <w:tcPr>
                  <w:tcW w:w="0" w:type="auto"/>
                </w:tcPr>
                <w:p w14:paraId="0603C70C" w14:textId="77777777" w:rsidR="007D09B7" w:rsidRDefault="00CD1B35">
                  <w:pPr>
                    <w:jc w:val="center"/>
                  </w:pPr>
                  <w:r>
                    <w:t>yes/no/not asked/no answer</w:t>
                  </w:r>
                </w:p>
              </w:tc>
              <w:tc>
                <w:tcPr>
                  <w:tcW w:w="0" w:type="auto"/>
                </w:tcPr>
                <w:p w14:paraId="59F7BC26" w14:textId="77777777" w:rsidR="007D09B7" w:rsidRDefault="007D09B7"/>
              </w:tc>
            </w:tr>
            <w:tr w:rsidR="007D09B7" w14:paraId="6BDB7608" w14:textId="77777777" w:rsidTr="00855706">
              <w:tc>
                <w:tcPr>
                  <w:tcW w:w="0" w:type="auto"/>
                </w:tcPr>
                <w:p w14:paraId="7FE3BA53" w14:textId="77777777" w:rsidR="007D09B7" w:rsidRDefault="00CD1B35">
                  <w:pPr>
                    <w:jc w:val="center"/>
                  </w:pPr>
                  <w:r>
                    <w:t>Plan for prolonged labour</w:t>
                  </w:r>
                </w:p>
              </w:tc>
              <w:tc>
                <w:tcPr>
                  <w:tcW w:w="0" w:type="auto"/>
                </w:tcPr>
                <w:p w14:paraId="5E6FFA09" w14:textId="77777777" w:rsidR="007D09B7" w:rsidRDefault="00CD1B35">
                  <w:pPr>
                    <w:jc w:val="center"/>
                  </w:pPr>
                  <w:r>
                    <w:t>If prolonged labour: was a plan established for managing it?</w:t>
                  </w:r>
                </w:p>
              </w:tc>
              <w:tc>
                <w:tcPr>
                  <w:tcW w:w="0" w:type="auto"/>
                </w:tcPr>
                <w:p w14:paraId="08D81D17" w14:textId="77777777" w:rsidR="007D09B7" w:rsidRPr="00855706" w:rsidRDefault="00CD1B35">
                  <w:pPr>
                    <w:jc w:val="center"/>
                    <w:rPr>
                      <w:lang w:val="nb-NO"/>
                    </w:rPr>
                  </w:pPr>
                  <w:r w:rsidRPr="00855706">
                    <w:rPr>
                      <w:lang w:val="nb-NO"/>
                    </w:rPr>
                    <w:t>Hvis langsom fremgang, ble det lagt en plan for oppfølging av langsom fremgang</w:t>
                  </w:r>
                </w:p>
              </w:tc>
              <w:tc>
                <w:tcPr>
                  <w:tcW w:w="0" w:type="auto"/>
                </w:tcPr>
                <w:p w14:paraId="65E0AB75" w14:textId="77777777" w:rsidR="007D09B7" w:rsidRDefault="00CD1B35">
                  <w:pPr>
                    <w:jc w:val="center"/>
                  </w:pPr>
                  <w:r>
                    <w:t>yes/no</w:t>
                  </w:r>
                </w:p>
              </w:tc>
              <w:tc>
                <w:tcPr>
                  <w:tcW w:w="0" w:type="auto"/>
                </w:tcPr>
                <w:p w14:paraId="771E98DE" w14:textId="77777777" w:rsidR="007D09B7" w:rsidRDefault="007D09B7"/>
              </w:tc>
            </w:tr>
            <w:tr w:rsidR="007D09B7" w14:paraId="6535E2D9" w14:textId="77777777" w:rsidTr="00855706">
              <w:tc>
                <w:tcPr>
                  <w:tcW w:w="0" w:type="auto"/>
                </w:tcPr>
                <w:p w14:paraId="5D4BF4A2" w14:textId="77777777" w:rsidR="007D09B7" w:rsidRDefault="007D09B7"/>
              </w:tc>
              <w:tc>
                <w:tcPr>
                  <w:tcW w:w="0" w:type="auto"/>
                </w:tcPr>
                <w:p w14:paraId="45F4E210" w14:textId="77777777" w:rsidR="007D09B7" w:rsidRDefault="00CD1B35">
                  <w:pPr>
                    <w:jc w:val="center"/>
                  </w:pPr>
                  <w:r>
                    <w:t>If prolonged labour: was the woman involved in the discussion about the plan?</w:t>
                  </w:r>
                </w:p>
              </w:tc>
              <w:tc>
                <w:tcPr>
                  <w:tcW w:w="0" w:type="auto"/>
                </w:tcPr>
                <w:p w14:paraId="5E915946" w14:textId="77777777" w:rsidR="007D09B7" w:rsidRPr="00855706" w:rsidRDefault="00CD1B35">
                  <w:pPr>
                    <w:jc w:val="center"/>
                    <w:rPr>
                      <w:lang w:val="nb-NO"/>
                    </w:rPr>
                  </w:pPr>
                  <w:r w:rsidRPr="00855706">
                    <w:rPr>
                      <w:lang w:val="nb-NO"/>
                    </w:rPr>
                    <w:t>Hvis langsom fremgang, ble kvinnen involvert i diskusjonen om planen</w:t>
                  </w:r>
                </w:p>
              </w:tc>
              <w:tc>
                <w:tcPr>
                  <w:tcW w:w="0" w:type="auto"/>
                </w:tcPr>
                <w:p w14:paraId="091ACDFD" w14:textId="77777777" w:rsidR="007D09B7" w:rsidRDefault="00CD1B35">
                  <w:pPr>
                    <w:jc w:val="center"/>
                  </w:pPr>
                  <w:r>
                    <w:t>yes/no</w:t>
                  </w:r>
                </w:p>
              </w:tc>
              <w:tc>
                <w:tcPr>
                  <w:tcW w:w="0" w:type="auto"/>
                </w:tcPr>
                <w:p w14:paraId="645D2A8A" w14:textId="77777777" w:rsidR="007D09B7" w:rsidRDefault="00CD1B35">
                  <w:pPr>
                    <w:jc w:val="center"/>
                  </w:pPr>
                  <w:r>
                    <w:t>If prolonged labour: was a plan established for managing it?</w:t>
                  </w:r>
                </w:p>
              </w:tc>
            </w:tr>
            <w:tr w:rsidR="007D09B7" w14:paraId="3B7444D8" w14:textId="77777777" w:rsidTr="00855706">
              <w:tc>
                <w:tcPr>
                  <w:tcW w:w="0" w:type="auto"/>
                </w:tcPr>
                <w:p w14:paraId="5F4C7C31" w14:textId="77777777" w:rsidR="007D09B7" w:rsidRDefault="007D09B7"/>
              </w:tc>
              <w:tc>
                <w:tcPr>
                  <w:tcW w:w="0" w:type="auto"/>
                </w:tcPr>
                <w:p w14:paraId="14454A15" w14:textId="77777777" w:rsidR="007D09B7" w:rsidRDefault="00CD1B35">
                  <w:pPr>
                    <w:jc w:val="center"/>
                  </w:pPr>
                  <w:r>
                    <w:t>If prolonged labour: was the plan documented continuously?</w:t>
                  </w:r>
                </w:p>
              </w:tc>
              <w:tc>
                <w:tcPr>
                  <w:tcW w:w="0" w:type="auto"/>
                </w:tcPr>
                <w:p w14:paraId="4137B8C8" w14:textId="77777777" w:rsidR="007D09B7" w:rsidRPr="00855706" w:rsidRDefault="00CD1B35">
                  <w:pPr>
                    <w:jc w:val="center"/>
                    <w:rPr>
                      <w:lang w:val="nb-NO"/>
                    </w:rPr>
                  </w:pPr>
                  <w:r w:rsidRPr="00855706">
                    <w:rPr>
                      <w:lang w:val="nb-NO"/>
                    </w:rPr>
                    <w:t>Hvis langsom fremgang, ble planen dokumentert fortløpende</w:t>
                  </w:r>
                </w:p>
              </w:tc>
              <w:tc>
                <w:tcPr>
                  <w:tcW w:w="0" w:type="auto"/>
                </w:tcPr>
                <w:p w14:paraId="11B8B07E" w14:textId="77777777" w:rsidR="007D09B7" w:rsidRDefault="00CD1B35">
                  <w:pPr>
                    <w:jc w:val="center"/>
                  </w:pPr>
                  <w:r>
                    <w:t>yes/no</w:t>
                  </w:r>
                </w:p>
              </w:tc>
              <w:tc>
                <w:tcPr>
                  <w:tcW w:w="0" w:type="auto"/>
                </w:tcPr>
                <w:p w14:paraId="75579176" w14:textId="77777777" w:rsidR="007D09B7" w:rsidRDefault="00CD1B35">
                  <w:pPr>
                    <w:jc w:val="center"/>
                  </w:pPr>
                  <w:r>
                    <w:t>If prolonged labour: was a plan established for managing it?</w:t>
                  </w:r>
                </w:p>
              </w:tc>
            </w:tr>
            <w:tr w:rsidR="007D09B7" w14:paraId="5DE4A2EB" w14:textId="77777777" w:rsidTr="00855706">
              <w:tc>
                <w:tcPr>
                  <w:tcW w:w="0" w:type="auto"/>
                </w:tcPr>
                <w:p w14:paraId="7681D860" w14:textId="77777777" w:rsidR="007D09B7" w:rsidRDefault="007D09B7"/>
              </w:tc>
              <w:tc>
                <w:tcPr>
                  <w:tcW w:w="0" w:type="auto"/>
                </w:tcPr>
                <w:p w14:paraId="6E56C6C5" w14:textId="77777777" w:rsidR="007D09B7" w:rsidRDefault="00CD1B35">
                  <w:pPr>
                    <w:jc w:val="center"/>
                  </w:pPr>
                  <w:r>
                    <w:t>If prolonged labour: did the woman agree with the chosen plan?</w:t>
                  </w:r>
                </w:p>
              </w:tc>
              <w:tc>
                <w:tcPr>
                  <w:tcW w:w="0" w:type="auto"/>
                </w:tcPr>
                <w:p w14:paraId="121462FD" w14:textId="77777777" w:rsidR="007D09B7" w:rsidRPr="00855706" w:rsidRDefault="00CD1B35">
                  <w:pPr>
                    <w:jc w:val="center"/>
                    <w:rPr>
                      <w:lang w:val="nb-NO"/>
                    </w:rPr>
                  </w:pPr>
                  <w:r w:rsidRPr="00855706">
                    <w:rPr>
                      <w:lang w:val="nb-NO"/>
                    </w:rPr>
                    <w:t>Hvis langsom fremgang, var kvinnen enig i valgt plan</w:t>
                  </w:r>
                </w:p>
              </w:tc>
              <w:tc>
                <w:tcPr>
                  <w:tcW w:w="0" w:type="auto"/>
                </w:tcPr>
                <w:p w14:paraId="33263B49" w14:textId="77777777" w:rsidR="007D09B7" w:rsidRDefault="00CD1B35">
                  <w:pPr>
                    <w:jc w:val="center"/>
                  </w:pPr>
                  <w:r>
                    <w:t>yes/no/not asked/no answer</w:t>
                  </w:r>
                </w:p>
              </w:tc>
              <w:tc>
                <w:tcPr>
                  <w:tcW w:w="0" w:type="auto"/>
                </w:tcPr>
                <w:p w14:paraId="5CBD1BE9" w14:textId="77777777" w:rsidR="007D09B7" w:rsidRDefault="00CD1B35">
                  <w:pPr>
                    <w:jc w:val="center"/>
                  </w:pPr>
                  <w:r>
                    <w:t>If prolonged labour: was a plan established for managing it?</w:t>
                  </w:r>
                </w:p>
              </w:tc>
            </w:tr>
            <w:tr w:rsidR="007D09B7" w14:paraId="0AD09B64" w14:textId="77777777" w:rsidTr="00855706">
              <w:tc>
                <w:tcPr>
                  <w:tcW w:w="0" w:type="auto"/>
                </w:tcPr>
                <w:p w14:paraId="274AF314" w14:textId="77777777" w:rsidR="007D09B7" w:rsidRDefault="00CD1B35">
                  <w:pPr>
                    <w:jc w:val="center"/>
                  </w:pPr>
                  <w:r>
                    <w:lastRenderedPageBreak/>
                    <w:t>Interventions</w:t>
                  </w:r>
                </w:p>
              </w:tc>
              <w:tc>
                <w:tcPr>
                  <w:tcW w:w="0" w:type="auto"/>
                </w:tcPr>
                <w:p w14:paraId="015C1AB7" w14:textId="77777777" w:rsidR="007D09B7" w:rsidRDefault="00CD1B35">
                  <w:pPr>
                    <w:jc w:val="center"/>
                  </w:pPr>
                  <w:r>
                    <w:t>External CTG: was the intervention performed?</w:t>
                  </w:r>
                </w:p>
              </w:tc>
              <w:tc>
                <w:tcPr>
                  <w:tcW w:w="0" w:type="auto"/>
                </w:tcPr>
                <w:p w14:paraId="457986CB" w14:textId="77777777" w:rsidR="007D09B7" w:rsidRDefault="00CD1B35">
                  <w:pPr>
                    <w:jc w:val="center"/>
                  </w:pPr>
                  <w:r>
                    <w:t>Ekstern CTG †</w:t>
                  </w:r>
                </w:p>
              </w:tc>
              <w:tc>
                <w:tcPr>
                  <w:tcW w:w="0" w:type="auto"/>
                </w:tcPr>
                <w:p w14:paraId="6234E8F2" w14:textId="77777777" w:rsidR="007D09B7" w:rsidRDefault="00CD1B35">
                  <w:pPr>
                    <w:jc w:val="center"/>
                  </w:pPr>
                  <w:r>
                    <w:t>yes/no</w:t>
                  </w:r>
                </w:p>
              </w:tc>
              <w:tc>
                <w:tcPr>
                  <w:tcW w:w="0" w:type="auto"/>
                </w:tcPr>
                <w:p w14:paraId="22D970FF" w14:textId="77777777" w:rsidR="007D09B7" w:rsidRDefault="007D09B7"/>
              </w:tc>
            </w:tr>
            <w:tr w:rsidR="007D09B7" w14:paraId="10DB67B5" w14:textId="77777777" w:rsidTr="00855706">
              <w:tc>
                <w:tcPr>
                  <w:tcW w:w="0" w:type="auto"/>
                </w:tcPr>
                <w:p w14:paraId="7FE5FA01" w14:textId="77777777" w:rsidR="007D09B7" w:rsidRDefault="007D09B7"/>
              </w:tc>
              <w:tc>
                <w:tcPr>
                  <w:tcW w:w="0" w:type="auto"/>
                </w:tcPr>
                <w:p w14:paraId="34B4FEC9" w14:textId="77777777" w:rsidR="007D09B7" w:rsidRDefault="00CD1B35">
                  <w:pPr>
                    <w:jc w:val="center"/>
                  </w:pPr>
                  <w:r>
                    <w:t>External CTG: was the woman informed?</w:t>
                  </w:r>
                </w:p>
              </w:tc>
              <w:tc>
                <w:tcPr>
                  <w:tcW w:w="0" w:type="auto"/>
                </w:tcPr>
                <w:p w14:paraId="1E9F399E" w14:textId="77777777" w:rsidR="007D09B7" w:rsidRPr="00855706" w:rsidRDefault="00CD1B35">
                  <w:pPr>
                    <w:jc w:val="center"/>
                    <w:rPr>
                      <w:lang w:val="nb-NO"/>
                    </w:rPr>
                  </w:pPr>
                  <w:r w:rsidRPr="00855706">
                    <w:rPr>
                      <w:lang w:val="nb-NO"/>
                    </w:rPr>
                    <w:t>Hvis ekstern CTG - ble kvinnen informert om tiltaket †</w:t>
                  </w:r>
                </w:p>
              </w:tc>
              <w:tc>
                <w:tcPr>
                  <w:tcW w:w="0" w:type="auto"/>
                </w:tcPr>
                <w:p w14:paraId="5D7218A5" w14:textId="77777777" w:rsidR="007D09B7" w:rsidRDefault="00CD1B35">
                  <w:pPr>
                    <w:jc w:val="center"/>
                  </w:pPr>
                  <w:r>
                    <w:t>yes/no</w:t>
                  </w:r>
                </w:p>
              </w:tc>
              <w:tc>
                <w:tcPr>
                  <w:tcW w:w="0" w:type="auto"/>
                </w:tcPr>
                <w:p w14:paraId="7D285F42" w14:textId="77777777" w:rsidR="007D09B7" w:rsidRDefault="00CD1B35">
                  <w:pPr>
                    <w:jc w:val="center"/>
                  </w:pPr>
                  <w:r>
                    <w:t>External CTG: was the intervention performed?</w:t>
                  </w:r>
                </w:p>
              </w:tc>
            </w:tr>
            <w:tr w:rsidR="007D09B7" w14:paraId="23D326B6" w14:textId="77777777" w:rsidTr="00855706">
              <w:tc>
                <w:tcPr>
                  <w:tcW w:w="0" w:type="auto"/>
                </w:tcPr>
                <w:p w14:paraId="4C26407A" w14:textId="77777777" w:rsidR="007D09B7" w:rsidRDefault="007D09B7"/>
              </w:tc>
              <w:tc>
                <w:tcPr>
                  <w:tcW w:w="0" w:type="auto"/>
                </w:tcPr>
                <w:p w14:paraId="72846B39" w14:textId="77777777" w:rsidR="007D09B7" w:rsidRDefault="00CD1B35">
                  <w:pPr>
                    <w:jc w:val="center"/>
                  </w:pPr>
                  <w:r>
                    <w:t>External CTG: did she agree?</w:t>
                  </w:r>
                </w:p>
              </w:tc>
              <w:tc>
                <w:tcPr>
                  <w:tcW w:w="0" w:type="auto"/>
                </w:tcPr>
                <w:p w14:paraId="5D1260EB" w14:textId="77777777" w:rsidR="007D09B7" w:rsidRPr="00855706" w:rsidRDefault="00CD1B35">
                  <w:pPr>
                    <w:jc w:val="center"/>
                    <w:rPr>
                      <w:lang w:val="nb-NO"/>
                    </w:rPr>
                  </w:pPr>
                  <w:r w:rsidRPr="00855706">
                    <w:rPr>
                      <w:lang w:val="nb-NO"/>
                    </w:rPr>
                    <w:t>Hvis ekstern CTG - var hun enig i tiltaket †</w:t>
                  </w:r>
                </w:p>
              </w:tc>
              <w:tc>
                <w:tcPr>
                  <w:tcW w:w="0" w:type="auto"/>
                </w:tcPr>
                <w:p w14:paraId="251CF0EA" w14:textId="77777777" w:rsidR="007D09B7" w:rsidRDefault="00CD1B35">
                  <w:pPr>
                    <w:jc w:val="center"/>
                  </w:pPr>
                  <w:r>
                    <w:t>yes/no/not asked/no answer</w:t>
                  </w:r>
                </w:p>
              </w:tc>
              <w:tc>
                <w:tcPr>
                  <w:tcW w:w="0" w:type="auto"/>
                </w:tcPr>
                <w:p w14:paraId="6252F6CE" w14:textId="77777777" w:rsidR="007D09B7" w:rsidRDefault="00CD1B35">
                  <w:pPr>
                    <w:jc w:val="center"/>
                  </w:pPr>
                  <w:r>
                    <w:t>External CTG: was the intervention performed?</w:t>
                  </w:r>
                </w:p>
              </w:tc>
            </w:tr>
            <w:tr w:rsidR="007D09B7" w14:paraId="3862CBDD" w14:textId="77777777" w:rsidTr="00855706">
              <w:tc>
                <w:tcPr>
                  <w:tcW w:w="0" w:type="auto"/>
                </w:tcPr>
                <w:p w14:paraId="7680E0D7" w14:textId="77777777" w:rsidR="007D09B7" w:rsidRDefault="007D09B7"/>
              </w:tc>
              <w:tc>
                <w:tcPr>
                  <w:tcW w:w="0" w:type="auto"/>
                </w:tcPr>
                <w:p w14:paraId="493E984F" w14:textId="77777777" w:rsidR="007D09B7" w:rsidRDefault="00CD1B35">
                  <w:pPr>
                    <w:jc w:val="center"/>
                  </w:pPr>
                  <w:r>
                    <w:t>STAN or continuous internal CTG: was the intervention performed?</w:t>
                  </w:r>
                </w:p>
              </w:tc>
              <w:tc>
                <w:tcPr>
                  <w:tcW w:w="0" w:type="auto"/>
                </w:tcPr>
                <w:p w14:paraId="0165E073" w14:textId="77777777" w:rsidR="007D09B7" w:rsidRDefault="00CD1B35">
                  <w:pPr>
                    <w:jc w:val="center"/>
                  </w:pPr>
                  <w:r>
                    <w:t>STAN/kontinuerlig intern CTG †</w:t>
                  </w:r>
                </w:p>
              </w:tc>
              <w:tc>
                <w:tcPr>
                  <w:tcW w:w="0" w:type="auto"/>
                </w:tcPr>
                <w:p w14:paraId="3C6055C6" w14:textId="77777777" w:rsidR="007D09B7" w:rsidRDefault="00CD1B35">
                  <w:pPr>
                    <w:jc w:val="center"/>
                  </w:pPr>
                  <w:r>
                    <w:t>yes/no</w:t>
                  </w:r>
                </w:p>
              </w:tc>
              <w:tc>
                <w:tcPr>
                  <w:tcW w:w="0" w:type="auto"/>
                </w:tcPr>
                <w:p w14:paraId="56C75709" w14:textId="77777777" w:rsidR="007D09B7" w:rsidRDefault="007D09B7"/>
              </w:tc>
            </w:tr>
            <w:tr w:rsidR="007D09B7" w14:paraId="6D104437" w14:textId="77777777" w:rsidTr="00855706">
              <w:tc>
                <w:tcPr>
                  <w:tcW w:w="0" w:type="auto"/>
                </w:tcPr>
                <w:p w14:paraId="41339DB9" w14:textId="77777777" w:rsidR="007D09B7" w:rsidRDefault="007D09B7"/>
              </w:tc>
              <w:tc>
                <w:tcPr>
                  <w:tcW w:w="0" w:type="auto"/>
                </w:tcPr>
                <w:p w14:paraId="7436A423" w14:textId="77777777" w:rsidR="007D09B7" w:rsidRDefault="00CD1B35">
                  <w:pPr>
                    <w:jc w:val="center"/>
                  </w:pPr>
                  <w:r>
                    <w:t>STAN or continuous internal CTG: was the woman informed?</w:t>
                  </w:r>
                </w:p>
              </w:tc>
              <w:tc>
                <w:tcPr>
                  <w:tcW w:w="0" w:type="auto"/>
                </w:tcPr>
                <w:p w14:paraId="6F43BC10" w14:textId="77777777" w:rsidR="007D09B7" w:rsidRPr="00855706" w:rsidRDefault="00CD1B35">
                  <w:pPr>
                    <w:jc w:val="center"/>
                    <w:rPr>
                      <w:lang w:val="nb-NO"/>
                    </w:rPr>
                  </w:pPr>
                  <w:r w:rsidRPr="00855706">
                    <w:rPr>
                      <w:lang w:val="nb-NO"/>
                    </w:rPr>
                    <w:t>Hvis STAN/kontinuerlig intern CTG - ble kvinnen informert om tiltaket †</w:t>
                  </w:r>
                </w:p>
              </w:tc>
              <w:tc>
                <w:tcPr>
                  <w:tcW w:w="0" w:type="auto"/>
                </w:tcPr>
                <w:p w14:paraId="14929A7E" w14:textId="77777777" w:rsidR="007D09B7" w:rsidRDefault="00CD1B35">
                  <w:pPr>
                    <w:jc w:val="center"/>
                  </w:pPr>
                  <w:r>
                    <w:t>yes/no</w:t>
                  </w:r>
                </w:p>
              </w:tc>
              <w:tc>
                <w:tcPr>
                  <w:tcW w:w="0" w:type="auto"/>
                </w:tcPr>
                <w:p w14:paraId="573D7DCF" w14:textId="77777777" w:rsidR="007D09B7" w:rsidRDefault="00CD1B35">
                  <w:pPr>
                    <w:jc w:val="center"/>
                  </w:pPr>
                  <w:r>
                    <w:t>STAN or continuous internal CTG: was the intervention performed?</w:t>
                  </w:r>
                </w:p>
              </w:tc>
            </w:tr>
            <w:tr w:rsidR="007D09B7" w14:paraId="73A2C0B6" w14:textId="77777777" w:rsidTr="00855706">
              <w:tc>
                <w:tcPr>
                  <w:tcW w:w="0" w:type="auto"/>
                </w:tcPr>
                <w:p w14:paraId="2415DFE7" w14:textId="77777777" w:rsidR="007D09B7" w:rsidRDefault="007D09B7"/>
              </w:tc>
              <w:tc>
                <w:tcPr>
                  <w:tcW w:w="0" w:type="auto"/>
                </w:tcPr>
                <w:p w14:paraId="763B6660" w14:textId="77777777" w:rsidR="007D09B7" w:rsidRDefault="00CD1B35">
                  <w:pPr>
                    <w:jc w:val="center"/>
                  </w:pPr>
                  <w:r>
                    <w:t>STAN or continuous internal CTG: did she agree?</w:t>
                  </w:r>
                </w:p>
              </w:tc>
              <w:tc>
                <w:tcPr>
                  <w:tcW w:w="0" w:type="auto"/>
                </w:tcPr>
                <w:p w14:paraId="5FD35953" w14:textId="77777777" w:rsidR="007D09B7" w:rsidRPr="00855706" w:rsidRDefault="00CD1B35">
                  <w:pPr>
                    <w:jc w:val="center"/>
                    <w:rPr>
                      <w:lang w:val="nb-NO"/>
                    </w:rPr>
                  </w:pPr>
                  <w:r w:rsidRPr="00855706">
                    <w:rPr>
                      <w:lang w:val="nb-NO"/>
                    </w:rPr>
                    <w:t>Hvis STAN/kontinuerlig intern CTG - var hun enig i tiltaket †</w:t>
                  </w:r>
                </w:p>
              </w:tc>
              <w:tc>
                <w:tcPr>
                  <w:tcW w:w="0" w:type="auto"/>
                </w:tcPr>
                <w:p w14:paraId="4A16A6EF" w14:textId="77777777" w:rsidR="007D09B7" w:rsidRDefault="00CD1B35">
                  <w:pPr>
                    <w:jc w:val="center"/>
                  </w:pPr>
                  <w:r>
                    <w:t>yes/no/not asked/no answer</w:t>
                  </w:r>
                </w:p>
              </w:tc>
              <w:tc>
                <w:tcPr>
                  <w:tcW w:w="0" w:type="auto"/>
                </w:tcPr>
                <w:p w14:paraId="620EFA3C" w14:textId="77777777" w:rsidR="007D09B7" w:rsidRDefault="00CD1B35">
                  <w:pPr>
                    <w:jc w:val="center"/>
                  </w:pPr>
                  <w:r>
                    <w:t>STAN or continuous internal CTG: was the intervention performed?</w:t>
                  </w:r>
                </w:p>
              </w:tc>
            </w:tr>
            <w:tr w:rsidR="007D09B7" w14:paraId="3B3038BD" w14:textId="77777777" w:rsidTr="00855706">
              <w:tc>
                <w:tcPr>
                  <w:tcW w:w="0" w:type="auto"/>
                </w:tcPr>
                <w:p w14:paraId="45C7FC0E" w14:textId="77777777" w:rsidR="007D09B7" w:rsidRDefault="007D09B7"/>
              </w:tc>
              <w:tc>
                <w:tcPr>
                  <w:tcW w:w="0" w:type="auto"/>
                </w:tcPr>
                <w:p w14:paraId="241D7B2E" w14:textId="77777777" w:rsidR="007D09B7" w:rsidRDefault="00CD1B35">
                  <w:pPr>
                    <w:jc w:val="center"/>
                  </w:pPr>
                  <w:r>
                    <w:t>Vaginal examination by the midwife: was the intervention performed?</w:t>
                  </w:r>
                </w:p>
              </w:tc>
              <w:tc>
                <w:tcPr>
                  <w:tcW w:w="0" w:type="auto"/>
                </w:tcPr>
                <w:p w14:paraId="1A0B623D" w14:textId="77777777" w:rsidR="007D09B7" w:rsidRDefault="00CD1B35">
                  <w:pPr>
                    <w:jc w:val="center"/>
                  </w:pPr>
                  <w:r>
                    <w:t>Vag.us jordmor</w:t>
                  </w:r>
                </w:p>
              </w:tc>
              <w:tc>
                <w:tcPr>
                  <w:tcW w:w="0" w:type="auto"/>
                </w:tcPr>
                <w:p w14:paraId="41C47F6C" w14:textId="77777777" w:rsidR="007D09B7" w:rsidRDefault="00CD1B35">
                  <w:pPr>
                    <w:jc w:val="center"/>
                  </w:pPr>
                  <w:r>
                    <w:t>yes/no</w:t>
                  </w:r>
                </w:p>
              </w:tc>
              <w:tc>
                <w:tcPr>
                  <w:tcW w:w="0" w:type="auto"/>
                </w:tcPr>
                <w:p w14:paraId="2A593418" w14:textId="77777777" w:rsidR="007D09B7" w:rsidRDefault="007D09B7"/>
              </w:tc>
            </w:tr>
            <w:tr w:rsidR="007D09B7" w14:paraId="4BE7EEBC" w14:textId="77777777" w:rsidTr="00855706">
              <w:tc>
                <w:tcPr>
                  <w:tcW w:w="0" w:type="auto"/>
                </w:tcPr>
                <w:p w14:paraId="43FD7118" w14:textId="77777777" w:rsidR="007D09B7" w:rsidRDefault="007D09B7"/>
              </w:tc>
              <w:tc>
                <w:tcPr>
                  <w:tcW w:w="0" w:type="auto"/>
                </w:tcPr>
                <w:p w14:paraId="6CE875AA" w14:textId="77777777" w:rsidR="007D09B7" w:rsidRDefault="00CD1B35">
                  <w:pPr>
                    <w:jc w:val="center"/>
                  </w:pPr>
                  <w:r>
                    <w:t xml:space="preserve">Vaginal examination by the midwife: </w:t>
                  </w:r>
                  <w:r>
                    <w:lastRenderedPageBreak/>
                    <w:t>was the woman informed?</w:t>
                  </w:r>
                </w:p>
              </w:tc>
              <w:tc>
                <w:tcPr>
                  <w:tcW w:w="0" w:type="auto"/>
                </w:tcPr>
                <w:p w14:paraId="2CF6F3B2" w14:textId="77777777" w:rsidR="007D09B7" w:rsidRPr="00855706" w:rsidRDefault="00CD1B35">
                  <w:pPr>
                    <w:jc w:val="center"/>
                    <w:rPr>
                      <w:lang w:val="nb-NO"/>
                    </w:rPr>
                  </w:pPr>
                  <w:r w:rsidRPr="00855706">
                    <w:rPr>
                      <w:lang w:val="nb-NO"/>
                    </w:rPr>
                    <w:lastRenderedPageBreak/>
                    <w:t>Hvis vag.us jordmor - ble kvinnen informert om tiltaket</w:t>
                  </w:r>
                </w:p>
              </w:tc>
              <w:tc>
                <w:tcPr>
                  <w:tcW w:w="0" w:type="auto"/>
                </w:tcPr>
                <w:p w14:paraId="18EFAD96" w14:textId="77777777" w:rsidR="007D09B7" w:rsidRDefault="00CD1B35">
                  <w:pPr>
                    <w:jc w:val="center"/>
                  </w:pPr>
                  <w:r>
                    <w:t>yes/no</w:t>
                  </w:r>
                </w:p>
              </w:tc>
              <w:tc>
                <w:tcPr>
                  <w:tcW w:w="0" w:type="auto"/>
                </w:tcPr>
                <w:p w14:paraId="3DE316A1" w14:textId="77777777" w:rsidR="007D09B7" w:rsidRDefault="00CD1B35">
                  <w:pPr>
                    <w:jc w:val="center"/>
                  </w:pPr>
                  <w:r>
                    <w:t xml:space="preserve">Vaginal examination by the </w:t>
                  </w:r>
                  <w:r>
                    <w:lastRenderedPageBreak/>
                    <w:t>midwife: was the intervention performed?</w:t>
                  </w:r>
                </w:p>
              </w:tc>
            </w:tr>
            <w:tr w:rsidR="007D09B7" w14:paraId="78828BAE" w14:textId="77777777" w:rsidTr="00855706">
              <w:tc>
                <w:tcPr>
                  <w:tcW w:w="0" w:type="auto"/>
                </w:tcPr>
                <w:p w14:paraId="1BBE90BE" w14:textId="77777777" w:rsidR="007D09B7" w:rsidRDefault="007D09B7"/>
              </w:tc>
              <w:tc>
                <w:tcPr>
                  <w:tcW w:w="0" w:type="auto"/>
                </w:tcPr>
                <w:p w14:paraId="78C398D2" w14:textId="77777777" w:rsidR="007D09B7" w:rsidRDefault="00CD1B35">
                  <w:pPr>
                    <w:jc w:val="center"/>
                  </w:pPr>
                  <w:r>
                    <w:t>Vaginal examination by the midwife: did she agree?</w:t>
                  </w:r>
                </w:p>
              </w:tc>
              <w:tc>
                <w:tcPr>
                  <w:tcW w:w="0" w:type="auto"/>
                </w:tcPr>
                <w:p w14:paraId="02CA9B4A" w14:textId="77777777" w:rsidR="007D09B7" w:rsidRPr="00855706" w:rsidRDefault="00CD1B35">
                  <w:pPr>
                    <w:jc w:val="center"/>
                    <w:rPr>
                      <w:lang w:val="nb-NO"/>
                    </w:rPr>
                  </w:pPr>
                  <w:r w:rsidRPr="00855706">
                    <w:rPr>
                      <w:lang w:val="nb-NO"/>
                    </w:rPr>
                    <w:t>Hvis vag.us jordmor - var hun enig i tiltaket</w:t>
                  </w:r>
                </w:p>
              </w:tc>
              <w:tc>
                <w:tcPr>
                  <w:tcW w:w="0" w:type="auto"/>
                </w:tcPr>
                <w:p w14:paraId="31B4280C" w14:textId="77777777" w:rsidR="007D09B7" w:rsidRDefault="00CD1B35">
                  <w:pPr>
                    <w:jc w:val="center"/>
                  </w:pPr>
                  <w:r>
                    <w:t>yes/no/not asked/no answer</w:t>
                  </w:r>
                </w:p>
              </w:tc>
              <w:tc>
                <w:tcPr>
                  <w:tcW w:w="0" w:type="auto"/>
                </w:tcPr>
                <w:p w14:paraId="677116BF" w14:textId="77777777" w:rsidR="007D09B7" w:rsidRDefault="00CD1B35">
                  <w:pPr>
                    <w:jc w:val="center"/>
                  </w:pPr>
                  <w:r>
                    <w:t>Vaginal examination by the midwife: was the intervention performed?</w:t>
                  </w:r>
                </w:p>
              </w:tc>
            </w:tr>
            <w:tr w:rsidR="007D09B7" w14:paraId="62538E72" w14:textId="77777777" w:rsidTr="00855706">
              <w:tc>
                <w:tcPr>
                  <w:tcW w:w="0" w:type="auto"/>
                </w:tcPr>
                <w:p w14:paraId="43357A70" w14:textId="77777777" w:rsidR="007D09B7" w:rsidRDefault="007D09B7"/>
              </w:tc>
              <w:tc>
                <w:tcPr>
                  <w:tcW w:w="0" w:type="auto"/>
                </w:tcPr>
                <w:p w14:paraId="75A6E7A3" w14:textId="77777777" w:rsidR="007D09B7" w:rsidRDefault="00CD1B35">
                  <w:pPr>
                    <w:jc w:val="center"/>
                  </w:pPr>
                  <w:r>
                    <w:t>Vaginal examination by a new midwife: was the intervention performed?</w:t>
                  </w:r>
                </w:p>
              </w:tc>
              <w:tc>
                <w:tcPr>
                  <w:tcW w:w="0" w:type="auto"/>
                </w:tcPr>
                <w:p w14:paraId="1F1146F6" w14:textId="77777777" w:rsidR="007D09B7" w:rsidRDefault="00CD1B35">
                  <w:pPr>
                    <w:jc w:val="center"/>
                  </w:pPr>
                  <w:r>
                    <w:t>Vag.us ny jordmor</w:t>
                  </w:r>
                </w:p>
              </w:tc>
              <w:tc>
                <w:tcPr>
                  <w:tcW w:w="0" w:type="auto"/>
                </w:tcPr>
                <w:p w14:paraId="74DC10AC" w14:textId="77777777" w:rsidR="007D09B7" w:rsidRDefault="00CD1B35">
                  <w:pPr>
                    <w:jc w:val="center"/>
                  </w:pPr>
                  <w:r>
                    <w:t>yes/no</w:t>
                  </w:r>
                </w:p>
              </w:tc>
              <w:tc>
                <w:tcPr>
                  <w:tcW w:w="0" w:type="auto"/>
                </w:tcPr>
                <w:p w14:paraId="3978975D" w14:textId="77777777" w:rsidR="007D09B7" w:rsidRDefault="007D09B7"/>
              </w:tc>
            </w:tr>
            <w:tr w:rsidR="007D09B7" w14:paraId="72E4CE05" w14:textId="77777777" w:rsidTr="00855706">
              <w:tc>
                <w:tcPr>
                  <w:tcW w:w="0" w:type="auto"/>
                </w:tcPr>
                <w:p w14:paraId="3A8C8614" w14:textId="77777777" w:rsidR="007D09B7" w:rsidRDefault="007D09B7"/>
              </w:tc>
              <w:tc>
                <w:tcPr>
                  <w:tcW w:w="0" w:type="auto"/>
                </w:tcPr>
                <w:p w14:paraId="3C007EDD" w14:textId="77777777" w:rsidR="007D09B7" w:rsidRDefault="00CD1B35">
                  <w:pPr>
                    <w:jc w:val="center"/>
                  </w:pPr>
                  <w:r>
                    <w:t>Vaginal examination by a new midwife: was the woman informed?</w:t>
                  </w:r>
                </w:p>
              </w:tc>
              <w:tc>
                <w:tcPr>
                  <w:tcW w:w="0" w:type="auto"/>
                </w:tcPr>
                <w:p w14:paraId="7A0FB6B4" w14:textId="77777777" w:rsidR="007D09B7" w:rsidRPr="00855706" w:rsidRDefault="00CD1B35">
                  <w:pPr>
                    <w:jc w:val="center"/>
                    <w:rPr>
                      <w:lang w:val="nb-NO"/>
                    </w:rPr>
                  </w:pPr>
                  <w:r w:rsidRPr="00855706">
                    <w:rPr>
                      <w:lang w:val="nb-NO"/>
                    </w:rPr>
                    <w:t>Hvis vag.us ny jordmor - ble kvinnen informert om tiltaket</w:t>
                  </w:r>
                </w:p>
              </w:tc>
              <w:tc>
                <w:tcPr>
                  <w:tcW w:w="0" w:type="auto"/>
                </w:tcPr>
                <w:p w14:paraId="47E1101A" w14:textId="77777777" w:rsidR="007D09B7" w:rsidRDefault="00CD1B35">
                  <w:pPr>
                    <w:jc w:val="center"/>
                  </w:pPr>
                  <w:r>
                    <w:t>yes/no</w:t>
                  </w:r>
                </w:p>
              </w:tc>
              <w:tc>
                <w:tcPr>
                  <w:tcW w:w="0" w:type="auto"/>
                </w:tcPr>
                <w:p w14:paraId="203380E6" w14:textId="77777777" w:rsidR="007D09B7" w:rsidRDefault="00CD1B35">
                  <w:pPr>
                    <w:jc w:val="center"/>
                  </w:pPr>
                  <w:r>
                    <w:t>Vaginal examination by a new midwife: was the intervention performed?</w:t>
                  </w:r>
                </w:p>
              </w:tc>
            </w:tr>
            <w:tr w:rsidR="007D09B7" w14:paraId="77C19B86" w14:textId="77777777" w:rsidTr="00855706">
              <w:tc>
                <w:tcPr>
                  <w:tcW w:w="0" w:type="auto"/>
                </w:tcPr>
                <w:p w14:paraId="4EC0872F" w14:textId="77777777" w:rsidR="007D09B7" w:rsidRDefault="007D09B7"/>
              </w:tc>
              <w:tc>
                <w:tcPr>
                  <w:tcW w:w="0" w:type="auto"/>
                </w:tcPr>
                <w:p w14:paraId="4B0EE92B" w14:textId="77777777" w:rsidR="007D09B7" w:rsidRDefault="00CD1B35">
                  <w:pPr>
                    <w:jc w:val="center"/>
                  </w:pPr>
                  <w:r>
                    <w:t>Vaginal examination by a new midwife: did she agree?</w:t>
                  </w:r>
                </w:p>
              </w:tc>
              <w:tc>
                <w:tcPr>
                  <w:tcW w:w="0" w:type="auto"/>
                </w:tcPr>
                <w:p w14:paraId="16140152" w14:textId="77777777" w:rsidR="007D09B7" w:rsidRPr="00855706" w:rsidRDefault="00CD1B35">
                  <w:pPr>
                    <w:jc w:val="center"/>
                    <w:rPr>
                      <w:lang w:val="nb-NO"/>
                    </w:rPr>
                  </w:pPr>
                  <w:r w:rsidRPr="00855706">
                    <w:rPr>
                      <w:lang w:val="nb-NO"/>
                    </w:rPr>
                    <w:t>Hvis vag.us ny jordmor - var hun enig i tiltaket</w:t>
                  </w:r>
                </w:p>
              </w:tc>
              <w:tc>
                <w:tcPr>
                  <w:tcW w:w="0" w:type="auto"/>
                </w:tcPr>
                <w:p w14:paraId="18837372" w14:textId="77777777" w:rsidR="007D09B7" w:rsidRDefault="00CD1B35">
                  <w:pPr>
                    <w:jc w:val="center"/>
                  </w:pPr>
                  <w:r>
                    <w:t>yes/no/not asked/no answer</w:t>
                  </w:r>
                </w:p>
              </w:tc>
              <w:tc>
                <w:tcPr>
                  <w:tcW w:w="0" w:type="auto"/>
                </w:tcPr>
                <w:p w14:paraId="05F088ED" w14:textId="77777777" w:rsidR="007D09B7" w:rsidRDefault="00CD1B35">
                  <w:pPr>
                    <w:jc w:val="center"/>
                  </w:pPr>
                  <w:r>
                    <w:t>Vaginal examination by a new midwife: was the intervention performed?</w:t>
                  </w:r>
                </w:p>
              </w:tc>
            </w:tr>
            <w:tr w:rsidR="007D09B7" w14:paraId="44618543" w14:textId="77777777" w:rsidTr="00855706">
              <w:tc>
                <w:tcPr>
                  <w:tcW w:w="0" w:type="auto"/>
                </w:tcPr>
                <w:p w14:paraId="5978630E" w14:textId="77777777" w:rsidR="007D09B7" w:rsidRDefault="007D09B7"/>
              </w:tc>
              <w:tc>
                <w:tcPr>
                  <w:tcW w:w="0" w:type="auto"/>
                </w:tcPr>
                <w:p w14:paraId="7A7D0831" w14:textId="77777777" w:rsidR="007D09B7" w:rsidRDefault="00CD1B35">
                  <w:pPr>
                    <w:jc w:val="center"/>
                  </w:pPr>
                  <w:r>
                    <w:t>Vaginal examination by a doctor: was the intervention performed?</w:t>
                  </w:r>
                </w:p>
              </w:tc>
              <w:tc>
                <w:tcPr>
                  <w:tcW w:w="0" w:type="auto"/>
                </w:tcPr>
                <w:p w14:paraId="29B04686" w14:textId="77777777" w:rsidR="007D09B7" w:rsidRDefault="00CD1B35">
                  <w:pPr>
                    <w:jc w:val="center"/>
                  </w:pPr>
                  <w:r>
                    <w:t>Vag.us lege</w:t>
                  </w:r>
                </w:p>
              </w:tc>
              <w:tc>
                <w:tcPr>
                  <w:tcW w:w="0" w:type="auto"/>
                </w:tcPr>
                <w:p w14:paraId="6A8E4CC8" w14:textId="77777777" w:rsidR="007D09B7" w:rsidRDefault="00CD1B35">
                  <w:pPr>
                    <w:jc w:val="center"/>
                  </w:pPr>
                  <w:r>
                    <w:t>yes/no</w:t>
                  </w:r>
                </w:p>
              </w:tc>
              <w:tc>
                <w:tcPr>
                  <w:tcW w:w="0" w:type="auto"/>
                </w:tcPr>
                <w:p w14:paraId="70248725" w14:textId="77777777" w:rsidR="007D09B7" w:rsidRDefault="007D09B7"/>
              </w:tc>
            </w:tr>
            <w:tr w:rsidR="007D09B7" w14:paraId="2111ED6F" w14:textId="77777777" w:rsidTr="00855706">
              <w:tc>
                <w:tcPr>
                  <w:tcW w:w="0" w:type="auto"/>
                </w:tcPr>
                <w:p w14:paraId="6C4227B0" w14:textId="77777777" w:rsidR="007D09B7" w:rsidRDefault="007D09B7"/>
              </w:tc>
              <w:tc>
                <w:tcPr>
                  <w:tcW w:w="0" w:type="auto"/>
                </w:tcPr>
                <w:p w14:paraId="40F98EA9" w14:textId="77777777" w:rsidR="007D09B7" w:rsidRDefault="00CD1B35">
                  <w:pPr>
                    <w:jc w:val="center"/>
                  </w:pPr>
                  <w:r>
                    <w:t xml:space="preserve">Vaginal examination by a doctor: was </w:t>
                  </w:r>
                  <w:r>
                    <w:lastRenderedPageBreak/>
                    <w:t>the woman informed?</w:t>
                  </w:r>
                </w:p>
              </w:tc>
              <w:tc>
                <w:tcPr>
                  <w:tcW w:w="0" w:type="auto"/>
                </w:tcPr>
                <w:p w14:paraId="40E2CFAC" w14:textId="77777777" w:rsidR="007D09B7" w:rsidRPr="00855706" w:rsidRDefault="00CD1B35">
                  <w:pPr>
                    <w:jc w:val="center"/>
                    <w:rPr>
                      <w:lang w:val="nb-NO"/>
                    </w:rPr>
                  </w:pPr>
                  <w:r w:rsidRPr="00855706">
                    <w:rPr>
                      <w:lang w:val="nb-NO"/>
                    </w:rPr>
                    <w:lastRenderedPageBreak/>
                    <w:t>Hvis vag.us lege - ble kvinnen informert om tiltaket</w:t>
                  </w:r>
                </w:p>
              </w:tc>
              <w:tc>
                <w:tcPr>
                  <w:tcW w:w="0" w:type="auto"/>
                </w:tcPr>
                <w:p w14:paraId="5845D100" w14:textId="77777777" w:rsidR="007D09B7" w:rsidRDefault="00CD1B35">
                  <w:pPr>
                    <w:jc w:val="center"/>
                  </w:pPr>
                  <w:r>
                    <w:t>yes/no</w:t>
                  </w:r>
                </w:p>
              </w:tc>
              <w:tc>
                <w:tcPr>
                  <w:tcW w:w="0" w:type="auto"/>
                </w:tcPr>
                <w:p w14:paraId="096FCCD6" w14:textId="77777777" w:rsidR="007D09B7" w:rsidRDefault="00CD1B35">
                  <w:pPr>
                    <w:jc w:val="center"/>
                  </w:pPr>
                  <w:r>
                    <w:t xml:space="preserve">Vaginal examination by a doctor: was the </w:t>
                  </w:r>
                  <w:r>
                    <w:lastRenderedPageBreak/>
                    <w:t>intervention performed?</w:t>
                  </w:r>
                </w:p>
              </w:tc>
            </w:tr>
            <w:tr w:rsidR="007D09B7" w14:paraId="6DDDDFE3" w14:textId="77777777" w:rsidTr="00855706">
              <w:tc>
                <w:tcPr>
                  <w:tcW w:w="0" w:type="auto"/>
                </w:tcPr>
                <w:p w14:paraId="47CE7DEF" w14:textId="77777777" w:rsidR="007D09B7" w:rsidRDefault="007D09B7"/>
              </w:tc>
              <w:tc>
                <w:tcPr>
                  <w:tcW w:w="0" w:type="auto"/>
                </w:tcPr>
                <w:p w14:paraId="57C22605" w14:textId="77777777" w:rsidR="007D09B7" w:rsidRDefault="00CD1B35">
                  <w:pPr>
                    <w:jc w:val="center"/>
                  </w:pPr>
                  <w:r>
                    <w:t>Vaginal examination by a doctor: did she agree?</w:t>
                  </w:r>
                </w:p>
              </w:tc>
              <w:tc>
                <w:tcPr>
                  <w:tcW w:w="0" w:type="auto"/>
                </w:tcPr>
                <w:p w14:paraId="4E3972BF" w14:textId="77777777" w:rsidR="007D09B7" w:rsidRPr="00855706" w:rsidRDefault="00CD1B35">
                  <w:pPr>
                    <w:jc w:val="center"/>
                    <w:rPr>
                      <w:lang w:val="nb-NO"/>
                    </w:rPr>
                  </w:pPr>
                  <w:r w:rsidRPr="00855706">
                    <w:rPr>
                      <w:lang w:val="nb-NO"/>
                    </w:rPr>
                    <w:t>Hvis vag.us lege - var hun enig i tiltaket</w:t>
                  </w:r>
                </w:p>
              </w:tc>
              <w:tc>
                <w:tcPr>
                  <w:tcW w:w="0" w:type="auto"/>
                </w:tcPr>
                <w:p w14:paraId="0CF3D691" w14:textId="77777777" w:rsidR="007D09B7" w:rsidRDefault="00CD1B35">
                  <w:pPr>
                    <w:jc w:val="center"/>
                  </w:pPr>
                  <w:r>
                    <w:t>yes/no/not asked/no answer</w:t>
                  </w:r>
                </w:p>
              </w:tc>
              <w:tc>
                <w:tcPr>
                  <w:tcW w:w="0" w:type="auto"/>
                </w:tcPr>
                <w:p w14:paraId="017B2F9A" w14:textId="77777777" w:rsidR="007D09B7" w:rsidRDefault="00CD1B35">
                  <w:pPr>
                    <w:jc w:val="center"/>
                  </w:pPr>
                  <w:r>
                    <w:t>Vaginal examination by a doctor: was the intervention performed?</w:t>
                  </w:r>
                </w:p>
              </w:tc>
            </w:tr>
            <w:tr w:rsidR="007D09B7" w14:paraId="4468EFBA" w14:textId="77777777" w:rsidTr="00855706">
              <w:tc>
                <w:tcPr>
                  <w:tcW w:w="0" w:type="auto"/>
                </w:tcPr>
                <w:p w14:paraId="73E30977" w14:textId="77777777" w:rsidR="007D09B7" w:rsidRDefault="007D09B7"/>
              </w:tc>
              <w:tc>
                <w:tcPr>
                  <w:tcW w:w="0" w:type="auto"/>
                </w:tcPr>
                <w:p w14:paraId="67EF0527" w14:textId="77777777" w:rsidR="007D09B7" w:rsidRDefault="00CD1B35">
                  <w:pPr>
                    <w:jc w:val="center"/>
                  </w:pPr>
                  <w:r>
                    <w:t>Amniotomy: was the intervention performed?</w:t>
                  </w:r>
                </w:p>
              </w:tc>
              <w:tc>
                <w:tcPr>
                  <w:tcW w:w="0" w:type="auto"/>
                </w:tcPr>
                <w:p w14:paraId="57A58ACC" w14:textId="77777777" w:rsidR="007D09B7" w:rsidRDefault="00CD1B35">
                  <w:pPr>
                    <w:jc w:val="center"/>
                  </w:pPr>
                  <w:r>
                    <w:t>Amniotomi †</w:t>
                  </w:r>
                </w:p>
              </w:tc>
              <w:tc>
                <w:tcPr>
                  <w:tcW w:w="0" w:type="auto"/>
                </w:tcPr>
                <w:p w14:paraId="04CAA7F4" w14:textId="77777777" w:rsidR="007D09B7" w:rsidRDefault="00CD1B35">
                  <w:pPr>
                    <w:jc w:val="center"/>
                  </w:pPr>
                  <w:r>
                    <w:t>yes/no</w:t>
                  </w:r>
                </w:p>
              </w:tc>
              <w:tc>
                <w:tcPr>
                  <w:tcW w:w="0" w:type="auto"/>
                </w:tcPr>
                <w:p w14:paraId="6D99E812" w14:textId="77777777" w:rsidR="007D09B7" w:rsidRDefault="007D09B7"/>
              </w:tc>
            </w:tr>
            <w:tr w:rsidR="007D09B7" w14:paraId="25998E2C" w14:textId="77777777" w:rsidTr="00855706">
              <w:tc>
                <w:tcPr>
                  <w:tcW w:w="0" w:type="auto"/>
                </w:tcPr>
                <w:p w14:paraId="08C18FB6" w14:textId="77777777" w:rsidR="007D09B7" w:rsidRDefault="007D09B7"/>
              </w:tc>
              <w:tc>
                <w:tcPr>
                  <w:tcW w:w="0" w:type="auto"/>
                </w:tcPr>
                <w:p w14:paraId="04B2E421" w14:textId="77777777" w:rsidR="007D09B7" w:rsidRDefault="00CD1B35">
                  <w:pPr>
                    <w:jc w:val="center"/>
                  </w:pPr>
                  <w:r>
                    <w:t>Amniotomy: was the woman informed?</w:t>
                  </w:r>
                </w:p>
              </w:tc>
              <w:tc>
                <w:tcPr>
                  <w:tcW w:w="0" w:type="auto"/>
                </w:tcPr>
                <w:p w14:paraId="5DE68381" w14:textId="77777777" w:rsidR="007D09B7" w:rsidRPr="00855706" w:rsidRDefault="00CD1B35">
                  <w:pPr>
                    <w:jc w:val="center"/>
                    <w:rPr>
                      <w:lang w:val="nb-NO"/>
                    </w:rPr>
                  </w:pPr>
                  <w:r w:rsidRPr="00855706">
                    <w:rPr>
                      <w:lang w:val="nb-NO"/>
                    </w:rPr>
                    <w:t>Hvis amniotomi - ble kvinnen informert om tiltaket †</w:t>
                  </w:r>
                </w:p>
              </w:tc>
              <w:tc>
                <w:tcPr>
                  <w:tcW w:w="0" w:type="auto"/>
                </w:tcPr>
                <w:p w14:paraId="6F4FCA92" w14:textId="77777777" w:rsidR="007D09B7" w:rsidRDefault="00CD1B35">
                  <w:pPr>
                    <w:jc w:val="center"/>
                  </w:pPr>
                  <w:r>
                    <w:t>yes/no</w:t>
                  </w:r>
                </w:p>
              </w:tc>
              <w:tc>
                <w:tcPr>
                  <w:tcW w:w="0" w:type="auto"/>
                </w:tcPr>
                <w:p w14:paraId="631B33A8" w14:textId="77777777" w:rsidR="007D09B7" w:rsidRDefault="00CD1B35">
                  <w:pPr>
                    <w:jc w:val="center"/>
                  </w:pPr>
                  <w:r>
                    <w:t>Amniotomy: was the intervention performed?</w:t>
                  </w:r>
                </w:p>
              </w:tc>
            </w:tr>
            <w:tr w:rsidR="007D09B7" w14:paraId="7047F382" w14:textId="77777777" w:rsidTr="00855706">
              <w:tc>
                <w:tcPr>
                  <w:tcW w:w="0" w:type="auto"/>
                </w:tcPr>
                <w:p w14:paraId="0EEFF52B" w14:textId="77777777" w:rsidR="007D09B7" w:rsidRDefault="007D09B7"/>
              </w:tc>
              <w:tc>
                <w:tcPr>
                  <w:tcW w:w="0" w:type="auto"/>
                </w:tcPr>
                <w:p w14:paraId="269D3B87" w14:textId="77777777" w:rsidR="007D09B7" w:rsidRDefault="00CD1B35">
                  <w:pPr>
                    <w:jc w:val="center"/>
                  </w:pPr>
                  <w:r>
                    <w:t>Amniotomy: did she agree?</w:t>
                  </w:r>
                </w:p>
              </w:tc>
              <w:tc>
                <w:tcPr>
                  <w:tcW w:w="0" w:type="auto"/>
                </w:tcPr>
                <w:p w14:paraId="790179C3" w14:textId="77777777" w:rsidR="007D09B7" w:rsidRPr="00855706" w:rsidRDefault="00CD1B35">
                  <w:pPr>
                    <w:jc w:val="center"/>
                    <w:rPr>
                      <w:lang w:val="nb-NO"/>
                    </w:rPr>
                  </w:pPr>
                  <w:r w:rsidRPr="00855706">
                    <w:rPr>
                      <w:lang w:val="nb-NO"/>
                    </w:rPr>
                    <w:t>Hvis amniotomi - var hun enig i tiltaket †</w:t>
                  </w:r>
                </w:p>
              </w:tc>
              <w:tc>
                <w:tcPr>
                  <w:tcW w:w="0" w:type="auto"/>
                </w:tcPr>
                <w:p w14:paraId="48A9383B" w14:textId="77777777" w:rsidR="007D09B7" w:rsidRDefault="00CD1B35">
                  <w:pPr>
                    <w:jc w:val="center"/>
                  </w:pPr>
                  <w:r>
                    <w:t>yes/no/not asked/no answer</w:t>
                  </w:r>
                </w:p>
              </w:tc>
              <w:tc>
                <w:tcPr>
                  <w:tcW w:w="0" w:type="auto"/>
                </w:tcPr>
                <w:p w14:paraId="1EDF1C28" w14:textId="77777777" w:rsidR="007D09B7" w:rsidRDefault="00CD1B35">
                  <w:pPr>
                    <w:jc w:val="center"/>
                  </w:pPr>
                  <w:r>
                    <w:t>Amniotomy: was the intervention performed?</w:t>
                  </w:r>
                </w:p>
              </w:tc>
            </w:tr>
            <w:tr w:rsidR="007D09B7" w14:paraId="792A7A02" w14:textId="77777777" w:rsidTr="00855706">
              <w:tc>
                <w:tcPr>
                  <w:tcW w:w="0" w:type="auto"/>
                </w:tcPr>
                <w:p w14:paraId="1355BF49" w14:textId="77777777" w:rsidR="007D09B7" w:rsidRDefault="007D09B7"/>
              </w:tc>
              <w:tc>
                <w:tcPr>
                  <w:tcW w:w="0" w:type="auto"/>
                </w:tcPr>
                <w:p w14:paraId="5B980D23" w14:textId="77777777" w:rsidR="007D09B7" w:rsidRDefault="00CD1B35">
                  <w:pPr>
                    <w:jc w:val="center"/>
                  </w:pPr>
                  <w:r>
                    <w:t>Oxytocin stimulation: was the intervention performed?</w:t>
                  </w:r>
                </w:p>
              </w:tc>
              <w:tc>
                <w:tcPr>
                  <w:tcW w:w="0" w:type="auto"/>
                </w:tcPr>
                <w:p w14:paraId="733CEBB3" w14:textId="77777777" w:rsidR="007D09B7" w:rsidRDefault="00CD1B35">
                  <w:pPr>
                    <w:jc w:val="center"/>
                  </w:pPr>
                  <w:r>
                    <w:t>Oxytocin-stimulering †</w:t>
                  </w:r>
                </w:p>
              </w:tc>
              <w:tc>
                <w:tcPr>
                  <w:tcW w:w="0" w:type="auto"/>
                </w:tcPr>
                <w:p w14:paraId="032B3921" w14:textId="77777777" w:rsidR="007D09B7" w:rsidRDefault="00CD1B35">
                  <w:pPr>
                    <w:jc w:val="center"/>
                  </w:pPr>
                  <w:r>
                    <w:t>yes/no</w:t>
                  </w:r>
                </w:p>
              </w:tc>
              <w:tc>
                <w:tcPr>
                  <w:tcW w:w="0" w:type="auto"/>
                </w:tcPr>
                <w:p w14:paraId="2C3B4749" w14:textId="77777777" w:rsidR="007D09B7" w:rsidRDefault="007D09B7"/>
              </w:tc>
            </w:tr>
            <w:tr w:rsidR="007D09B7" w14:paraId="4AC43C18" w14:textId="77777777" w:rsidTr="00855706">
              <w:tc>
                <w:tcPr>
                  <w:tcW w:w="0" w:type="auto"/>
                </w:tcPr>
                <w:p w14:paraId="6D97A24C" w14:textId="77777777" w:rsidR="007D09B7" w:rsidRDefault="007D09B7"/>
              </w:tc>
              <w:tc>
                <w:tcPr>
                  <w:tcW w:w="0" w:type="auto"/>
                </w:tcPr>
                <w:p w14:paraId="6D3A3C50" w14:textId="77777777" w:rsidR="007D09B7" w:rsidRDefault="00CD1B35">
                  <w:pPr>
                    <w:jc w:val="center"/>
                  </w:pPr>
                  <w:r>
                    <w:t>Oxytocin stimulation: was the woman informed?</w:t>
                  </w:r>
                </w:p>
              </w:tc>
              <w:tc>
                <w:tcPr>
                  <w:tcW w:w="0" w:type="auto"/>
                </w:tcPr>
                <w:p w14:paraId="6E28A8E5" w14:textId="77777777" w:rsidR="007D09B7" w:rsidRPr="00855706" w:rsidRDefault="00CD1B35">
                  <w:pPr>
                    <w:jc w:val="center"/>
                    <w:rPr>
                      <w:lang w:val="nb-NO"/>
                    </w:rPr>
                  </w:pPr>
                  <w:r w:rsidRPr="00855706">
                    <w:rPr>
                      <w:lang w:val="nb-NO"/>
                    </w:rPr>
                    <w:t>Hvis oxytocin-stimulering - ble kvinnen informert om tiltaket †</w:t>
                  </w:r>
                </w:p>
              </w:tc>
              <w:tc>
                <w:tcPr>
                  <w:tcW w:w="0" w:type="auto"/>
                </w:tcPr>
                <w:p w14:paraId="28E43F52" w14:textId="77777777" w:rsidR="007D09B7" w:rsidRDefault="00CD1B35">
                  <w:pPr>
                    <w:jc w:val="center"/>
                  </w:pPr>
                  <w:r>
                    <w:t>yes/no</w:t>
                  </w:r>
                </w:p>
              </w:tc>
              <w:tc>
                <w:tcPr>
                  <w:tcW w:w="0" w:type="auto"/>
                </w:tcPr>
                <w:p w14:paraId="575DF671" w14:textId="77777777" w:rsidR="007D09B7" w:rsidRDefault="00CD1B35">
                  <w:pPr>
                    <w:jc w:val="center"/>
                  </w:pPr>
                  <w:r>
                    <w:t>Oxytocin stimulation: was the intervention performed?</w:t>
                  </w:r>
                </w:p>
              </w:tc>
            </w:tr>
            <w:tr w:rsidR="007D09B7" w14:paraId="4CF88039" w14:textId="77777777" w:rsidTr="00855706">
              <w:tc>
                <w:tcPr>
                  <w:tcW w:w="0" w:type="auto"/>
                </w:tcPr>
                <w:p w14:paraId="654245E6" w14:textId="77777777" w:rsidR="007D09B7" w:rsidRDefault="007D09B7"/>
              </w:tc>
              <w:tc>
                <w:tcPr>
                  <w:tcW w:w="0" w:type="auto"/>
                </w:tcPr>
                <w:p w14:paraId="3A8078F3" w14:textId="77777777" w:rsidR="007D09B7" w:rsidRDefault="00CD1B35">
                  <w:pPr>
                    <w:jc w:val="center"/>
                  </w:pPr>
                  <w:r>
                    <w:t>Oxytocin stimulation: did she agree?</w:t>
                  </w:r>
                </w:p>
              </w:tc>
              <w:tc>
                <w:tcPr>
                  <w:tcW w:w="0" w:type="auto"/>
                </w:tcPr>
                <w:p w14:paraId="6DACC76F" w14:textId="77777777" w:rsidR="007D09B7" w:rsidRPr="00855706" w:rsidRDefault="00CD1B35">
                  <w:pPr>
                    <w:jc w:val="center"/>
                    <w:rPr>
                      <w:lang w:val="nb-NO"/>
                    </w:rPr>
                  </w:pPr>
                  <w:r w:rsidRPr="00855706">
                    <w:rPr>
                      <w:lang w:val="nb-NO"/>
                    </w:rPr>
                    <w:t>Hvis oxytocin-stimulering - var hun enig i tiltaket †</w:t>
                  </w:r>
                </w:p>
              </w:tc>
              <w:tc>
                <w:tcPr>
                  <w:tcW w:w="0" w:type="auto"/>
                </w:tcPr>
                <w:p w14:paraId="186BE044" w14:textId="77777777" w:rsidR="007D09B7" w:rsidRDefault="00CD1B35">
                  <w:pPr>
                    <w:jc w:val="center"/>
                  </w:pPr>
                  <w:r>
                    <w:t>yes/no/not asked/no answer</w:t>
                  </w:r>
                </w:p>
              </w:tc>
              <w:tc>
                <w:tcPr>
                  <w:tcW w:w="0" w:type="auto"/>
                </w:tcPr>
                <w:p w14:paraId="7D875C9A" w14:textId="77777777" w:rsidR="007D09B7" w:rsidRDefault="00CD1B35">
                  <w:pPr>
                    <w:jc w:val="center"/>
                  </w:pPr>
                  <w:r>
                    <w:t>Oxytocin stimulation: was the intervention performed?</w:t>
                  </w:r>
                </w:p>
              </w:tc>
            </w:tr>
            <w:tr w:rsidR="007D09B7" w14:paraId="6F092C1C" w14:textId="77777777" w:rsidTr="00855706">
              <w:tc>
                <w:tcPr>
                  <w:tcW w:w="0" w:type="auto"/>
                </w:tcPr>
                <w:p w14:paraId="745BE358" w14:textId="77777777" w:rsidR="007D09B7" w:rsidRDefault="007D09B7"/>
              </w:tc>
              <w:tc>
                <w:tcPr>
                  <w:tcW w:w="0" w:type="auto"/>
                </w:tcPr>
                <w:p w14:paraId="042DA29B" w14:textId="77777777" w:rsidR="007D09B7" w:rsidRDefault="00CD1B35">
                  <w:pPr>
                    <w:jc w:val="center"/>
                  </w:pPr>
                  <w:r>
                    <w:t xml:space="preserve">Episiotomy: was the </w:t>
                  </w:r>
                  <w:r>
                    <w:lastRenderedPageBreak/>
                    <w:t>intervention performed?</w:t>
                  </w:r>
                </w:p>
              </w:tc>
              <w:tc>
                <w:tcPr>
                  <w:tcW w:w="0" w:type="auto"/>
                </w:tcPr>
                <w:p w14:paraId="65C3BC8B" w14:textId="77777777" w:rsidR="007D09B7" w:rsidRDefault="00CD1B35">
                  <w:pPr>
                    <w:jc w:val="center"/>
                  </w:pPr>
                  <w:r>
                    <w:lastRenderedPageBreak/>
                    <w:t>Episiotomi †</w:t>
                  </w:r>
                </w:p>
              </w:tc>
              <w:tc>
                <w:tcPr>
                  <w:tcW w:w="0" w:type="auto"/>
                </w:tcPr>
                <w:p w14:paraId="21250F18" w14:textId="77777777" w:rsidR="007D09B7" w:rsidRDefault="00CD1B35">
                  <w:pPr>
                    <w:jc w:val="center"/>
                  </w:pPr>
                  <w:r>
                    <w:t>yes/no</w:t>
                  </w:r>
                </w:p>
              </w:tc>
              <w:tc>
                <w:tcPr>
                  <w:tcW w:w="0" w:type="auto"/>
                </w:tcPr>
                <w:p w14:paraId="25C0C318" w14:textId="77777777" w:rsidR="007D09B7" w:rsidRDefault="007D09B7"/>
              </w:tc>
            </w:tr>
            <w:tr w:rsidR="007D09B7" w14:paraId="4E9041E1" w14:textId="77777777" w:rsidTr="00855706">
              <w:tc>
                <w:tcPr>
                  <w:tcW w:w="0" w:type="auto"/>
                </w:tcPr>
                <w:p w14:paraId="4DEE1772" w14:textId="77777777" w:rsidR="007D09B7" w:rsidRDefault="007D09B7"/>
              </w:tc>
              <w:tc>
                <w:tcPr>
                  <w:tcW w:w="0" w:type="auto"/>
                </w:tcPr>
                <w:p w14:paraId="42065232" w14:textId="77777777" w:rsidR="007D09B7" w:rsidRDefault="00CD1B35">
                  <w:pPr>
                    <w:jc w:val="center"/>
                  </w:pPr>
                  <w:r>
                    <w:t>Episiotomy: was the woman informed?</w:t>
                  </w:r>
                </w:p>
              </w:tc>
              <w:tc>
                <w:tcPr>
                  <w:tcW w:w="0" w:type="auto"/>
                </w:tcPr>
                <w:p w14:paraId="078C2395" w14:textId="77777777" w:rsidR="007D09B7" w:rsidRPr="00855706" w:rsidRDefault="00CD1B35">
                  <w:pPr>
                    <w:jc w:val="center"/>
                    <w:rPr>
                      <w:lang w:val="nb-NO"/>
                    </w:rPr>
                  </w:pPr>
                  <w:r w:rsidRPr="00855706">
                    <w:rPr>
                      <w:lang w:val="nb-NO"/>
                    </w:rPr>
                    <w:t>Hvis episiotomi - ble kvinnen informert om tiltaket</w:t>
                  </w:r>
                </w:p>
              </w:tc>
              <w:tc>
                <w:tcPr>
                  <w:tcW w:w="0" w:type="auto"/>
                </w:tcPr>
                <w:p w14:paraId="263DAF52" w14:textId="77777777" w:rsidR="007D09B7" w:rsidRDefault="00CD1B35">
                  <w:pPr>
                    <w:jc w:val="center"/>
                  </w:pPr>
                  <w:r>
                    <w:t>yes/no</w:t>
                  </w:r>
                </w:p>
              </w:tc>
              <w:tc>
                <w:tcPr>
                  <w:tcW w:w="0" w:type="auto"/>
                </w:tcPr>
                <w:p w14:paraId="277BAC5D" w14:textId="77777777" w:rsidR="007D09B7" w:rsidRDefault="00CD1B35">
                  <w:pPr>
                    <w:jc w:val="center"/>
                  </w:pPr>
                  <w:r>
                    <w:t>Episiotomy: was the intervention performed?</w:t>
                  </w:r>
                </w:p>
              </w:tc>
            </w:tr>
            <w:tr w:rsidR="007D09B7" w14:paraId="328E4D26" w14:textId="77777777" w:rsidTr="00855706">
              <w:tc>
                <w:tcPr>
                  <w:tcW w:w="0" w:type="auto"/>
                </w:tcPr>
                <w:p w14:paraId="0F3C2344" w14:textId="77777777" w:rsidR="007D09B7" w:rsidRDefault="007D09B7"/>
              </w:tc>
              <w:tc>
                <w:tcPr>
                  <w:tcW w:w="0" w:type="auto"/>
                </w:tcPr>
                <w:p w14:paraId="1121A8F8" w14:textId="77777777" w:rsidR="007D09B7" w:rsidRDefault="00CD1B35">
                  <w:pPr>
                    <w:jc w:val="center"/>
                  </w:pPr>
                  <w:r>
                    <w:t>Episiotomy: did she agree?</w:t>
                  </w:r>
                </w:p>
              </w:tc>
              <w:tc>
                <w:tcPr>
                  <w:tcW w:w="0" w:type="auto"/>
                </w:tcPr>
                <w:p w14:paraId="535BED96" w14:textId="77777777" w:rsidR="007D09B7" w:rsidRPr="00855706" w:rsidRDefault="00CD1B35">
                  <w:pPr>
                    <w:jc w:val="center"/>
                    <w:rPr>
                      <w:lang w:val="nb-NO"/>
                    </w:rPr>
                  </w:pPr>
                  <w:r w:rsidRPr="00855706">
                    <w:rPr>
                      <w:lang w:val="nb-NO"/>
                    </w:rPr>
                    <w:t>Hvis episiotomi - var hun enig i tiltaket</w:t>
                  </w:r>
                </w:p>
              </w:tc>
              <w:tc>
                <w:tcPr>
                  <w:tcW w:w="0" w:type="auto"/>
                </w:tcPr>
                <w:p w14:paraId="08B675E0" w14:textId="77777777" w:rsidR="007D09B7" w:rsidRDefault="00CD1B35">
                  <w:pPr>
                    <w:jc w:val="center"/>
                  </w:pPr>
                  <w:r>
                    <w:t>yes/no/not asked/no answer</w:t>
                  </w:r>
                </w:p>
              </w:tc>
              <w:tc>
                <w:tcPr>
                  <w:tcW w:w="0" w:type="auto"/>
                </w:tcPr>
                <w:p w14:paraId="5AD4D8CE" w14:textId="77777777" w:rsidR="007D09B7" w:rsidRDefault="00CD1B35">
                  <w:pPr>
                    <w:jc w:val="center"/>
                  </w:pPr>
                  <w:r>
                    <w:t>Episiotomy: was the intervention performed?</w:t>
                  </w:r>
                </w:p>
              </w:tc>
            </w:tr>
            <w:tr w:rsidR="007D09B7" w14:paraId="7BF093D5" w14:textId="77777777" w:rsidTr="00855706">
              <w:tc>
                <w:tcPr>
                  <w:tcW w:w="0" w:type="auto"/>
                </w:tcPr>
                <w:p w14:paraId="18327D61" w14:textId="4CA576F0" w:rsidR="007D09B7" w:rsidRPr="005A4D2B" w:rsidRDefault="00184DC4">
                  <w:pPr>
                    <w:rPr>
                      <w:highlight w:val="yellow"/>
                      <w:lang w:val="nb-NO"/>
                    </w:rPr>
                  </w:pPr>
                  <w:r w:rsidRPr="005A4D2B">
                    <w:rPr>
                      <w:highlight w:val="yellow"/>
                      <w:lang w:val="nb-NO"/>
                    </w:rPr>
                    <w:t xml:space="preserve">Kune beholde </w:t>
                  </w:r>
                  <w:r w:rsidR="00797062" w:rsidRPr="005A4D2B">
                    <w:rPr>
                      <w:highlight w:val="yellow"/>
                      <w:lang w:val="nb-NO"/>
                    </w:rPr>
                    <w:t xml:space="preserve">disse 3 </w:t>
                  </w:r>
                  <w:r w:rsidR="00797062">
                    <w:rPr>
                      <w:highlight w:val="yellow"/>
                      <w:lang w:val="nb-NO"/>
                    </w:rPr>
                    <w:t>i denne SAP</w:t>
                  </w:r>
                  <w:r w:rsidR="005A4D2B">
                    <w:rPr>
                      <w:highlight w:val="yellow"/>
                      <w:lang w:val="nb-NO"/>
                    </w:rPr>
                    <w:t xml:space="preserve">`en og </w:t>
                  </w:r>
                  <w:r w:rsidR="00797062">
                    <w:rPr>
                      <w:highlight w:val="yellow"/>
                      <w:lang w:val="nb-NO"/>
                    </w:rPr>
                    <w:t>ta bort resten av denne tabellen</w:t>
                  </w:r>
                </w:p>
              </w:tc>
              <w:tc>
                <w:tcPr>
                  <w:tcW w:w="0" w:type="auto"/>
                </w:tcPr>
                <w:p w14:paraId="6400AC28" w14:textId="77777777" w:rsidR="007D09B7" w:rsidRPr="00184DC4" w:rsidRDefault="00CD1B35">
                  <w:pPr>
                    <w:jc w:val="center"/>
                    <w:rPr>
                      <w:highlight w:val="yellow"/>
                      <w:rPrChange w:id="639" w:author="Maria Cecilie Stivang" w:date="2026-10-08T14:52:00Z" w16du:dateUtc="2026-10-08T12:52:00Z">
                        <w:rPr/>
                      </w:rPrChange>
                    </w:rPr>
                  </w:pPr>
                  <w:r w:rsidRPr="00184DC4">
                    <w:rPr>
                      <w:highlight w:val="yellow"/>
                      <w:rPrChange w:id="640" w:author="Maria Cecilie Stivang" w:date="2026-10-08T14:52:00Z" w16du:dateUtc="2026-10-08T12:52:00Z">
                        <w:rPr/>
                      </w:rPrChange>
                    </w:rPr>
                    <w:t>Operative delivery: was the intervention performed?</w:t>
                  </w:r>
                </w:p>
              </w:tc>
              <w:tc>
                <w:tcPr>
                  <w:tcW w:w="0" w:type="auto"/>
                </w:tcPr>
                <w:p w14:paraId="08D96409" w14:textId="77777777" w:rsidR="007D09B7" w:rsidRPr="00184DC4" w:rsidRDefault="00CD1B35">
                  <w:pPr>
                    <w:jc w:val="center"/>
                    <w:rPr>
                      <w:highlight w:val="yellow"/>
                      <w:rPrChange w:id="641" w:author="Maria Cecilie Stivang" w:date="2026-10-08T14:52:00Z" w16du:dateUtc="2026-10-08T12:52:00Z">
                        <w:rPr/>
                      </w:rPrChange>
                    </w:rPr>
                  </w:pPr>
                  <w:r w:rsidRPr="00184DC4">
                    <w:rPr>
                      <w:highlight w:val="yellow"/>
                      <w:rPrChange w:id="642" w:author="Maria Cecilie Stivang" w:date="2026-10-08T14:52:00Z" w16du:dateUtc="2026-10-08T12:52:00Z">
                        <w:rPr/>
                      </w:rPrChange>
                    </w:rPr>
                    <w:t>Operativ forløsning †</w:t>
                  </w:r>
                </w:p>
              </w:tc>
              <w:tc>
                <w:tcPr>
                  <w:tcW w:w="0" w:type="auto"/>
                </w:tcPr>
                <w:p w14:paraId="16DF5728" w14:textId="77777777" w:rsidR="007D09B7" w:rsidRPr="00184DC4" w:rsidRDefault="00CD1B35">
                  <w:pPr>
                    <w:jc w:val="center"/>
                    <w:rPr>
                      <w:highlight w:val="yellow"/>
                      <w:rPrChange w:id="643" w:author="Maria Cecilie Stivang" w:date="2026-10-08T14:52:00Z" w16du:dateUtc="2026-10-08T12:52:00Z">
                        <w:rPr/>
                      </w:rPrChange>
                    </w:rPr>
                  </w:pPr>
                  <w:r w:rsidRPr="00184DC4">
                    <w:rPr>
                      <w:highlight w:val="yellow"/>
                      <w:rPrChange w:id="644" w:author="Maria Cecilie Stivang" w:date="2026-10-08T14:52:00Z" w16du:dateUtc="2026-10-08T12:52:00Z">
                        <w:rPr/>
                      </w:rPrChange>
                    </w:rPr>
                    <w:t>yes/no</w:t>
                  </w:r>
                </w:p>
              </w:tc>
              <w:tc>
                <w:tcPr>
                  <w:tcW w:w="0" w:type="auto"/>
                </w:tcPr>
                <w:p w14:paraId="111F619E" w14:textId="77777777" w:rsidR="007D09B7" w:rsidRPr="00184DC4" w:rsidRDefault="007D09B7">
                  <w:pPr>
                    <w:rPr>
                      <w:highlight w:val="yellow"/>
                      <w:rPrChange w:id="645" w:author="Maria Cecilie Stivang" w:date="2026-10-08T14:52:00Z" w16du:dateUtc="2026-10-08T12:52:00Z">
                        <w:rPr/>
                      </w:rPrChange>
                    </w:rPr>
                  </w:pPr>
                </w:p>
              </w:tc>
            </w:tr>
            <w:tr w:rsidR="007D09B7" w14:paraId="5F1BDE6C" w14:textId="77777777" w:rsidTr="00855706">
              <w:tc>
                <w:tcPr>
                  <w:tcW w:w="0" w:type="auto"/>
                </w:tcPr>
                <w:p w14:paraId="57643D60" w14:textId="77777777" w:rsidR="007D09B7" w:rsidRPr="00184DC4" w:rsidRDefault="007D09B7">
                  <w:pPr>
                    <w:rPr>
                      <w:highlight w:val="yellow"/>
                      <w:rPrChange w:id="646" w:author="Maria Cecilie Stivang" w:date="2026-10-08T14:52:00Z" w16du:dateUtc="2026-10-08T12:52:00Z">
                        <w:rPr/>
                      </w:rPrChange>
                    </w:rPr>
                  </w:pPr>
                </w:p>
              </w:tc>
              <w:tc>
                <w:tcPr>
                  <w:tcW w:w="0" w:type="auto"/>
                </w:tcPr>
                <w:p w14:paraId="3B937467" w14:textId="77777777" w:rsidR="007D09B7" w:rsidRPr="00184DC4" w:rsidRDefault="00CD1B35">
                  <w:pPr>
                    <w:jc w:val="center"/>
                    <w:rPr>
                      <w:highlight w:val="yellow"/>
                      <w:rPrChange w:id="647" w:author="Maria Cecilie Stivang" w:date="2026-10-08T14:52:00Z" w16du:dateUtc="2026-10-08T12:52:00Z">
                        <w:rPr/>
                      </w:rPrChange>
                    </w:rPr>
                  </w:pPr>
                  <w:r w:rsidRPr="00184DC4">
                    <w:rPr>
                      <w:highlight w:val="yellow"/>
                      <w:rPrChange w:id="648" w:author="Maria Cecilie Stivang" w:date="2026-10-08T14:52:00Z" w16du:dateUtc="2026-10-08T12:52:00Z">
                        <w:rPr/>
                      </w:rPrChange>
                    </w:rPr>
                    <w:t>Operative delivery: was the woman informed?</w:t>
                  </w:r>
                </w:p>
              </w:tc>
              <w:tc>
                <w:tcPr>
                  <w:tcW w:w="0" w:type="auto"/>
                </w:tcPr>
                <w:p w14:paraId="22E555CE" w14:textId="77777777" w:rsidR="007D09B7" w:rsidRPr="00184DC4" w:rsidRDefault="00CD1B35">
                  <w:pPr>
                    <w:jc w:val="center"/>
                    <w:rPr>
                      <w:highlight w:val="yellow"/>
                      <w:lang w:val="nb-NO"/>
                      <w:rPrChange w:id="649" w:author="Maria Cecilie Stivang" w:date="2026-10-08T14:52:00Z" w16du:dateUtc="2026-10-08T12:52:00Z">
                        <w:rPr>
                          <w:lang w:val="nb-NO"/>
                        </w:rPr>
                      </w:rPrChange>
                    </w:rPr>
                  </w:pPr>
                  <w:r w:rsidRPr="00184DC4">
                    <w:rPr>
                      <w:highlight w:val="yellow"/>
                      <w:lang w:val="nb-NO"/>
                      <w:rPrChange w:id="650" w:author="Maria Cecilie Stivang" w:date="2026-10-08T14:52:00Z" w16du:dateUtc="2026-10-08T12:52:00Z">
                        <w:rPr>
                          <w:lang w:val="nb-NO"/>
                        </w:rPr>
                      </w:rPrChange>
                    </w:rPr>
                    <w:t>Hvis operativ forløsning - ble kvinnen informert om tiltaket</w:t>
                  </w:r>
                </w:p>
              </w:tc>
              <w:tc>
                <w:tcPr>
                  <w:tcW w:w="0" w:type="auto"/>
                </w:tcPr>
                <w:p w14:paraId="53199720" w14:textId="77777777" w:rsidR="007D09B7" w:rsidRPr="00184DC4" w:rsidRDefault="00CD1B35">
                  <w:pPr>
                    <w:jc w:val="center"/>
                    <w:rPr>
                      <w:highlight w:val="yellow"/>
                      <w:rPrChange w:id="651" w:author="Maria Cecilie Stivang" w:date="2026-10-08T14:52:00Z" w16du:dateUtc="2026-10-08T12:52:00Z">
                        <w:rPr/>
                      </w:rPrChange>
                    </w:rPr>
                  </w:pPr>
                  <w:r w:rsidRPr="00184DC4">
                    <w:rPr>
                      <w:highlight w:val="yellow"/>
                      <w:rPrChange w:id="652" w:author="Maria Cecilie Stivang" w:date="2026-10-08T14:52:00Z" w16du:dateUtc="2026-10-08T12:52:00Z">
                        <w:rPr/>
                      </w:rPrChange>
                    </w:rPr>
                    <w:t>yes/no</w:t>
                  </w:r>
                </w:p>
              </w:tc>
              <w:tc>
                <w:tcPr>
                  <w:tcW w:w="0" w:type="auto"/>
                </w:tcPr>
                <w:p w14:paraId="17C797EB" w14:textId="77777777" w:rsidR="007D09B7" w:rsidRPr="00184DC4" w:rsidRDefault="00CD1B35">
                  <w:pPr>
                    <w:jc w:val="center"/>
                    <w:rPr>
                      <w:highlight w:val="yellow"/>
                      <w:rPrChange w:id="653" w:author="Maria Cecilie Stivang" w:date="2026-10-08T14:52:00Z" w16du:dateUtc="2026-10-08T12:52:00Z">
                        <w:rPr/>
                      </w:rPrChange>
                    </w:rPr>
                  </w:pPr>
                  <w:r w:rsidRPr="00184DC4">
                    <w:rPr>
                      <w:highlight w:val="yellow"/>
                      <w:rPrChange w:id="654" w:author="Maria Cecilie Stivang" w:date="2026-10-08T14:52:00Z" w16du:dateUtc="2026-10-08T12:52:00Z">
                        <w:rPr/>
                      </w:rPrChange>
                    </w:rPr>
                    <w:t>Operative delivery: was the intervention performed?</w:t>
                  </w:r>
                </w:p>
              </w:tc>
            </w:tr>
            <w:tr w:rsidR="007D09B7" w14:paraId="6E9CDD19" w14:textId="77777777" w:rsidTr="00855706">
              <w:tc>
                <w:tcPr>
                  <w:tcW w:w="0" w:type="auto"/>
                </w:tcPr>
                <w:p w14:paraId="4B30BD16" w14:textId="77777777" w:rsidR="007D09B7" w:rsidRPr="00184DC4" w:rsidRDefault="007D09B7">
                  <w:pPr>
                    <w:rPr>
                      <w:highlight w:val="yellow"/>
                      <w:rPrChange w:id="655" w:author="Maria Cecilie Stivang" w:date="2026-10-08T14:52:00Z" w16du:dateUtc="2026-10-08T12:52:00Z">
                        <w:rPr/>
                      </w:rPrChange>
                    </w:rPr>
                  </w:pPr>
                </w:p>
              </w:tc>
              <w:tc>
                <w:tcPr>
                  <w:tcW w:w="0" w:type="auto"/>
                </w:tcPr>
                <w:p w14:paraId="27D2C564" w14:textId="77777777" w:rsidR="007D09B7" w:rsidRPr="00184DC4" w:rsidRDefault="00CD1B35">
                  <w:pPr>
                    <w:jc w:val="center"/>
                    <w:rPr>
                      <w:highlight w:val="yellow"/>
                      <w:rPrChange w:id="656" w:author="Maria Cecilie Stivang" w:date="2026-10-08T14:52:00Z" w16du:dateUtc="2026-10-08T12:52:00Z">
                        <w:rPr/>
                      </w:rPrChange>
                    </w:rPr>
                  </w:pPr>
                  <w:r w:rsidRPr="00184DC4">
                    <w:rPr>
                      <w:highlight w:val="yellow"/>
                      <w:rPrChange w:id="657" w:author="Maria Cecilie Stivang" w:date="2026-10-08T14:52:00Z" w16du:dateUtc="2026-10-08T12:52:00Z">
                        <w:rPr/>
                      </w:rPrChange>
                    </w:rPr>
                    <w:t>Operative delivery: did she agree?</w:t>
                  </w:r>
                </w:p>
              </w:tc>
              <w:tc>
                <w:tcPr>
                  <w:tcW w:w="0" w:type="auto"/>
                </w:tcPr>
                <w:p w14:paraId="5BEB6358" w14:textId="77777777" w:rsidR="007D09B7" w:rsidRPr="00184DC4" w:rsidRDefault="00CD1B35">
                  <w:pPr>
                    <w:jc w:val="center"/>
                    <w:rPr>
                      <w:highlight w:val="yellow"/>
                      <w:lang w:val="nb-NO"/>
                      <w:rPrChange w:id="658" w:author="Maria Cecilie Stivang" w:date="2026-10-08T14:52:00Z" w16du:dateUtc="2026-10-08T12:52:00Z">
                        <w:rPr>
                          <w:lang w:val="nb-NO"/>
                        </w:rPr>
                      </w:rPrChange>
                    </w:rPr>
                  </w:pPr>
                  <w:r w:rsidRPr="00184DC4">
                    <w:rPr>
                      <w:highlight w:val="yellow"/>
                      <w:lang w:val="nb-NO"/>
                      <w:rPrChange w:id="659" w:author="Maria Cecilie Stivang" w:date="2026-10-08T14:52:00Z" w16du:dateUtc="2026-10-08T12:52:00Z">
                        <w:rPr>
                          <w:lang w:val="nb-NO"/>
                        </w:rPr>
                      </w:rPrChange>
                    </w:rPr>
                    <w:t>Hvis operativ forløsning - var hun enig i tiltaket</w:t>
                  </w:r>
                </w:p>
              </w:tc>
              <w:tc>
                <w:tcPr>
                  <w:tcW w:w="0" w:type="auto"/>
                </w:tcPr>
                <w:p w14:paraId="704F14E3" w14:textId="77777777" w:rsidR="007D09B7" w:rsidRPr="00184DC4" w:rsidRDefault="00CD1B35">
                  <w:pPr>
                    <w:jc w:val="center"/>
                    <w:rPr>
                      <w:highlight w:val="yellow"/>
                      <w:rPrChange w:id="660" w:author="Maria Cecilie Stivang" w:date="2026-10-08T14:52:00Z" w16du:dateUtc="2026-10-08T12:52:00Z">
                        <w:rPr/>
                      </w:rPrChange>
                    </w:rPr>
                  </w:pPr>
                  <w:r w:rsidRPr="00184DC4">
                    <w:rPr>
                      <w:highlight w:val="yellow"/>
                      <w:rPrChange w:id="661" w:author="Maria Cecilie Stivang" w:date="2026-10-08T14:52:00Z" w16du:dateUtc="2026-10-08T12:52:00Z">
                        <w:rPr/>
                      </w:rPrChange>
                    </w:rPr>
                    <w:t>yes/no/not asked/no answer</w:t>
                  </w:r>
                </w:p>
              </w:tc>
              <w:tc>
                <w:tcPr>
                  <w:tcW w:w="0" w:type="auto"/>
                </w:tcPr>
                <w:p w14:paraId="24E13437" w14:textId="77777777" w:rsidR="007D09B7" w:rsidRPr="00184DC4" w:rsidRDefault="00CD1B35">
                  <w:pPr>
                    <w:jc w:val="center"/>
                    <w:rPr>
                      <w:highlight w:val="yellow"/>
                      <w:rPrChange w:id="662" w:author="Maria Cecilie Stivang" w:date="2026-10-08T14:52:00Z" w16du:dateUtc="2026-10-08T12:52:00Z">
                        <w:rPr/>
                      </w:rPrChange>
                    </w:rPr>
                  </w:pPr>
                  <w:r w:rsidRPr="00184DC4">
                    <w:rPr>
                      <w:highlight w:val="yellow"/>
                      <w:rPrChange w:id="663" w:author="Maria Cecilie Stivang" w:date="2026-10-08T14:52:00Z" w16du:dateUtc="2026-10-08T12:52:00Z">
                        <w:rPr/>
                      </w:rPrChange>
                    </w:rPr>
                    <w:t>Operative delivery: was the intervention performed?</w:t>
                  </w:r>
                </w:p>
              </w:tc>
            </w:tr>
            <w:tr w:rsidR="007D09B7" w14:paraId="12A0806E" w14:textId="77777777" w:rsidTr="00855706">
              <w:tc>
                <w:tcPr>
                  <w:tcW w:w="0" w:type="auto"/>
                </w:tcPr>
                <w:p w14:paraId="12DAEDFD" w14:textId="77777777" w:rsidR="007D09B7" w:rsidRDefault="007D09B7"/>
              </w:tc>
              <w:tc>
                <w:tcPr>
                  <w:tcW w:w="0" w:type="auto"/>
                </w:tcPr>
                <w:p w14:paraId="73E8B795" w14:textId="77777777" w:rsidR="007D09B7" w:rsidRDefault="00CD1B35">
                  <w:pPr>
                    <w:jc w:val="center"/>
                  </w:pPr>
                  <w:r>
                    <w:t>Oxytocin IM post partum: was the intervention performed?</w:t>
                  </w:r>
                </w:p>
              </w:tc>
              <w:tc>
                <w:tcPr>
                  <w:tcW w:w="0" w:type="auto"/>
                </w:tcPr>
                <w:p w14:paraId="41D7C391" w14:textId="77777777" w:rsidR="007D09B7" w:rsidRDefault="00CD1B35">
                  <w:pPr>
                    <w:jc w:val="center"/>
                  </w:pPr>
                  <w:r>
                    <w:t>Oxytocin im. post partum</w:t>
                  </w:r>
                </w:p>
              </w:tc>
              <w:tc>
                <w:tcPr>
                  <w:tcW w:w="0" w:type="auto"/>
                </w:tcPr>
                <w:p w14:paraId="0D7675DC" w14:textId="77777777" w:rsidR="007D09B7" w:rsidRDefault="00CD1B35">
                  <w:pPr>
                    <w:jc w:val="center"/>
                  </w:pPr>
                  <w:r>
                    <w:t>yes/no</w:t>
                  </w:r>
                </w:p>
              </w:tc>
              <w:tc>
                <w:tcPr>
                  <w:tcW w:w="0" w:type="auto"/>
                </w:tcPr>
                <w:p w14:paraId="149426C8" w14:textId="77777777" w:rsidR="007D09B7" w:rsidRDefault="007D09B7"/>
              </w:tc>
            </w:tr>
            <w:tr w:rsidR="007D09B7" w14:paraId="4F33A28A" w14:textId="77777777" w:rsidTr="00855706">
              <w:tc>
                <w:tcPr>
                  <w:tcW w:w="0" w:type="auto"/>
                </w:tcPr>
                <w:p w14:paraId="326BB129" w14:textId="77777777" w:rsidR="007D09B7" w:rsidRDefault="007D09B7"/>
              </w:tc>
              <w:tc>
                <w:tcPr>
                  <w:tcW w:w="0" w:type="auto"/>
                </w:tcPr>
                <w:p w14:paraId="68784A62" w14:textId="77777777" w:rsidR="007D09B7" w:rsidRDefault="00CD1B35">
                  <w:pPr>
                    <w:jc w:val="center"/>
                  </w:pPr>
                  <w:r>
                    <w:t>Oxytocin IM post partum: was the woman informed?</w:t>
                  </w:r>
                </w:p>
              </w:tc>
              <w:tc>
                <w:tcPr>
                  <w:tcW w:w="0" w:type="auto"/>
                </w:tcPr>
                <w:p w14:paraId="69CA7F4B" w14:textId="77777777" w:rsidR="007D09B7" w:rsidRPr="00855706" w:rsidRDefault="00CD1B35">
                  <w:pPr>
                    <w:jc w:val="center"/>
                    <w:rPr>
                      <w:lang w:val="nb-NO"/>
                    </w:rPr>
                  </w:pPr>
                  <w:r w:rsidRPr="00855706">
                    <w:rPr>
                      <w:lang w:val="nb-NO"/>
                    </w:rPr>
                    <w:t>Hvis oxytocin im. post partum - ble kvinnen informert</w:t>
                  </w:r>
                </w:p>
              </w:tc>
              <w:tc>
                <w:tcPr>
                  <w:tcW w:w="0" w:type="auto"/>
                </w:tcPr>
                <w:p w14:paraId="18825D74" w14:textId="77777777" w:rsidR="007D09B7" w:rsidRDefault="00CD1B35">
                  <w:pPr>
                    <w:jc w:val="center"/>
                  </w:pPr>
                  <w:r>
                    <w:t>yes/no</w:t>
                  </w:r>
                </w:p>
              </w:tc>
              <w:tc>
                <w:tcPr>
                  <w:tcW w:w="0" w:type="auto"/>
                </w:tcPr>
                <w:p w14:paraId="5C47F29F" w14:textId="77777777" w:rsidR="007D09B7" w:rsidRDefault="00CD1B35">
                  <w:pPr>
                    <w:jc w:val="center"/>
                  </w:pPr>
                  <w:r>
                    <w:t>Oxytocin IM post partum: was the intervention performed?</w:t>
                  </w:r>
                </w:p>
              </w:tc>
            </w:tr>
            <w:tr w:rsidR="007D09B7" w14:paraId="7FE18CD5" w14:textId="77777777" w:rsidTr="00855706">
              <w:tc>
                <w:tcPr>
                  <w:tcW w:w="0" w:type="auto"/>
                </w:tcPr>
                <w:p w14:paraId="0AEF6DBD" w14:textId="77777777" w:rsidR="007D09B7" w:rsidRDefault="007D09B7"/>
              </w:tc>
              <w:tc>
                <w:tcPr>
                  <w:tcW w:w="0" w:type="auto"/>
                </w:tcPr>
                <w:p w14:paraId="1E51AAD4" w14:textId="77777777" w:rsidR="007D09B7" w:rsidRDefault="00CD1B35">
                  <w:pPr>
                    <w:jc w:val="center"/>
                  </w:pPr>
                  <w:r>
                    <w:t>Oxytocin IM post partum: did she agree?</w:t>
                  </w:r>
                </w:p>
              </w:tc>
              <w:tc>
                <w:tcPr>
                  <w:tcW w:w="0" w:type="auto"/>
                </w:tcPr>
                <w:p w14:paraId="3E133F36" w14:textId="77777777" w:rsidR="007D09B7" w:rsidRPr="00855706" w:rsidRDefault="00CD1B35">
                  <w:pPr>
                    <w:jc w:val="center"/>
                    <w:rPr>
                      <w:lang w:val="nb-NO"/>
                    </w:rPr>
                  </w:pPr>
                  <w:r w:rsidRPr="00855706">
                    <w:rPr>
                      <w:lang w:val="nb-NO"/>
                    </w:rPr>
                    <w:t>Hvis oxytocin im. post partum - var hun enig i tiltaket</w:t>
                  </w:r>
                </w:p>
              </w:tc>
              <w:tc>
                <w:tcPr>
                  <w:tcW w:w="0" w:type="auto"/>
                </w:tcPr>
                <w:p w14:paraId="036CDD4D" w14:textId="77777777" w:rsidR="007D09B7" w:rsidRDefault="00CD1B35">
                  <w:pPr>
                    <w:jc w:val="center"/>
                  </w:pPr>
                  <w:r>
                    <w:t>yes/no/not asked/no answer</w:t>
                  </w:r>
                </w:p>
              </w:tc>
              <w:tc>
                <w:tcPr>
                  <w:tcW w:w="0" w:type="auto"/>
                </w:tcPr>
                <w:p w14:paraId="02728EEB" w14:textId="77777777" w:rsidR="007D09B7" w:rsidRDefault="00CD1B35">
                  <w:pPr>
                    <w:jc w:val="center"/>
                  </w:pPr>
                  <w:r>
                    <w:t xml:space="preserve">Oxytocin IM post partum: was the </w:t>
                  </w:r>
                  <w:r>
                    <w:lastRenderedPageBreak/>
                    <w:t>intervention performed?</w:t>
                  </w:r>
                </w:p>
              </w:tc>
            </w:tr>
            <w:tr w:rsidR="007D09B7" w14:paraId="178254F0" w14:textId="77777777" w:rsidTr="00855706">
              <w:tc>
                <w:tcPr>
                  <w:tcW w:w="0" w:type="auto"/>
                </w:tcPr>
                <w:p w14:paraId="0AE4C1D1" w14:textId="77777777" w:rsidR="007D09B7" w:rsidRDefault="007D09B7"/>
              </w:tc>
              <w:tc>
                <w:tcPr>
                  <w:tcW w:w="0" w:type="auto"/>
                </w:tcPr>
                <w:p w14:paraId="04EC31B1" w14:textId="77777777" w:rsidR="007D09B7" w:rsidRDefault="00CD1B35">
                  <w:pPr>
                    <w:jc w:val="center"/>
                  </w:pPr>
                  <w:r>
                    <w:t>Vitamin K IM: was the intervention performed?</w:t>
                  </w:r>
                </w:p>
              </w:tc>
              <w:tc>
                <w:tcPr>
                  <w:tcW w:w="0" w:type="auto"/>
                </w:tcPr>
                <w:p w14:paraId="743B00B4" w14:textId="77777777" w:rsidR="007D09B7" w:rsidRDefault="00CD1B35">
                  <w:pPr>
                    <w:jc w:val="center"/>
                  </w:pPr>
                  <w:r>
                    <w:t>K-vit im</w:t>
                  </w:r>
                </w:p>
              </w:tc>
              <w:tc>
                <w:tcPr>
                  <w:tcW w:w="0" w:type="auto"/>
                </w:tcPr>
                <w:p w14:paraId="1696FC71" w14:textId="77777777" w:rsidR="007D09B7" w:rsidRDefault="00CD1B35">
                  <w:pPr>
                    <w:jc w:val="center"/>
                  </w:pPr>
                  <w:r>
                    <w:t>yes/no</w:t>
                  </w:r>
                </w:p>
              </w:tc>
              <w:tc>
                <w:tcPr>
                  <w:tcW w:w="0" w:type="auto"/>
                </w:tcPr>
                <w:p w14:paraId="395F490D" w14:textId="77777777" w:rsidR="007D09B7" w:rsidRDefault="007D09B7"/>
              </w:tc>
            </w:tr>
            <w:tr w:rsidR="007D09B7" w14:paraId="1C47C643" w14:textId="77777777" w:rsidTr="00855706">
              <w:tc>
                <w:tcPr>
                  <w:tcW w:w="0" w:type="auto"/>
                </w:tcPr>
                <w:p w14:paraId="7E012D29" w14:textId="77777777" w:rsidR="007D09B7" w:rsidRDefault="007D09B7"/>
              </w:tc>
              <w:tc>
                <w:tcPr>
                  <w:tcW w:w="0" w:type="auto"/>
                </w:tcPr>
                <w:p w14:paraId="0E2E8405" w14:textId="77777777" w:rsidR="007D09B7" w:rsidRDefault="00CD1B35">
                  <w:pPr>
                    <w:jc w:val="center"/>
                  </w:pPr>
                  <w:r>
                    <w:t>Vitamin K IM: was the woman informed?</w:t>
                  </w:r>
                </w:p>
              </w:tc>
              <w:tc>
                <w:tcPr>
                  <w:tcW w:w="0" w:type="auto"/>
                </w:tcPr>
                <w:p w14:paraId="298B6C8A" w14:textId="77777777" w:rsidR="007D09B7" w:rsidRPr="00855706" w:rsidRDefault="00CD1B35">
                  <w:pPr>
                    <w:jc w:val="center"/>
                    <w:rPr>
                      <w:lang w:val="nb-NO"/>
                    </w:rPr>
                  </w:pPr>
                  <w:r w:rsidRPr="00855706">
                    <w:rPr>
                      <w:lang w:val="nb-NO"/>
                    </w:rPr>
                    <w:t>Hvis k-vit im - ble kvinnen informert</w:t>
                  </w:r>
                </w:p>
              </w:tc>
              <w:tc>
                <w:tcPr>
                  <w:tcW w:w="0" w:type="auto"/>
                </w:tcPr>
                <w:p w14:paraId="64CFB0DD" w14:textId="77777777" w:rsidR="007D09B7" w:rsidRDefault="00CD1B35">
                  <w:pPr>
                    <w:jc w:val="center"/>
                  </w:pPr>
                  <w:r>
                    <w:t>yes/no</w:t>
                  </w:r>
                </w:p>
              </w:tc>
              <w:tc>
                <w:tcPr>
                  <w:tcW w:w="0" w:type="auto"/>
                </w:tcPr>
                <w:p w14:paraId="0EC0FA1C" w14:textId="77777777" w:rsidR="007D09B7" w:rsidRDefault="00CD1B35">
                  <w:pPr>
                    <w:jc w:val="center"/>
                  </w:pPr>
                  <w:r>
                    <w:t>Vitamin K IM: was the intervention performed?</w:t>
                  </w:r>
                </w:p>
              </w:tc>
            </w:tr>
            <w:tr w:rsidR="007D09B7" w14:paraId="261735A7" w14:textId="77777777" w:rsidTr="00855706">
              <w:tc>
                <w:tcPr>
                  <w:tcW w:w="0" w:type="auto"/>
                </w:tcPr>
                <w:p w14:paraId="088DB3C3" w14:textId="77777777" w:rsidR="007D09B7" w:rsidRDefault="007D09B7"/>
              </w:tc>
              <w:tc>
                <w:tcPr>
                  <w:tcW w:w="0" w:type="auto"/>
                </w:tcPr>
                <w:p w14:paraId="3F35F4E4" w14:textId="77777777" w:rsidR="007D09B7" w:rsidRDefault="00CD1B35">
                  <w:pPr>
                    <w:jc w:val="center"/>
                  </w:pPr>
                  <w:r>
                    <w:t>Vitamin K IM: did she agree?</w:t>
                  </w:r>
                </w:p>
              </w:tc>
              <w:tc>
                <w:tcPr>
                  <w:tcW w:w="0" w:type="auto"/>
                </w:tcPr>
                <w:p w14:paraId="14009963" w14:textId="77777777" w:rsidR="007D09B7" w:rsidRPr="00855706" w:rsidRDefault="00CD1B35">
                  <w:pPr>
                    <w:jc w:val="center"/>
                    <w:rPr>
                      <w:lang w:val="nb-NO"/>
                    </w:rPr>
                  </w:pPr>
                  <w:r w:rsidRPr="00855706">
                    <w:rPr>
                      <w:lang w:val="nb-NO"/>
                    </w:rPr>
                    <w:t>Hvis k-vit im - var hun enig i tiltaket</w:t>
                  </w:r>
                </w:p>
              </w:tc>
              <w:tc>
                <w:tcPr>
                  <w:tcW w:w="0" w:type="auto"/>
                </w:tcPr>
                <w:p w14:paraId="7609142C" w14:textId="77777777" w:rsidR="007D09B7" w:rsidRDefault="00CD1B35">
                  <w:pPr>
                    <w:jc w:val="center"/>
                  </w:pPr>
                  <w:r>
                    <w:t>yes/no/not asked/no answer</w:t>
                  </w:r>
                </w:p>
              </w:tc>
              <w:tc>
                <w:tcPr>
                  <w:tcW w:w="0" w:type="auto"/>
                </w:tcPr>
                <w:p w14:paraId="5557D870" w14:textId="77777777" w:rsidR="007D09B7" w:rsidRDefault="00CD1B35">
                  <w:pPr>
                    <w:jc w:val="center"/>
                  </w:pPr>
                  <w:r>
                    <w:t>Vitamin K IM: was the intervention performed?</w:t>
                  </w:r>
                </w:p>
              </w:tc>
            </w:tr>
            <w:tr w:rsidR="007D09B7" w14:paraId="111FE737" w14:textId="77777777" w:rsidTr="00855706">
              <w:tc>
                <w:tcPr>
                  <w:tcW w:w="0" w:type="auto"/>
                </w:tcPr>
                <w:p w14:paraId="63720FE6" w14:textId="77777777" w:rsidR="007D09B7" w:rsidRDefault="00CD1B35">
                  <w:pPr>
                    <w:jc w:val="center"/>
                  </w:pPr>
                  <w:r>
                    <w:t>Labour companionship</w:t>
                  </w:r>
                </w:p>
              </w:tc>
              <w:tc>
                <w:tcPr>
                  <w:tcW w:w="0" w:type="auto"/>
                </w:tcPr>
                <w:p w14:paraId="29D8C84B" w14:textId="77777777" w:rsidR="007D09B7" w:rsidRDefault="00CD1B35">
                  <w:pPr>
                    <w:jc w:val="center"/>
                  </w:pPr>
                  <w:r>
                    <w:t>Companion: Partner</w:t>
                  </w:r>
                </w:p>
              </w:tc>
              <w:tc>
                <w:tcPr>
                  <w:tcW w:w="0" w:type="auto"/>
                </w:tcPr>
                <w:p w14:paraId="7C88A1A3" w14:textId="77777777" w:rsidR="007D09B7" w:rsidRPr="00855706" w:rsidRDefault="00CD1B35">
                  <w:pPr>
                    <w:jc w:val="center"/>
                    <w:rPr>
                      <w:lang w:val="nb-NO"/>
                    </w:rPr>
                  </w:pPr>
                  <w:r w:rsidRPr="00855706">
                    <w:rPr>
                      <w:lang w:val="nb-NO"/>
                    </w:rPr>
                    <w:t>Hvem har kvinnen med seg som støtteperson: Partner</w:t>
                  </w:r>
                </w:p>
              </w:tc>
              <w:tc>
                <w:tcPr>
                  <w:tcW w:w="0" w:type="auto"/>
                </w:tcPr>
                <w:p w14:paraId="20ADD37E" w14:textId="77777777" w:rsidR="007D09B7" w:rsidRDefault="00CD1B35">
                  <w:pPr>
                    <w:jc w:val="center"/>
                  </w:pPr>
                  <w:r>
                    <w:t>ticked/not ticked</w:t>
                  </w:r>
                </w:p>
              </w:tc>
              <w:tc>
                <w:tcPr>
                  <w:tcW w:w="0" w:type="auto"/>
                </w:tcPr>
                <w:p w14:paraId="47974431" w14:textId="77777777" w:rsidR="007D09B7" w:rsidRDefault="007D09B7"/>
              </w:tc>
            </w:tr>
            <w:tr w:rsidR="007D09B7" w14:paraId="596D7881" w14:textId="77777777" w:rsidTr="00855706">
              <w:tc>
                <w:tcPr>
                  <w:tcW w:w="0" w:type="auto"/>
                </w:tcPr>
                <w:p w14:paraId="0FF5F38A" w14:textId="77777777" w:rsidR="007D09B7" w:rsidRDefault="007D09B7"/>
              </w:tc>
              <w:tc>
                <w:tcPr>
                  <w:tcW w:w="0" w:type="auto"/>
                </w:tcPr>
                <w:p w14:paraId="698C9E57" w14:textId="77777777" w:rsidR="007D09B7" w:rsidRDefault="00CD1B35">
                  <w:pPr>
                    <w:jc w:val="center"/>
                  </w:pPr>
                  <w:r>
                    <w:t>Companion: Multicultural doula</w:t>
                  </w:r>
                </w:p>
              </w:tc>
              <w:tc>
                <w:tcPr>
                  <w:tcW w:w="0" w:type="auto"/>
                </w:tcPr>
                <w:p w14:paraId="52A36C0F" w14:textId="77777777" w:rsidR="007D09B7" w:rsidRPr="00855706" w:rsidRDefault="00CD1B35">
                  <w:pPr>
                    <w:jc w:val="center"/>
                    <w:rPr>
                      <w:lang w:val="nb-NO"/>
                    </w:rPr>
                  </w:pPr>
                  <w:r w:rsidRPr="00855706">
                    <w:rPr>
                      <w:lang w:val="nb-NO"/>
                    </w:rPr>
                    <w:t>Hvem har kvinnen med seg som støtteperson: Flerkulturell doula †</w:t>
                  </w:r>
                </w:p>
              </w:tc>
              <w:tc>
                <w:tcPr>
                  <w:tcW w:w="0" w:type="auto"/>
                </w:tcPr>
                <w:p w14:paraId="62757056" w14:textId="77777777" w:rsidR="007D09B7" w:rsidRDefault="00CD1B35">
                  <w:pPr>
                    <w:jc w:val="center"/>
                  </w:pPr>
                  <w:r>
                    <w:t>ticked/not ticked</w:t>
                  </w:r>
                </w:p>
              </w:tc>
              <w:tc>
                <w:tcPr>
                  <w:tcW w:w="0" w:type="auto"/>
                </w:tcPr>
                <w:p w14:paraId="4E637ADE" w14:textId="77777777" w:rsidR="007D09B7" w:rsidRDefault="007D09B7"/>
              </w:tc>
            </w:tr>
            <w:tr w:rsidR="007D09B7" w14:paraId="5185E50E" w14:textId="77777777" w:rsidTr="00855706">
              <w:tc>
                <w:tcPr>
                  <w:tcW w:w="0" w:type="auto"/>
                </w:tcPr>
                <w:p w14:paraId="57B4CF3E" w14:textId="77777777" w:rsidR="007D09B7" w:rsidRDefault="007D09B7"/>
              </w:tc>
              <w:tc>
                <w:tcPr>
                  <w:tcW w:w="0" w:type="auto"/>
                </w:tcPr>
                <w:p w14:paraId="4E7F6A52" w14:textId="77777777" w:rsidR="007D09B7" w:rsidRDefault="00CD1B35">
                  <w:pPr>
                    <w:jc w:val="center"/>
                  </w:pPr>
                  <w:r>
                    <w:t>Companion: Doula</w:t>
                  </w:r>
                </w:p>
              </w:tc>
              <w:tc>
                <w:tcPr>
                  <w:tcW w:w="0" w:type="auto"/>
                </w:tcPr>
                <w:p w14:paraId="091E9BBE" w14:textId="77777777" w:rsidR="007D09B7" w:rsidRPr="00855706" w:rsidRDefault="00CD1B35">
                  <w:pPr>
                    <w:jc w:val="center"/>
                    <w:rPr>
                      <w:lang w:val="nb-NO"/>
                    </w:rPr>
                  </w:pPr>
                  <w:r w:rsidRPr="00855706">
                    <w:rPr>
                      <w:lang w:val="nb-NO"/>
                    </w:rPr>
                    <w:t>Hvem har kvinnen med seg som støtteperson: Doula</w:t>
                  </w:r>
                </w:p>
              </w:tc>
              <w:tc>
                <w:tcPr>
                  <w:tcW w:w="0" w:type="auto"/>
                </w:tcPr>
                <w:p w14:paraId="7649743A" w14:textId="77777777" w:rsidR="007D09B7" w:rsidRDefault="00CD1B35">
                  <w:pPr>
                    <w:jc w:val="center"/>
                  </w:pPr>
                  <w:r>
                    <w:t>ticked/not ticked</w:t>
                  </w:r>
                </w:p>
              </w:tc>
              <w:tc>
                <w:tcPr>
                  <w:tcW w:w="0" w:type="auto"/>
                </w:tcPr>
                <w:p w14:paraId="7AFCDBB7" w14:textId="77777777" w:rsidR="007D09B7" w:rsidRDefault="007D09B7"/>
              </w:tc>
            </w:tr>
            <w:tr w:rsidR="007D09B7" w14:paraId="4A3D60AC" w14:textId="77777777" w:rsidTr="00855706">
              <w:tc>
                <w:tcPr>
                  <w:tcW w:w="0" w:type="auto"/>
                </w:tcPr>
                <w:p w14:paraId="18B12161" w14:textId="77777777" w:rsidR="007D09B7" w:rsidRDefault="007D09B7"/>
              </w:tc>
              <w:tc>
                <w:tcPr>
                  <w:tcW w:w="0" w:type="auto"/>
                </w:tcPr>
                <w:p w14:paraId="5E5A512A" w14:textId="77777777" w:rsidR="007D09B7" w:rsidRDefault="00CD1B35">
                  <w:pPr>
                    <w:jc w:val="center"/>
                  </w:pPr>
                  <w:r>
                    <w:t>Companion: Family</w:t>
                  </w:r>
                </w:p>
              </w:tc>
              <w:tc>
                <w:tcPr>
                  <w:tcW w:w="0" w:type="auto"/>
                </w:tcPr>
                <w:p w14:paraId="49E8AAAC" w14:textId="77777777" w:rsidR="007D09B7" w:rsidRPr="00855706" w:rsidRDefault="00CD1B35">
                  <w:pPr>
                    <w:jc w:val="center"/>
                    <w:rPr>
                      <w:lang w:val="nb-NO"/>
                    </w:rPr>
                  </w:pPr>
                  <w:r w:rsidRPr="00855706">
                    <w:rPr>
                      <w:lang w:val="nb-NO"/>
                    </w:rPr>
                    <w:t>Hvem har kvinnen med seg som støtteperson: Familiemedlem</w:t>
                  </w:r>
                </w:p>
              </w:tc>
              <w:tc>
                <w:tcPr>
                  <w:tcW w:w="0" w:type="auto"/>
                </w:tcPr>
                <w:p w14:paraId="7DE87055" w14:textId="77777777" w:rsidR="007D09B7" w:rsidRDefault="00CD1B35">
                  <w:pPr>
                    <w:jc w:val="center"/>
                  </w:pPr>
                  <w:r>
                    <w:t>ticked/not ticked</w:t>
                  </w:r>
                </w:p>
              </w:tc>
              <w:tc>
                <w:tcPr>
                  <w:tcW w:w="0" w:type="auto"/>
                </w:tcPr>
                <w:p w14:paraId="592A63A4" w14:textId="77777777" w:rsidR="007D09B7" w:rsidRDefault="007D09B7"/>
              </w:tc>
            </w:tr>
            <w:tr w:rsidR="007D09B7" w14:paraId="32F23EF9" w14:textId="77777777" w:rsidTr="00855706">
              <w:tc>
                <w:tcPr>
                  <w:tcW w:w="0" w:type="auto"/>
                </w:tcPr>
                <w:p w14:paraId="2FB27503" w14:textId="77777777" w:rsidR="007D09B7" w:rsidRDefault="007D09B7"/>
              </w:tc>
              <w:tc>
                <w:tcPr>
                  <w:tcW w:w="0" w:type="auto"/>
                </w:tcPr>
                <w:p w14:paraId="6C3FB55A" w14:textId="77777777" w:rsidR="007D09B7" w:rsidRDefault="00CD1B35">
                  <w:pPr>
                    <w:jc w:val="center"/>
                  </w:pPr>
                  <w:r>
                    <w:t>Companion: Friend</w:t>
                  </w:r>
                </w:p>
              </w:tc>
              <w:tc>
                <w:tcPr>
                  <w:tcW w:w="0" w:type="auto"/>
                </w:tcPr>
                <w:p w14:paraId="631D1F8D" w14:textId="77777777" w:rsidR="007D09B7" w:rsidRPr="00855706" w:rsidRDefault="00CD1B35">
                  <w:pPr>
                    <w:jc w:val="center"/>
                    <w:rPr>
                      <w:lang w:val="nb-NO"/>
                    </w:rPr>
                  </w:pPr>
                  <w:r w:rsidRPr="00855706">
                    <w:rPr>
                      <w:lang w:val="nb-NO"/>
                    </w:rPr>
                    <w:t>Hvem har kvinnen med seg som støtteperson: Venn</w:t>
                  </w:r>
                </w:p>
              </w:tc>
              <w:tc>
                <w:tcPr>
                  <w:tcW w:w="0" w:type="auto"/>
                </w:tcPr>
                <w:p w14:paraId="6F50469A" w14:textId="77777777" w:rsidR="007D09B7" w:rsidRDefault="00CD1B35">
                  <w:pPr>
                    <w:jc w:val="center"/>
                  </w:pPr>
                  <w:r>
                    <w:t>ticked/not ticked</w:t>
                  </w:r>
                </w:p>
              </w:tc>
              <w:tc>
                <w:tcPr>
                  <w:tcW w:w="0" w:type="auto"/>
                </w:tcPr>
                <w:p w14:paraId="75B16EBD" w14:textId="77777777" w:rsidR="007D09B7" w:rsidRDefault="007D09B7"/>
              </w:tc>
            </w:tr>
            <w:tr w:rsidR="007D09B7" w14:paraId="4933E458" w14:textId="77777777" w:rsidTr="00855706">
              <w:tc>
                <w:tcPr>
                  <w:tcW w:w="0" w:type="auto"/>
                </w:tcPr>
                <w:p w14:paraId="1266A91B" w14:textId="77777777" w:rsidR="007D09B7" w:rsidRDefault="007D09B7"/>
              </w:tc>
              <w:tc>
                <w:tcPr>
                  <w:tcW w:w="0" w:type="auto"/>
                </w:tcPr>
                <w:p w14:paraId="077231B3" w14:textId="77777777" w:rsidR="007D09B7" w:rsidRDefault="00CD1B35">
                  <w:pPr>
                    <w:jc w:val="center"/>
                  </w:pPr>
                  <w:r>
                    <w:t>Companion: Nobody</w:t>
                  </w:r>
                </w:p>
              </w:tc>
              <w:tc>
                <w:tcPr>
                  <w:tcW w:w="0" w:type="auto"/>
                </w:tcPr>
                <w:p w14:paraId="42E95F0B" w14:textId="77777777" w:rsidR="007D09B7" w:rsidRPr="00855706" w:rsidRDefault="00CD1B35">
                  <w:pPr>
                    <w:jc w:val="center"/>
                    <w:rPr>
                      <w:lang w:val="nb-NO"/>
                    </w:rPr>
                  </w:pPr>
                  <w:r w:rsidRPr="00855706">
                    <w:rPr>
                      <w:lang w:val="nb-NO"/>
                    </w:rPr>
                    <w:t>Hvem har kvinnen med seg som støtteperson: Ingen</w:t>
                  </w:r>
                </w:p>
              </w:tc>
              <w:tc>
                <w:tcPr>
                  <w:tcW w:w="0" w:type="auto"/>
                </w:tcPr>
                <w:p w14:paraId="0DEFF99F" w14:textId="77777777" w:rsidR="007D09B7" w:rsidRDefault="00CD1B35">
                  <w:pPr>
                    <w:jc w:val="center"/>
                  </w:pPr>
                  <w:r>
                    <w:t>ticked/not ticked</w:t>
                  </w:r>
                </w:p>
              </w:tc>
              <w:tc>
                <w:tcPr>
                  <w:tcW w:w="0" w:type="auto"/>
                </w:tcPr>
                <w:p w14:paraId="4A480D52" w14:textId="77777777" w:rsidR="007D09B7" w:rsidRDefault="007D09B7"/>
              </w:tc>
            </w:tr>
            <w:tr w:rsidR="007D09B7" w14:paraId="6624BF57" w14:textId="77777777" w:rsidTr="00855706">
              <w:tc>
                <w:tcPr>
                  <w:tcW w:w="0" w:type="auto"/>
                </w:tcPr>
                <w:p w14:paraId="66CBF0D6" w14:textId="77777777" w:rsidR="007D09B7" w:rsidRDefault="007D09B7"/>
              </w:tc>
              <w:tc>
                <w:tcPr>
                  <w:tcW w:w="0" w:type="auto"/>
                </w:tcPr>
                <w:p w14:paraId="38E33F06" w14:textId="77777777" w:rsidR="007D09B7" w:rsidRDefault="00CD1B35">
                  <w:pPr>
                    <w:jc w:val="center"/>
                  </w:pPr>
                  <w:r>
                    <w:t>Companion: Did not want a companion</w:t>
                  </w:r>
                </w:p>
              </w:tc>
              <w:tc>
                <w:tcPr>
                  <w:tcW w:w="0" w:type="auto"/>
                </w:tcPr>
                <w:p w14:paraId="00F597A2" w14:textId="77777777" w:rsidR="007D09B7" w:rsidRPr="00855706" w:rsidRDefault="00CD1B35">
                  <w:pPr>
                    <w:jc w:val="center"/>
                    <w:rPr>
                      <w:lang w:val="nb-NO"/>
                    </w:rPr>
                  </w:pPr>
                  <w:r w:rsidRPr="00855706">
                    <w:rPr>
                      <w:lang w:val="nb-NO"/>
                    </w:rPr>
                    <w:t>Hvem har kvinnen med seg som støtteperson: Ønsker ikke</w:t>
                  </w:r>
                </w:p>
              </w:tc>
              <w:tc>
                <w:tcPr>
                  <w:tcW w:w="0" w:type="auto"/>
                </w:tcPr>
                <w:p w14:paraId="68C6DC25" w14:textId="77777777" w:rsidR="007D09B7" w:rsidRDefault="00CD1B35">
                  <w:pPr>
                    <w:jc w:val="center"/>
                  </w:pPr>
                  <w:r>
                    <w:t>ticked/not ticked</w:t>
                  </w:r>
                </w:p>
              </w:tc>
              <w:tc>
                <w:tcPr>
                  <w:tcW w:w="0" w:type="auto"/>
                </w:tcPr>
                <w:p w14:paraId="2FF85D6C" w14:textId="77777777" w:rsidR="007D09B7" w:rsidRDefault="007D09B7"/>
              </w:tc>
            </w:tr>
            <w:bookmarkEnd w:id="638"/>
          </w:tbl>
          <w:p w14:paraId="2ACD54E8" w14:textId="77777777" w:rsidR="007D09B7" w:rsidRDefault="007D09B7"/>
        </w:tc>
      </w:tr>
    </w:tbl>
    <w:p w14:paraId="6A26DB47" w14:textId="77777777" w:rsidR="007D09B7" w:rsidRDefault="00CD1B35">
      <w:pPr>
        <w:pStyle w:val="Overskrift1"/>
        <w:rPr>
          <w:rFonts w:hint="eastAsia"/>
        </w:rPr>
      </w:pPr>
      <w:bookmarkStart w:id="664" w:name="_Toc242267721"/>
      <w:bookmarkStart w:id="665" w:name="sec-references"/>
      <w:bookmarkEnd w:id="486"/>
      <w:bookmarkEnd w:id="612"/>
      <w:r>
        <w:lastRenderedPageBreak/>
        <w:t>13. References</w:t>
      </w:r>
      <w:bookmarkEnd w:id="664"/>
    </w:p>
    <w:p w14:paraId="6FB722F5" w14:textId="77777777" w:rsidR="007D09B7" w:rsidRDefault="00CD1B35">
      <w:r>
        <w:t>Andersen PK. Decomposition of number of life years lost according to causes of death. Stat Med. 2013;32:5278–5285.</w:t>
      </w:r>
    </w:p>
    <w:p w14:paraId="5FC50DFC" w14:textId="77777777" w:rsidR="007D09B7" w:rsidRDefault="00CD1B35">
      <w:pPr>
        <w:pStyle w:val="Brdtekst"/>
      </w:pPr>
      <w:r>
        <w:t>Andersen PK, Hansen MG, Klein JP. Regression analysis of restricted mean survival time based on pseudo-observations. Lifetime Data Anal. 2004;10:335–350.</w:t>
      </w:r>
    </w:p>
    <w:p w14:paraId="25B6557D" w14:textId="77777777" w:rsidR="007D09B7" w:rsidRDefault="00CD1B35">
      <w:pPr>
        <w:pStyle w:val="Brdtekst"/>
      </w:pPr>
      <w:r>
        <w:t>Kenny A, Voldal EC, Xia F, Heagerty PJ, Hughes JP. Analysis of stepped wedge cluster randomized trials in the presence of a time-varying treatment effect. Stat Med. 2022;41:4311–4339.</w:t>
      </w:r>
    </w:p>
    <w:p w14:paraId="5EFA6730" w14:textId="43F3BFAF" w:rsidR="007D09B7" w:rsidDel="005D28C0" w:rsidRDefault="00CD1B35">
      <w:pPr>
        <w:pStyle w:val="Brdtekst"/>
        <w:rPr>
          <w:del w:id="666" w:author="Therese Buerengen" w:date="2026-10-09T07:46:00Z" w16du:dateUtc="2026-10-09T05:46:00Z"/>
        </w:rPr>
      </w:pPr>
      <w:del w:id="667" w:author="Therese Buerengen" w:date="2026-10-09T07:46:00Z" w16du:dateUtc="2026-10-09T05:46:00Z">
        <w:r w:rsidRPr="00055177" w:rsidDel="005D28C0">
          <w:rPr>
            <w:lang w:val="nb-NO"/>
          </w:rPr>
          <w:delText xml:space="preserve">Skjærven R, Gjessing HK, Bakketeig LS. </w:delText>
        </w:r>
        <w:r w:rsidRPr="00055177" w:rsidDel="005D28C0">
          <w:delText>Birthweight by gestational age in Norway. Acta Obstet Gynecol Scand. 2000;79:440–449.</w:delText>
        </w:r>
      </w:del>
    </w:p>
    <w:p w14:paraId="475580EB" w14:textId="77777777" w:rsidR="007D09B7" w:rsidRDefault="00CD1B35">
      <w:pPr>
        <w:pStyle w:val="Brdtekst"/>
      </w:pPr>
      <w:r>
        <w:t>Young JG, Stensrud MJ, Tchetgen Tchetgen EJ, Hernán MA. A causal framework for classical statistical estimands in failure-time settings with competing events. Stat Med. 2020;39:1199–1236.</w:t>
      </w:r>
    </w:p>
    <w:p w14:paraId="363F811A" w14:textId="77777777" w:rsidR="007D09B7" w:rsidRDefault="00CD1B35">
      <w:pPr>
        <w:pStyle w:val="Brdtekst"/>
      </w:pPr>
      <w:r>
        <w:t>Zhang J, Troendle JF, Yancey MK. Reassessing the labor curve in nulliparous women. Am J Obstet Gynecol. 2002;187:824–828.</w:t>
      </w:r>
    </w:p>
    <w:p w14:paraId="3D489218" w14:textId="77777777" w:rsidR="007D09B7" w:rsidRDefault="00CD1B35">
      <w:pPr>
        <w:pStyle w:val="Brdtekst"/>
      </w:pPr>
      <w:r>
        <w:t>Zhang J, Landy HJ, Ware Branch D, et al. Contemporary patterns of spontaneous labor with normal neonatal outcomes. Obstet Gynecol. 2010;116:1281–1287.</w:t>
      </w:r>
      <w:bookmarkEnd w:id="665"/>
    </w:p>
    <w:sectPr w:rsidR="007D09B7" w:rsidSect="0003485A">
      <w:headerReference w:type="even" r:id="rId13"/>
      <w:headerReference w:type="default" r:id="rId14"/>
      <w:footerReference w:type="even" r:id="rId15"/>
      <w:footerReference w:type="default" r:id="rId16"/>
      <w:headerReference w:type="first" r:id="rId17"/>
      <w:footerReference w:type="first" r:id="rId18"/>
      <w:pgSz w:w="12240" w:h="15840" w:code="1"/>
      <w:pgMar w:top="1440" w:right="1440" w:bottom="1440" w:left="1440" w:header="720" w:footer="720" w:gutter="0"/>
      <w:paperSrc w:first="15" w:other="15"/>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2" w:author="Therese Buerengen" w:date="2026-10-10T14:10:00Z" w:initials="TB">
    <w:p w14:paraId="602E8A1E" w14:textId="77777777" w:rsidR="00271E07" w:rsidRDefault="00271E07" w:rsidP="00271E07">
      <w:pPr>
        <w:pStyle w:val="Merknadstekst"/>
      </w:pPr>
      <w:r>
        <w:rPr>
          <w:rStyle w:val="Merknadsreferanse"/>
        </w:rPr>
        <w:annotationRef/>
      </w:r>
      <w:r>
        <w:t xml:space="preserve">Vi vet at det ikke er optimalt, men ønsker allikevel å si noe om varighet uten å gå i detalj. </w:t>
      </w:r>
      <w:r>
        <w:rPr>
          <w:color w:val="171717"/>
        </w:rPr>
        <w:t>Denne ble etterspurt sist av the Lancet.</w:t>
      </w:r>
      <w:r>
        <w:t xml:space="preserve"> Vi</w:t>
      </w:r>
      <w:r>
        <w:rPr>
          <w:color w:val="171717"/>
        </w:rPr>
        <w:t xml:space="preserve"> tenker at varighet kun presenteres som total gjennomsnitt i denne artikkelen. Da blir det annen metode, og mer detaljert i artikkelen om varighet. </w:t>
      </w:r>
    </w:p>
  </w:comment>
  <w:comment w:id="108" w:author="Therese Buerengen" w:date="2026-10-10T14:48:00Z" w:initials="TB">
    <w:p w14:paraId="01714010" w14:textId="77777777" w:rsidR="005611FD" w:rsidRDefault="005611FD" w:rsidP="005611FD">
      <w:pPr>
        <w:pStyle w:val="Merknadstekst"/>
      </w:pPr>
      <w:r>
        <w:rPr>
          <w:rStyle w:val="Merknadsreferanse"/>
        </w:rPr>
        <w:annotationRef/>
      </w:r>
      <w:r>
        <w:t>Ønsker kun å ha med AT, oxytocin og epidural, ja/nei i hovedartikkelen, detaljer i annen SAP</w:t>
      </w:r>
    </w:p>
  </w:comment>
  <w:comment w:id="161" w:author="Therese Buerengen" w:date="2026-10-09T09:47:00Z" w:initials="TB">
    <w:p w14:paraId="74493092" w14:textId="77777777" w:rsidR="00533518" w:rsidRDefault="00533518" w:rsidP="00533518">
      <w:pPr>
        <w:pStyle w:val="Merknadstekst"/>
      </w:pPr>
      <w:r>
        <w:rPr>
          <w:rStyle w:val="Merknadsreferanse"/>
        </w:rPr>
        <w:annotationRef/>
      </w:r>
      <w:r>
        <w:t>Hvorfor kun analysere de med vaginal fødsel? Episiotomi og perinealrifter kan forekomme hos (et fåtall) kvinner med keisersnitt.</w:t>
      </w:r>
    </w:p>
  </w:comment>
  <w:comment w:id="162" w:author="Therese Buerengen" w:date="2026-10-09T12:57:00Z" w:initials="TB">
    <w:p w14:paraId="4362861F" w14:textId="78FABF16" w:rsidR="00FC4560" w:rsidRDefault="00FC4560" w:rsidP="00FC4560">
      <w:pPr>
        <w:pStyle w:val="Merknadstekst"/>
      </w:pPr>
      <w:r>
        <w:rPr>
          <w:rStyle w:val="Merknadsreferanse"/>
        </w:rPr>
        <w:annotationRef/>
      </w:r>
      <w:r>
        <w:rPr>
          <w:noProof/>
        </w:rPr>
        <w:drawing>
          <wp:inline distT="0" distB="0" distL="0" distR="0" wp14:anchorId="4681B6C3" wp14:editId="12E65C36">
            <wp:extent cx="3391373" cy="1343212"/>
            <wp:effectExtent l="0" t="0" r="0" b="9525"/>
            <wp:docPr id="1035613705" name="Bild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13705" name="Bilde 1035613705" descr="Image"/>
                    <pic:cNvPicPr/>
                  </pic:nvPicPr>
                  <pic:blipFill>
                    <a:blip r:embed="rId1">
                      <a:extLst>
                        <a:ext uri="{28A0092B-C50C-407E-A947-70E740481C1C}">
                          <a14:useLocalDpi xmlns:a14="http://schemas.microsoft.com/office/drawing/2010/main" val="0"/>
                        </a:ext>
                      </a:extLst>
                    </a:blip>
                    <a:stretch>
                      <a:fillRect/>
                    </a:stretch>
                  </pic:blipFill>
                  <pic:spPr>
                    <a:xfrm>
                      <a:off x="0" y="0"/>
                      <a:ext cx="3391373" cy="1343212"/>
                    </a:xfrm>
                    <a:prstGeom prst="rect">
                      <a:avLst/>
                    </a:prstGeom>
                  </pic:spPr>
                </pic:pic>
              </a:graphicData>
            </a:graphic>
          </wp:inline>
        </w:drawing>
      </w:r>
    </w:p>
  </w:comment>
  <w:comment w:id="163" w:author="Inger Sofia Rebecka Dalbye" w:date="2026-10-08T22:22:00Z" w:initials="ID">
    <w:p w14:paraId="57996394" w14:textId="77777777" w:rsidR="009460DC" w:rsidRDefault="009460DC" w:rsidP="009460DC">
      <w:pPr>
        <w:pStyle w:val="Merknadstekst"/>
      </w:pPr>
      <w:r>
        <w:rPr>
          <w:rStyle w:val="Merknadsreferanse"/>
        </w:rPr>
        <w:annotationRef/>
      </w:r>
      <w:r>
        <w:t>Stemmer denne? Det motsier vel hva WHO mener?</w:t>
      </w:r>
    </w:p>
  </w:comment>
  <w:comment w:id="164" w:author="Therese Buerengen" w:date="2026-10-09T12:53:00Z" w:initials="TB">
    <w:p w14:paraId="09FFB6E2" w14:textId="38D4E3E5" w:rsidR="008A2AAD" w:rsidRDefault="008A2AAD" w:rsidP="008A2AAD">
      <w:pPr>
        <w:pStyle w:val="Merknadstekst"/>
      </w:pPr>
      <w:r>
        <w:rPr>
          <w:rStyle w:val="Merknadsreferanse"/>
        </w:rPr>
        <w:annotationRef/>
      </w:r>
      <w:r>
        <w:rPr>
          <w:noProof/>
        </w:rPr>
        <w:drawing>
          <wp:inline distT="0" distB="0" distL="0" distR="0" wp14:anchorId="5A379B96" wp14:editId="60CEB451">
            <wp:extent cx="4734586" cy="1228896"/>
            <wp:effectExtent l="0" t="0" r="8890" b="9525"/>
            <wp:docPr id="87831362" name="Bild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31362" name="Bilde 87831362" descr="Image"/>
                    <pic:cNvPicPr/>
                  </pic:nvPicPr>
                  <pic:blipFill>
                    <a:blip r:embed="rId2">
                      <a:extLst>
                        <a:ext uri="{28A0092B-C50C-407E-A947-70E740481C1C}">
                          <a14:useLocalDpi xmlns:a14="http://schemas.microsoft.com/office/drawing/2010/main" val="0"/>
                        </a:ext>
                      </a:extLst>
                    </a:blip>
                    <a:stretch>
                      <a:fillRect/>
                    </a:stretch>
                  </pic:blipFill>
                  <pic:spPr>
                    <a:xfrm>
                      <a:off x="0" y="0"/>
                      <a:ext cx="4734586" cy="1228896"/>
                    </a:xfrm>
                    <a:prstGeom prst="rect">
                      <a:avLst/>
                    </a:prstGeom>
                  </pic:spPr>
                </pic:pic>
              </a:graphicData>
            </a:graphic>
          </wp:inline>
        </w:drawing>
      </w:r>
    </w:p>
  </w:comment>
  <w:comment w:id="188" w:author="Inger Sofia Rebecka Dalbye" w:date="2026-10-08T22:49:00Z" w:initials="ID">
    <w:p w14:paraId="07B56952" w14:textId="77777777" w:rsidR="0062568F" w:rsidRDefault="0062568F" w:rsidP="0062568F">
      <w:pPr>
        <w:pStyle w:val="Merknadstekst"/>
      </w:pPr>
      <w:r>
        <w:rPr>
          <w:rStyle w:val="Merknadsreferanse"/>
        </w:rPr>
        <w:annotationRef/>
      </w:r>
      <w:r>
        <w:t>≤ 4 cm?</w:t>
      </w:r>
    </w:p>
  </w:comment>
  <w:comment w:id="189" w:author="Therese Buerengen" w:date="2026-10-10T11:23:00Z" w:initials="TB">
    <w:p w14:paraId="70FC6CCB" w14:textId="4D01DF4F" w:rsidR="00C71312" w:rsidRDefault="00C71312" w:rsidP="00C71312">
      <w:pPr>
        <w:pStyle w:val="Merknadstekst"/>
      </w:pPr>
      <w:r>
        <w:rPr>
          <w:rStyle w:val="Merknadsreferanse"/>
        </w:rPr>
        <w:annotationRef/>
      </w:r>
      <w:r>
        <w:rPr>
          <w:noProof/>
        </w:rPr>
        <w:drawing>
          <wp:inline distT="0" distB="0" distL="0" distR="0" wp14:anchorId="5BE0AAB2" wp14:editId="1B65955F">
            <wp:extent cx="3753374" cy="752580"/>
            <wp:effectExtent l="0" t="0" r="0" b="9525"/>
            <wp:docPr id="1800687737" name="Bild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687737" name="Bilde 1800687737" descr="Image"/>
                    <pic:cNvPicPr/>
                  </pic:nvPicPr>
                  <pic:blipFill>
                    <a:blip r:embed="rId3">
                      <a:extLst>
                        <a:ext uri="{28A0092B-C50C-407E-A947-70E740481C1C}">
                          <a14:useLocalDpi xmlns:a14="http://schemas.microsoft.com/office/drawing/2010/main" val="0"/>
                        </a:ext>
                      </a:extLst>
                    </a:blip>
                    <a:stretch>
                      <a:fillRect/>
                    </a:stretch>
                  </pic:blipFill>
                  <pic:spPr>
                    <a:xfrm>
                      <a:off x="0" y="0"/>
                      <a:ext cx="3753374" cy="752580"/>
                    </a:xfrm>
                    <a:prstGeom prst="rect">
                      <a:avLst/>
                    </a:prstGeom>
                  </pic:spPr>
                </pic:pic>
              </a:graphicData>
            </a:graphic>
          </wp:inline>
        </w:drawing>
      </w:r>
    </w:p>
  </w:comment>
  <w:comment w:id="201" w:author="Therese Buerengen" w:date="2026-10-10T11:25:00Z" w:initials="TB">
    <w:p w14:paraId="5D46FF09" w14:textId="77777777" w:rsidR="00C71312" w:rsidRDefault="00C71312" w:rsidP="00C71312">
      <w:pPr>
        <w:pStyle w:val="Merknadstekst"/>
      </w:pPr>
      <w:r>
        <w:rPr>
          <w:rStyle w:val="Merknadsreferanse"/>
        </w:rPr>
        <w:annotationRef/>
      </w:r>
      <w:r>
        <w:t xml:space="preserve">Kanskje noe du allerede vet, men Robson gir ikke helt korrekte tall på paritet, tidligere sectio og fødselsstart. Induksjoner, fleregangsfødende med seteleie, duplex og premature trumfer tidligere sectio. Tidligere sectio trumfer induksjoner. </w:t>
      </w:r>
    </w:p>
  </w:comment>
  <w:comment w:id="202" w:author="Therese Buerengen" w:date="2026-10-10T11:25:00Z" w:initials="TB">
    <w:p w14:paraId="2BD04B66" w14:textId="051B1CC5" w:rsidR="00C71312" w:rsidRDefault="00C71312" w:rsidP="00C71312">
      <w:pPr>
        <w:pStyle w:val="Merknadstekst"/>
      </w:pPr>
      <w:r>
        <w:rPr>
          <w:rStyle w:val="Merknadsreferanse"/>
        </w:rPr>
        <w:annotationRef/>
      </w:r>
      <w:r>
        <w:rPr>
          <w:noProof/>
        </w:rPr>
        <w:drawing>
          <wp:inline distT="0" distB="0" distL="0" distR="0" wp14:anchorId="6B06901E" wp14:editId="43DD73C4">
            <wp:extent cx="4001058" cy="1991003"/>
            <wp:effectExtent l="0" t="0" r="0" b="9525"/>
            <wp:docPr id="61781737" name="Bild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1737" name="Bilde 61781737" descr="Image"/>
                    <pic:cNvPicPr/>
                  </pic:nvPicPr>
                  <pic:blipFill>
                    <a:blip r:embed="rId4">
                      <a:extLst>
                        <a:ext uri="{28A0092B-C50C-407E-A947-70E740481C1C}">
                          <a14:useLocalDpi xmlns:a14="http://schemas.microsoft.com/office/drawing/2010/main" val="0"/>
                        </a:ext>
                      </a:extLst>
                    </a:blip>
                    <a:stretch>
                      <a:fillRect/>
                    </a:stretch>
                  </pic:blipFill>
                  <pic:spPr>
                    <a:xfrm>
                      <a:off x="0" y="0"/>
                      <a:ext cx="4001058" cy="1991003"/>
                    </a:xfrm>
                    <a:prstGeom prst="rect">
                      <a:avLst/>
                    </a:prstGeom>
                  </pic:spPr>
                </pic:pic>
              </a:graphicData>
            </a:graphic>
          </wp:inline>
        </w:drawing>
      </w:r>
    </w:p>
  </w:comment>
  <w:comment w:id="450" w:author="Inger Sofia Rebecka Dalbye" w:date="2026-10-08T23:11:00Z" w:initials="ID">
    <w:p w14:paraId="21D53543" w14:textId="77777777" w:rsidR="00D31474" w:rsidRDefault="00D31474" w:rsidP="00D31474">
      <w:pPr>
        <w:pStyle w:val="Merknadstekst"/>
      </w:pPr>
      <w:r>
        <w:rPr>
          <w:rStyle w:val="Merknadsreferanse"/>
        </w:rPr>
        <w:annotationRef/>
      </w:r>
      <w:r>
        <w:t xml:space="preserve">Betyr det at de skal håndteres/justeres på samme vis som primær endpunkt? Ellers snakket vi vel om vaginal analysis set for disse? </w:t>
      </w:r>
    </w:p>
  </w:comment>
  <w:comment w:id="616" w:author="Therese Buerengen" w:date="2026-10-10T15:19:00Z" w:initials="TB">
    <w:p w14:paraId="7132D733" w14:textId="77777777" w:rsidR="00055177" w:rsidRDefault="005770D5" w:rsidP="00055177">
      <w:pPr>
        <w:pStyle w:val="Merknadstekst"/>
      </w:pPr>
      <w:r>
        <w:rPr>
          <w:rStyle w:val="Merknadsreferanse"/>
        </w:rPr>
        <w:annotationRef/>
      </w:r>
      <w:r w:rsidR="00055177">
        <w:t>Ønsker ikke å ha med i tabell 1, kanskje i annen SAP. Merkes eller flyttes?</w:t>
      </w:r>
    </w:p>
  </w:comment>
  <w:comment w:id="619" w:author="Therese Buerengen" w:date="2026-10-10T15:19:00Z" w:initials="TB">
    <w:p w14:paraId="59ECFEE5" w14:textId="77777777" w:rsidR="00055177" w:rsidRDefault="005770D5" w:rsidP="00055177">
      <w:pPr>
        <w:pStyle w:val="Merknadstekst"/>
      </w:pPr>
      <w:r>
        <w:rPr>
          <w:rStyle w:val="Merknadsreferanse"/>
        </w:rPr>
        <w:annotationRef/>
      </w:r>
      <w:r w:rsidR="00055177">
        <w:t>Ønsker ikke å ha med i tabell 1, kanskje i annen SAP. Merkes eller flyttes?</w:t>
      </w:r>
    </w:p>
  </w:comment>
  <w:comment w:id="630" w:author="Therese Buerengen" w:date="2026-10-10T14:19:00Z" w:initials="TB">
    <w:p w14:paraId="19907DA0" w14:textId="77777777" w:rsidR="006B4A45" w:rsidRDefault="006B4A45" w:rsidP="006B4A45">
      <w:pPr>
        <w:pStyle w:val="Merknadstekst"/>
      </w:pPr>
      <w:r>
        <w:rPr>
          <w:rStyle w:val="Merknadsreferanse"/>
        </w:rPr>
        <w:annotationRef/>
      </w:r>
      <w:r>
        <w:t>Nok annen for å se om gruppene er like, og kan ødelegge for andre artikler.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02E8A1E" w15:done="0"/>
  <w15:commentEx w15:paraId="01714010" w15:done="0"/>
  <w15:commentEx w15:paraId="74493092" w15:done="0"/>
  <w15:commentEx w15:paraId="4362861F" w15:paraIdParent="74493092" w15:done="0"/>
  <w15:commentEx w15:paraId="57996394" w15:done="0"/>
  <w15:commentEx w15:paraId="09FFB6E2" w15:paraIdParent="57996394" w15:done="0"/>
  <w15:commentEx w15:paraId="07B56952" w15:done="0"/>
  <w15:commentEx w15:paraId="70FC6CCB" w15:paraIdParent="07B56952" w15:done="0"/>
  <w15:commentEx w15:paraId="5D46FF09" w15:done="0"/>
  <w15:commentEx w15:paraId="2BD04B66" w15:paraIdParent="5D46FF09" w15:done="0"/>
  <w15:commentEx w15:paraId="21D53543" w15:done="0"/>
  <w15:commentEx w15:paraId="7132D733" w15:done="0"/>
  <w15:commentEx w15:paraId="59ECFEE5" w15:done="0"/>
  <w15:commentEx w15:paraId="19907DA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AB5671" w16cex:dateUtc="2026-10-10T12:10:00Z"/>
  <w16cex:commentExtensible w16cex:durableId="30C7C1F6" w16cex:dateUtc="2026-10-10T12:48:00Z"/>
  <w16cex:commentExtensible w16cex:durableId="10909A9E" w16cex:dateUtc="2026-10-09T07:47:00Z"/>
  <w16cex:commentExtensible w16cex:durableId="55269DA5" w16cex:dateUtc="2026-10-09T10:57:00Z"/>
  <w16cex:commentExtensible w16cex:durableId="1D0687FD" w16cex:dateUtc="2026-10-08T20:22:00Z"/>
  <w16cex:commentExtensible w16cex:durableId="47EF24C9" w16cex:dateUtc="2026-10-09T10:53:00Z"/>
  <w16cex:commentExtensible w16cex:durableId="6B8D998A" w16cex:dateUtc="2026-10-08T20:49:00Z"/>
  <w16cex:commentExtensible w16cex:durableId="16F4437A" w16cex:dateUtc="2026-10-10T09:23:00Z"/>
  <w16cex:commentExtensible w16cex:durableId="60174171" w16cex:dateUtc="2026-10-10T09:25:00Z"/>
  <w16cex:commentExtensible w16cex:durableId="6C248A6A" w16cex:dateUtc="2026-10-10T09:25:00Z"/>
  <w16cex:commentExtensible w16cex:durableId="16781A25" w16cex:dateUtc="2026-10-08T21:11:00Z"/>
  <w16cex:commentExtensible w16cex:durableId="0930FFD0" w16cex:dateUtc="2026-10-10T13:19:00Z"/>
  <w16cex:commentExtensible w16cex:durableId="5A244E0D" w16cex:dateUtc="2026-10-10T13:19:00Z"/>
  <w16cex:commentExtensible w16cex:durableId="762159E5" w16cex:dateUtc="2026-10-10T12: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02E8A1E" w16cid:durableId="6CAB5671"/>
  <w16cid:commentId w16cid:paraId="01714010" w16cid:durableId="30C7C1F6"/>
  <w16cid:commentId w16cid:paraId="74493092" w16cid:durableId="10909A9E"/>
  <w16cid:commentId w16cid:paraId="4362861F" w16cid:durableId="55269DA5"/>
  <w16cid:commentId w16cid:paraId="57996394" w16cid:durableId="1D0687FD"/>
  <w16cid:commentId w16cid:paraId="09FFB6E2" w16cid:durableId="47EF24C9"/>
  <w16cid:commentId w16cid:paraId="07B56952" w16cid:durableId="6B8D998A"/>
  <w16cid:commentId w16cid:paraId="70FC6CCB" w16cid:durableId="16F4437A"/>
  <w16cid:commentId w16cid:paraId="5D46FF09" w16cid:durableId="60174171"/>
  <w16cid:commentId w16cid:paraId="2BD04B66" w16cid:durableId="6C248A6A"/>
  <w16cid:commentId w16cid:paraId="21D53543" w16cid:durableId="16781A25"/>
  <w16cid:commentId w16cid:paraId="7132D733" w16cid:durableId="0930FFD0"/>
  <w16cid:commentId w16cid:paraId="59ECFEE5" w16cid:durableId="5A244E0D"/>
  <w16cid:commentId w16cid:paraId="19907DA0" w16cid:durableId="762159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36A01" w14:textId="77777777" w:rsidR="00940F43" w:rsidRDefault="00940F43">
      <w:pPr>
        <w:spacing w:before="0" w:after="0" w:line="240" w:lineRule="auto"/>
      </w:pPr>
      <w:r>
        <w:separator/>
      </w:r>
    </w:p>
  </w:endnote>
  <w:endnote w:type="continuationSeparator" w:id="0">
    <w:p w14:paraId="39FFD2A2" w14:textId="77777777" w:rsidR="00940F43" w:rsidRDefault="00940F4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Bold">
    <w:altName w:val="Times New Roman"/>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4111E" w14:textId="77777777" w:rsidR="00591819" w:rsidRDefault="00591819">
    <w:pPr>
      <w:pStyle w:val="Bunn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42082" w14:textId="77777777" w:rsidR="00A363F4" w:rsidRDefault="00A363F4" w:rsidP="006627E2">
    <w:pPr>
      <w:tabs>
        <w:tab w:val="center" w:pos="4680"/>
        <w:tab w:val="right" w:pos="12960"/>
      </w:tabs>
    </w:pPr>
    <w:r>
      <w:rPr>
        <w:sz w:val="20"/>
      </w:rPr>
      <w:tab/>
    </w: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311DB" w14:textId="77777777" w:rsidR="00591819" w:rsidRDefault="00591819">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0A7BE" w14:textId="77777777" w:rsidR="00940F43" w:rsidRDefault="00940F43">
      <w:pPr>
        <w:spacing w:before="0" w:after="0" w:line="240" w:lineRule="auto"/>
      </w:pPr>
      <w:r>
        <w:separator/>
      </w:r>
    </w:p>
  </w:footnote>
  <w:footnote w:type="continuationSeparator" w:id="0">
    <w:p w14:paraId="74ECE12D" w14:textId="77777777" w:rsidR="00940F43" w:rsidRDefault="00940F4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9ACC9" w14:textId="77777777" w:rsidR="00591819" w:rsidRDefault="00591819">
    <w:pPr>
      <w:pStyle w:val="Top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enett"/>
      <w:tblW w:w="6833" w:type="dxa"/>
      <w:tblInd w:w="108" w:type="dxa"/>
      <w:tblLook w:val="04A0" w:firstRow="1" w:lastRow="0" w:firstColumn="1" w:lastColumn="0" w:noHBand="0" w:noVBand="1"/>
    </w:tblPr>
    <w:tblGrid>
      <w:gridCol w:w="6833"/>
    </w:tblGrid>
    <w:tr w:rsidR="00A363F4" w14:paraId="7B903611" w14:textId="77777777" w:rsidTr="2023D86C">
      <w:trPr>
        <w:trHeight w:val="288"/>
      </w:trPr>
      <w:tc>
        <w:tcPr>
          <w:tcW w:w="6833" w:type="dxa"/>
          <w:tcBorders>
            <w:top w:val="nil"/>
            <w:left w:val="nil"/>
            <w:bottom w:val="nil"/>
            <w:right w:val="nil"/>
          </w:tcBorders>
        </w:tcPr>
        <w:p w14:paraId="4844341E" w14:textId="77777777" w:rsidR="00A363F4" w:rsidRDefault="2023D86C" w:rsidP="2023D86C">
          <w:pPr>
            <w:tabs>
              <w:tab w:val="right" w:pos="13230"/>
            </w:tabs>
            <w:spacing w:before="0" w:after="0" w:line="240" w:lineRule="auto"/>
            <w:jc w:val="right"/>
            <w:rPr>
              <w:rStyle w:val="CPTVariable"/>
            </w:rPr>
          </w:pPr>
          <w:r>
            <w:t>NORWELCG</w:t>
          </w:r>
          <w:r w:rsidR="007C3DEE">
            <w:t xml:space="preserve"> </w:t>
          </w:r>
          <w:r>
            <w:t>Statistical Analysis Plan</w:t>
          </w:r>
        </w:p>
      </w:tc>
    </w:tr>
  </w:tbl>
  <w:p w14:paraId="66771BD7" w14:textId="77777777" w:rsidR="00A363F4" w:rsidRPr="006627E2" w:rsidRDefault="00A363F4" w:rsidP="006627E2">
    <w:pPr>
      <w:tabs>
        <w:tab w:val="center" w:pos="6660"/>
        <w:tab w:val="right" w:pos="13230"/>
      </w:tabs>
      <w:spacing w:before="0" w:after="0" w:line="240" w:lineRule="auto"/>
      <w:rPr>
        <w:bCs/>
        <w:sz w:val="4"/>
        <w:szCs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79D19" w14:textId="77777777" w:rsidR="00591819" w:rsidRDefault="00591819">
    <w:pPr>
      <w:pStyle w:val="Top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99CEC46"/>
    <w:lvl w:ilvl="0">
      <w:start w:val="1"/>
      <w:numFmt w:val="decimal"/>
      <w:pStyle w:val="Nummerertliste5"/>
      <w:lvlText w:val="%1."/>
      <w:lvlJc w:val="left"/>
      <w:pPr>
        <w:tabs>
          <w:tab w:val="num" w:pos="1800"/>
        </w:tabs>
        <w:ind w:left="1800" w:hanging="360"/>
      </w:pPr>
    </w:lvl>
  </w:abstractNum>
  <w:abstractNum w:abstractNumId="1" w15:restartNumberingAfterBreak="0">
    <w:nsid w:val="FFFFFF7D"/>
    <w:multiLevelType w:val="singleLevel"/>
    <w:tmpl w:val="01FA2F5A"/>
    <w:lvl w:ilvl="0">
      <w:start w:val="1"/>
      <w:numFmt w:val="decimal"/>
      <w:pStyle w:val="Nummerertliste4"/>
      <w:lvlText w:val="%1."/>
      <w:lvlJc w:val="left"/>
      <w:pPr>
        <w:tabs>
          <w:tab w:val="num" w:pos="1440"/>
        </w:tabs>
        <w:ind w:left="1440" w:hanging="360"/>
      </w:pPr>
    </w:lvl>
  </w:abstractNum>
  <w:abstractNum w:abstractNumId="2" w15:restartNumberingAfterBreak="0">
    <w:nsid w:val="FFFFFF7E"/>
    <w:multiLevelType w:val="singleLevel"/>
    <w:tmpl w:val="36AE0290"/>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AE94ECAE"/>
    <w:lvl w:ilvl="0">
      <w:start w:val="1"/>
      <w:numFmt w:val="decimal"/>
      <w:pStyle w:val="Nummerertliste2"/>
      <w:lvlText w:val="%1."/>
      <w:lvlJc w:val="left"/>
      <w:pPr>
        <w:tabs>
          <w:tab w:val="num" w:pos="720"/>
        </w:tabs>
        <w:ind w:left="720" w:hanging="360"/>
      </w:pPr>
    </w:lvl>
  </w:abstractNum>
  <w:abstractNum w:abstractNumId="4" w15:restartNumberingAfterBreak="0">
    <w:nsid w:val="FFFFFF80"/>
    <w:multiLevelType w:val="singleLevel"/>
    <w:tmpl w:val="CED67F02"/>
    <w:lvl w:ilvl="0">
      <w:start w:val="1"/>
      <w:numFmt w:val="bullet"/>
      <w:pStyle w:val="Punktliste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4C2BE8E"/>
    <w:lvl w:ilvl="0">
      <w:start w:val="1"/>
      <w:numFmt w:val="bullet"/>
      <w:pStyle w:val="Punktliste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DFA492A"/>
    <w:lvl w:ilvl="0">
      <w:start w:val="1"/>
      <w:numFmt w:val="bullet"/>
      <w:pStyle w:val="Punktliste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FAC4EB2"/>
    <w:lvl w:ilvl="0">
      <w:start w:val="1"/>
      <w:numFmt w:val="bullet"/>
      <w:pStyle w:val="Punktliste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6222968"/>
    <w:lvl w:ilvl="0">
      <w:start w:val="1"/>
      <w:numFmt w:val="decimal"/>
      <w:pStyle w:val="Nummerertliste"/>
      <w:lvlText w:val="%1."/>
      <w:lvlJc w:val="left"/>
      <w:pPr>
        <w:tabs>
          <w:tab w:val="num" w:pos="360"/>
        </w:tabs>
        <w:ind w:left="360" w:hanging="360"/>
      </w:pPr>
    </w:lvl>
  </w:abstractNum>
  <w:abstractNum w:abstractNumId="9" w15:restartNumberingAfterBreak="0">
    <w:nsid w:val="0000A991"/>
    <w:multiLevelType w:val="multilevel"/>
    <w:tmpl w:val="726031B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00A99421"/>
    <w:multiLevelType w:val="multilevel"/>
    <w:tmpl w:val="3DC63A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134E4DA5"/>
    <w:multiLevelType w:val="multilevel"/>
    <w:tmpl w:val="2184087E"/>
    <w:lvl w:ilvl="0">
      <w:start w:val="1"/>
      <w:numFmt w:val="bullet"/>
      <w:pStyle w:val="CPTList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2" w15:restartNumberingAfterBreak="0">
    <w:nsid w:val="13915908"/>
    <w:multiLevelType w:val="multilevel"/>
    <w:tmpl w:val="8F7626A6"/>
    <w:numStyleLink w:val="CPTN"/>
  </w:abstractNum>
  <w:abstractNum w:abstractNumId="13" w15:restartNumberingAfterBreak="0">
    <w:nsid w:val="2DBE0276"/>
    <w:multiLevelType w:val="multilevel"/>
    <w:tmpl w:val="8F7626A6"/>
    <w:styleLink w:val="CPTN"/>
    <w:lvl w:ilvl="0">
      <w:start w:val="1"/>
      <w:numFmt w:val="decimal"/>
      <w:pStyle w:val="CPTListNumber"/>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none"/>
      <w:lvlText w:val=""/>
      <w:lvlJc w:val="left"/>
      <w:pPr>
        <w:ind w:left="2160" w:hanging="360"/>
      </w:pPr>
      <w:rPr>
        <w:rFonts w:hint="default"/>
      </w:rPr>
    </w:lvl>
    <w:lvl w:ilvl="5">
      <w:start w:val="1"/>
      <w:numFmt w:val="none"/>
      <w:lvlText w:val=""/>
      <w:lvlJc w:val="left"/>
      <w:pPr>
        <w:ind w:left="2520" w:hanging="360"/>
      </w:pPr>
      <w:rPr>
        <w:rFonts w:hint="default"/>
      </w:rPr>
    </w:lvl>
    <w:lvl w:ilvl="6">
      <w:start w:val="1"/>
      <w:numFmt w:val="none"/>
      <w:lvlText w:val=""/>
      <w:lvlJc w:val="left"/>
      <w:pPr>
        <w:ind w:left="2880" w:hanging="360"/>
      </w:pPr>
      <w:rPr>
        <w:rFonts w:hint="default"/>
      </w:rPr>
    </w:lvl>
    <w:lvl w:ilvl="7">
      <w:start w:val="1"/>
      <w:numFmt w:val="none"/>
      <w:lvlText w:val=""/>
      <w:lvlJc w:val="left"/>
      <w:pPr>
        <w:ind w:left="3240" w:hanging="360"/>
      </w:pPr>
      <w:rPr>
        <w:rFonts w:hint="default"/>
      </w:rPr>
    </w:lvl>
    <w:lvl w:ilvl="8">
      <w:start w:val="1"/>
      <w:numFmt w:val="none"/>
      <w:lvlText w:val=""/>
      <w:lvlJc w:val="left"/>
      <w:pPr>
        <w:ind w:left="3600" w:hanging="360"/>
      </w:pPr>
      <w:rPr>
        <w:rFonts w:hint="default"/>
      </w:rPr>
    </w:lvl>
  </w:abstractNum>
  <w:abstractNum w:abstractNumId="14" w15:restartNumberingAfterBreak="0">
    <w:nsid w:val="3A1D1A41"/>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2B557A9"/>
    <w:multiLevelType w:val="multilevel"/>
    <w:tmpl w:val="2184087E"/>
    <w:styleLink w:val="CPTB"/>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48F77426"/>
    <w:multiLevelType w:val="hybridMultilevel"/>
    <w:tmpl w:val="311EC480"/>
    <w:lvl w:ilvl="0" w:tplc="09CA051A">
      <w:start w:val="1"/>
      <w:numFmt w:val="decimal"/>
      <w:lvlText w:val="%1."/>
      <w:lvlJc w:val="left"/>
      <w:pPr>
        <w:ind w:left="1020" w:hanging="360"/>
      </w:pPr>
    </w:lvl>
    <w:lvl w:ilvl="1" w:tplc="3746E936">
      <w:start w:val="1"/>
      <w:numFmt w:val="decimal"/>
      <w:lvlText w:val="%2."/>
      <w:lvlJc w:val="left"/>
      <w:pPr>
        <w:ind w:left="1020" w:hanging="360"/>
      </w:pPr>
    </w:lvl>
    <w:lvl w:ilvl="2" w:tplc="412A6A18">
      <w:start w:val="1"/>
      <w:numFmt w:val="decimal"/>
      <w:lvlText w:val="%3."/>
      <w:lvlJc w:val="left"/>
      <w:pPr>
        <w:ind w:left="1020" w:hanging="360"/>
      </w:pPr>
    </w:lvl>
    <w:lvl w:ilvl="3" w:tplc="729C3E76">
      <w:start w:val="1"/>
      <w:numFmt w:val="decimal"/>
      <w:lvlText w:val="%4."/>
      <w:lvlJc w:val="left"/>
      <w:pPr>
        <w:ind w:left="1020" w:hanging="360"/>
      </w:pPr>
    </w:lvl>
    <w:lvl w:ilvl="4" w:tplc="9E640B46">
      <w:start w:val="1"/>
      <w:numFmt w:val="decimal"/>
      <w:lvlText w:val="%5."/>
      <w:lvlJc w:val="left"/>
      <w:pPr>
        <w:ind w:left="1020" w:hanging="360"/>
      </w:pPr>
    </w:lvl>
    <w:lvl w:ilvl="5" w:tplc="E4A2CC0C">
      <w:start w:val="1"/>
      <w:numFmt w:val="decimal"/>
      <w:lvlText w:val="%6."/>
      <w:lvlJc w:val="left"/>
      <w:pPr>
        <w:ind w:left="1020" w:hanging="360"/>
      </w:pPr>
    </w:lvl>
    <w:lvl w:ilvl="6" w:tplc="64548136">
      <w:start w:val="1"/>
      <w:numFmt w:val="decimal"/>
      <w:lvlText w:val="%7."/>
      <w:lvlJc w:val="left"/>
      <w:pPr>
        <w:ind w:left="1020" w:hanging="360"/>
      </w:pPr>
    </w:lvl>
    <w:lvl w:ilvl="7" w:tplc="9356DABC">
      <w:start w:val="1"/>
      <w:numFmt w:val="decimal"/>
      <w:lvlText w:val="%8."/>
      <w:lvlJc w:val="left"/>
      <w:pPr>
        <w:ind w:left="1020" w:hanging="360"/>
      </w:pPr>
    </w:lvl>
    <w:lvl w:ilvl="8" w:tplc="E31E74F8">
      <w:start w:val="1"/>
      <w:numFmt w:val="decimal"/>
      <w:lvlText w:val="%9."/>
      <w:lvlJc w:val="left"/>
      <w:pPr>
        <w:ind w:left="1020" w:hanging="360"/>
      </w:pPr>
    </w:lvl>
  </w:abstractNum>
  <w:abstractNum w:abstractNumId="17" w15:restartNumberingAfterBreak="0">
    <w:nsid w:val="51AC7A1A"/>
    <w:multiLevelType w:val="multilevel"/>
    <w:tmpl w:val="04090023"/>
    <w:styleLink w:val="Artikkelavsnitt"/>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66AB05D7"/>
    <w:multiLevelType w:val="hybridMultilevel"/>
    <w:tmpl w:val="52061CD6"/>
    <w:lvl w:ilvl="0" w:tplc="97EEFBAE">
      <w:start w:val="1"/>
      <w:numFmt w:val="bullet"/>
      <w:pStyle w:val="Punktlist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F17F6D"/>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27360002">
    <w:abstractNumId w:val="14"/>
  </w:num>
  <w:num w:numId="2" w16cid:durableId="1136214339">
    <w:abstractNumId w:val="19"/>
  </w:num>
  <w:num w:numId="3" w16cid:durableId="305474895">
    <w:abstractNumId w:val="17"/>
  </w:num>
  <w:num w:numId="4" w16cid:durableId="243495310">
    <w:abstractNumId w:val="6"/>
  </w:num>
  <w:num w:numId="5" w16cid:durableId="1548685020">
    <w:abstractNumId w:val="5"/>
  </w:num>
  <w:num w:numId="6" w16cid:durableId="106312677">
    <w:abstractNumId w:val="4"/>
  </w:num>
  <w:num w:numId="7" w16cid:durableId="1151407869">
    <w:abstractNumId w:val="8"/>
  </w:num>
  <w:num w:numId="8" w16cid:durableId="847401683">
    <w:abstractNumId w:val="3"/>
  </w:num>
  <w:num w:numId="9" w16cid:durableId="1641570355">
    <w:abstractNumId w:val="2"/>
  </w:num>
  <w:num w:numId="10" w16cid:durableId="2136753753">
    <w:abstractNumId w:val="1"/>
  </w:num>
  <w:num w:numId="11" w16cid:durableId="1624267822">
    <w:abstractNumId w:val="0"/>
  </w:num>
  <w:num w:numId="12" w16cid:durableId="1836140568">
    <w:abstractNumId w:val="7"/>
  </w:num>
  <w:num w:numId="13" w16cid:durableId="984503606">
    <w:abstractNumId w:val="18"/>
  </w:num>
  <w:num w:numId="14" w16cid:durableId="189144711">
    <w:abstractNumId w:val="15"/>
  </w:num>
  <w:num w:numId="15" w16cid:durableId="1492675870">
    <w:abstractNumId w:val="13"/>
  </w:num>
  <w:num w:numId="16" w16cid:durableId="1780954928">
    <w:abstractNumId w:val="11"/>
  </w:num>
  <w:num w:numId="17" w16cid:durableId="18238561">
    <w:abstractNumId w:val="12"/>
    <w:lvlOverride w:ilvl="0">
      <w:lvl w:ilvl="0">
        <w:start w:val="1"/>
        <w:numFmt w:val="decimal"/>
        <w:pStyle w:val="CPTListNumber"/>
        <w:lvlText w:val="%1."/>
        <w:lvlJc w:val="left"/>
        <w:pPr>
          <w:ind w:left="720" w:hanging="360"/>
        </w:pPr>
        <w:rPr>
          <w:rFonts w:hint="default"/>
        </w:rPr>
      </w:lvl>
    </w:lvlOverride>
    <w:lvlOverride w:ilvl="1">
      <w:lvl w:ilvl="1">
        <w:start w:val="1"/>
        <w:numFmt w:val="lowerLetter"/>
        <w:lvlText w:val="%2."/>
        <w:lvlJc w:val="left"/>
        <w:pPr>
          <w:ind w:left="1080" w:hanging="360"/>
        </w:pPr>
        <w:rPr>
          <w:rFonts w:hint="default"/>
        </w:rPr>
      </w:lvl>
    </w:lvlOverride>
    <w:lvlOverride w:ilvl="2">
      <w:lvl w:ilvl="2">
        <w:start w:val="1"/>
        <w:numFmt w:val="lowerRoman"/>
        <w:lvlText w:val="%3."/>
        <w:lvlJc w:val="left"/>
        <w:pPr>
          <w:ind w:left="1440" w:hanging="360"/>
        </w:pPr>
        <w:rPr>
          <w:rFonts w:hint="default"/>
        </w:rPr>
      </w:lvl>
    </w:lvlOverride>
    <w:lvlOverride w:ilvl="3">
      <w:lvl w:ilvl="3">
        <w:start w:val="1"/>
        <w:numFmt w:val="decimal"/>
        <w:lvlText w:val="%4)"/>
        <w:lvlJc w:val="left"/>
        <w:pPr>
          <w:ind w:left="1800" w:hanging="360"/>
        </w:pPr>
        <w:rPr>
          <w:rFonts w:hint="default"/>
        </w:rPr>
      </w:lvl>
    </w:lvlOverride>
    <w:lvlOverride w:ilvl="4">
      <w:lvl w:ilvl="4">
        <w:start w:val="1"/>
        <w:numFmt w:val="none"/>
        <w:lvlText w:val=""/>
        <w:lvlJc w:val="left"/>
        <w:pPr>
          <w:ind w:left="2160" w:hanging="360"/>
        </w:pPr>
        <w:rPr>
          <w:rFonts w:hint="default"/>
        </w:rPr>
      </w:lvl>
    </w:lvlOverride>
    <w:lvlOverride w:ilvl="5">
      <w:lvl w:ilvl="5">
        <w:start w:val="1"/>
        <w:numFmt w:val="none"/>
        <w:lvlText w:val=""/>
        <w:lvlJc w:val="left"/>
        <w:pPr>
          <w:ind w:left="2520" w:hanging="360"/>
        </w:pPr>
        <w:rPr>
          <w:rFonts w:hint="default"/>
        </w:rPr>
      </w:lvl>
    </w:lvlOverride>
    <w:lvlOverride w:ilvl="6">
      <w:lvl w:ilvl="6">
        <w:start w:val="1"/>
        <w:numFmt w:val="none"/>
        <w:lvlText w:val=""/>
        <w:lvlJc w:val="left"/>
        <w:pPr>
          <w:ind w:left="2880" w:hanging="360"/>
        </w:pPr>
        <w:rPr>
          <w:rFonts w:hint="default"/>
        </w:rPr>
      </w:lvl>
    </w:lvlOverride>
    <w:lvlOverride w:ilvl="7">
      <w:lvl w:ilvl="7">
        <w:start w:val="1"/>
        <w:numFmt w:val="none"/>
        <w:lvlText w:val=""/>
        <w:lvlJc w:val="left"/>
        <w:pPr>
          <w:ind w:left="3240" w:hanging="360"/>
        </w:pPr>
        <w:rPr>
          <w:rFonts w:hint="default"/>
        </w:rPr>
      </w:lvl>
    </w:lvlOverride>
    <w:lvlOverride w:ilvl="8">
      <w:lvl w:ilvl="8">
        <w:start w:val="1"/>
        <w:numFmt w:val="none"/>
        <w:lvlText w:val=""/>
        <w:lvlJc w:val="left"/>
        <w:pPr>
          <w:ind w:left="3600" w:hanging="360"/>
        </w:pPr>
        <w:rPr>
          <w:rFonts w:hint="default"/>
        </w:rPr>
      </w:lvl>
    </w:lvlOverride>
  </w:num>
  <w:num w:numId="18" w16cid:durableId="794370172">
    <w:abstractNumId w:val="9"/>
  </w:num>
  <w:num w:numId="19" w16cid:durableId="2100982086">
    <w:abstractNumId w:val="9"/>
  </w:num>
  <w:num w:numId="20" w16cid:durableId="1618634697">
    <w:abstractNumId w:val="9"/>
  </w:num>
  <w:num w:numId="21" w16cid:durableId="1639189983">
    <w:abstractNumId w:val="9"/>
  </w:num>
  <w:num w:numId="22" w16cid:durableId="89373547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36732832">
    <w:abstractNumId w:val="9"/>
  </w:num>
  <w:num w:numId="24" w16cid:durableId="92407358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6631405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06775072">
    <w:abstractNumId w:val="9"/>
  </w:num>
  <w:num w:numId="27" w16cid:durableId="1976833576">
    <w:abstractNumId w:val="9"/>
  </w:num>
  <w:num w:numId="28" w16cid:durableId="77182273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51321786">
    <w:abstractNumId w:val="16"/>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a Cecilie Stivang">
    <w15:presenceInfo w15:providerId="AD" w15:userId="S::msti@so-hf.no::b4527db0-077e-45ba-8508-ac63402b0114"/>
  </w15:person>
  <w15:person w15:author="Therese Buerengen">
    <w15:presenceInfo w15:providerId="AD" w15:userId="S::thbue6295@oslomet.no::b167ebfa-b3da-4b09-b82f-51903940855b"/>
  </w15:person>
  <w15:person w15:author="Inger Sofia Rebecka Dalbye">
    <w15:presenceInfo w15:providerId="AD" w15:userId="S::rebda@oslomet.no::16a4c3d2-2419-449f-82ed-c5e93c1f6e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DateAndTime/>
  <w:embedSystemFonts/>
  <w:bordersDoNotSurroundHeader/>
  <w:bordersDoNotSurroundFooter/>
  <w:gutterAtTop/>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trackRevisions/>
  <w:doNotTrackMoves/>
  <w:documentProtection w:edit="readOnly" w:enforcement="0"/>
  <w:defaultTabStop w:val="720"/>
  <w:hyphenationZone w:val="425"/>
  <w:drawingGridHorizontalSpacing w:val="110"/>
  <w:drawingGridVerticalSpacing w:val="360"/>
  <w:displayHorizontalDrawingGridEvery w:val="2"/>
  <w:displayVerticalDrawingGridEvery w:val="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ptId" w:val="3c388c55-179c-4f64-8616-7310bfd42665"/>
    <w:docVar w:name="LibraryFilter" w:val="|||"/>
    <w:docVar w:name="Warning" w:val="False"/>
    <w:docVar w:name="WordDocUniqueId" w:val="f377090c-8bfd-414f-996a-d24eab559a9e"/>
  </w:docVars>
  <w:rsids>
    <w:rsidRoot w:val="00433693"/>
    <w:rsid w:val="00000155"/>
    <w:rsid w:val="00000742"/>
    <w:rsid w:val="00000749"/>
    <w:rsid w:val="000008AB"/>
    <w:rsid w:val="00000A78"/>
    <w:rsid w:val="00000BEC"/>
    <w:rsid w:val="00000D58"/>
    <w:rsid w:val="00000D9E"/>
    <w:rsid w:val="00000E0A"/>
    <w:rsid w:val="00000E43"/>
    <w:rsid w:val="0000100E"/>
    <w:rsid w:val="00001047"/>
    <w:rsid w:val="0000119A"/>
    <w:rsid w:val="0000170B"/>
    <w:rsid w:val="0000193F"/>
    <w:rsid w:val="00001C91"/>
    <w:rsid w:val="00001DD2"/>
    <w:rsid w:val="000023BB"/>
    <w:rsid w:val="000024F8"/>
    <w:rsid w:val="000025DB"/>
    <w:rsid w:val="00002B07"/>
    <w:rsid w:val="00002E93"/>
    <w:rsid w:val="00002FA4"/>
    <w:rsid w:val="00002FFA"/>
    <w:rsid w:val="00003237"/>
    <w:rsid w:val="00003272"/>
    <w:rsid w:val="0000352B"/>
    <w:rsid w:val="00003596"/>
    <w:rsid w:val="000036CA"/>
    <w:rsid w:val="00004041"/>
    <w:rsid w:val="00004415"/>
    <w:rsid w:val="00004999"/>
    <w:rsid w:val="000049E9"/>
    <w:rsid w:val="00004EDE"/>
    <w:rsid w:val="000061B5"/>
    <w:rsid w:val="000065A2"/>
    <w:rsid w:val="000066CB"/>
    <w:rsid w:val="00006858"/>
    <w:rsid w:val="00006A8C"/>
    <w:rsid w:val="00006AFB"/>
    <w:rsid w:val="00006C69"/>
    <w:rsid w:val="00006DD5"/>
    <w:rsid w:val="00006F50"/>
    <w:rsid w:val="000079FD"/>
    <w:rsid w:val="00010607"/>
    <w:rsid w:val="00010CC8"/>
    <w:rsid w:val="00010D26"/>
    <w:rsid w:val="00011544"/>
    <w:rsid w:val="00011FA4"/>
    <w:rsid w:val="00012308"/>
    <w:rsid w:val="000124F7"/>
    <w:rsid w:val="000125CB"/>
    <w:rsid w:val="000125D2"/>
    <w:rsid w:val="0001272E"/>
    <w:rsid w:val="000128CE"/>
    <w:rsid w:val="00012BBD"/>
    <w:rsid w:val="00012E79"/>
    <w:rsid w:val="000133C6"/>
    <w:rsid w:val="00013405"/>
    <w:rsid w:val="000137C8"/>
    <w:rsid w:val="0001382C"/>
    <w:rsid w:val="000138CE"/>
    <w:rsid w:val="000139FB"/>
    <w:rsid w:val="00014170"/>
    <w:rsid w:val="000144A7"/>
    <w:rsid w:val="00014674"/>
    <w:rsid w:val="0001472E"/>
    <w:rsid w:val="00014915"/>
    <w:rsid w:val="00014986"/>
    <w:rsid w:val="00014A11"/>
    <w:rsid w:val="00014AEC"/>
    <w:rsid w:val="00015752"/>
    <w:rsid w:val="00015847"/>
    <w:rsid w:val="00015854"/>
    <w:rsid w:val="00015A2F"/>
    <w:rsid w:val="00015E2F"/>
    <w:rsid w:val="00016318"/>
    <w:rsid w:val="000163B5"/>
    <w:rsid w:val="00016439"/>
    <w:rsid w:val="0001652C"/>
    <w:rsid w:val="00016962"/>
    <w:rsid w:val="00016A60"/>
    <w:rsid w:val="00016D1E"/>
    <w:rsid w:val="00017D40"/>
    <w:rsid w:val="00020259"/>
    <w:rsid w:val="000209EE"/>
    <w:rsid w:val="00020C34"/>
    <w:rsid w:val="00021201"/>
    <w:rsid w:val="000212F4"/>
    <w:rsid w:val="0002168B"/>
    <w:rsid w:val="000217E9"/>
    <w:rsid w:val="00021A70"/>
    <w:rsid w:val="00021AE9"/>
    <w:rsid w:val="00021C30"/>
    <w:rsid w:val="00021D50"/>
    <w:rsid w:val="0002274C"/>
    <w:rsid w:val="00022B67"/>
    <w:rsid w:val="00022F9E"/>
    <w:rsid w:val="000231A3"/>
    <w:rsid w:val="0002352F"/>
    <w:rsid w:val="00023DB9"/>
    <w:rsid w:val="00023F6D"/>
    <w:rsid w:val="0002402D"/>
    <w:rsid w:val="00024993"/>
    <w:rsid w:val="00024C3C"/>
    <w:rsid w:val="00024DB4"/>
    <w:rsid w:val="00024DBB"/>
    <w:rsid w:val="00024F3A"/>
    <w:rsid w:val="000251E3"/>
    <w:rsid w:val="000255AA"/>
    <w:rsid w:val="000259BE"/>
    <w:rsid w:val="00025A3A"/>
    <w:rsid w:val="00026A64"/>
    <w:rsid w:val="00026A8A"/>
    <w:rsid w:val="0002723B"/>
    <w:rsid w:val="00027386"/>
    <w:rsid w:val="000277E7"/>
    <w:rsid w:val="0002792F"/>
    <w:rsid w:val="000279FF"/>
    <w:rsid w:val="00027A52"/>
    <w:rsid w:val="00027D68"/>
    <w:rsid w:val="00027E35"/>
    <w:rsid w:val="000303D1"/>
    <w:rsid w:val="000304DC"/>
    <w:rsid w:val="000305E4"/>
    <w:rsid w:val="0003061F"/>
    <w:rsid w:val="000316B6"/>
    <w:rsid w:val="00031796"/>
    <w:rsid w:val="00031B6E"/>
    <w:rsid w:val="00031B99"/>
    <w:rsid w:val="00031DB2"/>
    <w:rsid w:val="00032030"/>
    <w:rsid w:val="00032132"/>
    <w:rsid w:val="00032290"/>
    <w:rsid w:val="000322E5"/>
    <w:rsid w:val="00032544"/>
    <w:rsid w:val="000325E4"/>
    <w:rsid w:val="00032634"/>
    <w:rsid w:val="00032C06"/>
    <w:rsid w:val="0003386D"/>
    <w:rsid w:val="00033C65"/>
    <w:rsid w:val="00033F2C"/>
    <w:rsid w:val="00033F83"/>
    <w:rsid w:val="0003445C"/>
    <w:rsid w:val="000346C1"/>
    <w:rsid w:val="0003485A"/>
    <w:rsid w:val="00034F51"/>
    <w:rsid w:val="00035052"/>
    <w:rsid w:val="000351EE"/>
    <w:rsid w:val="00035289"/>
    <w:rsid w:val="00035468"/>
    <w:rsid w:val="000357D7"/>
    <w:rsid w:val="00035D34"/>
    <w:rsid w:val="00035FA3"/>
    <w:rsid w:val="000361D0"/>
    <w:rsid w:val="000363DF"/>
    <w:rsid w:val="0003665A"/>
    <w:rsid w:val="000366A9"/>
    <w:rsid w:val="0003695E"/>
    <w:rsid w:val="00036CB6"/>
    <w:rsid w:val="00037BE0"/>
    <w:rsid w:val="0004034E"/>
    <w:rsid w:val="00040576"/>
    <w:rsid w:val="000405D4"/>
    <w:rsid w:val="00040E8A"/>
    <w:rsid w:val="000411C6"/>
    <w:rsid w:val="00041381"/>
    <w:rsid w:val="000413B7"/>
    <w:rsid w:val="00041531"/>
    <w:rsid w:val="00041592"/>
    <w:rsid w:val="000415AD"/>
    <w:rsid w:val="00041CBB"/>
    <w:rsid w:val="00041CEC"/>
    <w:rsid w:val="00041FA6"/>
    <w:rsid w:val="00041FAF"/>
    <w:rsid w:val="00041FDA"/>
    <w:rsid w:val="0004204C"/>
    <w:rsid w:val="00042112"/>
    <w:rsid w:val="00042BAD"/>
    <w:rsid w:val="0004329A"/>
    <w:rsid w:val="000432FC"/>
    <w:rsid w:val="000433CD"/>
    <w:rsid w:val="00043A71"/>
    <w:rsid w:val="00043FC5"/>
    <w:rsid w:val="00044358"/>
    <w:rsid w:val="00044832"/>
    <w:rsid w:val="00044E01"/>
    <w:rsid w:val="00044E35"/>
    <w:rsid w:val="000457C1"/>
    <w:rsid w:val="00045A86"/>
    <w:rsid w:val="00045B6D"/>
    <w:rsid w:val="00045C0A"/>
    <w:rsid w:val="00045E7F"/>
    <w:rsid w:val="00045F9A"/>
    <w:rsid w:val="000466DA"/>
    <w:rsid w:val="000467E5"/>
    <w:rsid w:val="00046B60"/>
    <w:rsid w:val="00046E10"/>
    <w:rsid w:val="0004739F"/>
    <w:rsid w:val="000476FF"/>
    <w:rsid w:val="00047713"/>
    <w:rsid w:val="00047D20"/>
    <w:rsid w:val="00047EA2"/>
    <w:rsid w:val="00050287"/>
    <w:rsid w:val="00050565"/>
    <w:rsid w:val="000505AC"/>
    <w:rsid w:val="00050BC9"/>
    <w:rsid w:val="0005136D"/>
    <w:rsid w:val="00051A49"/>
    <w:rsid w:val="0005263D"/>
    <w:rsid w:val="00052711"/>
    <w:rsid w:val="000528BB"/>
    <w:rsid w:val="00052D37"/>
    <w:rsid w:val="00052D53"/>
    <w:rsid w:val="0005308E"/>
    <w:rsid w:val="00053288"/>
    <w:rsid w:val="00053393"/>
    <w:rsid w:val="00053EC9"/>
    <w:rsid w:val="000541CE"/>
    <w:rsid w:val="0005446F"/>
    <w:rsid w:val="000547F3"/>
    <w:rsid w:val="00054996"/>
    <w:rsid w:val="00054D78"/>
    <w:rsid w:val="00054E84"/>
    <w:rsid w:val="00055177"/>
    <w:rsid w:val="00055476"/>
    <w:rsid w:val="00055525"/>
    <w:rsid w:val="00055A19"/>
    <w:rsid w:val="00055A89"/>
    <w:rsid w:val="00055D4A"/>
    <w:rsid w:val="0005610C"/>
    <w:rsid w:val="00056171"/>
    <w:rsid w:val="00056D1A"/>
    <w:rsid w:val="00056DA8"/>
    <w:rsid w:val="00057172"/>
    <w:rsid w:val="00057216"/>
    <w:rsid w:val="0005733F"/>
    <w:rsid w:val="000575E8"/>
    <w:rsid w:val="0005766B"/>
    <w:rsid w:val="00057730"/>
    <w:rsid w:val="00057CEA"/>
    <w:rsid w:val="00057D3F"/>
    <w:rsid w:val="00057DCD"/>
    <w:rsid w:val="00060269"/>
    <w:rsid w:val="00060436"/>
    <w:rsid w:val="0006054F"/>
    <w:rsid w:val="0006056C"/>
    <w:rsid w:val="0006081D"/>
    <w:rsid w:val="000608A0"/>
    <w:rsid w:val="00060B18"/>
    <w:rsid w:val="00060BCB"/>
    <w:rsid w:val="00060FB8"/>
    <w:rsid w:val="000615CD"/>
    <w:rsid w:val="00061864"/>
    <w:rsid w:val="0006192A"/>
    <w:rsid w:val="000626EF"/>
    <w:rsid w:val="000627DB"/>
    <w:rsid w:val="00062BEE"/>
    <w:rsid w:val="00062EDC"/>
    <w:rsid w:val="0006315D"/>
    <w:rsid w:val="0006369D"/>
    <w:rsid w:val="00063739"/>
    <w:rsid w:val="00063BAF"/>
    <w:rsid w:val="00063E29"/>
    <w:rsid w:val="000642B4"/>
    <w:rsid w:val="000647B4"/>
    <w:rsid w:val="000653AE"/>
    <w:rsid w:val="00065684"/>
    <w:rsid w:val="00065A0B"/>
    <w:rsid w:val="00066399"/>
    <w:rsid w:val="000667AB"/>
    <w:rsid w:val="00066B94"/>
    <w:rsid w:val="00066C7C"/>
    <w:rsid w:val="00066DC4"/>
    <w:rsid w:val="00066F3F"/>
    <w:rsid w:val="00066F4E"/>
    <w:rsid w:val="0006743E"/>
    <w:rsid w:val="00067545"/>
    <w:rsid w:val="00067F46"/>
    <w:rsid w:val="0007023C"/>
    <w:rsid w:val="00070825"/>
    <w:rsid w:val="00070A64"/>
    <w:rsid w:val="00070ED4"/>
    <w:rsid w:val="00071384"/>
    <w:rsid w:val="00071BE6"/>
    <w:rsid w:val="000720CD"/>
    <w:rsid w:val="000722F7"/>
    <w:rsid w:val="000724FB"/>
    <w:rsid w:val="000725B6"/>
    <w:rsid w:val="00072643"/>
    <w:rsid w:val="000726CD"/>
    <w:rsid w:val="000729C1"/>
    <w:rsid w:val="00072A1F"/>
    <w:rsid w:val="00072F78"/>
    <w:rsid w:val="00073057"/>
    <w:rsid w:val="00073876"/>
    <w:rsid w:val="00074115"/>
    <w:rsid w:val="0007422B"/>
    <w:rsid w:val="000745D5"/>
    <w:rsid w:val="000746A5"/>
    <w:rsid w:val="00074CC2"/>
    <w:rsid w:val="00074D60"/>
    <w:rsid w:val="00074DF2"/>
    <w:rsid w:val="00074E43"/>
    <w:rsid w:val="00074F45"/>
    <w:rsid w:val="000752EB"/>
    <w:rsid w:val="000753D5"/>
    <w:rsid w:val="0007548E"/>
    <w:rsid w:val="000756CC"/>
    <w:rsid w:val="00075991"/>
    <w:rsid w:val="00075AC3"/>
    <w:rsid w:val="00075D59"/>
    <w:rsid w:val="00075EAC"/>
    <w:rsid w:val="00075F93"/>
    <w:rsid w:val="000764E9"/>
    <w:rsid w:val="00076587"/>
    <w:rsid w:val="000765FE"/>
    <w:rsid w:val="00076785"/>
    <w:rsid w:val="00076979"/>
    <w:rsid w:val="00076AD6"/>
    <w:rsid w:val="00076B96"/>
    <w:rsid w:val="00077003"/>
    <w:rsid w:val="00077203"/>
    <w:rsid w:val="00077267"/>
    <w:rsid w:val="0007759C"/>
    <w:rsid w:val="00077747"/>
    <w:rsid w:val="00077B42"/>
    <w:rsid w:val="00077C72"/>
    <w:rsid w:val="000805F4"/>
    <w:rsid w:val="00080BDE"/>
    <w:rsid w:val="00080F10"/>
    <w:rsid w:val="00081202"/>
    <w:rsid w:val="00081501"/>
    <w:rsid w:val="000817B6"/>
    <w:rsid w:val="00081C49"/>
    <w:rsid w:val="00081CFF"/>
    <w:rsid w:val="0008236E"/>
    <w:rsid w:val="00082965"/>
    <w:rsid w:val="00082CC9"/>
    <w:rsid w:val="00082DEC"/>
    <w:rsid w:val="000833B1"/>
    <w:rsid w:val="00083C2A"/>
    <w:rsid w:val="000842C8"/>
    <w:rsid w:val="00084623"/>
    <w:rsid w:val="000847F3"/>
    <w:rsid w:val="00084B12"/>
    <w:rsid w:val="00084B6C"/>
    <w:rsid w:val="00084F53"/>
    <w:rsid w:val="00084F7C"/>
    <w:rsid w:val="000851EB"/>
    <w:rsid w:val="00085220"/>
    <w:rsid w:val="000852DD"/>
    <w:rsid w:val="00085483"/>
    <w:rsid w:val="000856B2"/>
    <w:rsid w:val="000856FB"/>
    <w:rsid w:val="0008580A"/>
    <w:rsid w:val="000858DE"/>
    <w:rsid w:val="00085CF0"/>
    <w:rsid w:val="00085E99"/>
    <w:rsid w:val="00086622"/>
    <w:rsid w:val="00086AB8"/>
    <w:rsid w:val="00086F45"/>
    <w:rsid w:val="000870E1"/>
    <w:rsid w:val="000875F6"/>
    <w:rsid w:val="000878AB"/>
    <w:rsid w:val="00087AAA"/>
    <w:rsid w:val="00087DA1"/>
    <w:rsid w:val="000906DE"/>
    <w:rsid w:val="00090B86"/>
    <w:rsid w:val="00091332"/>
    <w:rsid w:val="000919FF"/>
    <w:rsid w:val="00091CBF"/>
    <w:rsid w:val="00092139"/>
    <w:rsid w:val="000922D4"/>
    <w:rsid w:val="00092594"/>
    <w:rsid w:val="0009283F"/>
    <w:rsid w:val="000928FA"/>
    <w:rsid w:val="00092C1B"/>
    <w:rsid w:val="0009368F"/>
    <w:rsid w:val="0009401F"/>
    <w:rsid w:val="0009409F"/>
    <w:rsid w:val="000941D3"/>
    <w:rsid w:val="00094260"/>
    <w:rsid w:val="0009429D"/>
    <w:rsid w:val="00094403"/>
    <w:rsid w:val="00094E07"/>
    <w:rsid w:val="00095321"/>
    <w:rsid w:val="000953B0"/>
    <w:rsid w:val="00095736"/>
    <w:rsid w:val="000958D8"/>
    <w:rsid w:val="00095F68"/>
    <w:rsid w:val="0009601C"/>
    <w:rsid w:val="00096C6A"/>
    <w:rsid w:val="00096EA9"/>
    <w:rsid w:val="00096F80"/>
    <w:rsid w:val="00097378"/>
    <w:rsid w:val="000975CE"/>
    <w:rsid w:val="000976A7"/>
    <w:rsid w:val="000979B3"/>
    <w:rsid w:val="00097AB5"/>
    <w:rsid w:val="00097ADA"/>
    <w:rsid w:val="000A0005"/>
    <w:rsid w:val="000A01CE"/>
    <w:rsid w:val="000A03DE"/>
    <w:rsid w:val="000A06F1"/>
    <w:rsid w:val="000A097E"/>
    <w:rsid w:val="000A09CA"/>
    <w:rsid w:val="000A0A85"/>
    <w:rsid w:val="000A1C5C"/>
    <w:rsid w:val="000A223C"/>
    <w:rsid w:val="000A22F0"/>
    <w:rsid w:val="000A2409"/>
    <w:rsid w:val="000A24B5"/>
    <w:rsid w:val="000A28A3"/>
    <w:rsid w:val="000A2B29"/>
    <w:rsid w:val="000A3397"/>
    <w:rsid w:val="000A3419"/>
    <w:rsid w:val="000A3421"/>
    <w:rsid w:val="000A365B"/>
    <w:rsid w:val="000A39FE"/>
    <w:rsid w:val="000A4B0B"/>
    <w:rsid w:val="000A4BD0"/>
    <w:rsid w:val="000A4FCD"/>
    <w:rsid w:val="000A540E"/>
    <w:rsid w:val="000A5EA7"/>
    <w:rsid w:val="000A5F1B"/>
    <w:rsid w:val="000A6303"/>
    <w:rsid w:val="000A6643"/>
    <w:rsid w:val="000A66BC"/>
    <w:rsid w:val="000A6B12"/>
    <w:rsid w:val="000A7235"/>
    <w:rsid w:val="000A73E7"/>
    <w:rsid w:val="000A7519"/>
    <w:rsid w:val="000A7574"/>
    <w:rsid w:val="000A7C45"/>
    <w:rsid w:val="000A7F13"/>
    <w:rsid w:val="000A7FEC"/>
    <w:rsid w:val="000B01B1"/>
    <w:rsid w:val="000B0265"/>
    <w:rsid w:val="000B05C1"/>
    <w:rsid w:val="000B093F"/>
    <w:rsid w:val="000B123E"/>
    <w:rsid w:val="000B13A3"/>
    <w:rsid w:val="000B152A"/>
    <w:rsid w:val="000B15AA"/>
    <w:rsid w:val="000B1630"/>
    <w:rsid w:val="000B20D7"/>
    <w:rsid w:val="000B2207"/>
    <w:rsid w:val="000B238F"/>
    <w:rsid w:val="000B2617"/>
    <w:rsid w:val="000B30AA"/>
    <w:rsid w:val="000B31B0"/>
    <w:rsid w:val="000B3600"/>
    <w:rsid w:val="000B3987"/>
    <w:rsid w:val="000B3D9B"/>
    <w:rsid w:val="000B3ED5"/>
    <w:rsid w:val="000B3F11"/>
    <w:rsid w:val="000B42B7"/>
    <w:rsid w:val="000B466E"/>
    <w:rsid w:val="000B47CA"/>
    <w:rsid w:val="000B4845"/>
    <w:rsid w:val="000B4999"/>
    <w:rsid w:val="000B49ED"/>
    <w:rsid w:val="000B4CB7"/>
    <w:rsid w:val="000B4E81"/>
    <w:rsid w:val="000B5478"/>
    <w:rsid w:val="000B561B"/>
    <w:rsid w:val="000B58D3"/>
    <w:rsid w:val="000B593F"/>
    <w:rsid w:val="000B5AD0"/>
    <w:rsid w:val="000B63C8"/>
    <w:rsid w:val="000B6769"/>
    <w:rsid w:val="000B67E9"/>
    <w:rsid w:val="000B6EDF"/>
    <w:rsid w:val="000B6EE8"/>
    <w:rsid w:val="000B7159"/>
    <w:rsid w:val="000B7569"/>
    <w:rsid w:val="000B7A79"/>
    <w:rsid w:val="000B7B47"/>
    <w:rsid w:val="000B7E76"/>
    <w:rsid w:val="000B7E9C"/>
    <w:rsid w:val="000C001F"/>
    <w:rsid w:val="000C024D"/>
    <w:rsid w:val="000C0CAA"/>
    <w:rsid w:val="000C1447"/>
    <w:rsid w:val="000C1751"/>
    <w:rsid w:val="000C2D99"/>
    <w:rsid w:val="000C2EA1"/>
    <w:rsid w:val="000C31A8"/>
    <w:rsid w:val="000C31EB"/>
    <w:rsid w:val="000C325A"/>
    <w:rsid w:val="000C36C3"/>
    <w:rsid w:val="000C3718"/>
    <w:rsid w:val="000C376D"/>
    <w:rsid w:val="000C3986"/>
    <w:rsid w:val="000C3AE0"/>
    <w:rsid w:val="000C3DB1"/>
    <w:rsid w:val="000C3E8A"/>
    <w:rsid w:val="000C3F8D"/>
    <w:rsid w:val="000C46C6"/>
    <w:rsid w:val="000C4F03"/>
    <w:rsid w:val="000C4F78"/>
    <w:rsid w:val="000C50BB"/>
    <w:rsid w:val="000C50ED"/>
    <w:rsid w:val="000C5217"/>
    <w:rsid w:val="000C53B5"/>
    <w:rsid w:val="000C53EC"/>
    <w:rsid w:val="000C5468"/>
    <w:rsid w:val="000C5563"/>
    <w:rsid w:val="000C56B7"/>
    <w:rsid w:val="000C589A"/>
    <w:rsid w:val="000C5A3B"/>
    <w:rsid w:val="000C5D4A"/>
    <w:rsid w:val="000C5F57"/>
    <w:rsid w:val="000C5FD9"/>
    <w:rsid w:val="000C6596"/>
    <w:rsid w:val="000C6694"/>
    <w:rsid w:val="000C6702"/>
    <w:rsid w:val="000C6F47"/>
    <w:rsid w:val="000C71DC"/>
    <w:rsid w:val="000C730E"/>
    <w:rsid w:val="000C75DA"/>
    <w:rsid w:val="000C7FCC"/>
    <w:rsid w:val="000D03ED"/>
    <w:rsid w:val="000D0525"/>
    <w:rsid w:val="000D05FE"/>
    <w:rsid w:val="000D080F"/>
    <w:rsid w:val="000D08A2"/>
    <w:rsid w:val="000D11DE"/>
    <w:rsid w:val="000D1749"/>
    <w:rsid w:val="000D1A2C"/>
    <w:rsid w:val="000D1ABD"/>
    <w:rsid w:val="000D1C36"/>
    <w:rsid w:val="000D20F3"/>
    <w:rsid w:val="000D25B5"/>
    <w:rsid w:val="000D26F9"/>
    <w:rsid w:val="000D2DA7"/>
    <w:rsid w:val="000D35A9"/>
    <w:rsid w:val="000D35F2"/>
    <w:rsid w:val="000D37C9"/>
    <w:rsid w:val="000D4280"/>
    <w:rsid w:val="000D445E"/>
    <w:rsid w:val="000D48C1"/>
    <w:rsid w:val="000D54B7"/>
    <w:rsid w:val="000D58CC"/>
    <w:rsid w:val="000D5C34"/>
    <w:rsid w:val="000D61F1"/>
    <w:rsid w:val="000D6381"/>
    <w:rsid w:val="000D638E"/>
    <w:rsid w:val="000D65B0"/>
    <w:rsid w:val="000D6A70"/>
    <w:rsid w:val="000D6BEA"/>
    <w:rsid w:val="000D6C0E"/>
    <w:rsid w:val="000D768E"/>
    <w:rsid w:val="000D7703"/>
    <w:rsid w:val="000D7987"/>
    <w:rsid w:val="000D7AE1"/>
    <w:rsid w:val="000D7C6C"/>
    <w:rsid w:val="000D7FC8"/>
    <w:rsid w:val="000E041D"/>
    <w:rsid w:val="000E07EA"/>
    <w:rsid w:val="000E09F8"/>
    <w:rsid w:val="000E0A9F"/>
    <w:rsid w:val="000E0EBC"/>
    <w:rsid w:val="000E0ECF"/>
    <w:rsid w:val="000E10A2"/>
    <w:rsid w:val="000E118E"/>
    <w:rsid w:val="000E123D"/>
    <w:rsid w:val="000E135D"/>
    <w:rsid w:val="000E13A7"/>
    <w:rsid w:val="000E14E3"/>
    <w:rsid w:val="000E155D"/>
    <w:rsid w:val="000E15E6"/>
    <w:rsid w:val="000E18FA"/>
    <w:rsid w:val="000E1AA1"/>
    <w:rsid w:val="000E1AB4"/>
    <w:rsid w:val="000E1C4B"/>
    <w:rsid w:val="000E1DEB"/>
    <w:rsid w:val="000E207D"/>
    <w:rsid w:val="000E224B"/>
    <w:rsid w:val="000E2303"/>
    <w:rsid w:val="000E231B"/>
    <w:rsid w:val="000E2F08"/>
    <w:rsid w:val="000E2F37"/>
    <w:rsid w:val="000E307D"/>
    <w:rsid w:val="000E3387"/>
    <w:rsid w:val="000E34FF"/>
    <w:rsid w:val="000E3E2F"/>
    <w:rsid w:val="000E416D"/>
    <w:rsid w:val="000E46C6"/>
    <w:rsid w:val="000E4715"/>
    <w:rsid w:val="000E49BC"/>
    <w:rsid w:val="000E4BE7"/>
    <w:rsid w:val="000E4C3E"/>
    <w:rsid w:val="000E5120"/>
    <w:rsid w:val="000E5231"/>
    <w:rsid w:val="000E5536"/>
    <w:rsid w:val="000E5662"/>
    <w:rsid w:val="000E59DE"/>
    <w:rsid w:val="000E5CE7"/>
    <w:rsid w:val="000E5D86"/>
    <w:rsid w:val="000E5F0E"/>
    <w:rsid w:val="000E65C9"/>
    <w:rsid w:val="000E6A0E"/>
    <w:rsid w:val="000E6B0C"/>
    <w:rsid w:val="000E7249"/>
    <w:rsid w:val="000E7A2D"/>
    <w:rsid w:val="000E7BF2"/>
    <w:rsid w:val="000E7D19"/>
    <w:rsid w:val="000E7D27"/>
    <w:rsid w:val="000E7E2D"/>
    <w:rsid w:val="000F0189"/>
    <w:rsid w:val="000F0459"/>
    <w:rsid w:val="000F0FCE"/>
    <w:rsid w:val="000F144D"/>
    <w:rsid w:val="000F170B"/>
    <w:rsid w:val="000F194D"/>
    <w:rsid w:val="000F1F68"/>
    <w:rsid w:val="000F2156"/>
    <w:rsid w:val="000F2A09"/>
    <w:rsid w:val="000F2AB6"/>
    <w:rsid w:val="000F2F25"/>
    <w:rsid w:val="000F30A6"/>
    <w:rsid w:val="000F3B94"/>
    <w:rsid w:val="000F41AE"/>
    <w:rsid w:val="000F4402"/>
    <w:rsid w:val="000F5031"/>
    <w:rsid w:val="000F54F0"/>
    <w:rsid w:val="000F54F2"/>
    <w:rsid w:val="000F5A45"/>
    <w:rsid w:val="000F5E37"/>
    <w:rsid w:val="000F6A36"/>
    <w:rsid w:val="000F6C7E"/>
    <w:rsid w:val="000F6CB8"/>
    <w:rsid w:val="000F6D8D"/>
    <w:rsid w:val="000F6EBD"/>
    <w:rsid w:val="000F731F"/>
    <w:rsid w:val="000F7329"/>
    <w:rsid w:val="000F7402"/>
    <w:rsid w:val="000F745D"/>
    <w:rsid w:val="000F7837"/>
    <w:rsid w:val="000F78E8"/>
    <w:rsid w:val="000F7C29"/>
    <w:rsid w:val="000F7C76"/>
    <w:rsid w:val="000F7CBD"/>
    <w:rsid w:val="000F7CDB"/>
    <w:rsid w:val="00100147"/>
    <w:rsid w:val="0010028C"/>
    <w:rsid w:val="0010044A"/>
    <w:rsid w:val="00100A26"/>
    <w:rsid w:val="00100FC5"/>
    <w:rsid w:val="00101023"/>
    <w:rsid w:val="001010FD"/>
    <w:rsid w:val="00101229"/>
    <w:rsid w:val="0010145A"/>
    <w:rsid w:val="00102341"/>
    <w:rsid w:val="0010247D"/>
    <w:rsid w:val="0010294D"/>
    <w:rsid w:val="00102E97"/>
    <w:rsid w:val="00102FA2"/>
    <w:rsid w:val="00103229"/>
    <w:rsid w:val="00103427"/>
    <w:rsid w:val="00103A3A"/>
    <w:rsid w:val="00103A72"/>
    <w:rsid w:val="00103BC4"/>
    <w:rsid w:val="00104BB2"/>
    <w:rsid w:val="00104EAC"/>
    <w:rsid w:val="00105458"/>
    <w:rsid w:val="00105737"/>
    <w:rsid w:val="0010577A"/>
    <w:rsid w:val="00105BAC"/>
    <w:rsid w:val="00105D61"/>
    <w:rsid w:val="00106268"/>
    <w:rsid w:val="001064A5"/>
    <w:rsid w:val="00106629"/>
    <w:rsid w:val="00106752"/>
    <w:rsid w:val="00106AA2"/>
    <w:rsid w:val="00107010"/>
    <w:rsid w:val="001070E8"/>
    <w:rsid w:val="00107287"/>
    <w:rsid w:val="00107C0F"/>
    <w:rsid w:val="00107D43"/>
    <w:rsid w:val="0011024C"/>
    <w:rsid w:val="00110737"/>
    <w:rsid w:val="00110F84"/>
    <w:rsid w:val="00111A11"/>
    <w:rsid w:val="00111A7A"/>
    <w:rsid w:val="00111BD2"/>
    <w:rsid w:val="00112617"/>
    <w:rsid w:val="00113059"/>
    <w:rsid w:val="0011357F"/>
    <w:rsid w:val="00114261"/>
    <w:rsid w:val="001144EC"/>
    <w:rsid w:val="00114E37"/>
    <w:rsid w:val="001153CD"/>
    <w:rsid w:val="001157D0"/>
    <w:rsid w:val="001157F2"/>
    <w:rsid w:val="00115964"/>
    <w:rsid w:val="00115BFF"/>
    <w:rsid w:val="00116FE5"/>
    <w:rsid w:val="0011750D"/>
    <w:rsid w:val="00117C51"/>
    <w:rsid w:val="00117F2D"/>
    <w:rsid w:val="00120085"/>
    <w:rsid w:val="001200B7"/>
    <w:rsid w:val="0012038C"/>
    <w:rsid w:val="00120404"/>
    <w:rsid w:val="001204B4"/>
    <w:rsid w:val="001206D0"/>
    <w:rsid w:val="00120718"/>
    <w:rsid w:val="00120732"/>
    <w:rsid w:val="001207D4"/>
    <w:rsid w:val="00120C7C"/>
    <w:rsid w:val="00120E52"/>
    <w:rsid w:val="00121412"/>
    <w:rsid w:val="0012161D"/>
    <w:rsid w:val="00121673"/>
    <w:rsid w:val="00121745"/>
    <w:rsid w:val="0012188A"/>
    <w:rsid w:val="00121DC1"/>
    <w:rsid w:val="00121E43"/>
    <w:rsid w:val="00122144"/>
    <w:rsid w:val="0012259B"/>
    <w:rsid w:val="001227F4"/>
    <w:rsid w:val="001228C7"/>
    <w:rsid w:val="00122957"/>
    <w:rsid w:val="001229FE"/>
    <w:rsid w:val="00122CC6"/>
    <w:rsid w:val="00122D9D"/>
    <w:rsid w:val="0012310A"/>
    <w:rsid w:val="0012329D"/>
    <w:rsid w:val="001234FD"/>
    <w:rsid w:val="001238E1"/>
    <w:rsid w:val="00123BF8"/>
    <w:rsid w:val="00123D56"/>
    <w:rsid w:val="0012426D"/>
    <w:rsid w:val="00124373"/>
    <w:rsid w:val="0012477D"/>
    <w:rsid w:val="00124891"/>
    <w:rsid w:val="0012496A"/>
    <w:rsid w:val="0012517A"/>
    <w:rsid w:val="00125686"/>
    <w:rsid w:val="00125B19"/>
    <w:rsid w:val="00125CEC"/>
    <w:rsid w:val="00126732"/>
    <w:rsid w:val="00126A7E"/>
    <w:rsid w:val="00126A97"/>
    <w:rsid w:val="00126B3D"/>
    <w:rsid w:val="00126B8A"/>
    <w:rsid w:val="00126E7E"/>
    <w:rsid w:val="0012701B"/>
    <w:rsid w:val="0012707B"/>
    <w:rsid w:val="0012711C"/>
    <w:rsid w:val="00127167"/>
    <w:rsid w:val="00127935"/>
    <w:rsid w:val="00127991"/>
    <w:rsid w:val="00127C1D"/>
    <w:rsid w:val="00130066"/>
    <w:rsid w:val="001304D3"/>
    <w:rsid w:val="0013054A"/>
    <w:rsid w:val="00130999"/>
    <w:rsid w:val="001309BC"/>
    <w:rsid w:val="00130ADF"/>
    <w:rsid w:val="00130AE9"/>
    <w:rsid w:val="00130D5C"/>
    <w:rsid w:val="00130F72"/>
    <w:rsid w:val="001312A5"/>
    <w:rsid w:val="00131313"/>
    <w:rsid w:val="001316BF"/>
    <w:rsid w:val="001320A5"/>
    <w:rsid w:val="00132E5D"/>
    <w:rsid w:val="00133355"/>
    <w:rsid w:val="00133446"/>
    <w:rsid w:val="0013346C"/>
    <w:rsid w:val="0013352E"/>
    <w:rsid w:val="00133689"/>
    <w:rsid w:val="001337D9"/>
    <w:rsid w:val="00134299"/>
    <w:rsid w:val="001345B3"/>
    <w:rsid w:val="001346C1"/>
    <w:rsid w:val="00135169"/>
    <w:rsid w:val="001351C9"/>
    <w:rsid w:val="0013520A"/>
    <w:rsid w:val="00135A9C"/>
    <w:rsid w:val="00135CE8"/>
    <w:rsid w:val="0013632F"/>
    <w:rsid w:val="0013638F"/>
    <w:rsid w:val="0013639F"/>
    <w:rsid w:val="00136995"/>
    <w:rsid w:val="001369D5"/>
    <w:rsid w:val="00136BE8"/>
    <w:rsid w:val="00136C95"/>
    <w:rsid w:val="0013707D"/>
    <w:rsid w:val="001370A0"/>
    <w:rsid w:val="001372D8"/>
    <w:rsid w:val="00137507"/>
    <w:rsid w:val="00137556"/>
    <w:rsid w:val="00137981"/>
    <w:rsid w:val="00137A10"/>
    <w:rsid w:val="00140333"/>
    <w:rsid w:val="0014035E"/>
    <w:rsid w:val="00140451"/>
    <w:rsid w:val="001404A3"/>
    <w:rsid w:val="0014073B"/>
    <w:rsid w:val="00140964"/>
    <w:rsid w:val="00140BCB"/>
    <w:rsid w:val="00140E87"/>
    <w:rsid w:val="00141073"/>
    <w:rsid w:val="0014125D"/>
    <w:rsid w:val="00141313"/>
    <w:rsid w:val="00141A16"/>
    <w:rsid w:val="00141C58"/>
    <w:rsid w:val="0014238F"/>
    <w:rsid w:val="0014240F"/>
    <w:rsid w:val="00142554"/>
    <w:rsid w:val="001425E4"/>
    <w:rsid w:val="001425ED"/>
    <w:rsid w:val="001426F3"/>
    <w:rsid w:val="001427BE"/>
    <w:rsid w:val="0014280A"/>
    <w:rsid w:val="00142A6B"/>
    <w:rsid w:val="00142E81"/>
    <w:rsid w:val="001430AF"/>
    <w:rsid w:val="001434A9"/>
    <w:rsid w:val="00143BA5"/>
    <w:rsid w:val="00143D28"/>
    <w:rsid w:val="00143FE5"/>
    <w:rsid w:val="001445A8"/>
    <w:rsid w:val="00144622"/>
    <w:rsid w:val="00144AE4"/>
    <w:rsid w:val="00144F92"/>
    <w:rsid w:val="001450E9"/>
    <w:rsid w:val="0014525C"/>
    <w:rsid w:val="00145B02"/>
    <w:rsid w:val="00145DEC"/>
    <w:rsid w:val="00145FAD"/>
    <w:rsid w:val="001461FC"/>
    <w:rsid w:val="001463DC"/>
    <w:rsid w:val="00146A59"/>
    <w:rsid w:val="00146BFE"/>
    <w:rsid w:val="00146C5B"/>
    <w:rsid w:val="00146D6E"/>
    <w:rsid w:val="00146D9F"/>
    <w:rsid w:val="00146E41"/>
    <w:rsid w:val="001472B3"/>
    <w:rsid w:val="00147527"/>
    <w:rsid w:val="001476F4"/>
    <w:rsid w:val="0014775C"/>
    <w:rsid w:val="0014777C"/>
    <w:rsid w:val="00147B9E"/>
    <w:rsid w:val="00147F1D"/>
    <w:rsid w:val="00150067"/>
    <w:rsid w:val="00150079"/>
    <w:rsid w:val="00150507"/>
    <w:rsid w:val="001505EC"/>
    <w:rsid w:val="0015090A"/>
    <w:rsid w:val="00150F71"/>
    <w:rsid w:val="0015111C"/>
    <w:rsid w:val="00151328"/>
    <w:rsid w:val="00151872"/>
    <w:rsid w:val="00151A6D"/>
    <w:rsid w:val="00151C19"/>
    <w:rsid w:val="00151FE3"/>
    <w:rsid w:val="00152197"/>
    <w:rsid w:val="0015287C"/>
    <w:rsid w:val="001529FB"/>
    <w:rsid w:val="001532E5"/>
    <w:rsid w:val="0015345D"/>
    <w:rsid w:val="00153F99"/>
    <w:rsid w:val="0015437A"/>
    <w:rsid w:val="00154A03"/>
    <w:rsid w:val="00154D9F"/>
    <w:rsid w:val="00155143"/>
    <w:rsid w:val="0015522F"/>
    <w:rsid w:val="001552F5"/>
    <w:rsid w:val="001554DF"/>
    <w:rsid w:val="00155BC0"/>
    <w:rsid w:val="00155DFB"/>
    <w:rsid w:val="00155EB7"/>
    <w:rsid w:val="00155F92"/>
    <w:rsid w:val="001563A2"/>
    <w:rsid w:val="00156450"/>
    <w:rsid w:val="0015680D"/>
    <w:rsid w:val="00156C88"/>
    <w:rsid w:val="0015713E"/>
    <w:rsid w:val="001571DF"/>
    <w:rsid w:val="00157252"/>
    <w:rsid w:val="001572F4"/>
    <w:rsid w:val="00157859"/>
    <w:rsid w:val="00157962"/>
    <w:rsid w:val="00157A28"/>
    <w:rsid w:val="00160253"/>
    <w:rsid w:val="0016042C"/>
    <w:rsid w:val="001605CD"/>
    <w:rsid w:val="0016067A"/>
    <w:rsid w:val="00160B4A"/>
    <w:rsid w:val="00160B6A"/>
    <w:rsid w:val="00160D99"/>
    <w:rsid w:val="00160DDB"/>
    <w:rsid w:val="001610D2"/>
    <w:rsid w:val="001610ED"/>
    <w:rsid w:val="001615BB"/>
    <w:rsid w:val="001619A5"/>
    <w:rsid w:val="001624AB"/>
    <w:rsid w:val="001624FC"/>
    <w:rsid w:val="00162714"/>
    <w:rsid w:val="00162AE0"/>
    <w:rsid w:val="00162B89"/>
    <w:rsid w:val="00163066"/>
    <w:rsid w:val="001637FF"/>
    <w:rsid w:val="001638F5"/>
    <w:rsid w:val="00163A5D"/>
    <w:rsid w:val="00163EB6"/>
    <w:rsid w:val="001640C7"/>
    <w:rsid w:val="001640CC"/>
    <w:rsid w:val="001640F0"/>
    <w:rsid w:val="00164873"/>
    <w:rsid w:val="00164A3B"/>
    <w:rsid w:val="00164A75"/>
    <w:rsid w:val="00164DA0"/>
    <w:rsid w:val="001658C5"/>
    <w:rsid w:val="0016590D"/>
    <w:rsid w:val="001659AB"/>
    <w:rsid w:val="00165CAB"/>
    <w:rsid w:val="00165F95"/>
    <w:rsid w:val="00166048"/>
    <w:rsid w:val="00166291"/>
    <w:rsid w:val="00166382"/>
    <w:rsid w:val="00166794"/>
    <w:rsid w:val="00166840"/>
    <w:rsid w:val="00166A27"/>
    <w:rsid w:val="00166FC9"/>
    <w:rsid w:val="001673A7"/>
    <w:rsid w:val="00167759"/>
    <w:rsid w:val="001703FB"/>
    <w:rsid w:val="001708EE"/>
    <w:rsid w:val="00170B37"/>
    <w:rsid w:val="00170BDA"/>
    <w:rsid w:val="00170DA3"/>
    <w:rsid w:val="00171167"/>
    <w:rsid w:val="00171B56"/>
    <w:rsid w:val="00171E37"/>
    <w:rsid w:val="00172564"/>
    <w:rsid w:val="00173409"/>
    <w:rsid w:val="00173E5C"/>
    <w:rsid w:val="00173E9F"/>
    <w:rsid w:val="00174320"/>
    <w:rsid w:val="00174505"/>
    <w:rsid w:val="001745B8"/>
    <w:rsid w:val="001746AC"/>
    <w:rsid w:val="001747AF"/>
    <w:rsid w:val="00174936"/>
    <w:rsid w:val="00174A25"/>
    <w:rsid w:val="00174E12"/>
    <w:rsid w:val="00174F43"/>
    <w:rsid w:val="001752AA"/>
    <w:rsid w:val="001759C5"/>
    <w:rsid w:val="00175A15"/>
    <w:rsid w:val="00175C9F"/>
    <w:rsid w:val="0017660E"/>
    <w:rsid w:val="001766B8"/>
    <w:rsid w:val="00176CDB"/>
    <w:rsid w:val="00176E3E"/>
    <w:rsid w:val="00176F24"/>
    <w:rsid w:val="00177739"/>
    <w:rsid w:val="001779DC"/>
    <w:rsid w:val="00177BF5"/>
    <w:rsid w:val="00177D75"/>
    <w:rsid w:val="00177E64"/>
    <w:rsid w:val="00177F7B"/>
    <w:rsid w:val="001807D1"/>
    <w:rsid w:val="00180AE6"/>
    <w:rsid w:val="00180D6D"/>
    <w:rsid w:val="00180FF4"/>
    <w:rsid w:val="001811A5"/>
    <w:rsid w:val="0018156E"/>
    <w:rsid w:val="001816F1"/>
    <w:rsid w:val="001818BF"/>
    <w:rsid w:val="00181A48"/>
    <w:rsid w:val="001822C5"/>
    <w:rsid w:val="00182318"/>
    <w:rsid w:val="00182501"/>
    <w:rsid w:val="001831B3"/>
    <w:rsid w:val="001831E7"/>
    <w:rsid w:val="001832B8"/>
    <w:rsid w:val="001832BB"/>
    <w:rsid w:val="001839A9"/>
    <w:rsid w:val="00183A86"/>
    <w:rsid w:val="00183A9E"/>
    <w:rsid w:val="00183EC8"/>
    <w:rsid w:val="00184098"/>
    <w:rsid w:val="00184DC4"/>
    <w:rsid w:val="00184EE3"/>
    <w:rsid w:val="001850E1"/>
    <w:rsid w:val="001853CC"/>
    <w:rsid w:val="001854C8"/>
    <w:rsid w:val="001854F2"/>
    <w:rsid w:val="00185535"/>
    <w:rsid w:val="00185D43"/>
    <w:rsid w:val="00186248"/>
    <w:rsid w:val="00186264"/>
    <w:rsid w:val="001863D4"/>
    <w:rsid w:val="001867B2"/>
    <w:rsid w:val="001868C4"/>
    <w:rsid w:val="001868DE"/>
    <w:rsid w:val="00186B89"/>
    <w:rsid w:val="00186D18"/>
    <w:rsid w:val="00186D33"/>
    <w:rsid w:val="00187731"/>
    <w:rsid w:val="00187924"/>
    <w:rsid w:val="00187C99"/>
    <w:rsid w:val="00187D60"/>
    <w:rsid w:val="00187DFE"/>
    <w:rsid w:val="00187F47"/>
    <w:rsid w:val="001908BD"/>
    <w:rsid w:val="00190A9E"/>
    <w:rsid w:val="00190BBC"/>
    <w:rsid w:val="00190E48"/>
    <w:rsid w:val="00190EC3"/>
    <w:rsid w:val="00190F4D"/>
    <w:rsid w:val="0019134A"/>
    <w:rsid w:val="00191685"/>
    <w:rsid w:val="001916BF"/>
    <w:rsid w:val="001916D2"/>
    <w:rsid w:val="00191EF7"/>
    <w:rsid w:val="00192021"/>
    <w:rsid w:val="001921D7"/>
    <w:rsid w:val="00192237"/>
    <w:rsid w:val="00192702"/>
    <w:rsid w:val="00192977"/>
    <w:rsid w:val="00192B99"/>
    <w:rsid w:val="00192BE3"/>
    <w:rsid w:val="00192D98"/>
    <w:rsid w:val="00193474"/>
    <w:rsid w:val="00193526"/>
    <w:rsid w:val="0019366F"/>
    <w:rsid w:val="00193CCE"/>
    <w:rsid w:val="0019445E"/>
    <w:rsid w:val="001947E7"/>
    <w:rsid w:val="00195029"/>
    <w:rsid w:val="00195C34"/>
    <w:rsid w:val="00195F62"/>
    <w:rsid w:val="00196012"/>
    <w:rsid w:val="00196213"/>
    <w:rsid w:val="00196355"/>
    <w:rsid w:val="001965B9"/>
    <w:rsid w:val="0019694E"/>
    <w:rsid w:val="00196981"/>
    <w:rsid w:val="00196AD7"/>
    <w:rsid w:val="00196B39"/>
    <w:rsid w:val="00197202"/>
    <w:rsid w:val="001975AB"/>
    <w:rsid w:val="001A028C"/>
    <w:rsid w:val="001A03E0"/>
    <w:rsid w:val="001A0658"/>
    <w:rsid w:val="001A068B"/>
    <w:rsid w:val="001A06E3"/>
    <w:rsid w:val="001A0E81"/>
    <w:rsid w:val="001A0F09"/>
    <w:rsid w:val="001A116D"/>
    <w:rsid w:val="001A1227"/>
    <w:rsid w:val="001A1789"/>
    <w:rsid w:val="001A1F83"/>
    <w:rsid w:val="001A2094"/>
    <w:rsid w:val="001A241B"/>
    <w:rsid w:val="001A24DD"/>
    <w:rsid w:val="001A256C"/>
    <w:rsid w:val="001A2B2C"/>
    <w:rsid w:val="001A2C6B"/>
    <w:rsid w:val="001A2E41"/>
    <w:rsid w:val="001A316B"/>
    <w:rsid w:val="001A3EA3"/>
    <w:rsid w:val="001A434B"/>
    <w:rsid w:val="001A4525"/>
    <w:rsid w:val="001A4870"/>
    <w:rsid w:val="001A48AF"/>
    <w:rsid w:val="001A4967"/>
    <w:rsid w:val="001A4992"/>
    <w:rsid w:val="001A4F88"/>
    <w:rsid w:val="001A52B1"/>
    <w:rsid w:val="001A5565"/>
    <w:rsid w:val="001A5950"/>
    <w:rsid w:val="001A5C95"/>
    <w:rsid w:val="001A5D3E"/>
    <w:rsid w:val="001A5DBC"/>
    <w:rsid w:val="001A5F8E"/>
    <w:rsid w:val="001A7431"/>
    <w:rsid w:val="001A763A"/>
    <w:rsid w:val="001A776E"/>
    <w:rsid w:val="001A77ED"/>
    <w:rsid w:val="001A7A36"/>
    <w:rsid w:val="001B0C6E"/>
    <w:rsid w:val="001B0DA3"/>
    <w:rsid w:val="001B0E72"/>
    <w:rsid w:val="001B1127"/>
    <w:rsid w:val="001B1448"/>
    <w:rsid w:val="001B14BF"/>
    <w:rsid w:val="001B1775"/>
    <w:rsid w:val="001B1796"/>
    <w:rsid w:val="001B17AB"/>
    <w:rsid w:val="001B1D24"/>
    <w:rsid w:val="001B20CE"/>
    <w:rsid w:val="001B236B"/>
    <w:rsid w:val="001B26AF"/>
    <w:rsid w:val="001B2DB8"/>
    <w:rsid w:val="001B333F"/>
    <w:rsid w:val="001B3DF7"/>
    <w:rsid w:val="001B4454"/>
    <w:rsid w:val="001B47C6"/>
    <w:rsid w:val="001B47F5"/>
    <w:rsid w:val="001B4807"/>
    <w:rsid w:val="001B486A"/>
    <w:rsid w:val="001B4C47"/>
    <w:rsid w:val="001B4C78"/>
    <w:rsid w:val="001B4CC0"/>
    <w:rsid w:val="001B4F24"/>
    <w:rsid w:val="001B4F8F"/>
    <w:rsid w:val="001B5780"/>
    <w:rsid w:val="001B596B"/>
    <w:rsid w:val="001B64B4"/>
    <w:rsid w:val="001B6A1C"/>
    <w:rsid w:val="001B6A44"/>
    <w:rsid w:val="001B6B46"/>
    <w:rsid w:val="001B7398"/>
    <w:rsid w:val="001B7487"/>
    <w:rsid w:val="001B7503"/>
    <w:rsid w:val="001B7646"/>
    <w:rsid w:val="001B76B4"/>
    <w:rsid w:val="001B7920"/>
    <w:rsid w:val="001B7DF0"/>
    <w:rsid w:val="001B7F38"/>
    <w:rsid w:val="001B7F5D"/>
    <w:rsid w:val="001C0273"/>
    <w:rsid w:val="001C02A8"/>
    <w:rsid w:val="001C042B"/>
    <w:rsid w:val="001C15A2"/>
    <w:rsid w:val="001C1610"/>
    <w:rsid w:val="001C1668"/>
    <w:rsid w:val="001C1898"/>
    <w:rsid w:val="001C1C54"/>
    <w:rsid w:val="001C23BF"/>
    <w:rsid w:val="001C2987"/>
    <w:rsid w:val="001C2CE8"/>
    <w:rsid w:val="001C2FF2"/>
    <w:rsid w:val="001C30B4"/>
    <w:rsid w:val="001C3DB8"/>
    <w:rsid w:val="001C4077"/>
    <w:rsid w:val="001C4432"/>
    <w:rsid w:val="001C44C1"/>
    <w:rsid w:val="001C480E"/>
    <w:rsid w:val="001C4E98"/>
    <w:rsid w:val="001C4FF7"/>
    <w:rsid w:val="001C5829"/>
    <w:rsid w:val="001C592C"/>
    <w:rsid w:val="001C5A10"/>
    <w:rsid w:val="001C610E"/>
    <w:rsid w:val="001C614A"/>
    <w:rsid w:val="001C64C6"/>
    <w:rsid w:val="001C6584"/>
    <w:rsid w:val="001C6867"/>
    <w:rsid w:val="001C6CE6"/>
    <w:rsid w:val="001C7168"/>
    <w:rsid w:val="001C7262"/>
    <w:rsid w:val="001C74FC"/>
    <w:rsid w:val="001C77A5"/>
    <w:rsid w:val="001C7BFE"/>
    <w:rsid w:val="001C7C60"/>
    <w:rsid w:val="001D06FF"/>
    <w:rsid w:val="001D0859"/>
    <w:rsid w:val="001D09F7"/>
    <w:rsid w:val="001D0DCA"/>
    <w:rsid w:val="001D10D0"/>
    <w:rsid w:val="001D125F"/>
    <w:rsid w:val="001D1326"/>
    <w:rsid w:val="001D1391"/>
    <w:rsid w:val="001D1655"/>
    <w:rsid w:val="001D1895"/>
    <w:rsid w:val="001D1C17"/>
    <w:rsid w:val="001D1D7F"/>
    <w:rsid w:val="001D1F2D"/>
    <w:rsid w:val="001D1FEB"/>
    <w:rsid w:val="001D2028"/>
    <w:rsid w:val="001D2056"/>
    <w:rsid w:val="001D2122"/>
    <w:rsid w:val="001D221B"/>
    <w:rsid w:val="001D2436"/>
    <w:rsid w:val="001D2922"/>
    <w:rsid w:val="001D2D08"/>
    <w:rsid w:val="001D2D4C"/>
    <w:rsid w:val="001D2F15"/>
    <w:rsid w:val="001D2FA6"/>
    <w:rsid w:val="001D3234"/>
    <w:rsid w:val="001D32C5"/>
    <w:rsid w:val="001D3453"/>
    <w:rsid w:val="001D3511"/>
    <w:rsid w:val="001D3774"/>
    <w:rsid w:val="001D38F1"/>
    <w:rsid w:val="001D3B0D"/>
    <w:rsid w:val="001D3DC3"/>
    <w:rsid w:val="001D3E73"/>
    <w:rsid w:val="001D43C8"/>
    <w:rsid w:val="001D4672"/>
    <w:rsid w:val="001D478D"/>
    <w:rsid w:val="001D4873"/>
    <w:rsid w:val="001D53E2"/>
    <w:rsid w:val="001D541C"/>
    <w:rsid w:val="001D5886"/>
    <w:rsid w:val="001D59F7"/>
    <w:rsid w:val="001D637B"/>
    <w:rsid w:val="001D648A"/>
    <w:rsid w:val="001D66AB"/>
    <w:rsid w:val="001D67D9"/>
    <w:rsid w:val="001D6809"/>
    <w:rsid w:val="001D6DB2"/>
    <w:rsid w:val="001D70A3"/>
    <w:rsid w:val="001D7267"/>
    <w:rsid w:val="001D73DE"/>
    <w:rsid w:val="001D7A30"/>
    <w:rsid w:val="001D7E1B"/>
    <w:rsid w:val="001E00C6"/>
    <w:rsid w:val="001E02D6"/>
    <w:rsid w:val="001E03BB"/>
    <w:rsid w:val="001E07AB"/>
    <w:rsid w:val="001E093A"/>
    <w:rsid w:val="001E0F7E"/>
    <w:rsid w:val="001E1951"/>
    <w:rsid w:val="001E199C"/>
    <w:rsid w:val="001E1C16"/>
    <w:rsid w:val="001E1D76"/>
    <w:rsid w:val="001E1F21"/>
    <w:rsid w:val="001E23C8"/>
    <w:rsid w:val="001E240D"/>
    <w:rsid w:val="001E25E7"/>
    <w:rsid w:val="001E2DDA"/>
    <w:rsid w:val="001E2FAF"/>
    <w:rsid w:val="001E2FD4"/>
    <w:rsid w:val="001E304C"/>
    <w:rsid w:val="001E3071"/>
    <w:rsid w:val="001E3091"/>
    <w:rsid w:val="001E3383"/>
    <w:rsid w:val="001E3471"/>
    <w:rsid w:val="001E36C6"/>
    <w:rsid w:val="001E3A78"/>
    <w:rsid w:val="001E4550"/>
    <w:rsid w:val="001E46BD"/>
    <w:rsid w:val="001E4B8B"/>
    <w:rsid w:val="001E4C80"/>
    <w:rsid w:val="001E4D2D"/>
    <w:rsid w:val="001E4D8C"/>
    <w:rsid w:val="001E51ED"/>
    <w:rsid w:val="001E52DB"/>
    <w:rsid w:val="001E58B7"/>
    <w:rsid w:val="001E5D70"/>
    <w:rsid w:val="001E5EDF"/>
    <w:rsid w:val="001E5F1F"/>
    <w:rsid w:val="001E61F5"/>
    <w:rsid w:val="001E61FE"/>
    <w:rsid w:val="001E693E"/>
    <w:rsid w:val="001E6D51"/>
    <w:rsid w:val="001E6F46"/>
    <w:rsid w:val="001E7044"/>
    <w:rsid w:val="001E707D"/>
    <w:rsid w:val="001E7381"/>
    <w:rsid w:val="001E75EC"/>
    <w:rsid w:val="001E7781"/>
    <w:rsid w:val="001E7D14"/>
    <w:rsid w:val="001F04BB"/>
    <w:rsid w:val="001F04D7"/>
    <w:rsid w:val="001F0721"/>
    <w:rsid w:val="001F083E"/>
    <w:rsid w:val="001F093F"/>
    <w:rsid w:val="001F0B7D"/>
    <w:rsid w:val="001F0DBA"/>
    <w:rsid w:val="001F0FC1"/>
    <w:rsid w:val="001F0FD7"/>
    <w:rsid w:val="001F1018"/>
    <w:rsid w:val="001F1159"/>
    <w:rsid w:val="001F126A"/>
    <w:rsid w:val="001F154A"/>
    <w:rsid w:val="001F167B"/>
    <w:rsid w:val="001F1B1E"/>
    <w:rsid w:val="001F1D69"/>
    <w:rsid w:val="001F1D9E"/>
    <w:rsid w:val="001F2418"/>
    <w:rsid w:val="001F2BF3"/>
    <w:rsid w:val="001F301F"/>
    <w:rsid w:val="001F32C7"/>
    <w:rsid w:val="001F376E"/>
    <w:rsid w:val="001F3984"/>
    <w:rsid w:val="001F3B57"/>
    <w:rsid w:val="001F3C33"/>
    <w:rsid w:val="001F3D93"/>
    <w:rsid w:val="001F3E59"/>
    <w:rsid w:val="001F416C"/>
    <w:rsid w:val="001F42FB"/>
    <w:rsid w:val="001F45DF"/>
    <w:rsid w:val="001F472F"/>
    <w:rsid w:val="001F4C3B"/>
    <w:rsid w:val="001F4D7C"/>
    <w:rsid w:val="001F4E6E"/>
    <w:rsid w:val="001F4F36"/>
    <w:rsid w:val="001F4FE4"/>
    <w:rsid w:val="001F533D"/>
    <w:rsid w:val="001F557D"/>
    <w:rsid w:val="001F5740"/>
    <w:rsid w:val="001F595C"/>
    <w:rsid w:val="001F59CB"/>
    <w:rsid w:val="001F5C80"/>
    <w:rsid w:val="001F5CAD"/>
    <w:rsid w:val="001F5DEB"/>
    <w:rsid w:val="001F6094"/>
    <w:rsid w:val="001F62DC"/>
    <w:rsid w:val="001F6359"/>
    <w:rsid w:val="001F6CD2"/>
    <w:rsid w:val="001F6CD8"/>
    <w:rsid w:val="001F6EB8"/>
    <w:rsid w:val="001F700E"/>
    <w:rsid w:val="001F7121"/>
    <w:rsid w:val="001F7385"/>
    <w:rsid w:val="001F7410"/>
    <w:rsid w:val="001F75C6"/>
    <w:rsid w:val="001F7A8C"/>
    <w:rsid w:val="001F7B89"/>
    <w:rsid w:val="001F7DAF"/>
    <w:rsid w:val="0020032D"/>
    <w:rsid w:val="00200350"/>
    <w:rsid w:val="002008E2"/>
    <w:rsid w:val="00200B3F"/>
    <w:rsid w:val="00200BD1"/>
    <w:rsid w:val="00200E15"/>
    <w:rsid w:val="0020101E"/>
    <w:rsid w:val="00201493"/>
    <w:rsid w:val="00201DCA"/>
    <w:rsid w:val="002022DE"/>
    <w:rsid w:val="002027B5"/>
    <w:rsid w:val="00202991"/>
    <w:rsid w:val="00203021"/>
    <w:rsid w:val="002034FA"/>
    <w:rsid w:val="00203607"/>
    <w:rsid w:val="0020376C"/>
    <w:rsid w:val="002037C9"/>
    <w:rsid w:val="00203851"/>
    <w:rsid w:val="00203E26"/>
    <w:rsid w:val="00204187"/>
    <w:rsid w:val="002046AD"/>
    <w:rsid w:val="00204B35"/>
    <w:rsid w:val="00204C85"/>
    <w:rsid w:val="0020549B"/>
    <w:rsid w:val="00205520"/>
    <w:rsid w:val="00205C04"/>
    <w:rsid w:val="0020627E"/>
    <w:rsid w:val="00206908"/>
    <w:rsid w:val="00206EBA"/>
    <w:rsid w:val="00206F6F"/>
    <w:rsid w:val="002071AA"/>
    <w:rsid w:val="00207494"/>
    <w:rsid w:val="0020788A"/>
    <w:rsid w:val="00207E73"/>
    <w:rsid w:val="00207F46"/>
    <w:rsid w:val="00210144"/>
    <w:rsid w:val="00210C6F"/>
    <w:rsid w:val="00210C95"/>
    <w:rsid w:val="00210CE4"/>
    <w:rsid w:val="00210D94"/>
    <w:rsid w:val="0021145E"/>
    <w:rsid w:val="00211AE3"/>
    <w:rsid w:val="002120AD"/>
    <w:rsid w:val="00212200"/>
    <w:rsid w:val="00212509"/>
    <w:rsid w:val="00212630"/>
    <w:rsid w:val="00212AA5"/>
    <w:rsid w:val="00212B2C"/>
    <w:rsid w:val="00212C01"/>
    <w:rsid w:val="002131E6"/>
    <w:rsid w:val="00213459"/>
    <w:rsid w:val="0021345E"/>
    <w:rsid w:val="002136F6"/>
    <w:rsid w:val="002137C8"/>
    <w:rsid w:val="00213B2E"/>
    <w:rsid w:val="002140D4"/>
    <w:rsid w:val="00214EC2"/>
    <w:rsid w:val="0021512A"/>
    <w:rsid w:val="002157BF"/>
    <w:rsid w:val="00216349"/>
    <w:rsid w:val="002166F9"/>
    <w:rsid w:val="00216CBE"/>
    <w:rsid w:val="00216F4B"/>
    <w:rsid w:val="002172A6"/>
    <w:rsid w:val="00217383"/>
    <w:rsid w:val="002178C2"/>
    <w:rsid w:val="00217A65"/>
    <w:rsid w:val="00220063"/>
    <w:rsid w:val="002201DB"/>
    <w:rsid w:val="0022058E"/>
    <w:rsid w:val="002209A0"/>
    <w:rsid w:val="00220E4E"/>
    <w:rsid w:val="00221298"/>
    <w:rsid w:val="0022163A"/>
    <w:rsid w:val="00221867"/>
    <w:rsid w:val="00221CE5"/>
    <w:rsid w:val="00221FF8"/>
    <w:rsid w:val="00222055"/>
    <w:rsid w:val="002224BA"/>
    <w:rsid w:val="0022272F"/>
    <w:rsid w:val="0022299E"/>
    <w:rsid w:val="00222B16"/>
    <w:rsid w:val="002230CB"/>
    <w:rsid w:val="00223382"/>
    <w:rsid w:val="0022380B"/>
    <w:rsid w:val="00223F28"/>
    <w:rsid w:val="0022403C"/>
    <w:rsid w:val="002240CE"/>
    <w:rsid w:val="0022445D"/>
    <w:rsid w:val="002246AA"/>
    <w:rsid w:val="002246E7"/>
    <w:rsid w:val="00224984"/>
    <w:rsid w:val="0022499B"/>
    <w:rsid w:val="00224BC2"/>
    <w:rsid w:val="00224BCB"/>
    <w:rsid w:val="00224D21"/>
    <w:rsid w:val="00225797"/>
    <w:rsid w:val="00226167"/>
    <w:rsid w:val="00226402"/>
    <w:rsid w:val="00226451"/>
    <w:rsid w:val="00226663"/>
    <w:rsid w:val="002267E1"/>
    <w:rsid w:val="00227330"/>
    <w:rsid w:val="00227543"/>
    <w:rsid w:val="0022773C"/>
    <w:rsid w:val="00227FC9"/>
    <w:rsid w:val="00230229"/>
    <w:rsid w:val="00230242"/>
    <w:rsid w:val="00230D5F"/>
    <w:rsid w:val="002319E5"/>
    <w:rsid w:val="00231FAB"/>
    <w:rsid w:val="002327A1"/>
    <w:rsid w:val="00232A71"/>
    <w:rsid w:val="00232AF6"/>
    <w:rsid w:val="00232D28"/>
    <w:rsid w:val="00232EF4"/>
    <w:rsid w:val="00232F05"/>
    <w:rsid w:val="0023300E"/>
    <w:rsid w:val="00233110"/>
    <w:rsid w:val="00233496"/>
    <w:rsid w:val="002336E1"/>
    <w:rsid w:val="002337CF"/>
    <w:rsid w:val="0023388C"/>
    <w:rsid w:val="00233A57"/>
    <w:rsid w:val="00233B86"/>
    <w:rsid w:val="002341FE"/>
    <w:rsid w:val="0023473C"/>
    <w:rsid w:val="00234B3A"/>
    <w:rsid w:val="00234D21"/>
    <w:rsid w:val="00234DB5"/>
    <w:rsid w:val="00234E2B"/>
    <w:rsid w:val="00234E68"/>
    <w:rsid w:val="0023541F"/>
    <w:rsid w:val="00235445"/>
    <w:rsid w:val="00235666"/>
    <w:rsid w:val="00235723"/>
    <w:rsid w:val="00236193"/>
    <w:rsid w:val="00236464"/>
    <w:rsid w:val="0023683F"/>
    <w:rsid w:val="00236945"/>
    <w:rsid w:val="00236973"/>
    <w:rsid w:val="00236D6D"/>
    <w:rsid w:val="002377F9"/>
    <w:rsid w:val="002378AA"/>
    <w:rsid w:val="002407B9"/>
    <w:rsid w:val="0024083E"/>
    <w:rsid w:val="00240959"/>
    <w:rsid w:val="00240DD1"/>
    <w:rsid w:val="00240E13"/>
    <w:rsid w:val="002410E3"/>
    <w:rsid w:val="00241430"/>
    <w:rsid w:val="002416C7"/>
    <w:rsid w:val="00241964"/>
    <w:rsid w:val="00241E65"/>
    <w:rsid w:val="00241EBA"/>
    <w:rsid w:val="00242050"/>
    <w:rsid w:val="0024222A"/>
    <w:rsid w:val="002423BB"/>
    <w:rsid w:val="00242438"/>
    <w:rsid w:val="002425FA"/>
    <w:rsid w:val="00242727"/>
    <w:rsid w:val="00242E35"/>
    <w:rsid w:val="00243259"/>
    <w:rsid w:val="002435C1"/>
    <w:rsid w:val="0024374A"/>
    <w:rsid w:val="002437C0"/>
    <w:rsid w:val="00243975"/>
    <w:rsid w:val="00243A46"/>
    <w:rsid w:val="00243C6D"/>
    <w:rsid w:val="00243D24"/>
    <w:rsid w:val="00244901"/>
    <w:rsid w:val="00244A0D"/>
    <w:rsid w:val="00245337"/>
    <w:rsid w:val="00245827"/>
    <w:rsid w:val="002458EC"/>
    <w:rsid w:val="00245CBC"/>
    <w:rsid w:val="002461E4"/>
    <w:rsid w:val="00246773"/>
    <w:rsid w:val="00246837"/>
    <w:rsid w:val="00246874"/>
    <w:rsid w:val="00247239"/>
    <w:rsid w:val="00247329"/>
    <w:rsid w:val="0024787A"/>
    <w:rsid w:val="00247882"/>
    <w:rsid w:val="00250571"/>
    <w:rsid w:val="002505A6"/>
    <w:rsid w:val="002505A8"/>
    <w:rsid w:val="002506B3"/>
    <w:rsid w:val="002507C6"/>
    <w:rsid w:val="00250ECE"/>
    <w:rsid w:val="00250F0C"/>
    <w:rsid w:val="00251091"/>
    <w:rsid w:val="00251200"/>
    <w:rsid w:val="0025133E"/>
    <w:rsid w:val="00251687"/>
    <w:rsid w:val="002516A0"/>
    <w:rsid w:val="002516D3"/>
    <w:rsid w:val="002516FF"/>
    <w:rsid w:val="002518EA"/>
    <w:rsid w:val="002519CA"/>
    <w:rsid w:val="00251A49"/>
    <w:rsid w:val="00251AEE"/>
    <w:rsid w:val="00251B60"/>
    <w:rsid w:val="00251BF5"/>
    <w:rsid w:val="00251C87"/>
    <w:rsid w:val="00251D7B"/>
    <w:rsid w:val="00251D83"/>
    <w:rsid w:val="00252253"/>
    <w:rsid w:val="002522F1"/>
    <w:rsid w:val="0025249D"/>
    <w:rsid w:val="00252764"/>
    <w:rsid w:val="00252F23"/>
    <w:rsid w:val="002530FB"/>
    <w:rsid w:val="0025342E"/>
    <w:rsid w:val="00253477"/>
    <w:rsid w:val="0025357A"/>
    <w:rsid w:val="0025372C"/>
    <w:rsid w:val="002539EB"/>
    <w:rsid w:val="00254652"/>
    <w:rsid w:val="0025488C"/>
    <w:rsid w:val="00254BD6"/>
    <w:rsid w:val="00254E11"/>
    <w:rsid w:val="00255316"/>
    <w:rsid w:val="002553F6"/>
    <w:rsid w:val="00255904"/>
    <w:rsid w:val="00255AA1"/>
    <w:rsid w:val="002562DC"/>
    <w:rsid w:val="00256B0D"/>
    <w:rsid w:val="002573C1"/>
    <w:rsid w:val="00257516"/>
    <w:rsid w:val="00257576"/>
    <w:rsid w:val="002575FA"/>
    <w:rsid w:val="002576B1"/>
    <w:rsid w:val="002578DB"/>
    <w:rsid w:val="00257931"/>
    <w:rsid w:val="00257AAF"/>
    <w:rsid w:val="00257B4C"/>
    <w:rsid w:val="00257C23"/>
    <w:rsid w:val="00257F13"/>
    <w:rsid w:val="00257F90"/>
    <w:rsid w:val="00260197"/>
    <w:rsid w:val="002603C8"/>
    <w:rsid w:val="00260461"/>
    <w:rsid w:val="0026047F"/>
    <w:rsid w:val="00260557"/>
    <w:rsid w:val="00260668"/>
    <w:rsid w:val="00260899"/>
    <w:rsid w:val="00260BC0"/>
    <w:rsid w:val="0026127F"/>
    <w:rsid w:val="00261434"/>
    <w:rsid w:val="0026151F"/>
    <w:rsid w:val="0026152F"/>
    <w:rsid w:val="0026160F"/>
    <w:rsid w:val="002618C5"/>
    <w:rsid w:val="00261A1F"/>
    <w:rsid w:val="00261B00"/>
    <w:rsid w:val="00261EA0"/>
    <w:rsid w:val="00262383"/>
    <w:rsid w:val="002627A1"/>
    <w:rsid w:val="0026289C"/>
    <w:rsid w:val="00262B68"/>
    <w:rsid w:val="00262E9E"/>
    <w:rsid w:val="002634BA"/>
    <w:rsid w:val="00263E20"/>
    <w:rsid w:val="00263E3C"/>
    <w:rsid w:val="0026454A"/>
    <w:rsid w:val="0026491B"/>
    <w:rsid w:val="002649B6"/>
    <w:rsid w:val="00264C80"/>
    <w:rsid w:val="00264D19"/>
    <w:rsid w:val="00264FD3"/>
    <w:rsid w:val="00265052"/>
    <w:rsid w:val="00265285"/>
    <w:rsid w:val="0026540B"/>
    <w:rsid w:val="0026575A"/>
    <w:rsid w:val="0026592E"/>
    <w:rsid w:val="00265988"/>
    <w:rsid w:val="00265D2D"/>
    <w:rsid w:val="00265F3B"/>
    <w:rsid w:val="00266067"/>
    <w:rsid w:val="0026674C"/>
    <w:rsid w:val="00266A8E"/>
    <w:rsid w:val="00266E23"/>
    <w:rsid w:val="00266F64"/>
    <w:rsid w:val="002674E2"/>
    <w:rsid w:val="002677BC"/>
    <w:rsid w:val="00267AA7"/>
    <w:rsid w:val="00267D99"/>
    <w:rsid w:val="00267ECC"/>
    <w:rsid w:val="00267F50"/>
    <w:rsid w:val="002700D9"/>
    <w:rsid w:val="002702B9"/>
    <w:rsid w:val="00270708"/>
    <w:rsid w:val="00270F98"/>
    <w:rsid w:val="00271053"/>
    <w:rsid w:val="0027141D"/>
    <w:rsid w:val="00271593"/>
    <w:rsid w:val="00271599"/>
    <w:rsid w:val="002719DD"/>
    <w:rsid w:val="00271A33"/>
    <w:rsid w:val="00271E07"/>
    <w:rsid w:val="00272216"/>
    <w:rsid w:val="0027235D"/>
    <w:rsid w:val="002724C9"/>
    <w:rsid w:val="002725B7"/>
    <w:rsid w:val="002735E0"/>
    <w:rsid w:val="0027391E"/>
    <w:rsid w:val="00273C29"/>
    <w:rsid w:val="00273E0B"/>
    <w:rsid w:val="0027402E"/>
    <w:rsid w:val="002740A6"/>
    <w:rsid w:val="00274273"/>
    <w:rsid w:val="00274454"/>
    <w:rsid w:val="002745C7"/>
    <w:rsid w:val="00274A76"/>
    <w:rsid w:val="00274D0A"/>
    <w:rsid w:val="002754C9"/>
    <w:rsid w:val="002757FC"/>
    <w:rsid w:val="00275913"/>
    <w:rsid w:val="00275D07"/>
    <w:rsid w:val="00276533"/>
    <w:rsid w:val="00276610"/>
    <w:rsid w:val="002766F2"/>
    <w:rsid w:val="00276885"/>
    <w:rsid w:val="002769DD"/>
    <w:rsid w:val="00276EAA"/>
    <w:rsid w:val="00277E11"/>
    <w:rsid w:val="00280574"/>
    <w:rsid w:val="002808C7"/>
    <w:rsid w:val="00280994"/>
    <w:rsid w:val="00280ED6"/>
    <w:rsid w:val="0028194B"/>
    <w:rsid w:val="00281A01"/>
    <w:rsid w:val="0028230B"/>
    <w:rsid w:val="002823BF"/>
    <w:rsid w:val="00282592"/>
    <w:rsid w:val="00282920"/>
    <w:rsid w:val="00282AAA"/>
    <w:rsid w:val="00282D33"/>
    <w:rsid w:val="002831BA"/>
    <w:rsid w:val="002832CB"/>
    <w:rsid w:val="00283960"/>
    <w:rsid w:val="00283E9F"/>
    <w:rsid w:val="00284023"/>
    <w:rsid w:val="00284066"/>
    <w:rsid w:val="00284539"/>
    <w:rsid w:val="00284750"/>
    <w:rsid w:val="00284C18"/>
    <w:rsid w:val="00284D32"/>
    <w:rsid w:val="0028546A"/>
    <w:rsid w:val="00285520"/>
    <w:rsid w:val="002859C8"/>
    <w:rsid w:val="00285B38"/>
    <w:rsid w:val="00285F4C"/>
    <w:rsid w:val="00285F6F"/>
    <w:rsid w:val="0028609A"/>
    <w:rsid w:val="002862A6"/>
    <w:rsid w:val="002863B8"/>
    <w:rsid w:val="002863E0"/>
    <w:rsid w:val="002864FB"/>
    <w:rsid w:val="00286733"/>
    <w:rsid w:val="002868A0"/>
    <w:rsid w:val="0028694C"/>
    <w:rsid w:val="00286C4D"/>
    <w:rsid w:val="0028766E"/>
    <w:rsid w:val="00287D60"/>
    <w:rsid w:val="00287F4A"/>
    <w:rsid w:val="002902A3"/>
    <w:rsid w:val="00290501"/>
    <w:rsid w:val="00290584"/>
    <w:rsid w:val="00290CC8"/>
    <w:rsid w:val="00290D5D"/>
    <w:rsid w:val="0029141B"/>
    <w:rsid w:val="00291546"/>
    <w:rsid w:val="00291601"/>
    <w:rsid w:val="00291824"/>
    <w:rsid w:val="00292053"/>
    <w:rsid w:val="002928EF"/>
    <w:rsid w:val="00292A09"/>
    <w:rsid w:val="00292B10"/>
    <w:rsid w:val="00292D6C"/>
    <w:rsid w:val="00292E94"/>
    <w:rsid w:val="00293BA1"/>
    <w:rsid w:val="00295341"/>
    <w:rsid w:val="00295567"/>
    <w:rsid w:val="0029574F"/>
    <w:rsid w:val="00295B8E"/>
    <w:rsid w:val="00295DBE"/>
    <w:rsid w:val="00295F3D"/>
    <w:rsid w:val="00295FA9"/>
    <w:rsid w:val="002966F2"/>
    <w:rsid w:val="00296A3D"/>
    <w:rsid w:val="00297B70"/>
    <w:rsid w:val="002A031B"/>
    <w:rsid w:val="002A0341"/>
    <w:rsid w:val="002A03A4"/>
    <w:rsid w:val="002A0B10"/>
    <w:rsid w:val="002A0F24"/>
    <w:rsid w:val="002A14D6"/>
    <w:rsid w:val="002A17D9"/>
    <w:rsid w:val="002A185A"/>
    <w:rsid w:val="002A1E94"/>
    <w:rsid w:val="002A2018"/>
    <w:rsid w:val="002A25DF"/>
    <w:rsid w:val="002A25EF"/>
    <w:rsid w:val="002A2779"/>
    <w:rsid w:val="002A28CE"/>
    <w:rsid w:val="002A2907"/>
    <w:rsid w:val="002A2B25"/>
    <w:rsid w:val="002A302D"/>
    <w:rsid w:val="002A32D3"/>
    <w:rsid w:val="002A33AD"/>
    <w:rsid w:val="002A34CB"/>
    <w:rsid w:val="002A357B"/>
    <w:rsid w:val="002A485E"/>
    <w:rsid w:val="002A500C"/>
    <w:rsid w:val="002A53EA"/>
    <w:rsid w:val="002A544F"/>
    <w:rsid w:val="002A5595"/>
    <w:rsid w:val="002A57D8"/>
    <w:rsid w:val="002A58AE"/>
    <w:rsid w:val="002A5C1B"/>
    <w:rsid w:val="002A5C44"/>
    <w:rsid w:val="002A5FDD"/>
    <w:rsid w:val="002A6C5E"/>
    <w:rsid w:val="002A6E6F"/>
    <w:rsid w:val="002A6F0C"/>
    <w:rsid w:val="002A6FE0"/>
    <w:rsid w:val="002A72AF"/>
    <w:rsid w:val="002A73F8"/>
    <w:rsid w:val="002B02D9"/>
    <w:rsid w:val="002B0301"/>
    <w:rsid w:val="002B036E"/>
    <w:rsid w:val="002B0E65"/>
    <w:rsid w:val="002B0EAF"/>
    <w:rsid w:val="002B1250"/>
    <w:rsid w:val="002B1366"/>
    <w:rsid w:val="002B14D3"/>
    <w:rsid w:val="002B21E4"/>
    <w:rsid w:val="002B2448"/>
    <w:rsid w:val="002B2722"/>
    <w:rsid w:val="002B2B0C"/>
    <w:rsid w:val="002B3DBA"/>
    <w:rsid w:val="002B40ED"/>
    <w:rsid w:val="002B469C"/>
    <w:rsid w:val="002B4D23"/>
    <w:rsid w:val="002B536E"/>
    <w:rsid w:val="002B53C0"/>
    <w:rsid w:val="002B541D"/>
    <w:rsid w:val="002B581E"/>
    <w:rsid w:val="002B5EF3"/>
    <w:rsid w:val="002B6221"/>
    <w:rsid w:val="002B6E33"/>
    <w:rsid w:val="002B7265"/>
    <w:rsid w:val="002B7D15"/>
    <w:rsid w:val="002B7DCA"/>
    <w:rsid w:val="002C0646"/>
    <w:rsid w:val="002C07DF"/>
    <w:rsid w:val="002C08CC"/>
    <w:rsid w:val="002C0B57"/>
    <w:rsid w:val="002C0C76"/>
    <w:rsid w:val="002C0E59"/>
    <w:rsid w:val="002C0EBF"/>
    <w:rsid w:val="002C0F36"/>
    <w:rsid w:val="002C1507"/>
    <w:rsid w:val="002C16F0"/>
    <w:rsid w:val="002C1798"/>
    <w:rsid w:val="002C1987"/>
    <w:rsid w:val="002C1BE0"/>
    <w:rsid w:val="002C1D62"/>
    <w:rsid w:val="002C2061"/>
    <w:rsid w:val="002C2989"/>
    <w:rsid w:val="002C2BB8"/>
    <w:rsid w:val="002C3058"/>
    <w:rsid w:val="002C31DF"/>
    <w:rsid w:val="002C3BC9"/>
    <w:rsid w:val="002C43CE"/>
    <w:rsid w:val="002C4AEB"/>
    <w:rsid w:val="002C4DB0"/>
    <w:rsid w:val="002C4DFF"/>
    <w:rsid w:val="002C508C"/>
    <w:rsid w:val="002C664E"/>
    <w:rsid w:val="002C6AEB"/>
    <w:rsid w:val="002C6DB6"/>
    <w:rsid w:val="002C700D"/>
    <w:rsid w:val="002C720E"/>
    <w:rsid w:val="002C785A"/>
    <w:rsid w:val="002C78AE"/>
    <w:rsid w:val="002D00A7"/>
    <w:rsid w:val="002D0764"/>
    <w:rsid w:val="002D0BBD"/>
    <w:rsid w:val="002D0C68"/>
    <w:rsid w:val="002D0E32"/>
    <w:rsid w:val="002D1528"/>
    <w:rsid w:val="002D19F3"/>
    <w:rsid w:val="002D1FD4"/>
    <w:rsid w:val="002D211E"/>
    <w:rsid w:val="002D2370"/>
    <w:rsid w:val="002D248A"/>
    <w:rsid w:val="002D2B3D"/>
    <w:rsid w:val="002D2D29"/>
    <w:rsid w:val="002D39D1"/>
    <w:rsid w:val="002D43C5"/>
    <w:rsid w:val="002D4600"/>
    <w:rsid w:val="002D460E"/>
    <w:rsid w:val="002D4A08"/>
    <w:rsid w:val="002D5223"/>
    <w:rsid w:val="002D586E"/>
    <w:rsid w:val="002D5B1D"/>
    <w:rsid w:val="002D5BB7"/>
    <w:rsid w:val="002D66D8"/>
    <w:rsid w:val="002D692A"/>
    <w:rsid w:val="002D6A93"/>
    <w:rsid w:val="002D7503"/>
    <w:rsid w:val="002D755A"/>
    <w:rsid w:val="002D79EF"/>
    <w:rsid w:val="002D7BAB"/>
    <w:rsid w:val="002D7E73"/>
    <w:rsid w:val="002D7EED"/>
    <w:rsid w:val="002D7EEE"/>
    <w:rsid w:val="002E0928"/>
    <w:rsid w:val="002E0B3E"/>
    <w:rsid w:val="002E0B93"/>
    <w:rsid w:val="002E0E17"/>
    <w:rsid w:val="002E0EB9"/>
    <w:rsid w:val="002E12B9"/>
    <w:rsid w:val="002E14AA"/>
    <w:rsid w:val="002E14E0"/>
    <w:rsid w:val="002E155D"/>
    <w:rsid w:val="002E17B5"/>
    <w:rsid w:val="002E18EB"/>
    <w:rsid w:val="002E1AB9"/>
    <w:rsid w:val="002E2558"/>
    <w:rsid w:val="002E3836"/>
    <w:rsid w:val="002E3AF7"/>
    <w:rsid w:val="002E3D25"/>
    <w:rsid w:val="002E3D79"/>
    <w:rsid w:val="002E447A"/>
    <w:rsid w:val="002E4721"/>
    <w:rsid w:val="002E47E4"/>
    <w:rsid w:val="002E55E0"/>
    <w:rsid w:val="002E5A5D"/>
    <w:rsid w:val="002E5AC1"/>
    <w:rsid w:val="002E5B97"/>
    <w:rsid w:val="002E5CCF"/>
    <w:rsid w:val="002E60C5"/>
    <w:rsid w:val="002E6577"/>
    <w:rsid w:val="002E6B90"/>
    <w:rsid w:val="002E6CEE"/>
    <w:rsid w:val="002E7296"/>
    <w:rsid w:val="002E7899"/>
    <w:rsid w:val="002E78F8"/>
    <w:rsid w:val="002E790D"/>
    <w:rsid w:val="002E7B5D"/>
    <w:rsid w:val="002E7F04"/>
    <w:rsid w:val="002E7F6A"/>
    <w:rsid w:val="002F082B"/>
    <w:rsid w:val="002F0D2B"/>
    <w:rsid w:val="002F0D79"/>
    <w:rsid w:val="002F0EC9"/>
    <w:rsid w:val="002F1385"/>
    <w:rsid w:val="002F14CB"/>
    <w:rsid w:val="002F157F"/>
    <w:rsid w:val="002F17BE"/>
    <w:rsid w:val="002F18DB"/>
    <w:rsid w:val="002F1B0D"/>
    <w:rsid w:val="002F1CDF"/>
    <w:rsid w:val="002F28F0"/>
    <w:rsid w:val="002F292A"/>
    <w:rsid w:val="002F2B3F"/>
    <w:rsid w:val="002F31BE"/>
    <w:rsid w:val="002F336B"/>
    <w:rsid w:val="002F3754"/>
    <w:rsid w:val="002F3AA1"/>
    <w:rsid w:val="002F50ED"/>
    <w:rsid w:val="002F5423"/>
    <w:rsid w:val="002F5F69"/>
    <w:rsid w:val="002F68C1"/>
    <w:rsid w:val="002F68D2"/>
    <w:rsid w:val="002F6978"/>
    <w:rsid w:val="002F71BE"/>
    <w:rsid w:val="002F7211"/>
    <w:rsid w:val="002F7273"/>
    <w:rsid w:val="002F76B4"/>
    <w:rsid w:val="002F7A8E"/>
    <w:rsid w:val="002F7B0E"/>
    <w:rsid w:val="003009CE"/>
    <w:rsid w:val="003010E0"/>
    <w:rsid w:val="003014ED"/>
    <w:rsid w:val="0030162B"/>
    <w:rsid w:val="003018FF"/>
    <w:rsid w:val="0030199C"/>
    <w:rsid w:val="00301D6A"/>
    <w:rsid w:val="00301D7A"/>
    <w:rsid w:val="00301EB8"/>
    <w:rsid w:val="00302444"/>
    <w:rsid w:val="003025C9"/>
    <w:rsid w:val="00302773"/>
    <w:rsid w:val="00302902"/>
    <w:rsid w:val="00302F70"/>
    <w:rsid w:val="00303715"/>
    <w:rsid w:val="003037A0"/>
    <w:rsid w:val="003039A6"/>
    <w:rsid w:val="00303B5B"/>
    <w:rsid w:val="00303C23"/>
    <w:rsid w:val="00303C8B"/>
    <w:rsid w:val="0030459E"/>
    <w:rsid w:val="00304897"/>
    <w:rsid w:val="00304901"/>
    <w:rsid w:val="00304B5F"/>
    <w:rsid w:val="00304F19"/>
    <w:rsid w:val="00304F6C"/>
    <w:rsid w:val="003051E6"/>
    <w:rsid w:val="003052A8"/>
    <w:rsid w:val="003053AB"/>
    <w:rsid w:val="0030640C"/>
    <w:rsid w:val="003066E2"/>
    <w:rsid w:val="003068F3"/>
    <w:rsid w:val="003071D8"/>
    <w:rsid w:val="003075F8"/>
    <w:rsid w:val="00307724"/>
    <w:rsid w:val="003077BD"/>
    <w:rsid w:val="00307B00"/>
    <w:rsid w:val="00307B79"/>
    <w:rsid w:val="00307E9B"/>
    <w:rsid w:val="003105B5"/>
    <w:rsid w:val="00310946"/>
    <w:rsid w:val="00310C42"/>
    <w:rsid w:val="00310EEC"/>
    <w:rsid w:val="00310FDC"/>
    <w:rsid w:val="003112B4"/>
    <w:rsid w:val="00311474"/>
    <w:rsid w:val="0031189A"/>
    <w:rsid w:val="00311B48"/>
    <w:rsid w:val="003120CD"/>
    <w:rsid w:val="0031215C"/>
    <w:rsid w:val="00312894"/>
    <w:rsid w:val="00312E99"/>
    <w:rsid w:val="00312EC0"/>
    <w:rsid w:val="003136DC"/>
    <w:rsid w:val="00313A85"/>
    <w:rsid w:val="00313BFB"/>
    <w:rsid w:val="00313D47"/>
    <w:rsid w:val="00314168"/>
    <w:rsid w:val="003145A3"/>
    <w:rsid w:val="0031487A"/>
    <w:rsid w:val="00314A30"/>
    <w:rsid w:val="00314CB3"/>
    <w:rsid w:val="00314EB6"/>
    <w:rsid w:val="00314F4F"/>
    <w:rsid w:val="00314FE8"/>
    <w:rsid w:val="003154DE"/>
    <w:rsid w:val="003155FA"/>
    <w:rsid w:val="00315836"/>
    <w:rsid w:val="00315F09"/>
    <w:rsid w:val="00316128"/>
    <w:rsid w:val="0031612A"/>
    <w:rsid w:val="00316408"/>
    <w:rsid w:val="003167BD"/>
    <w:rsid w:val="00316875"/>
    <w:rsid w:val="00316881"/>
    <w:rsid w:val="00316B63"/>
    <w:rsid w:val="00316B93"/>
    <w:rsid w:val="00316F5C"/>
    <w:rsid w:val="00316FB1"/>
    <w:rsid w:val="00317006"/>
    <w:rsid w:val="00317125"/>
    <w:rsid w:val="00317C55"/>
    <w:rsid w:val="00317FB1"/>
    <w:rsid w:val="003203AB"/>
    <w:rsid w:val="00320460"/>
    <w:rsid w:val="00320511"/>
    <w:rsid w:val="00320538"/>
    <w:rsid w:val="003206C2"/>
    <w:rsid w:val="003208AB"/>
    <w:rsid w:val="00320B03"/>
    <w:rsid w:val="00320D2D"/>
    <w:rsid w:val="00320E15"/>
    <w:rsid w:val="003211C9"/>
    <w:rsid w:val="00321552"/>
    <w:rsid w:val="00321E69"/>
    <w:rsid w:val="003224FC"/>
    <w:rsid w:val="0032263D"/>
    <w:rsid w:val="00322714"/>
    <w:rsid w:val="0032328D"/>
    <w:rsid w:val="00323764"/>
    <w:rsid w:val="00323830"/>
    <w:rsid w:val="003239BD"/>
    <w:rsid w:val="00323C28"/>
    <w:rsid w:val="00323C5E"/>
    <w:rsid w:val="00323CF8"/>
    <w:rsid w:val="00323F08"/>
    <w:rsid w:val="003242D8"/>
    <w:rsid w:val="00324888"/>
    <w:rsid w:val="00324898"/>
    <w:rsid w:val="00324E65"/>
    <w:rsid w:val="00325CC1"/>
    <w:rsid w:val="00325D67"/>
    <w:rsid w:val="00325FB3"/>
    <w:rsid w:val="0032696D"/>
    <w:rsid w:val="003269D4"/>
    <w:rsid w:val="003269F2"/>
    <w:rsid w:val="00326BBA"/>
    <w:rsid w:val="00326BC4"/>
    <w:rsid w:val="00326ECC"/>
    <w:rsid w:val="00326EF0"/>
    <w:rsid w:val="00326FD6"/>
    <w:rsid w:val="0032764A"/>
    <w:rsid w:val="00330238"/>
    <w:rsid w:val="003306E8"/>
    <w:rsid w:val="0033070E"/>
    <w:rsid w:val="00330B0F"/>
    <w:rsid w:val="00330BA8"/>
    <w:rsid w:val="00330CEF"/>
    <w:rsid w:val="00330DE3"/>
    <w:rsid w:val="003315AC"/>
    <w:rsid w:val="0033169D"/>
    <w:rsid w:val="00331DCF"/>
    <w:rsid w:val="00331DF7"/>
    <w:rsid w:val="00331EC6"/>
    <w:rsid w:val="00331F4D"/>
    <w:rsid w:val="00331F70"/>
    <w:rsid w:val="00332013"/>
    <w:rsid w:val="00332135"/>
    <w:rsid w:val="00332304"/>
    <w:rsid w:val="00332318"/>
    <w:rsid w:val="0033252D"/>
    <w:rsid w:val="0033279B"/>
    <w:rsid w:val="003327F2"/>
    <w:rsid w:val="00332A8D"/>
    <w:rsid w:val="00332F1D"/>
    <w:rsid w:val="00333B1C"/>
    <w:rsid w:val="00333BB3"/>
    <w:rsid w:val="00333DA1"/>
    <w:rsid w:val="00333E5E"/>
    <w:rsid w:val="00333FEF"/>
    <w:rsid w:val="003340E0"/>
    <w:rsid w:val="0033436D"/>
    <w:rsid w:val="00334823"/>
    <w:rsid w:val="003349D8"/>
    <w:rsid w:val="0033544F"/>
    <w:rsid w:val="003359AC"/>
    <w:rsid w:val="003360EF"/>
    <w:rsid w:val="003365BF"/>
    <w:rsid w:val="0033682A"/>
    <w:rsid w:val="0033684E"/>
    <w:rsid w:val="00336BC3"/>
    <w:rsid w:val="00336DEC"/>
    <w:rsid w:val="00336EFD"/>
    <w:rsid w:val="0033760D"/>
    <w:rsid w:val="00337650"/>
    <w:rsid w:val="00337795"/>
    <w:rsid w:val="00337912"/>
    <w:rsid w:val="00337E6E"/>
    <w:rsid w:val="00337EE5"/>
    <w:rsid w:val="00340688"/>
    <w:rsid w:val="00340D45"/>
    <w:rsid w:val="003410A2"/>
    <w:rsid w:val="00341328"/>
    <w:rsid w:val="00341330"/>
    <w:rsid w:val="0034152F"/>
    <w:rsid w:val="003415B2"/>
    <w:rsid w:val="0034191A"/>
    <w:rsid w:val="00341C3D"/>
    <w:rsid w:val="003433D0"/>
    <w:rsid w:val="00343421"/>
    <w:rsid w:val="00343B1B"/>
    <w:rsid w:val="00343F90"/>
    <w:rsid w:val="0034449F"/>
    <w:rsid w:val="003446CA"/>
    <w:rsid w:val="0034490D"/>
    <w:rsid w:val="00344CC9"/>
    <w:rsid w:val="00344CE0"/>
    <w:rsid w:val="00344FA9"/>
    <w:rsid w:val="00345251"/>
    <w:rsid w:val="0034543B"/>
    <w:rsid w:val="003459C2"/>
    <w:rsid w:val="00345C01"/>
    <w:rsid w:val="00345D26"/>
    <w:rsid w:val="003462BE"/>
    <w:rsid w:val="00346548"/>
    <w:rsid w:val="00346C8B"/>
    <w:rsid w:val="003470DC"/>
    <w:rsid w:val="00347336"/>
    <w:rsid w:val="003473E7"/>
    <w:rsid w:val="0034788F"/>
    <w:rsid w:val="00347F9F"/>
    <w:rsid w:val="00350243"/>
    <w:rsid w:val="003510B3"/>
    <w:rsid w:val="0035135B"/>
    <w:rsid w:val="003516B8"/>
    <w:rsid w:val="00351752"/>
    <w:rsid w:val="00351A48"/>
    <w:rsid w:val="00351FFA"/>
    <w:rsid w:val="0035258F"/>
    <w:rsid w:val="003527A3"/>
    <w:rsid w:val="00352A1C"/>
    <w:rsid w:val="003531F7"/>
    <w:rsid w:val="0035332B"/>
    <w:rsid w:val="003533E8"/>
    <w:rsid w:val="00353E2B"/>
    <w:rsid w:val="003546A1"/>
    <w:rsid w:val="00354735"/>
    <w:rsid w:val="003550AB"/>
    <w:rsid w:val="003550EC"/>
    <w:rsid w:val="003556E2"/>
    <w:rsid w:val="0035582C"/>
    <w:rsid w:val="00355A35"/>
    <w:rsid w:val="00355CA5"/>
    <w:rsid w:val="0035643C"/>
    <w:rsid w:val="0035662C"/>
    <w:rsid w:val="00356793"/>
    <w:rsid w:val="00357CC5"/>
    <w:rsid w:val="00360019"/>
    <w:rsid w:val="00360678"/>
    <w:rsid w:val="00360AB3"/>
    <w:rsid w:val="00360ABA"/>
    <w:rsid w:val="0036113B"/>
    <w:rsid w:val="0036144C"/>
    <w:rsid w:val="00361681"/>
    <w:rsid w:val="003617EB"/>
    <w:rsid w:val="0036193B"/>
    <w:rsid w:val="00361C65"/>
    <w:rsid w:val="00362389"/>
    <w:rsid w:val="003623D4"/>
    <w:rsid w:val="00362FBF"/>
    <w:rsid w:val="00363543"/>
    <w:rsid w:val="0036387A"/>
    <w:rsid w:val="00363892"/>
    <w:rsid w:val="00363DD6"/>
    <w:rsid w:val="00363F0D"/>
    <w:rsid w:val="00364174"/>
    <w:rsid w:val="00364468"/>
    <w:rsid w:val="0036448A"/>
    <w:rsid w:val="00364C89"/>
    <w:rsid w:val="00364E58"/>
    <w:rsid w:val="00365160"/>
    <w:rsid w:val="00365D59"/>
    <w:rsid w:val="00365FC0"/>
    <w:rsid w:val="00366131"/>
    <w:rsid w:val="003664B5"/>
    <w:rsid w:val="00366873"/>
    <w:rsid w:val="00366C4D"/>
    <w:rsid w:val="00366D70"/>
    <w:rsid w:val="00366E52"/>
    <w:rsid w:val="0036758B"/>
    <w:rsid w:val="00367A59"/>
    <w:rsid w:val="00367A80"/>
    <w:rsid w:val="00367FB1"/>
    <w:rsid w:val="00370111"/>
    <w:rsid w:val="0037086C"/>
    <w:rsid w:val="00370981"/>
    <w:rsid w:val="00370A23"/>
    <w:rsid w:val="00370F8F"/>
    <w:rsid w:val="00370FF4"/>
    <w:rsid w:val="00371107"/>
    <w:rsid w:val="003713D8"/>
    <w:rsid w:val="003715EB"/>
    <w:rsid w:val="00371AD6"/>
    <w:rsid w:val="00371BE5"/>
    <w:rsid w:val="00372392"/>
    <w:rsid w:val="0037269E"/>
    <w:rsid w:val="00372D18"/>
    <w:rsid w:val="00372D5D"/>
    <w:rsid w:val="00372FAB"/>
    <w:rsid w:val="00373984"/>
    <w:rsid w:val="00373EB0"/>
    <w:rsid w:val="00373FFB"/>
    <w:rsid w:val="003741FA"/>
    <w:rsid w:val="003743CF"/>
    <w:rsid w:val="0037445D"/>
    <w:rsid w:val="003744A4"/>
    <w:rsid w:val="003746D0"/>
    <w:rsid w:val="00374787"/>
    <w:rsid w:val="003749D0"/>
    <w:rsid w:val="00374B30"/>
    <w:rsid w:val="00374BBE"/>
    <w:rsid w:val="00374D9A"/>
    <w:rsid w:val="00374F1F"/>
    <w:rsid w:val="0037569A"/>
    <w:rsid w:val="00375866"/>
    <w:rsid w:val="00375BA7"/>
    <w:rsid w:val="00375D60"/>
    <w:rsid w:val="0037619C"/>
    <w:rsid w:val="0037621C"/>
    <w:rsid w:val="00376C96"/>
    <w:rsid w:val="00376F86"/>
    <w:rsid w:val="003778B9"/>
    <w:rsid w:val="00377D79"/>
    <w:rsid w:val="003802EC"/>
    <w:rsid w:val="003809E8"/>
    <w:rsid w:val="00380C87"/>
    <w:rsid w:val="00380C90"/>
    <w:rsid w:val="00380D45"/>
    <w:rsid w:val="003811BF"/>
    <w:rsid w:val="003814C4"/>
    <w:rsid w:val="003814DE"/>
    <w:rsid w:val="003819E5"/>
    <w:rsid w:val="00381B79"/>
    <w:rsid w:val="00381BE3"/>
    <w:rsid w:val="00381E19"/>
    <w:rsid w:val="00381FC2"/>
    <w:rsid w:val="0038208E"/>
    <w:rsid w:val="0038252C"/>
    <w:rsid w:val="003826A9"/>
    <w:rsid w:val="00382966"/>
    <w:rsid w:val="00382A99"/>
    <w:rsid w:val="00382C9E"/>
    <w:rsid w:val="003831C0"/>
    <w:rsid w:val="00383917"/>
    <w:rsid w:val="00383BCC"/>
    <w:rsid w:val="00383BE5"/>
    <w:rsid w:val="00383CD3"/>
    <w:rsid w:val="00383CE3"/>
    <w:rsid w:val="00383E90"/>
    <w:rsid w:val="003840DB"/>
    <w:rsid w:val="003842F2"/>
    <w:rsid w:val="00384FDF"/>
    <w:rsid w:val="00385391"/>
    <w:rsid w:val="00385475"/>
    <w:rsid w:val="00385594"/>
    <w:rsid w:val="0038599A"/>
    <w:rsid w:val="00385BFB"/>
    <w:rsid w:val="00385C8F"/>
    <w:rsid w:val="00386056"/>
    <w:rsid w:val="003864D5"/>
    <w:rsid w:val="00386510"/>
    <w:rsid w:val="00386516"/>
    <w:rsid w:val="0038667F"/>
    <w:rsid w:val="00386807"/>
    <w:rsid w:val="00386B36"/>
    <w:rsid w:val="00386B40"/>
    <w:rsid w:val="00387255"/>
    <w:rsid w:val="00387320"/>
    <w:rsid w:val="00387743"/>
    <w:rsid w:val="003877EC"/>
    <w:rsid w:val="003879E9"/>
    <w:rsid w:val="003900A2"/>
    <w:rsid w:val="003900A6"/>
    <w:rsid w:val="003903C8"/>
    <w:rsid w:val="00390A3A"/>
    <w:rsid w:val="00390B07"/>
    <w:rsid w:val="00390F91"/>
    <w:rsid w:val="00391109"/>
    <w:rsid w:val="003911DB"/>
    <w:rsid w:val="0039128F"/>
    <w:rsid w:val="003915CC"/>
    <w:rsid w:val="0039165B"/>
    <w:rsid w:val="00391C88"/>
    <w:rsid w:val="0039244A"/>
    <w:rsid w:val="0039249D"/>
    <w:rsid w:val="00392893"/>
    <w:rsid w:val="00392A68"/>
    <w:rsid w:val="00393178"/>
    <w:rsid w:val="003932B7"/>
    <w:rsid w:val="00393687"/>
    <w:rsid w:val="00393C36"/>
    <w:rsid w:val="00393C9C"/>
    <w:rsid w:val="00394066"/>
    <w:rsid w:val="0039439A"/>
    <w:rsid w:val="00394F5D"/>
    <w:rsid w:val="00395428"/>
    <w:rsid w:val="003956DB"/>
    <w:rsid w:val="00395706"/>
    <w:rsid w:val="00395834"/>
    <w:rsid w:val="0039596F"/>
    <w:rsid w:val="0039601D"/>
    <w:rsid w:val="00396A34"/>
    <w:rsid w:val="00396DDB"/>
    <w:rsid w:val="0039707D"/>
    <w:rsid w:val="003972C4"/>
    <w:rsid w:val="003974DD"/>
    <w:rsid w:val="00397544"/>
    <w:rsid w:val="00397607"/>
    <w:rsid w:val="003979EA"/>
    <w:rsid w:val="00397BC8"/>
    <w:rsid w:val="00397DEF"/>
    <w:rsid w:val="003A01C4"/>
    <w:rsid w:val="003A0372"/>
    <w:rsid w:val="003A05D1"/>
    <w:rsid w:val="003A0BCD"/>
    <w:rsid w:val="003A0FF5"/>
    <w:rsid w:val="003A11A8"/>
    <w:rsid w:val="003A14C4"/>
    <w:rsid w:val="003A188A"/>
    <w:rsid w:val="003A1D51"/>
    <w:rsid w:val="003A20B1"/>
    <w:rsid w:val="003A2234"/>
    <w:rsid w:val="003A2474"/>
    <w:rsid w:val="003A266F"/>
    <w:rsid w:val="003A2B22"/>
    <w:rsid w:val="003A2B4F"/>
    <w:rsid w:val="003A30CB"/>
    <w:rsid w:val="003A3B07"/>
    <w:rsid w:val="003A3C8E"/>
    <w:rsid w:val="003A3DF7"/>
    <w:rsid w:val="003A41DB"/>
    <w:rsid w:val="003A429B"/>
    <w:rsid w:val="003A4457"/>
    <w:rsid w:val="003A4979"/>
    <w:rsid w:val="003A4D79"/>
    <w:rsid w:val="003A4DF2"/>
    <w:rsid w:val="003A504C"/>
    <w:rsid w:val="003A55A4"/>
    <w:rsid w:val="003A5A3D"/>
    <w:rsid w:val="003A5ADB"/>
    <w:rsid w:val="003A5B50"/>
    <w:rsid w:val="003A5B62"/>
    <w:rsid w:val="003A5B96"/>
    <w:rsid w:val="003A5E16"/>
    <w:rsid w:val="003A62DA"/>
    <w:rsid w:val="003A6656"/>
    <w:rsid w:val="003A6976"/>
    <w:rsid w:val="003A6F73"/>
    <w:rsid w:val="003A707A"/>
    <w:rsid w:val="003A75F5"/>
    <w:rsid w:val="003A7AE9"/>
    <w:rsid w:val="003A7C46"/>
    <w:rsid w:val="003A7E67"/>
    <w:rsid w:val="003B00CD"/>
    <w:rsid w:val="003B0BD3"/>
    <w:rsid w:val="003B10F7"/>
    <w:rsid w:val="003B17EA"/>
    <w:rsid w:val="003B1842"/>
    <w:rsid w:val="003B20C7"/>
    <w:rsid w:val="003B22E6"/>
    <w:rsid w:val="003B261A"/>
    <w:rsid w:val="003B290C"/>
    <w:rsid w:val="003B2DB5"/>
    <w:rsid w:val="003B2FA4"/>
    <w:rsid w:val="003B3249"/>
    <w:rsid w:val="003B3842"/>
    <w:rsid w:val="003B3AFF"/>
    <w:rsid w:val="003B3B21"/>
    <w:rsid w:val="003B3FBB"/>
    <w:rsid w:val="003B4160"/>
    <w:rsid w:val="003B41F5"/>
    <w:rsid w:val="003B43DD"/>
    <w:rsid w:val="003B4ABB"/>
    <w:rsid w:val="003B4C4A"/>
    <w:rsid w:val="003B4ED1"/>
    <w:rsid w:val="003B5077"/>
    <w:rsid w:val="003B5516"/>
    <w:rsid w:val="003B5A5F"/>
    <w:rsid w:val="003B5A76"/>
    <w:rsid w:val="003B5DB1"/>
    <w:rsid w:val="003B5EC2"/>
    <w:rsid w:val="003B5F5C"/>
    <w:rsid w:val="003B5FE8"/>
    <w:rsid w:val="003B6009"/>
    <w:rsid w:val="003B6040"/>
    <w:rsid w:val="003B6095"/>
    <w:rsid w:val="003B69AA"/>
    <w:rsid w:val="003B6A8D"/>
    <w:rsid w:val="003B6F95"/>
    <w:rsid w:val="003B718C"/>
    <w:rsid w:val="003B72D0"/>
    <w:rsid w:val="003B7681"/>
    <w:rsid w:val="003B787A"/>
    <w:rsid w:val="003B79B7"/>
    <w:rsid w:val="003B79CC"/>
    <w:rsid w:val="003B7E6D"/>
    <w:rsid w:val="003B7F5F"/>
    <w:rsid w:val="003C0083"/>
    <w:rsid w:val="003C04A9"/>
    <w:rsid w:val="003C06B2"/>
    <w:rsid w:val="003C08B9"/>
    <w:rsid w:val="003C0E21"/>
    <w:rsid w:val="003C0E2E"/>
    <w:rsid w:val="003C0E30"/>
    <w:rsid w:val="003C0E81"/>
    <w:rsid w:val="003C0EF5"/>
    <w:rsid w:val="003C13DC"/>
    <w:rsid w:val="003C19FE"/>
    <w:rsid w:val="003C1ECE"/>
    <w:rsid w:val="003C2053"/>
    <w:rsid w:val="003C2290"/>
    <w:rsid w:val="003C22AA"/>
    <w:rsid w:val="003C280D"/>
    <w:rsid w:val="003C2958"/>
    <w:rsid w:val="003C2A6C"/>
    <w:rsid w:val="003C3918"/>
    <w:rsid w:val="003C3EE3"/>
    <w:rsid w:val="003C4469"/>
    <w:rsid w:val="003C4840"/>
    <w:rsid w:val="003C4AB0"/>
    <w:rsid w:val="003C4AFE"/>
    <w:rsid w:val="003C4B75"/>
    <w:rsid w:val="003C4B8A"/>
    <w:rsid w:val="003C4BD2"/>
    <w:rsid w:val="003C5448"/>
    <w:rsid w:val="003C55FF"/>
    <w:rsid w:val="003C5E16"/>
    <w:rsid w:val="003C5E21"/>
    <w:rsid w:val="003C6322"/>
    <w:rsid w:val="003C640C"/>
    <w:rsid w:val="003C6463"/>
    <w:rsid w:val="003C6548"/>
    <w:rsid w:val="003C6620"/>
    <w:rsid w:val="003C67C4"/>
    <w:rsid w:val="003C68AD"/>
    <w:rsid w:val="003C6B4E"/>
    <w:rsid w:val="003C6C4A"/>
    <w:rsid w:val="003C6E63"/>
    <w:rsid w:val="003C701B"/>
    <w:rsid w:val="003C7411"/>
    <w:rsid w:val="003C74B7"/>
    <w:rsid w:val="003C7786"/>
    <w:rsid w:val="003C7881"/>
    <w:rsid w:val="003C7BDF"/>
    <w:rsid w:val="003C7D10"/>
    <w:rsid w:val="003C7E93"/>
    <w:rsid w:val="003D0002"/>
    <w:rsid w:val="003D0375"/>
    <w:rsid w:val="003D08B0"/>
    <w:rsid w:val="003D10AA"/>
    <w:rsid w:val="003D1626"/>
    <w:rsid w:val="003D1A8C"/>
    <w:rsid w:val="003D208B"/>
    <w:rsid w:val="003D242E"/>
    <w:rsid w:val="003D24BD"/>
    <w:rsid w:val="003D26B3"/>
    <w:rsid w:val="003D26DF"/>
    <w:rsid w:val="003D27DA"/>
    <w:rsid w:val="003D2CCC"/>
    <w:rsid w:val="003D2E45"/>
    <w:rsid w:val="003D2F45"/>
    <w:rsid w:val="003D3113"/>
    <w:rsid w:val="003D3AF0"/>
    <w:rsid w:val="003D3FD7"/>
    <w:rsid w:val="003D43F9"/>
    <w:rsid w:val="003D4899"/>
    <w:rsid w:val="003D48BC"/>
    <w:rsid w:val="003D4940"/>
    <w:rsid w:val="003D4974"/>
    <w:rsid w:val="003D4A05"/>
    <w:rsid w:val="003D4D7A"/>
    <w:rsid w:val="003D5096"/>
    <w:rsid w:val="003D52FA"/>
    <w:rsid w:val="003D566F"/>
    <w:rsid w:val="003D5BCF"/>
    <w:rsid w:val="003D5D13"/>
    <w:rsid w:val="003D5F03"/>
    <w:rsid w:val="003D5FDB"/>
    <w:rsid w:val="003D604E"/>
    <w:rsid w:val="003D6092"/>
    <w:rsid w:val="003D62EE"/>
    <w:rsid w:val="003D63D2"/>
    <w:rsid w:val="003D6617"/>
    <w:rsid w:val="003D6A4C"/>
    <w:rsid w:val="003D6DD3"/>
    <w:rsid w:val="003D6E2D"/>
    <w:rsid w:val="003D7040"/>
    <w:rsid w:val="003D7138"/>
    <w:rsid w:val="003D71A3"/>
    <w:rsid w:val="003D7897"/>
    <w:rsid w:val="003D7A3D"/>
    <w:rsid w:val="003D7B88"/>
    <w:rsid w:val="003D7DBF"/>
    <w:rsid w:val="003D7DFE"/>
    <w:rsid w:val="003D7E94"/>
    <w:rsid w:val="003E0441"/>
    <w:rsid w:val="003E051A"/>
    <w:rsid w:val="003E0B82"/>
    <w:rsid w:val="003E1410"/>
    <w:rsid w:val="003E1442"/>
    <w:rsid w:val="003E1E4B"/>
    <w:rsid w:val="003E2124"/>
    <w:rsid w:val="003E29A1"/>
    <w:rsid w:val="003E2A47"/>
    <w:rsid w:val="003E2AE8"/>
    <w:rsid w:val="003E2F88"/>
    <w:rsid w:val="003E32C5"/>
    <w:rsid w:val="003E3604"/>
    <w:rsid w:val="003E37AD"/>
    <w:rsid w:val="003E39F3"/>
    <w:rsid w:val="003E3A59"/>
    <w:rsid w:val="003E4F00"/>
    <w:rsid w:val="003E50AD"/>
    <w:rsid w:val="003E523F"/>
    <w:rsid w:val="003E53A4"/>
    <w:rsid w:val="003E571C"/>
    <w:rsid w:val="003E58B1"/>
    <w:rsid w:val="003E5AA2"/>
    <w:rsid w:val="003E608D"/>
    <w:rsid w:val="003E63B6"/>
    <w:rsid w:val="003E72AB"/>
    <w:rsid w:val="003E74A7"/>
    <w:rsid w:val="003E765F"/>
    <w:rsid w:val="003E77D2"/>
    <w:rsid w:val="003E7AD6"/>
    <w:rsid w:val="003E7D27"/>
    <w:rsid w:val="003E7E84"/>
    <w:rsid w:val="003F01FC"/>
    <w:rsid w:val="003F0242"/>
    <w:rsid w:val="003F076A"/>
    <w:rsid w:val="003F0815"/>
    <w:rsid w:val="003F0D1B"/>
    <w:rsid w:val="003F0D6C"/>
    <w:rsid w:val="003F0DD7"/>
    <w:rsid w:val="003F14F4"/>
    <w:rsid w:val="003F198A"/>
    <w:rsid w:val="003F1BC2"/>
    <w:rsid w:val="003F1E30"/>
    <w:rsid w:val="003F222C"/>
    <w:rsid w:val="003F23D0"/>
    <w:rsid w:val="003F2923"/>
    <w:rsid w:val="003F2EA6"/>
    <w:rsid w:val="003F2FBC"/>
    <w:rsid w:val="003F31C9"/>
    <w:rsid w:val="003F3BF1"/>
    <w:rsid w:val="003F3D83"/>
    <w:rsid w:val="003F3E05"/>
    <w:rsid w:val="003F3E1D"/>
    <w:rsid w:val="003F3EED"/>
    <w:rsid w:val="003F4430"/>
    <w:rsid w:val="003F45EF"/>
    <w:rsid w:val="003F5398"/>
    <w:rsid w:val="003F581D"/>
    <w:rsid w:val="003F5850"/>
    <w:rsid w:val="003F5A41"/>
    <w:rsid w:val="003F5F21"/>
    <w:rsid w:val="003F5FD8"/>
    <w:rsid w:val="003F60B9"/>
    <w:rsid w:val="003F6244"/>
    <w:rsid w:val="003F6722"/>
    <w:rsid w:val="003F6AA5"/>
    <w:rsid w:val="003F6C62"/>
    <w:rsid w:val="003F6D8F"/>
    <w:rsid w:val="003F6D97"/>
    <w:rsid w:val="003F6E4C"/>
    <w:rsid w:val="003F6F81"/>
    <w:rsid w:val="003F703B"/>
    <w:rsid w:val="003F70E9"/>
    <w:rsid w:val="003F71B6"/>
    <w:rsid w:val="003F735B"/>
    <w:rsid w:val="003F7565"/>
    <w:rsid w:val="003F7B76"/>
    <w:rsid w:val="00400173"/>
    <w:rsid w:val="00400375"/>
    <w:rsid w:val="0040079A"/>
    <w:rsid w:val="00400D2D"/>
    <w:rsid w:val="00400F09"/>
    <w:rsid w:val="004012BE"/>
    <w:rsid w:val="00401785"/>
    <w:rsid w:val="00401AB9"/>
    <w:rsid w:val="00401F0C"/>
    <w:rsid w:val="00402558"/>
    <w:rsid w:val="0040287A"/>
    <w:rsid w:val="00402943"/>
    <w:rsid w:val="004030E2"/>
    <w:rsid w:val="00403633"/>
    <w:rsid w:val="00403793"/>
    <w:rsid w:val="004037B2"/>
    <w:rsid w:val="00403D1D"/>
    <w:rsid w:val="00403D7B"/>
    <w:rsid w:val="004040CA"/>
    <w:rsid w:val="004041E0"/>
    <w:rsid w:val="00404917"/>
    <w:rsid w:val="00404DAB"/>
    <w:rsid w:val="004050A1"/>
    <w:rsid w:val="004057CD"/>
    <w:rsid w:val="004065FC"/>
    <w:rsid w:val="004068C2"/>
    <w:rsid w:val="00406C7A"/>
    <w:rsid w:val="00407472"/>
    <w:rsid w:val="0040754C"/>
    <w:rsid w:val="0040778D"/>
    <w:rsid w:val="004078EE"/>
    <w:rsid w:val="00407C02"/>
    <w:rsid w:val="00407F3A"/>
    <w:rsid w:val="004103B7"/>
    <w:rsid w:val="00410F96"/>
    <w:rsid w:val="0041151C"/>
    <w:rsid w:val="004119EA"/>
    <w:rsid w:val="00411A37"/>
    <w:rsid w:val="00411C2B"/>
    <w:rsid w:val="00412706"/>
    <w:rsid w:val="0041283C"/>
    <w:rsid w:val="004129E7"/>
    <w:rsid w:val="00412B9B"/>
    <w:rsid w:val="00412C54"/>
    <w:rsid w:val="00412D0A"/>
    <w:rsid w:val="004132C2"/>
    <w:rsid w:val="0041337A"/>
    <w:rsid w:val="00413393"/>
    <w:rsid w:val="00413440"/>
    <w:rsid w:val="00413675"/>
    <w:rsid w:val="004137CA"/>
    <w:rsid w:val="00413B2B"/>
    <w:rsid w:val="00413D0F"/>
    <w:rsid w:val="00414184"/>
    <w:rsid w:val="00414702"/>
    <w:rsid w:val="00414A0B"/>
    <w:rsid w:val="00414AE8"/>
    <w:rsid w:val="00414B3B"/>
    <w:rsid w:val="00415469"/>
    <w:rsid w:val="004154DD"/>
    <w:rsid w:val="00415D25"/>
    <w:rsid w:val="0041605B"/>
    <w:rsid w:val="00416324"/>
    <w:rsid w:val="004165C1"/>
    <w:rsid w:val="004168FC"/>
    <w:rsid w:val="00416A7D"/>
    <w:rsid w:val="00417153"/>
    <w:rsid w:val="00417404"/>
    <w:rsid w:val="004174B0"/>
    <w:rsid w:val="00417A16"/>
    <w:rsid w:val="00417B6B"/>
    <w:rsid w:val="00417BDD"/>
    <w:rsid w:val="00420138"/>
    <w:rsid w:val="004204DB"/>
    <w:rsid w:val="00420859"/>
    <w:rsid w:val="00420F04"/>
    <w:rsid w:val="00420FF5"/>
    <w:rsid w:val="00421300"/>
    <w:rsid w:val="00421359"/>
    <w:rsid w:val="00421416"/>
    <w:rsid w:val="00421820"/>
    <w:rsid w:val="00421862"/>
    <w:rsid w:val="0042197E"/>
    <w:rsid w:val="004227FB"/>
    <w:rsid w:val="00422E04"/>
    <w:rsid w:val="00422E3E"/>
    <w:rsid w:val="00423456"/>
    <w:rsid w:val="00423503"/>
    <w:rsid w:val="004238BC"/>
    <w:rsid w:val="00423956"/>
    <w:rsid w:val="00423A5C"/>
    <w:rsid w:val="00423FA3"/>
    <w:rsid w:val="00424150"/>
    <w:rsid w:val="004244B9"/>
    <w:rsid w:val="00425563"/>
    <w:rsid w:val="0042583D"/>
    <w:rsid w:val="00425929"/>
    <w:rsid w:val="00425A61"/>
    <w:rsid w:val="00425B1C"/>
    <w:rsid w:val="0042646B"/>
    <w:rsid w:val="0042687B"/>
    <w:rsid w:val="0042709F"/>
    <w:rsid w:val="004273A9"/>
    <w:rsid w:val="00427777"/>
    <w:rsid w:val="004302E1"/>
    <w:rsid w:val="004305F7"/>
    <w:rsid w:val="004306E4"/>
    <w:rsid w:val="00430981"/>
    <w:rsid w:val="00430E98"/>
    <w:rsid w:val="0043111B"/>
    <w:rsid w:val="0043122F"/>
    <w:rsid w:val="0043143C"/>
    <w:rsid w:val="00431450"/>
    <w:rsid w:val="00431735"/>
    <w:rsid w:val="00431780"/>
    <w:rsid w:val="00431811"/>
    <w:rsid w:val="00431A25"/>
    <w:rsid w:val="00431A28"/>
    <w:rsid w:val="00431E11"/>
    <w:rsid w:val="00431F15"/>
    <w:rsid w:val="00432860"/>
    <w:rsid w:val="00432883"/>
    <w:rsid w:val="00432C26"/>
    <w:rsid w:val="00432D85"/>
    <w:rsid w:val="00432DC6"/>
    <w:rsid w:val="00432E2E"/>
    <w:rsid w:val="00432F55"/>
    <w:rsid w:val="004332F9"/>
    <w:rsid w:val="00433480"/>
    <w:rsid w:val="00433492"/>
    <w:rsid w:val="00433693"/>
    <w:rsid w:val="00433E6A"/>
    <w:rsid w:val="00433FB4"/>
    <w:rsid w:val="00434002"/>
    <w:rsid w:val="0043415B"/>
    <w:rsid w:val="00434268"/>
    <w:rsid w:val="00434933"/>
    <w:rsid w:val="00434D1D"/>
    <w:rsid w:val="00435487"/>
    <w:rsid w:val="004356DD"/>
    <w:rsid w:val="00436895"/>
    <w:rsid w:val="004369BA"/>
    <w:rsid w:val="00436E59"/>
    <w:rsid w:val="00436F30"/>
    <w:rsid w:val="004373A3"/>
    <w:rsid w:val="00437650"/>
    <w:rsid w:val="004378EC"/>
    <w:rsid w:val="00437D56"/>
    <w:rsid w:val="00437F8A"/>
    <w:rsid w:val="0044034F"/>
    <w:rsid w:val="00440470"/>
    <w:rsid w:val="00440846"/>
    <w:rsid w:val="00440BD2"/>
    <w:rsid w:val="00440D1F"/>
    <w:rsid w:val="00440DBC"/>
    <w:rsid w:val="00441386"/>
    <w:rsid w:val="0044153D"/>
    <w:rsid w:val="0044161B"/>
    <w:rsid w:val="004418C5"/>
    <w:rsid w:val="00441975"/>
    <w:rsid w:val="00441B35"/>
    <w:rsid w:val="00441DB1"/>
    <w:rsid w:val="0044227B"/>
    <w:rsid w:val="0044256B"/>
    <w:rsid w:val="00442EB5"/>
    <w:rsid w:val="00443EF3"/>
    <w:rsid w:val="004442A9"/>
    <w:rsid w:val="00444CF7"/>
    <w:rsid w:val="00444F04"/>
    <w:rsid w:val="0044512A"/>
    <w:rsid w:val="00445322"/>
    <w:rsid w:val="00445537"/>
    <w:rsid w:val="00445930"/>
    <w:rsid w:val="00445D94"/>
    <w:rsid w:val="0044610C"/>
    <w:rsid w:val="0044621B"/>
    <w:rsid w:val="00446285"/>
    <w:rsid w:val="004462B7"/>
    <w:rsid w:val="0044637A"/>
    <w:rsid w:val="0044641A"/>
    <w:rsid w:val="00446597"/>
    <w:rsid w:val="004466AB"/>
    <w:rsid w:val="00446B65"/>
    <w:rsid w:val="00447A3A"/>
    <w:rsid w:val="00447EB3"/>
    <w:rsid w:val="00447F24"/>
    <w:rsid w:val="00447F73"/>
    <w:rsid w:val="00447FED"/>
    <w:rsid w:val="00450490"/>
    <w:rsid w:val="0045081F"/>
    <w:rsid w:val="00450895"/>
    <w:rsid w:val="00450AB2"/>
    <w:rsid w:val="00450AC3"/>
    <w:rsid w:val="00450B13"/>
    <w:rsid w:val="00451212"/>
    <w:rsid w:val="00451BD2"/>
    <w:rsid w:val="0045221C"/>
    <w:rsid w:val="004523A4"/>
    <w:rsid w:val="00452670"/>
    <w:rsid w:val="00452A0C"/>
    <w:rsid w:val="00452BCD"/>
    <w:rsid w:val="00452C45"/>
    <w:rsid w:val="00452FBA"/>
    <w:rsid w:val="00453147"/>
    <w:rsid w:val="0045323F"/>
    <w:rsid w:val="00453365"/>
    <w:rsid w:val="00453398"/>
    <w:rsid w:val="00453934"/>
    <w:rsid w:val="00453C62"/>
    <w:rsid w:val="00453C6F"/>
    <w:rsid w:val="00453EFE"/>
    <w:rsid w:val="00454154"/>
    <w:rsid w:val="004544E9"/>
    <w:rsid w:val="00454B99"/>
    <w:rsid w:val="00455073"/>
    <w:rsid w:val="00455301"/>
    <w:rsid w:val="00455DBC"/>
    <w:rsid w:val="0045635B"/>
    <w:rsid w:val="00456DE7"/>
    <w:rsid w:val="00456F44"/>
    <w:rsid w:val="00457093"/>
    <w:rsid w:val="0045712F"/>
    <w:rsid w:val="004572EE"/>
    <w:rsid w:val="004574EA"/>
    <w:rsid w:val="00457A6F"/>
    <w:rsid w:val="00457B76"/>
    <w:rsid w:val="00457D0E"/>
    <w:rsid w:val="00457D58"/>
    <w:rsid w:val="00460880"/>
    <w:rsid w:val="004608B7"/>
    <w:rsid w:val="00460A94"/>
    <w:rsid w:val="00460EF2"/>
    <w:rsid w:val="00460FB5"/>
    <w:rsid w:val="004613E8"/>
    <w:rsid w:val="004615AE"/>
    <w:rsid w:val="00461EC9"/>
    <w:rsid w:val="00462013"/>
    <w:rsid w:val="00462154"/>
    <w:rsid w:val="004623B2"/>
    <w:rsid w:val="004631AC"/>
    <w:rsid w:val="004632C3"/>
    <w:rsid w:val="0046349A"/>
    <w:rsid w:val="004636D9"/>
    <w:rsid w:val="00463A80"/>
    <w:rsid w:val="00463FDE"/>
    <w:rsid w:val="004643A9"/>
    <w:rsid w:val="00464510"/>
    <w:rsid w:val="0046485C"/>
    <w:rsid w:val="0046486B"/>
    <w:rsid w:val="004648F2"/>
    <w:rsid w:val="00464E4B"/>
    <w:rsid w:val="00464F05"/>
    <w:rsid w:val="00465226"/>
    <w:rsid w:val="0046593D"/>
    <w:rsid w:val="00465A74"/>
    <w:rsid w:val="00466532"/>
    <w:rsid w:val="004669DA"/>
    <w:rsid w:val="00467401"/>
    <w:rsid w:val="0046757E"/>
    <w:rsid w:val="00467831"/>
    <w:rsid w:val="00467ADB"/>
    <w:rsid w:val="00467BD0"/>
    <w:rsid w:val="00467D6A"/>
    <w:rsid w:val="00467FE4"/>
    <w:rsid w:val="0047011A"/>
    <w:rsid w:val="00470573"/>
    <w:rsid w:val="0047058A"/>
    <w:rsid w:val="00470679"/>
    <w:rsid w:val="004708AF"/>
    <w:rsid w:val="00470AA5"/>
    <w:rsid w:val="00471143"/>
    <w:rsid w:val="00471AA1"/>
    <w:rsid w:val="00471CB4"/>
    <w:rsid w:val="00471D78"/>
    <w:rsid w:val="00471D8A"/>
    <w:rsid w:val="00471DE2"/>
    <w:rsid w:val="00471F8D"/>
    <w:rsid w:val="00472138"/>
    <w:rsid w:val="00472148"/>
    <w:rsid w:val="00472220"/>
    <w:rsid w:val="004723DF"/>
    <w:rsid w:val="004727E4"/>
    <w:rsid w:val="00472931"/>
    <w:rsid w:val="0047324E"/>
    <w:rsid w:val="004733DC"/>
    <w:rsid w:val="0047343D"/>
    <w:rsid w:val="00473A7D"/>
    <w:rsid w:val="00473AA2"/>
    <w:rsid w:val="0047453F"/>
    <w:rsid w:val="0047457D"/>
    <w:rsid w:val="004746FF"/>
    <w:rsid w:val="00474769"/>
    <w:rsid w:val="00474950"/>
    <w:rsid w:val="00474985"/>
    <w:rsid w:val="00474D27"/>
    <w:rsid w:val="00474E64"/>
    <w:rsid w:val="00474F30"/>
    <w:rsid w:val="00474FE3"/>
    <w:rsid w:val="00475881"/>
    <w:rsid w:val="004765D4"/>
    <w:rsid w:val="00476FE8"/>
    <w:rsid w:val="004774DD"/>
    <w:rsid w:val="00477939"/>
    <w:rsid w:val="00480007"/>
    <w:rsid w:val="00480037"/>
    <w:rsid w:val="00480600"/>
    <w:rsid w:val="00480C39"/>
    <w:rsid w:val="00480C71"/>
    <w:rsid w:val="00480DC8"/>
    <w:rsid w:val="00481114"/>
    <w:rsid w:val="00481442"/>
    <w:rsid w:val="0048153D"/>
    <w:rsid w:val="00481ACF"/>
    <w:rsid w:val="00481B89"/>
    <w:rsid w:val="00481C83"/>
    <w:rsid w:val="00481DB0"/>
    <w:rsid w:val="00482189"/>
    <w:rsid w:val="00482318"/>
    <w:rsid w:val="0048291A"/>
    <w:rsid w:val="004829F0"/>
    <w:rsid w:val="004829FD"/>
    <w:rsid w:val="00483205"/>
    <w:rsid w:val="0048327E"/>
    <w:rsid w:val="00483947"/>
    <w:rsid w:val="004839D2"/>
    <w:rsid w:val="00483AB0"/>
    <w:rsid w:val="00483AC8"/>
    <w:rsid w:val="00483C52"/>
    <w:rsid w:val="00483CC3"/>
    <w:rsid w:val="00483D2B"/>
    <w:rsid w:val="00484103"/>
    <w:rsid w:val="0048458C"/>
    <w:rsid w:val="004845E8"/>
    <w:rsid w:val="00484AB6"/>
    <w:rsid w:val="0048507C"/>
    <w:rsid w:val="0048526D"/>
    <w:rsid w:val="00485354"/>
    <w:rsid w:val="00485841"/>
    <w:rsid w:val="00485889"/>
    <w:rsid w:val="00485BFD"/>
    <w:rsid w:val="00485CC8"/>
    <w:rsid w:val="00485E18"/>
    <w:rsid w:val="0048688D"/>
    <w:rsid w:val="00486C3E"/>
    <w:rsid w:val="00486C77"/>
    <w:rsid w:val="00486F50"/>
    <w:rsid w:val="00486F94"/>
    <w:rsid w:val="004873C9"/>
    <w:rsid w:val="00487844"/>
    <w:rsid w:val="0048798F"/>
    <w:rsid w:val="00487CBD"/>
    <w:rsid w:val="004900E1"/>
    <w:rsid w:val="004902D9"/>
    <w:rsid w:val="0049033F"/>
    <w:rsid w:val="004903D6"/>
    <w:rsid w:val="004905F7"/>
    <w:rsid w:val="004905FE"/>
    <w:rsid w:val="00490709"/>
    <w:rsid w:val="00490995"/>
    <w:rsid w:val="00490D3F"/>
    <w:rsid w:val="0049149F"/>
    <w:rsid w:val="004916B0"/>
    <w:rsid w:val="0049188E"/>
    <w:rsid w:val="00491D03"/>
    <w:rsid w:val="00491E66"/>
    <w:rsid w:val="00491FB4"/>
    <w:rsid w:val="0049279B"/>
    <w:rsid w:val="004927D1"/>
    <w:rsid w:val="00492DD7"/>
    <w:rsid w:val="00493069"/>
    <w:rsid w:val="00493443"/>
    <w:rsid w:val="00494344"/>
    <w:rsid w:val="00494587"/>
    <w:rsid w:val="0049479D"/>
    <w:rsid w:val="00494896"/>
    <w:rsid w:val="004948CF"/>
    <w:rsid w:val="00494ADF"/>
    <w:rsid w:val="00494B1E"/>
    <w:rsid w:val="004953C9"/>
    <w:rsid w:val="004953F4"/>
    <w:rsid w:val="004954B6"/>
    <w:rsid w:val="004954D8"/>
    <w:rsid w:val="00495851"/>
    <w:rsid w:val="0049596D"/>
    <w:rsid w:val="004959FE"/>
    <w:rsid w:val="00495F87"/>
    <w:rsid w:val="0049609D"/>
    <w:rsid w:val="00496245"/>
    <w:rsid w:val="004968CA"/>
    <w:rsid w:val="00496A62"/>
    <w:rsid w:val="00496C3B"/>
    <w:rsid w:val="00496E9C"/>
    <w:rsid w:val="00497129"/>
    <w:rsid w:val="00497353"/>
    <w:rsid w:val="004973E2"/>
    <w:rsid w:val="004975BD"/>
    <w:rsid w:val="00497A7F"/>
    <w:rsid w:val="00497BEC"/>
    <w:rsid w:val="004A0068"/>
    <w:rsid w:val="004A01D2"/>
    <w:rsid w:val="004A055C"/>
    <w:rsid w:val="004A0AB6"/>
    <w:rsid w:val="004A0C1C"/>
    <w:rsid w:val="004A0C69"/>
    <w:rsid w:val="004A0E0B"/>
    <w:rsid w:val="004A11FA"/>
    <w:rsid w:val="004A128C"/>
    <w:rsid w:val="004A12AB"/>
    <w:rsid w:val="004A12F0"/>
    <w:rsid w:val="004A15DA"/>
    <w:rsid w:val="004A1731"/>
    <w:rsid w:val="004A1F6D"/>
    <w:rsid w:val="004A28D1"/>
    <w:rsid w:val="004A290F"/>
    <w:rsid w:val="004A2919"/>
    <w:rsid w:val="004A292D"/>
    <w:rsid w:val="004A2AE6"/>
    <w:rsid w:val="004A2D73"/>
    <w:rsid w:val="004A3484"/>
    <w:rsid w:val="004A34B4"/>
    <w:rsid w:val="004A3638"/>
    <w:rsid w:val="004A3B57"/>
    <w:rsid w:val="004A3B8B"/>
    <w:rsid w:val="004A3DBD"/>
    <w:rsid w:val="004A3EB5"/>
    <w:rsid w:val="004A3F6B"/>
    <w:rsid w:val="004A3FCA"/>
    <w:rsid w:val="004A4448"/>
    <w:rsid w:val="004A4812"/>
    <w:rsid w:val="004A49F5"/>
    <w:rsid w:val="004A4A20"/>
    <w:rsid w:val="004A4C11"/>
    <w:rsid w:val="004A4F04"/>
    <w:rsid w:val="004A4FD7"/>
    <w:rsid w:val="004A5015"/>
    <w:rsid w:val="004A51CB"/>
    <w:rsid w:val="004A52DB"/>
    <w:rsid w:val="004A5444"/>
    <w:rsid w:val="004A5D43"/>
    <w:rsid w:val="004A6A9C"/>
    <w:rsid w:val="004A6ACA"/>
    <w:rsid w:val="004A6F53"/>
    <w:rsid w:val="004A72C7"/>
    <w:rsid w:val="004A7476"/>
    <w:rsid w:val="004A74B5"/>
    <w:rsid w:val="004A7BB3"/>
    <w:rsid w:val="004A7F8B"/>
    <w:rsid w:val="004B03A9"/>
    <w:rsid w:val="004B050D"/>
    <w:rsid w:val="004B0C32"/>
    <w:rsid w:val="004B0F0F"/>
    <w:rsid w:val="004B1EF8"/>
    <w:rsid w:val="004B2017"/>
    <w:rsid w:val="004B2064"/>
    <w:rsid w:val="004B20E8"/>
    <w:rsid w:val="004B21B9"/>
    <w:rsid w:val="004B2360"/>
    <w:rsid w:val="004B240A"/>
    <w:rsid w:val="004B2534"/>
    <w:rsid w:val="004B29CB"/>
    <w:rsid w:val="004B29EC"/>
    <w:rsid w:val="004B2E98"/>
    <w:rsid w:val="004B34DE"/>
    <w:rsid w:val="004B3675"/>
    <w:rsid w:val="004B36FF"/>
    <w:rsid w:val="004B3EAA"/>
    <w:rsid w:val="004B41EE"/>
    <w:rsid w:val="004B45B9"/>
    <w:rsid w:val="004B46BA"/>
    <w:rsid w:val="004B5033"/>
    <w:rsid w:val="004B51A0"/>
    <w:rsid w:val="004B568C"/>
    <w:rsid w:val="004B5B61"/>
    <w:rsid w:val="004B5D09"/>
    <w:rsid w:val="004B5DE0"/>
    <w:rsid w:val="004B65DC"/>
    <w:rsid w:val="004B69D1"/>
    <w:rsid w:val="004B6C72"/>
    <w:rsid w:val="004B6F7A"/>
    <w:rsid w:val="004B70A8"/>
    <w:rsid w:val="004B7602"/>
    <w:rsid w:val="004B7686"/>
    <w:rsid w:val="004B7A5C"/>
    <w:rsid w:val="004B7A74"/>
    <w:rsid w:val="004B7B45"/>
    <w:rsid w:val="004C026B"/>
    <w:rsid w:val="004C0F86"/>
    <w:rsid w:val="004C1697"/>
    <w:rsid w:val="004C1A21"/>
    <w:rsid w:val="004C1BBC"/>
    <w:rsid w:val="004C22F7"/>
    <w:rsid w:val="004C2422"/>
    <w:rsid w:val="004C24C5"/>
    <w:rsid w:val="004C27D1"/>
    <w:rsid w:val="004C2AEE"/>
    <w:rsid w:val="004C2D93"/>
    <w:rsid w:val="004C3277"/>
    <w:rsid w:val="004C337D"/>
    <w:rsid w:val="004C34CB"/>
    <w:rsid w:val="004C39E2"/>
    <w:rsid w:val="004C3D18"/>
    <w:rsid w:val="004C3D59"/>
    <w:rsid w:val="004C42B6"/>
    <w:rsid w:val="004C45DB"/>
    <w:rsid w:val="004C4C7A"/>
    <w:rsid w:val="004C4F15"/>
    <w:rsid w:val="004C508A"/>
    <w:rsid w:val="004C58BF"/>
    <w:rsid w:val="004C5BE6"/>
    <w:rsid w:val="004C5CD8"/>
    <w:rsid w:val="004C6004"/>
    <w:rsid w:val="004C6178"/>
    <w:rsid w:val="004C62E3"/>
    <w:rsid w:val="004C63F9"/>
    <w:rsid w:val="004C6CC2"/>
    <w:rsid w:val="004C6F01"/>
    <w:rsid w:val="004C7399"/>
    <w:rsid w:val="004C73EC"/>
    <w:rsid w:val="004C7458"/>
    <w:rsid w:val="004C745B"/>
    <w:rsid w:val="004C77AB"/>
    <w:rsid w:val="004C7A85"/>
    <w:rsid w:val="004C7DED"/>
    <w:rsid w:val="004D0127"/>
    <w:rsid w:val="004D0439"/>
    <w:rsid w:val="004D06CE"/>
    <w:rsid w:val="004D0A73"/>
    <w:rsid w:val="004D0F40"/>
    <w:rsid w:val="004D11FD"/>
    <w:rsid w:val="004D169F"/>
    <w:rsid w:val="004D1BF9"/>
    <w:rsid w:val="004D1C1F"/>
    <w:rsid w:val="004D1E3C"/>
    <w:rsid w:val="004D26C0"/>
    <w:rsid w:val="004D2753"/>
    <w:rsid w:val="004D29E7"/>
    <w:rsid w:val="004D2D70"/>
    <w:rsid w:val="004D3194"/>
    <w:rsid w:val="004D33AD"/>
    <w:rsid w:val="004D386A"/>
    <w:rsid w:val="004D3DE1"/>
    <w:rsid w:val="004D3E7B"/>
    <w:rsid w:val="004D4312"/>
    <w:rsid w:val="004D49AC"/>
    <w:rsid w:val="004D53FB"/>
    <w:rsid w:val="004D55F6"/>
    <w:rsid w:val="004D5A78"/>
    <w:rsid w:val="004D5BA8"/>
    <w:rsid w:val="004D5CE7"/>
    <w:rsid w:val="004D621C"/>
    <w:rsid w:val="004D64A3"/>
    <w:rsid w:val="004D69B6"/>
    <w:rsid w:val="004D6D78"/>
    <w:rsid w:val="004D6E6E"/>
    <w:rsid w:val="004D6F95"/>
    <w:rsid w:val="004D7613"/>
    <w:rsid w:val="004D7B4B"/>
    <w:rsid w:val="004E06D4"/>
    <w:rsid w:val="004E0ADD"/>
    <w:rsid w:val="004E0AF7"/>
    <w:rsid w:val="004E0ECC"/>
    <w:rsid w:val="004E1116"/>
    <w:rsid w:val="004E11BF"/>
    <w:rsid w:val="004E138F"/>
    <w:rsid w:val="004E1414"/>
    <w:rsid w:val="004E1690"/>
    <w:rsid w:val="004E199C"/>
    <w:rsid w:val="004E1A04"/>
    <w:rsid w:val="004E1BE7"/>
    <w:rsid w:val="004E1C78"/>
    <w:rsid w:val="004E2165"/>
    <w:rsid w:val="004E22D3"/>
    <w:rsid w:val="004E2404"/>
    <w:rsid w:val="004E2589"/>
    <w:rsid w:val="004E259A"/>
    <w:rsid w:val="004E25B6"/>
    <w:rsid w:val="004E26D2"/>
    <w:rsid w:val="004E27C4"/>
    <w:rsid w:val="004E2830"/>
    <w:rsid w:val="004E2AC1"/>
    <w:rsid w:val="004E2CF2"/>
    <w:rsid w:val="004E34A9"/>
    <w:rsid w:val="004E376C"/>
    <w:rsid w:val="004E3863"/>
    <w:rsid w:val="004E3896"/>
    <w:rsid w:val="004E38D7"/>
    <w:rsid w:val="004E3ADC"/>
    <w:rsid w:val="004E4315"/>
    <w:rsid w:val="004E462F"/>
    <w:rsid w:val="004E47EF"/>
    <w:rsid w:val="004E4925"/>
    <w:rsid w:val="004E4D87"/>
    <w:rsid w:val="004E54F6"/>
    <w:rsid w:val="004E55E8"/>
    <w:rsid w:val="004E579C"/>
    <w:rsid w:val="004E5ADE"/>
    <w:rsid w:val="004E5CCD"/>
    <w:rsid w:val="004E5EF7"/>
    <w:rsid w:val="004E628E"/>
    <w:rsid w:val="004E6577"/>
    <w:rsid w:val="004E6673"/>
    <w:rsid w:val="004E66D8"/>
    <w:rsid w:val="004E6FB2"/>
    <w:rsid w:val="004E6FCE"/>
    <w:rsid w:val="004E70EB"/>
    <w:rsid w:val="004E711F"/>
    <w:rsid w:val="004E7577"/>
    <w:rsid w:val="004E7689"/>
    <w:rsid w:val="004E7B36"/>
    <w:rsid w:val="004F0A4A"/>
    <w:rsid w:val="004F1231"/>
    <w:rsid w:val="004F1690"/>
    <w:rsid w:val="004F19DA"/>
    <w:rsid w:val="004F1FDF"/>
    <w:rsid w:val="004F2116"/>
    <w:rsid w:val="004F2555"/>
    <w:rsid w:val="004F2AF0"/>
    <w:rsid w:val="004F2B2F"/>
    <w:rsid w:val="004F3156"/>
    <w:rsid w:val="004F32D6"/>
    <w:rsid w:val="004F3548"/>
    <w:rsid w:val="004F371E"/>
    <w:rsid w:val="004F3DAD"/>
    <w:rsid w:val="004F3F31"/>
    <w:rsid w:val="004F42B4"/>
    <w:rsid w:val="004F4431"/>
    <w:rsid w:val="004F4834"/>
    <w:rsid w:val="004F4975"/>
    <w:rsid w:val="004F4A60"/>
    <w:rsid w:val="004F4D57"/>
    <w:rsid w:val="004F4EE9"/>
    <w:rsid w:val="004F52B5"/>
    <w:rsid w:val="004F55E2"/>
    <w:rsid w:val="004F59BD"/>
    <w:rsid w:val="004F60AF"/>
    <w:rsid w:val="004F62BE"/>
    <w:rsid w:val="004F6FE0"/>
    <w:rsid w:val="004F7178"/>
    <w:rsid w:val="004F75E4"/>
    <w:rsid w:val="004F7EAF"/>
    <w:rsid w:val="005007BD"/>
    <w:rsid w:val="005009C5"/>
    <w:rsid w:val="00500C86"/>
    <w:rsid w:val="005015CF"/>
    <w:rsid w:val="00501AC1"/>
    <w:rsid w:val="00501BA4"/>
    <w:rsid w:val="00501CC8"/>
    <w:rsid w:val="00501F2D"/>
    <w:rsid w:val="00502CF0"/>
    <w:rsid w:val="00502D3B"/>
    <w:rsid w:val="00503692"/>
    <w:rsid w:val="00504244"/>
    <w:rsid w:val="0050463C"/>
    <w:rsid w:val="005049AD"/>
    <w:rsid w:val="00504AB7"/>
    <w:rsid w:val="00504F8E"/>
    <w:rsid w:val="0050504C"/>
    <w:rsid w:val="0050557C"/>
    <w:rsid w:val="0050563C"/>
    <w:rsid w:val="00505741"/>
    <w:rsid w:val="00505B6D"/>
    <w:rsid w:val="00505DF0"/>
    <w:rsid w:val="00506625"/>
    <w:rsid w:val="0050691C"/>
    <w:rsid w:val="00506FE0"/>
    <w:rsid w:val="0050763F"/>
    <w:rsid w:val="005078BA"/>
    <w:rsid w:val="00510680"/>
    <w:rsid w:val="00510721"/>
    <w:rsid w:val="00511730"/>
    <w:rsid w:val="00511C3E"/>
    <w:rsid w:val="0051206D"/>
    <w:rsid w:val="0051236A"/>
    <w:rsid w:val="00512819"/>
    <w:rsid w:val="0051295A"/>
    <w:rsid w:val="00512BD0"/>
    <w:rsid w:val="00512F03"/>
    <w:rsid w:val="00512FDB"/>
    <w:rsid w:val="00513356"/>
    <w:rsid w:val="0051354C"/>
    <w:rsid w:val="005137D8"/>
    <w:rsid w:val="00513937"/>
    <w:rsid w:val="00513A54"/>
    <w:rsid w:val="005140EA"/>
    <w:rsid w:val="005149E6"/>
    <w:rsid w:val="00514A8C"/>
    <w:rsid w:val="00514B14"/>
    <w:rsid w:val="00514B36"/>
    <w:rsid w:val="00514BAE"/>
    <w:rsid w:val="00514D50"/>
    <w:rsid w:val="00514DBC"/>
    <w:rsid w:val="00515116"/>
    <w:rsid w:val="00515183"/>
    <w:rsid w:val="00515564"/>
    <w:rsid w:val="00515600"/>
    <w:rsid w:val="00515751"/>
    <w:rsid w:val="00516B65"/>
    <w:rsid w:val="00516D4C"/>
    <w:rsid w:val="00516DD8"/>
    <w:rsid w:val="00516E9F"/>
    <w:rsid w:val="00517079"/>
    <w:rsid w:val="005175BF"/>
    <w:rsid w:val="0052013A"/>
    <w:rsid w:val="0052014E"/>
    <w:rsid w:val="005208FF"/>
    <w:rsid w:val="00520D38"/>
    <w:rsid w:val="005210F5"/>
    <w:rsid w:val="005217EC"/>
    <w:rsid w:val="00522573"/>
    <w:rsid w:val="00522609"/>
    <w:rsid w:val="005226FB"/>
    <w:rsid w:val="005228A3"/>
    <w:rsid w:val="005229AC"/>
    <w:rsid w:val="00522A58"/>
    <w:rsid w:val="00522FD9"/>
    <w:rsid w:val="00523448"/>
    <w:rsid w:val="00523653"/>
    <w:rsid w:val="00523793"/>
    <w:rsid w:val="00523B84"/>
    <w:rsid w:val="00523BF9"/>
    <w:rsid w:val="005244E1"/>
    <w:rsid w:val="0052450A"/>
    <w:rsid w:val="005249B1"/>
    <w:rsid w:val="00524BB9"/>
    <w:rsid w:val="00524BBD"/>
    <w:rsid w:val="00524DF6"/>
    <w:rsid w:val="005250EE"/>
    <w:rsid w:val="005251D4"/>
    <w:rsid w:val="00525519"/>
    <w:rsid w:val="00525587"/>
    <w:rsid w:val="005256F0"/>
    <w:rsid w:val="00525745"/>
    <w:rsid w:val="005257FE"/>
    <w:rsid w:val="00525946"/>
    <w:rsid w:val="005259A2"/>
    <w:rsid w:val="00525B7B"/>
    <w:rsid w:val="00525F66"/>
    <w:rsid w:val="00526444"/>
    <w:rsid w:val="00526497"/>
    <w:rsid w:val="00526712"/>
    <w:rsid w:val="0052697E"/>
    <w:rsid w:val="00526A89"/>
    <w:rsid w:val="00526C78"/>
    <w:rsid w:val="005278B1"/>
    <w:rsid w:val="00527C1D"/>
    <w:rsid w:val="00527E98"/>
    <w:rsid w:val="00530253"/>
    <w:rsid w:val="005310FB"/>
    <w:rsid w:val="0053116A"/>
    <w:rsid w:val="00531448"/>
    <w:rsid w:val="0053149F"/>
    <w:rsid w:val="00531537"/>
    <w:rsid w:val="0053192B"/>
    <w:rsid w:val="00531ACC"/>
    <w:rsid w:val="00531FD9"/>
    <w:rsid w:val="0053225D"/>
    <w:rsid w:val="00532824"/>
    <w:rsid w:val="005329BE"/>
    <w:rsid w:val="00532C94"/>
    <w:rsid w:val="005330A6"/>
    <w:rsid w:val="005330B9"/>
    <w:rsid w:val="00533518"/>
    <w:rsid w:val="00533741"/>
    <w:rsid w:val="0053377E"/>
    <w:rsid w:val="00533A9B"/>
    <w:rsid w:val="00533C7F"/>
    <w:rsid w:val="0053495A"/>
    <w:rsid w:val="00535123"/>
    <w:rsid w:val="0053517B"/>
    <w:rsid w:val="0053542A"/>
    <w:rsid w:val="0053578C"/>
    <w:rsid w:val="0053582F"/>
    <w:rsid w:val="00535A9C"/>
    <w:rsid w:val="00535C7D"/>
    <w:rsid w:val="00536763"/>
    <w:rsid w:val="00536792"/>
    <w:rsid w:val="00536905"/>
    <w:rsid w:val="00536A99"/>
    <w:rsid w:val="00536D03"/>
    <w:rsid w:val="00536DC1"/>
    <w:rsid w:val="00536EEE"/>
    <w:rsid w:val="0053706B"/>
    <w:rsid w:val="005370FE"/>
    <w:rsid w:val="00537246"/>
    <w:rsid w:val="00537918"/>
    <w:rsid w:val="00537972"/>
    <w:rsid w:val="00540110"/>
    <w:rsid w:val="0054018C"/>
    <w:rsid w:val="005402CB"/>
    <w:rsid w:val="00540690"/>
    <w:rsid w:val="0054074E"/>
    <w:rsid w:val="0054081D"/>
    <w:rsid w:val="00540920"/>
    <w:rsid w:val="00540ACA"/>
    <w:rsid w:val="00540D6E"/>
    <w:rsid w:val="00540E1F"/>
    <w:rsid w:val="00540FD5"/>
    <w:rsid w:val="00541594"/>
    <w:rsid w:val="00541720"/>
    <w:rsid w:val="00541969"/>
    <w:rsid w:val="00541CC1"/>
    <w:rsid w:val="00541DFB"/>
    <w:rsid w:val="00541EB7"/>
    <w:rsid w:val="00542120"/>
    <w:rsid w:val="005426CC"/>
    <w:rsid w:val="00542AD5"/>
    <w:rsid w:val="00542D73"/>
    <w:rsid w:val="00542E0A"/>
    <w:rsid w:val="00543236"/>
    <w:rsid w:val="00543A5F"/>
    <w:rsid w:val="00543FAA"/>
    <w:rsid w:val="00544756"/>
    <w:rsid w:val="005447B5"/>
    <w:rsid w:val="0054501B"/>
    <w:rsid w:val="00545BD2"/>
    <w:rsid w:val="005460D8"/>
    <w:rsid w:val="00546323"/>
    <w:rsid w:val="00546433"/>
    <w:rsid w:val="00546E26"/>
    <w:rsid w:val="00547168"/>
    <w:rsid w:val="0054732D"/>
    <w:rsid w:val="005475DB"/>
    <w:rsid w:val="0054789A"/>
    <w:rsid w:val="00547DC2"/>
    <w:rsid w:val="00550A15"/>
    <w:rsid w:val="00550A6A"/>
    <w:rsid w:val="00550BD9"/>
    <w:rsid w:val="00550ED3"/>
    <w:rsid w:val="005513B0"/>
    <w:rsid w:val="005517F7"/>
    <w:rsid w:val="00551AB8"/>
    <w:rsid w:val="00552376"/>
    <w:rsid w:val="0055283D"/>
    <w:rsid w:val="00552891"/>
    <w:rsid w:val="005528E6"/>
    <w:rsid w:val="005529FA"/>
    <w:rsid w:val="00552E2E"/>
    <w:rsid w:val="00552FB9"/>
    <w:rsid w:val="005530A1"/>
    <w:rsid w:val="005530C6"/>
    <w:rsid w:val="0055319B"/>
    <w:rsid w:val="00553DB9"/>
    <w:rsid w:val="00553DBE"/>
    <w:rsid w:val="00553FC3"/>
    <w:rsid w:val="00554147"/>
    <w:rsid w:val="00554187"/>
    <w:rsid w:val="005542E0"/>
    <w:rsid w:val="005543E6"/>
    <w:rsid w:val="00554495"/>
    <w:rsid w:val="0055475B"/>
    <w:rsid w:val="00554C09"/>
    <w:rsid w:val="00554CD2"/>
    <w:rsid w:val="00554FDC"/>
    <w:rsid w:val="0055558A"/>
    <w:rsid w:val="0055587B"/>
    <w:rsid w:val="00555B24"/>
    <w:rsid w:val="00555B62"/>
    <w:rsid w:val="00555DF7"/>
    <w:rsid w:val="00555F87"/>
    <w:rsid w:val="00556013"/>
    <w:rsid w:val="005560A0"/>
    <w:rsid w:val="00556DF7"/>
    <w:rsid w:val="00556EEB"/>
    <w:rsid w:val="00557016"/>
    <w:rsid w:val="00557114"/>
    <w:rsid w:val="00557195"/>
    <w:rsid w:val="0055748D"/>
    <w:rsid w:val="00557716"/>
    <w:rsid w:val="00557762"/>
    <w:rsid w:val="00557774"/>
    <w:rsid w:val="00557B6F"/>
    <w:rsid w:val="00557BA3"/>
    <w:rsid w:val="0056016D"/>
    <w:rsid w:val="00560527"/>
    <w:rsid w:val="00560882"/>
    <w:rsid w:val="00560928"/>
    <w:rsid w:val="005609A2"/>
    <w:rsid w:val="00560E9A"/>
    <w:rsid w:val="005611FD"/>
    <w:rsid w:val="00561320"/>
    <w:rsid w:val="00561A61"/>
    <w:rsid w:val="00561C30"/>
    <w:rsid w:val="00561DF7"/>
    <w:rsid w:val="00562026"/>
    <w:rsid w:val="00562334"/>
    <w:rsid w:val="00562478"/>
    <w:rsid w:val="0056253D"/>
    <w:rsid w:val="00562BA3"/>
    <w:rsid w:val="00562F1F"/>
    <w:rsid w:val="00562F97"/>
    <w:rsid w:val="005630B4"/>
    <w:rsid w:val="0056311C"/>
    <w:rsid w:val="0056318A"/>
    <w:rsid w:val="005633FD"/>
    <w:rsid w:val="0056371D"/>
    <w:rsid w:val="00563C15"/>
    <w:rsid w:val="00563C59"/>
    <w:rsid w:val="00563D79"/>
    <w:rsid w:val="00563EFA"/>
    <w:rsid w:val="0056402C"/>
    <w:rsid w:val="0056418F"/>
    <w:rsid w:val="00564322"/>
    <w:rsid w:val="005645E6"/>
    <w:rsid w:val="00564DBC"/>
    <w:rsid w:val="00564E23"/>
    <w:rsid w:val="005650A3"/>
    <w:rsid w:val="0056552F"/>
    <w:rsid w:val="00565623"/>
    <w:rsid w:val="00565F1C"/>
    <w:rsid w:val="005660B7"/>
    <w:rsid w:val="005664C0"/>
    <w:rsid w:val="00566662"/>
    <w:rsid w:val="00566914"/>
    <w:rsid w:val="00566B10"/>
    <w:rsid w:val="00566CD4"/>
    <w:rsid w:val="00566F81"/>
    <w:rsid w:val="00567166"/>
    <w:rsid w:val="00567BC3"/>
    <w:rsid w:val="00567D13"/>
    <w:rsid w:val="00567DB3"/>
    <w:rsid w:val="005700F1"/>
    <w:rsid w:val="005703FC"/>
    <w:rsid w:val="00570541"/>
    <w:rsid w:val="00570AB9"/>
    <w:rsid w:val="00570ADA"/>
    <w:rsid w:val="00571167"/>
    <w:rsid w:val="00571317"/>
    <w:rsid w:val="005714B7"/>
    <w:rsid w:val="00571D8D"/>
    <w:rsid w:val="005724BC"/>
    <w:rsid w:val="00572A2E"/>
    <w:rsid w:val="00572C53"/>
    <w:rsid w:val="00572D6C"/>
    <w:rsid w:val="00573075"/>
    <w:rsid w:val="0057327D"/>
    <w:rsid w:val="005733BD"/>
    <w:rsid w:val="005739E2"/>
    <w:rsid w:val="00573AC4"/>
    <w:rsid w:val="00573EC0"/>
    <w:rsid w:val="00574565"/>
    <w:rsid w:val="005748C0"/>
    <w:rsid w:val="00574DBA"/>
    <w:rsid w:val="005750DF"/>
    <w:rsid w:val="00575129"/>
    <w:rsid w:val="00575217"/>
    <w:rsid w:val="005759E7"/>
    <w:rsid w:val="00575BBC"/>
    <w:rsid w:val="00575FB1"/>
    <w:rsid w:val="00576728"/>
    <w:rsid w:val="00576918"/>
    <w:rsid w:val="00576E68"/>
    <w:rsid w:val="00576EF4"/>
    <w:rsid w:val="005770D5"/>
    <w:rsid w:val="00577174"/>
    <w:rsid w:val="0057717A"/>
    <w:rsid w:val="00577535"/>
    <w:rsid w:val="005775F6"/>
    <w:rsid w:val="005779E7"/>
    <w:rsid w:val="00577C34"/>
    <w:rsid w:val="005809E0"/>
    <w:rsid w:val="00580BCE"/>
    <w:rsid w:val="00580F5B"/>
    <w:rsid w:val="005810B5"/>
    <w:rsid w:val="00581604"/>
    <w:rsid w:val="005818AC"/>
    <w:rsid w:val="00581C77"/>
    <w:rsid w:val="00581D0D"/>
    <w:rsid w:val="0058211C"/>
    <w:rsid w:val="00582148"/>
    <w:rsid w:val="0058245A"/>
    <w:rsid w:val="00582951"/>
    <w:rsid w:val="00582A35"/>
    <w:rsid w:val="0058302D"/>
    <w:rsid w:val="005831B5"/>
    <w:rsid w:val="005831E0"/>
    <w:rsid w:val="00583794"/>
    <w:rsid w:val="00583982"/>
    <w:rsid w:val="005839E4"/>
    <w:rsid w:val="00583ABE"/>
    <w:rsid w:val="00583C5B"/>
    <w:rsid w:val="00583D47"/>
    <w:rsid w:val="005840D4"/>
    <w:rsid w:val="0058418F"/>
    <w:rsid w:val="005847D6"/>
    <w:rsid w:val="00584E18"/>
    <w:rsid w:val="00584F93"/>
    <w:rsid w:val="0058516B"/>
    <w:rsid w:val="00585339"/>
    <w:rsid w:val="00585449"/>
    <w:rsid w:val="00585695"/>
    <w:rsid w:val="005857E5"/>
    <w:rsid w:val="00585D14"/>
    <w:rsid w:val="0058639C"/>
    <w:rsid w:val="00586691"/>
    <w:rsid w:val="005866D9"/>
    <w:rsid w:val="005867FE"/>
    <w:rsid w:val="005875A1"/>
    <w:rsid w:val="005878AA"/>
    <w:rsid w:val="00587FFA"/>
    <w:rsid w:val="00590317"/>
    <w:rsid w:val="005904BB"/>
    <w:rsid w:val="00590811"/>
    <w:rsid w:val="005908C3"/>
    <w:rsid w:val="00590AFB"/>
    <w:rsid w:val="00591055"/>
    <w:rsid w:val="00591469"/>
    <w:rsid w:val="005916BB"/>
    <w:rsid w:val="00591819"/>
    <w:rsid w:val="00591A48"/>
    <w:rsid w:val="00591C4B"/>
    <w:rsid w:val="00591E0F"/>
    <w:rsid w:val="0059203E"/>
    <w:rsid w:val="0059236D"/>
    <w:rsid w:val="00592666"/>
    <w:rsid w:val="00592776"/>
    <w:rsid w:val="0059294C"/>
    <w:rsid w:val="00592B90"/>
    <w:rsid w:val="00593159"/>
    <w:rsid w:val="005933FD"/>
    <w:rsid w:val="0059381F"/>
    <w:rsid w:val="00593BE1"/>
    <w:rsid w:val="0059408B"/>
    <w:rsid w:val="005941D1"/>
    <w:rsid w:val="00594357"/>
    <w:rsid w:val="00594DA6"/>
    <w:rsid w:val="00594DBC"/>
    <w:rsid w:val="00594E1A"/>
    <w:rsid w:val="0059512F"/>
    <w:rsid w:val="005958C1"/>
    <w:rsid w:val="005958CA"/>
    <w:rsid w:val="00595B64"/>
    <w:rsid w:val="00595CBC"/>
    <w:rsid w:val="0059633F"/>
    <w:rsid w:val="00596374"/>
    <w:rsid w:val="0059689A"/>
    <w:rsid w:val="00596EB9"/>
    <w:rsid w:val="00596FA9"/>
    <w:rsid w:val="00597215"/>
    <w:rsid w:val="005975CA"/>
    <w:rsid w:val="00597868"/>
    <w:rsid w:val="00597A2C"/>
    <w:rsid w:val="00597E91"/>
    <w:rsid w:val="005A05CA"/>
    <w:rsid w:val="005A0C99"/>
    <w:rsid w:val="005A0FAE"/>
    <w:rsid w:val="005A1130"/>
    <w:rsid w:val="005A128C"/>
    <w:rsid w:val="005A2562"/>
    <w:rsid w:val="005A2608"/>
    <w:rsid w:val="005A264A"/>
    <w:rsid w:val="005A2C8A"/>
    <w:rsid w:val="005A2D18"/>
    <w:rsid w:val="005A319C"/>
    <w:rsid w:val="005A354C"/>
    <w:rsid w:val="005A36E3"/>
    <w:rsid w:val="005A47CC"/>
    <w:rsid w:val="005A483E"/>
    <w:rsid w:val="005A49D6"/>
    <w:rsid w:val="005A4D2B"/>
    <w:rsid w:val="005A5117"/>
    <w:rsid w:val="005A5994"/>
    <w:rsid w:val="005A5A09"/>
    <w:rsid w:val="005A5B69"/>
    <w:rsid w:val="005A6056"/>
    <w:rsid w:val="005A60E3"/>
    <w:rsid w:val="005A622F"/>
    <w:rsid w:val="005A6232"/>
    <w:rsid w:val="005A63F0"/>
    <w:rsid w:val="005A6522"/>
    <w:rsid w:val="005A66A6"/>
    <w:rsid w:val="005A6AC2"/>
    <w:rsid w:val="005A7652"/>
    <w:rsid w:val="005A76E5"/>
    <w:rsid w:val="005A7793"/>
    <w:rsid w:val="005A799B"/>
    <w:rsid w:val="005A7A17"/>
    <w:rsid w:val="005A7CDD"/>
    <w:rsid w:val="005A7D44"/>
    <w:rsid w:val="005A7EFB"/>
    <w:rsid w:val="005B060D"/>
    <w:rsid w:val="005B0823"/>
    <w:rsid w:val="005B0829"/>
    <w:rsid w:val="005B0C65"/>
    <w:rsid w:val="005B0CDC"/>
    <w:rsid w:val="005B101B"/>
    <w:rsid w:val="005B1390"/>
    <w:rsid w:val="005B1855"/>
    <w:rsid w:val="005B19F3"/>
    <w:rsid w:val="005B1E08"/>
    <w:rsid w:val="005B1EB7"/>
    <w:rsid w:val="005B1FF5"/>
    <w:rsid w:val="005B219D"/>
    <w:rsid w:val="005B221D"/>
    <w:rsid w:val="005B25AB"/>
    <w:rsid w:val="005B2924"/>
    <w:rsid w:val="005B29FC"/>
    <w:rsid w:val="005B2C3B"/>
    <w:rsid w:val="005B2D67"/>
    <w:rsid w:val="005B31AA"/>
    <w:rsid w:val="005B31EC"/>
    <w:rsid w:val="005B3295"/>
    <w:rsid w:val="005B37A7"/>
    <w:rsid w:val="005B3E6E"/>
    <w:rsid w:val="005B3F02"/>
    <w:rsid w:val="005B401D"/>
    <w:rsid w:val="005B4327"/>
    <w:rsid w:val="005B4937"/>
    <w:rsid w:val="005B4EBF"/>
    <w:rsid w:val="005B53A9"/>
    <w:rsid w:val="005B542C"/>
    <w:rsid w:val="005B5522"/>
    <w:rsid w:val="005B5CED"/>
    <w:rsid w:val="005B5DC4"/>
    <w:rsid w:val="005B5F7D"/>
    <w:rsid w:val="005B5FE0"/>
    <w:rsid w:val="005B6303"/>
    <w:rsid w:val="005B644F"/>
    <w:rsid w:val="005B65F3"/>
    <w:rsid w:val="005B6F8D"/>
    <w:rsid w:val="005B7511"/>
    <w:rsid w:val="005B757A"/>
    <w:rsid w:val="005B7584"/>
    <w:rsid w:val="005B7BEB"/>
    <w:rsid w:val="005C0250"/>
    <w:rsid w:val="005C0B69"/>
    <w:rsid w:val="005C0D16"/>
    <w:rsid w:val="005C0D45"/>
    <w:rsid w:val="005C0F59"/>
    <w:rsid w:val="005C1300"/>
    <w:rsid w:val="005C1351"/>
    <w:rsid w:val="005C1D55"/>
    <w:rsid w:val="005C1E1A"/>
    <w:rsid w:val="005C1F35"/>
    <w:rsid w:val="005C280A"/>
    <w:rsid w:val="005C2D5F"/>
    <w:rsid w:val="005C2E06"/>
    <w:rsid w:val="005C3408"/>
    <w:rsid w:val="005C3661"/>
    <w:rsid w:val="005C3C1B"/>
    <w:rsid w:val="005C3C45"/>
    <w:rsid w:val="005C4397"/>
    <w:rsid w:val="005C492C"/>
    <w:rsid w:val="005C4A15"/>
    <w:rsid w:val="005C4D38"/>
    <w:rsid w:val="005C5314"/>
    <w:rsid w:val="005C53A9"/>
    <w:rsid w:val="005C5711"/>
    <w:rsid w:val="005C584A"/>
    <w:rsid w:val="005C69B9"/>
    <w:rsid w:val="005C6CC4"/>
    <w:rsid w:val="005C6CDB"/>
    <w:rsid w:val="005C6F49"/>
    <w:rsid w:val="005C707C"/>
    <w:rsid w:val="005C737C"/>
    <w:rsid w:val="005C75CE"/>
    <w:rsid w:val="005C7773"/>
    <w:rsid w:val="005C789E"/>
    <w:rsid w:val="005C7BC3"/>
    <w:rsid w:val="005C7EE9"/>
    <w:rsid w:val="005D015D"/>
    <w:rsid w:val="005D060B"/>
    <w:rsid w:val="005D0686"/>
    <w:rsid w:val="005D0856"/>
    <w:rsid w:val="005D0C9D"/>
    <w:rsid w:val="005D1050"/>
    <w:rsid w:val="005D147F"/>
    <w:rsid w:val="005D17A0"/>
    <w:rsid w:val="005D1E92"/>
    <w:rsid w:val="005D2169"/>
    <w:rsid w:val="005D218F"/>
    <w:rsid w:val="005D28C0"/>
    <w:rsid w:val="005D291D"/>
    <w:rsid w:val="005D2DF7"/>
    <w:rsid w:val="005D3031"/>
    <w:rsid w:val="005D3052"/>
    <w:rsid w:val="005D30F8"/>
    <w:rsid w:val="005D323C"/>
    <w:rsid w:val="005D34E8"/>
    <w:rsid w:val="005D359A"/>
    <w:rsid w:val="005D3655"/>
    <w:rsid w:val="005D3877"/>
    <w:rsid w:val="005D3AFF"/>
    <w:rsid w:val="005D41FE"/>
    <w:rsid w:val="005D4A52"/>
    <w:rsid w:val="005D4B37"/>
    <w:rsid w:val="005D4D68"/>
    <w:rsid w:val="005D56BB"/>
    <w:rsid w:val="005D5864"/>
    <w:rsid w:val="005D5CA9"/>
    <w:rsid w:val="005D5E1B"/>
    <w:rsid w:val="005D5EBE"/>
    <w:rsid w:val="005D5F37"/>
    <w:rsid w:val="005D600C"/>
    <w:rsid w:val="005D60DD"/>
    <w:rsid w:val="005D61CE"/>
    <w:rsid w:val="005D6890"/>
    <w:rsid w:val="005D68D4"/>
    <w:rsid w:val="005D6F0C"/>
    <w:rsid w:val="005D7ACC"/>
    <w:rsid w:val="005D7ECD"/>
    <w:rsid w:val="005E01A4"/>
    <w:rsid w:val="005E0496"/>
    <w:rsid w:val="005E0A9C"/>
    <w:rsid w:val="005E104C"/>
    <w:rsid w:val="005E1282"/>
    <w:rsid w:val="005E144E"/>
    <w:rsid w:val="005E17AC"/>
    <w:rsid w:val="005E180F"/>
    <w:rsid w:val="005E19BE"/>
    <w:rsid w:val="005E1E75"/>
    <w:rsid w:val="005E20DB"/>
    <w:rsid w:val="005E20F7"/>
    <w:rsid w:val="005E23A8"/>
    <w:rsid w:val="005E24F1"/>
    <w:rsid w:val="005E2619"/>
    <w:rsid w:val="005E271F"/>
    <w:rsid w:val="005E3019"/>
    <w:rsid w:val="005E30EB"/>
    <w:rsid w:val="005E310C"/>
    <w:rsid w:val="005E31B2"/>
    <w:rsid w:val="005E3319"/>
    <w:rsid w:val="005E3C9B"/>
    <w:rsid w:val="005E3D9C"/>
    <w:rsid w:val="005E3F5B"/>
    <w:rsid w:val="005E4400"/>
    <w:rsid w:val="005E45DC"/>
    <w:rsid w:val="005E485A"/>
    <w:rsid w:val="005E4A64"/>
    <w:rsid w:val="005E5285"/>
    <w:rsid w:val="005E5862"/>
    <w:rsid w:val="005E5D4D"/>
    <w:rsid w:val="005E5DB9"/>
    <w:rsid w:val="005E5DFC"/>
    <w:rsid w:val="005E604F"/>
    <w:rsid w:val="005E630C"/>
    <w:rsid w:val="005E641B"/>
    <w:rsid w:val="005E6782"/>
    <w:rsid w:val="005E68D0"/>
    <w:rsid w:val="005E6900"/>
    <w:rsid w:val="005E6F6F"/>
    <w:rsid w:val="005E72E3"/>
    <w:rsid w:val="005E76BA"/>
    <w:rsid w:val="005E79AF"/>
    <w:rsid w:val="005E7BC1"/>
    <w:rsid w:val="005E7CAC"/>
    <w:rsid w:val="005F0937"/>
    <w:rsid w:val="005F0AA3"/>
    <w:rsid w:val="005F0BAC"/>
    <w:rsid w:val="005F1450"/>
    <w:rsid w:val="005F15D0"/>
    <w:rsid w:val="005F18CF"/>
    <w:rsid w:val="005F19EF"/>
    <w:rsid w:val="005F261E"/>
    <w:rsid w:val="005F2B64"/>
    <w:rsid w:val="005F2BF8"/>
    <w:rsid w:val="005F2C09"/>
    <w:rsid w:val="005F2C85"/>
    <w:rsid w:val="005F2F80"/>
    <w:rsid w:val="005F3190"/>
    <w:rsid w:val="005F347E"/>
    <w:rsid w:val="005F3594"/>
    <w:rsid w:val="005F382A"/>
    <w:rsid w:val="005F3D71"/>
    <w:rsid w:val="005F3E99"/>
    <w:rsid w:val="005F4EA2"/>
    <w:rsid w:val="005F4FDF"/>
    <w:rsid w:val="005F5A8D"/>
    <w:rsid w:val="005F6402"/>
    <w:rsid w:val="005F655C"/>
    <w:rsid w:val="005F67B7"/>
    <w:rsid w:val="005F6978"/>
    <w:rsid w:val="005F6BB4"/>
    <w:rsid w:val="005F6ED6"/>
    <w:rsid w:val="005F78C0"/>
    <w:rsid w:val="005F7909"/>
    <w:rsid w:val="005F7965"/>
    <w:rsid w:val="005F7B20"/>
    <w:rsid w:val="005F7DBA"/>
    <w:rsid w:val="005F7E92"/>
    <w:rsid w:val="0060085F"/>
    <w:rsid w:val="00600F16"/>
    <w:rsid w:val="00601052"/>
    <w:rsid w:val="006010A9"/>
    <w:rsid w:val="006013AF"/>
    <w:rsid w:val="0060147E"/>
    <w:rsid w:val="00601797"/>
    <w:rsid w:val="006018BB"/>
    <w:rsid w:val="00602275"/>
    <w:rsid w:val="006023CF"/>
    <w:rsid w:val="006024FD"/>
    <w:rsid w:val="0060271D"/>
    <w:rsid w:val="00602A89"/>
    <w:rsid w:val="00602B77"/>
    <w:rsid w:val="006032EB"/>
    <w:rsid w:val="00603429"/>
    <w:rsid w:val="006034B6"/>
    <w:rsid w:val="0060353D"/>
    <w:rsid w:val="0060363F"/>
    <w:rsid w:val="006038AE"/>
    <w:rsid w:val="00603980"/>
    <w:rsid w:val="00603E13"/>
    <w:rsid w:val="00603FEA"/>
    <w:rsid w:val="00604135"/>
    <w:rsid w:val="0060469F"/>
    <w:rsid w:val="006047FE"/>
    <w:rsid w:val="00604E21"/>
    <w:rsid w:val="00605142"/>
    <w:rsid w:val="00605299"/>
    <w:rsid w:val="00605980"/>
    <w:rsid w:val="00605A58"/>
    <w:rsid w:val="00605B1C"/>
    <w:rsid w:val="00605B4A"/>
    <w:rsid w:val="00605DD4"/>
    <w:rsid w:val="00606089"/>
    <w:rsid w:val="00606854"/>
    <w:rsid w:val="00606BDD"/>
    <w:rsid w:val="00606DB6"/>
    <w:rsid w:val="00606DBB"/>
    <w:rsid w:val="0060728F"/>
    <w:rsid w:val="00607367"/>
    <w:rsid w:val="006078C3"/>
    <w:rsid w:val="00607920"/>
    <w:rsid w:val="0060798A"/>
    <w:rsid w:val="00607D12"/>
    <w:rsid w:val="00607ED3"/>
    <w:rsid w:val="006101B8"/>
    <w:rsid w:val="006104A8"/>
    <w:rsid w:val="00610765"/>
    <w:rsid w:val="00610834"/>
    <w:rsid w:val="00610907"/>
    <w:rsid w:val="00611049"/>
    <w:rsid w:val="006113E4"/>
    <w:rsid w:val="0061180C"/>
    <w:rsid w:val="006118FC"/>
    <w:rsid w:val="00611B5E"/>
    <w:rsid w:val="00611C4C"/>
    <w:rsid w:val="00611D4A"/>
    <w:rsid w:val="006125BF"/>
    <w:rsid w:val="006126E6"/>
    <w:rsid w:val="0061283D"/>
    <w:rsid w:val="00612A28"/>
    <w:rsid w:val="00612BDB"/>
    <w:rsid w:val="006134B4"/>
    <w:rsid w:val="006136FE"/>
    <w:rsid w:val="006138F0"/>
    <w:rsid w:val="00613D91"/>
    <w:rsid w:val="00613E27"/>
    <w:rsid w:val="00613FDE"/>
    <w:rsid w:val="006141C6"/>
    <w:rsid w:val="006143BF"/>
    <w:rsid w:val="0061458D"/>
    <w:rsid w:val="00614B17"/>
    <w:rsid w:val="006152B4"/>
    <w:rsid w:val="006152C5"/>
    <w:rsid w:val="00615590"/>
    <w:rsid w:val="0061576C"/>
    <w:rsid w:val="006157B8"/>
    <w:rsid w:val="00615A2C"/>
    <w:rsid w:val="00615EDA"/>
    <w:rsid w:val="00616061"/>
    <w:rsid w:val="0061608E"/>
    <w:rsid w:val="006160BC"/>
    <w:rsid w:val="00616160"/>
    <w:rsid w:val="0061643C"/>
    <w:rsid w:val="006165E2"/>
    <w:rsid w:val="00616717"/>
    <w:rsid w:val="00616812"/>
    <w:rsid w:val="0061683F"/>
    <w:rsid w:val="00616A25"/>
    <w:rsid w:val="00616EE7"/>
    <w:rsid w:val="006173D1"/>
    <w:rsid w:val="0061743D"/>
    <w:rsid w:val="00617537"/>
    <w:rsid w:val="006177B8"/>
    <w:rsid w:val="00617C6C"/>
    <w:rsid w:val="00617FE9"/>
    <w:rsid w:val="00620235"/>
    <w:rsid w:val="006208C4"/>
    <w:rsid w:val="006210CF"/>
    <w:rsid w:val="00621295"/>
    <w:rsid w:val="00621CD4"/>
    <w:rsid w:val="006221C6"/>
    <w:rsid w:val="00622664"/>
    <w:rsid w:val="006226D9"/>
    <w:rsid w:val="00622841"/>
    <w:rsid w:val="00623032"/>
    <w:rsid w:val="00623617"/>
    <w:rsid w:val="00623960"/>
    <w:rsid w:val="00623CF0"/>
    <w:rsid w:val="006242CD"/>
    <w:rsid w:val="0062437E"/>
    <w:rsid w:val="00624589"/>
    <w:rsid w:val="0062460F"/>
    <w:rsid w:val="00624651"/>
    <w:rsid w:val="006247C0"/>
    <w:rsid w:val="00624AA7"/>
    <w:rsid w:val="00624B56"/>
    <w:rsid w:val="0062568F"/>
    <w:rsid w:val="0062589E"/>
    <w:rsid w:val="006258D1"/>
    <w:rsid w:val="00625A6A"/>
    <w:rsid w:val="00625B33"/>
    <w:rsid w:val="00625CF6"/>
    <w:rsid w:val="00625CF7"/>
    <w:rsid w:val="00626265"/>
    <w:rsid w:val="00626297"/>
    <w:rsid w:val="006262AD"/>
    <w:rsid w:val="00626AAE"/>
    <w:rsid w:val="00626BD5"/>
    <w:rsid w:val="00626D84"/>
    <w:rsid w:val="00626E6F"/>
    <w:rsid w:val="006270BC"/>
    <w:rsid w:val="00627149"/>
    <w:rsid w:val="00627330"/>
    <w:rsid w:val="00630007"/>
    <w:rsid w:val="00630168"/>
    <w:rsid w:val="006301C5"/>
    <w:rsid w:val="0063040F"/>
    <w:rsid w:val="006305A9"/>
    <w:rsid w:val="00630B0A"/>
    <w:rsid w:val="00630C44"/>
    <w:rsid w:val="006310EE"/>
    <w:rsid w:val="0063168D"/>
    <w:rsid w:val="00631826"/>
    <w:rsid w:val="00631871"/>
    <w:rsid w:val="006319ED"/>
    <w:rsid w:val="00631D32"/>
    <w:rsid w:val="00631DA4"/>
    <w:rsid w:val="00631EA5"/>
    <w:rsid w:val="0063215F"/>
    <w:rsid w:val="0063220C"/>
    <w:rsid w:val="006328A5"/>
    <w:rsid w:val="00632A46"/>
    <w:rsid w:val="00632B5B"/>
    <w:rsid w:val="00632BA8"/>
    <w:rsid w:val="00632F11"/>
    <w:rsid w:val="006338E6"/>
    <w:rsid w:val="00633907"/>
    <w:rsid w:val="00633A1C"/>
    <w:rsid w:val="00633B3E"/>
    <w:rsid w:val="00633CE8"/>
    <w:rsid w:val="00633F75"/>
    <w:rsid w:val="006342F5"/>
    <w:rsid w:val="00634374"/>
    <w:rsid w:val="0063492C"/>
    <w:rsid w:val="00634AD7"/>
    <w:rsid w:val="00634DCF"/>
    <w:rsid w:val="00634F36"/>
    <w:rsid w:val="00635276"/>
    <w:rsid w:val="0063534E"/>
    <w:rsid w:val="0063545C"/>
    <w:rsid w:val="00635596"/>
    <w:rsid w:val="00635BC9"/>
    <w:rsid w:val="00635C83"/>
    <w:rsid w:val="0063679F"/>
    <w:rsid w:val="006368C0"/>
    <w:rsid w:val="00636A49"/>
    <w:rsid w:val="00636E54"/>
    <w:rsid w:val="00637421"/>
    <w:rsid w:val="00637722"/>
    <w:rsid w:val="006377F1"/>
    <w:rsid w:val="00637BB2"/>
    <w:rsid w:val="00637D73"/>
    <w:rsid w:val="00637ED0"/>
    <w:rsid w:val="006402C5"/>
    <w:rsid w:val="006409F3"/>
    <w:rsid w:val="00640FF9"/>
    <w:rsid w:val="00641185"/>
    <w:rsid w:val="00641204"/>
    <w:rsid w:val="006412E8"/>
    <w:rsid w:val="00641BCF"/>
    <w:rsid w:val="00641E4C"/>
    <w:rsid w:val="0064231B"/>
    <w:rsid w:val="006424AD"/>
    <w:rsid w:val="0064252C"/>
    <w:rsid w:val="0064278E"/>
    <w:rsid w:val="00642B9E"/>
    <w:rsid w:val="006430BD"/>
    <w:rsid w:val="006434A1"/>
    <w:rsid w:val="006435DE"/>
    <w:rsid w:val="006436AA"/>
    <w:rsid w:val="006436D2"/>
    <w:rsid w:val="006436F5"/>
    <w:rsid w:val="0064380A"/>
    <w:rsid w:val="00643B86"/>
    <w:rsid w:val="00644016"/>
    <w:rsid w:val="0064416D"/>
    <w:rsid w:val="00644532"/>
    <w:rsid w:val="00644908"/>
    <w:rsid w:val="00644A5D"/>
    <w:rsid w:val="00644D1B"/>
    <w:rsid w:val="00644E74"/>
    <w:rsid w:val="00644E87"/>
    <w:rsid w:val="00644EB8"/>
    <w:rsid w:val="00644FDF"/>
    <w:rsid w:val="0064592E"/>
    <w:rsid w:val="00646931"/>
    <w:rsid w:val="0064698F"/>
    <w:rsid w:val="00646B62"/>
    <w:rsid w:val="00646B65"/>
    <w:rsid w:val="00646B6D"/>
    <w:rsid w:val="006479F9"/>
    <w:rsid w:val="00647C15"/>
    <w:rsid w:val="00647DFB"/>
    <w:rsid w:val="006507EB"/>
    <w:rsid w:val="006508BB"/>
    <w:rsid w:val="00650A4E"/>
    <w:rsid w:val="00650E68"/>
    <w:rsid w:val="006515ED"/>
    <w:rsid w:val="00651602"/>
    <w:rsid w:val="00651D4A"/>
    <w:rsid w:val="00651F7F"/>
    <w:rsid w:val="0065217D"/>
    <w:rsid w:val="0065262B"/>
    <w:rsid w:val="00652AFF"/>
    <w:rsid w:val="00653185"/>
    <w:rsid w:val="006534EF"/>
    <w:rsid w:val="006536DE"/>
    <w:rsid w:val="00653B1F"/>
    <w:rsid w:val="00653DFC"/>
    <w:rsid w:val="00653E7A"/>
    <w:rsid w:val="00654310"/>
    <w:rsid w:val="006546C6"/>
    <w:rsid w:val="006548F2"/>
    <w:rsid w:val="00654A02"/>
    <w:rsid w:val="00654ACE"/>
    <w:rsid w:val="00654E43"/>
    <w:rsid w:val="00655171"/>
    <w:rsid w:val="00655C66"/>
    <w:rsid w:val="006563A5"/>
    <w:rsid w:val="00656EAA"/>
    <w:rsid w:val="0065728D"/>
    <w:rsid w:val="0065730B"/>
    <w:rsid w:val="0065782E"/>
    <w:rsid w:val="00657D27"/>
    <w:rsid w:val="00657FC0"/>
    <w:rsid w:val="00660329"/>
    <w:rsid w:val="00660434"/>
    <w:rsid w:val="00660633"/>
    <w:rsid w:val="006606C4"/>
    <w:rsid w:val="0066096F"/>
    <w:rsid w:val="00661B04"/>
    <w:rsid w:val="00661F78"/>
    <w:rsid w:val="0066208D"/>
    <w:rsid w:val="00662427"/>
    <w:rsid w:val="006625EA"/>
    <w:rsid w:val="006627E2"/>
    <w:rsid w:val="00662EDE"/>
    <w:rsid w:val="006630F5"/>
    <w:rsid w:val="006632C5"/>
    <w:rsid w:val="0066371C"/>
    <w:rsid w:val="006638F0"/>
    <w:rsid w:val="006639B8"/>
    <w:rsid w:val="00663B0F"/>
    <w:rsid w:val="0066421E"/>
    <w:rsid w:val="006647C5"/>
    <w:rsid w:val="00664A09"/>
    <w:rsid w:val="00664A26"/>
    <w:rsid w:val="00664C67"/>
    <w:rsid w:val="00664C8A"/>
    <w:rsid w:val="006655E9"/>
    <w:rsid w:val="00665A32"/>
    <w:rsid w:val="00665C4A"/>
    <w:rsid w:val="00665D40"/>
    <w:rsid w:val="00665EFA"/>
    <w:rsid w:val="0066629D"/>
    <w:rsid w:val="00666364"/>
    <w:rsid w:val="0066652C"/>
    <w:rsid w:val="006666E2"/>
    <w:rsid w:val="006668D5"/>
    <w:rsid w:val="00666D0F"/>
    <w:rsid w:val="00666E21"/>
    <w:rsid w:val="00666F10"/>
    <w:rsid w:val="00666F20"/>
    <w:rsid w:val="00667550"/>
    <w:rsid w:val="00667AEE"/>
    <w:rsid w:val="00667AFC"/>
    <w:rsid w:val="00667E8D"/>
    <w:rsid w:val="0067023C"/>
    <w:rsid w:val="00670308"/>
    <w:rsid w:val="0067040F"/>
    <w:rsid w:val="0067049C"/>
    <w:rsid w:val="00670569"/>
    <w:rsid w:val="006709F1"/>
    <w:rsid w:val="00670D89"/>
    <w:rsid w:val="00670DC4"/>
    <w:rsid w:val="00670E18"/>
    <w:rsid w:val="00670F3F"/>
    <w:rsid w:val="00671200"/>
    <w:rsid w:val="00671FF9"/>
    <w:rsid w:val="00672114"/>
    <w:rsid w:val="0067224E"/>
    <w:rsid w:val="006724E3"/>
    <w:rsid w:val="00672650"/>
    <w:rsid w:val="0067278E"/>
    <w:rsid w:val="006729BE"/>
    <w:rsid w:val="006736E2"/>
    <w:rsid w:val="006736F1"/>
    <w:rsid w:val="0067397D"/>
    <w:rsid w:val="00673A85"/>
    <w:rsid w:val="00674064"/>
    <w:rsid w:val="00674274"/>
    <w:rsid w:val="006744B2"/>
    <w:rsid w:val="006744F6"/>
    <w:rsid w:val="006746AF"/>
    <w:rsid w:val="006747D3"/>
    <w:rsid w:val="00674999"/>
    <w:rsid w:val="00674B01"/>
    <w:rsid w:val="00674EFC"/>
    <w:rsid w:val="00675281"/>
    <w:rsid w:val="006752BD"/>
    <w:rsid w:val="006754C5"/>
    <w:rsid w:val="00675A36"/>
    <w:rsid w:val="00675F65"/>
    <w:rsid w:val="006765B3"/>
    <w:rsid w:val="00676BAF"/>
    <w:rsid w:val="0067723C"/>
    <w:rsid w:val="00677353"/>
    <w:rsid w:val="006776D4"/>
    <w:rsid w:val="006777B4"/>
    <w:rsid w:val="006778BA"/>
    <w:rsid w:val="00677AC2"/>
    <w:rsid w:val="00677BBB"/>
    <w:rsid w:val="00677DC6"/>
    <w:rsid w:val="00680062"/>
    <w:rsid w:val="00680772"/>
    <w:rsid w:val="006808F6"/>
    <w:rsid w:val="00680910"/>
    <w:rsid w:val="00680B93"/>
    <w:rsid w:val="00680EA9"/>
    <w:rsid w:val="00681A55"/>
    <w:rsid w:val="006825F2"/>
    <w:rsid w:val="00683139"/>
    <w:rsid w:val="00683352"/>
    <w:rsid w:val="00683725"/>
    <w:rsid w:val="00683AC0"/>
    <w:rsid w:val="00683B66"/>
    <w:rsid w:val="00683DA0"/>
    <w:rsid w:val="00684DF1"/>
    <w:rsid w:val="006856A3"/>
    <w:rsid w:val="0068579D"/>
    <w:rsid w:val="0068580D"/>
    <w:rsid w:val="00685A1A"/>
    <w:rsid w:val="00685F5B"/>
    <w:rsid w:val="00686080"/>
    <w:rsid w:val="0068647C"/>
    <w:rsid w:val="00686686"/>
    <w:rsid w:val="00687299"/>
    <w:rsid w:val="00687739"/>
    <w:rsid w:val="0068779B"/>
    <w:rsid w:val="006879D2"/>
    <w:rsid w:val="00687DA2"/>
    <w:rsid w:val="0069024E"/>
    <w:rsid w:val="00690869"/>
    <w:rsid w:val="00690F02"/>
    <w:rsid w:val="00690F85"/>
    <w:rsid w:val="00690F93"/>
    <w:rsid w:val="00690FFD"/>
    <w:rsid w:val="00691287"/>
    <w:rsid w:val="0069182E"/>
    <w:rsid w:val="006918F0"/>
    <w:rsid w:val="00691DD5"/>
    <w:rsid w:val="0069208A"/>
    <w:rsid w:val="00693095"/>
    <w:rsid w:val="006932E9"/>
    <w:rsid w:val="0069359C"/>
    <w:rsid w:val="006938A1"/>
    <w:rsid w:val="00693976"/>
    <w:rsid w:val="00694377"/>
    <w:rsid w:val="00694648"/>
    <w:rsid w:val="006947A7"/>
    <w:rsid w:val="00694862"/>
    <w:rsid w:val="00694959"/>
    <w:rsid w:val="00694AA5"/>
    <w:rsid w:val="00694B47"/>
    <w:rsid w:val="00694D7D"/>
    <w:rsid w:val="00695066"/>
    <w:rsid w:val="00695552"/>
    <w:rsid w:val="00695E63"/>
    <w:rsid w:val="00695EB6"/>
    <w:rsid w:val="00695F1C"/>
    <w:rsid w:val="006964FC"/>
    <w:rsid w:val="0069711F"/>
    <w:rsid w:val="00697228"/>
    <w:rsid w:val="00697A5A"/>
    <w:rsid w:val="00697C9F"/>
    <w:rsid w:val="006A0BDE"/>
    <w:rsid w:val="006A0EC6"/>
    <w:rsid w:val="006A1338"/>
    <w:rsid w:val="006A178D"/>
    <w:rsid w:val="006A18C5"/>
    <w:rsid w:val="006A1B6F"/>
    <w:rsid w:val="006A1BBF"/>
    <w:rsid w:val="006A213D"/>
    <w:rsid w:val="006A2561"/>
    <w:rsid w:val="006A275C"/>
    <w:rsid w:val="006A2913"/>
    <w:rsid w:val="006A2B94"/>
    <w:rsid w:val="006A3421"/>
    <w:rsid w:val="006A37B5"/>
    <w:rsid w:val="006A3874"/>
    <w:rsid w:val="006A3B27"/>
    <w:rsid w:val="006A3BC7"/>
    <w:rsid w:val="006A3DC4"/>
    <w:rsid w:val="006A4754"/>
    <w:rsid w:val="006A4904"/>
    <w:rsid w:val="006A4B71"/>
    <w:rsid w:val="006A4BC6"/>
    <w:rsid w:val="006A4C70"/>
    <w:rsid w:val="006A5677"/>
    <w:rsid w:val="006A5B9B"/>
    <w:rsid w:val="006A5BCE"/>
    <w:rsid w:val="006A622A"/>
    <w:rsid w:val="006A63F5"/>
    <w:rsid w:val="006A6499"/>
    <w:rsid w:val="006A697B"/>
    <w:rsid w:val="006A6B9B"/>
    <w:rsid w:val="006A6FEA"/>
    <w:rsid w:val="006A7384"/>
    <w:rsid w:val="006A787E"/>
    <w:rsid w:val="006A7DBF"/>
    <w:rsid w:val="006A7E90"/>
    <w:rsid w:val="006A7F9E"/>
    <w:rsid w:val="006A7FA0"/>
    <w:rsid w:val="006B0007"/>
    <w:rsid w:val="006B0068"/>
    <w:rsid w:val="006B007E"/>
    <w:rsid w:val="006B011A"/>
    <w:rsid w:val="006B0140"/>
    <w:rsid w:val="006B09AD"/>
    <w:rsid w:val="006B0CD1"/>
    <w:rsid w:val="006B0D28"/>
    <w:rsid w:val="006B0DF2"/>
    <w:rsid w:val="006B0F18"/>
    <w:rsid w:val="006B119D"/>
    <w:rsid w:val="006B128E"/>
    <w:rsid w:val="006B156A"/>
    <w:rsid w:val="006B192A"/>
    <w:rsid w:val="006B1BAA"/>
    <w:rsid w:val="006B1C98"/>
    <w:rsid w:val="006B1F3E"/>
    <w:rsid w:val="006B1F89"/>
    <w:rsid w:val="006B2B81"/>
    <w:rsid w:val="006B2CDF"/>
    <w:rsid w:val="006B3107"/>
    <w:rsid w:val="006B38C6"/>
    <w:rsid w:val="006B39B3"/>
    <w:rsid w:val="006B3B77"/>
    <w:rsid w:val="006B3CAC"/>
    <w:rsid w:val="006B3CED"/>
    <w:rsid w:val="006B3DEA"/>
    <w:rsid w:val="006B3FF0"/>
    <w:rsid w:val="006B4091"/>
    <w:rsid w:val="006B42CA"/>
    <w:rsid w:val="006B46EF"/>
    <w:rsid w:val="006B48B2"/>
    <w:rsid w:val="006B48E0"/>
    <w:rsid w:val="006B4A45"/>
    <w:rsid w:val="006B4C35"/>
    <w:rsid w:val="006B5744"/>
    <w:rsid w:val="006B58ED"/>
    <w:rsid w:val="006B6080"/>
    <w:rsid w:val="006B6295"/>
    <w:rsid w:val="006B6DAA"/>
    <w:rsid w:val="006B70BB"/>
    <w:rsid w:val="006B728E"/>
    <w:rsid w:val="006B78AF"/>
    <w:rsid w:val="006B7CD1"/>
    <w:rsid w:val="006B7D1B"/>
    <w:rsid w:val="006C04B6"/>
    <w:rsid w:val="006C0540"/>
    <w:rsid w:val="006C0649"/>
    <w:rsid w:val="006C06A2"/>
    <w:rsid w:val="006C0990"/>
    <w:rsid w:val="006C0AA9"/>
    <w:rsid w:val="006C0C56"/>
    <w:rsid w:val="006C10B8"/>
    <w:rsid w:val="006C10E3"/>
    <w:rsid w:val="006C1363"/>
    <w:rsid w:val="006C1702"/>
    <w:rsid w:val="006C1CCF"/>
    <w:rsid w:val="006C1D8C"/>
    <w:rsid w:val="006C1F30"/>
    <w:rsid w:val="006C21CA"/>
    <w:rsid w:val="006C226F"/>
    <w:rsid w:val="006C2737"/>
    <w:rsid w:val="006C2AA6"/>
    <w:rsid w:val="006C2AEB"/>
    <w:rsid w:val="006C2CF3"/>
    <w:rsid w:val="006C2FA3"/>
    <w:rsid w:val="006C3392"/>
    <w:rsid w:val="006C36FB"/>
    <w:rsid w:val="006C3969"/>
    <w:rsid w:val="006C3AFB"/>
    <w:rsid w:val="006C3B19"/>
    <w:rsid w:val="006C3D36"/>
    <w:rsid w:val="006C41AE"/>
    <w:rsid w:val="006C45E8"/>
    <w:rsid w:val="006C465A"/>
    <w:rsid w:val="006C4A30"/>
    <w:rsid w:val="006C530B"/>
    <w:rsid w:val="006C5365"/>
    <w:rsid w:val="006C5633"/>
    <w:rsid w:val="006C58A7"/>
    <w:rsid w:val="006C6388"/>
    <w:rsid w:val="006C65BA"/>
    <w:rsid w:val="006C73A0"/>
    <w:rsid w:val="006C7A4F"/>
    <w:rsid w:val="006C7A75"/>
    <w:rsid w:val="006C7D6A"/>
    <w:rsid w:val="006D011E"/>
    <w:rsid w:val="006D029C"/>
    <w:rsid w:val="006D033E"/>
    <w:rsid w:val="006D053C"/>
    <w:rsid w:val="006D066D"/>
    <w:rsid w:val="006D0C5E"/>
    <w:rsid w:val="006D0FBA"/>
    <w:rsid w:val="006D1684"/>
    <w:rsid w:val="006D1B9C"/>
    <w:rsid w:val="006D1C5B"/>
    <w:rsid w:val="006D2AF6"/>
    <w:rsid w:val="006D2D0F"/>
    <w:rsid w:val="006D2D4B"/>
    <w:rsid w:val="006D2ED7"/>
    <w:rsid w:val="006D30F9"/>
    <w:rsid w:val="006D4355"/>
    <w:rsid w:val="006D4A8C"/>
    <w:rsid w:val="006D4E72"/>
    <w:rsid w:val="006D50D6"/>
    <w:rsid w:val="006D5236"/>
    <w:rsid w:val="006D5865"/>
    <w:rsid w:val="006D5D0F"/>
    <w:rsid w:val="006D5E0B"/>
    <w:rsid w:val="006D6A05"/>
    <w:rsid w:val="006D6A1C"/>
    <w:rsid w:val="006D6B97"/>
    <w:rsid w:val="006D6F88"/>
    <w:rsid w:val="006D701F"/>
    <w:rsid w:val="006D7094"/>
    <w:rsid w:val="006D7429"/>
    <w:rsid w:val="006D7639"/>
    <w:rsid w:val="006D77C5"/>
    <w:rsid w:val="006D7D0C"/>
    <w:rsid w:val="006D7EE4"/>
    <w:rsid w:val="006E00C1"/>
    <w:rsid w:val="006E061A"/>
    <w:rsid w:val="006E0B63"/>
    <w:rsid w:val="006E0C08"/>
    <w:rsid w:val="006E0DF3"/>
    <w:rsid w:val="006E0F58"/>
    <w:rsid w:val="006E139D"/>
    <w:rsid w:val="006E15AA"/>
    <w:rsid w:val="006E19AC"/>
    <w:rsid w:val="006E1B89"/>
    <w:rsid w:val="006E1C8B"/>
    <w:rsid w:val="006E1E76"/>
    <w:rsid w:val="006E20E3"/>
    <w:rsid w:val="006E22AF"/>
    <w:rsid w:val="006E2337"/>
    <w:rsid w:val="006E243B"/>
    <w:rsid w:val="006E2DF9"/>
    <w:rsid w:val="006E2EE2"/>
    <w:rsid w:val="006E3137"/>
    <w:rsid w:val="006E3345"/>
    <w:rsid w:val="006E363C"/>
    <w:rsid w:val="006E3DB8"/>
    <w:rsid w:val="006E3DF5"/>
    <w:rsid w:val="006E417B"/>
    <w:rsid w:val="006E446A"/>
    <w:rsid w:val="006E4767"/>
    <w:rsid w:val="006E4871"/>
    <w:rsid w:val="006E4972"/>
    <w:rsid w:val="006E4A46"/>
    <w:rsid w:val="006E4C3F"/>
    <w:rsid w:val="006E4C82"/>
    <w:rsid w:val="006E4EE9"/>
    <w:rsid w:val="006E4F8A"/>
    <w:rsid w:val="006E51BC"/>
    <w:rsid w:val="006E52C5"/>
    <w:rsid w:val="006E5410"/>
    <w:rsid w:val="006E5649"/>
    <w:rsid w:val="006E5726"/>
    <w:rsid w:val="006E5A98"/>
    <w:rsid w:val="006E63F1"/>
    <w:rsid w:val="006E7171"/>
    <w:rsid w:val="006E7227"/>
    <w:rsid w:val="006E7557"/>
    <w:rsid w:val="006E7696"/>
    <w:rsid w:val="006E783F"/>
    <w:rsid w:val="006E79C8"/>
    <w:rsid w:val="006E7D41"/>
    <w:rsid w:val="006E7F03"/>
    <w:rsid w:val="006E7F5B"/>
    <w:rsid w:val="006F041F"/>
    <w:rsid w:val="006F071E"/>
    <w:rsid w:val="006F0843"/>
    <w:rsid w:val="006F0D76"/>
    <w:rsid w:val="006F120A"/>
    <w:rsid w:val="006F13B8"/>
    <w:rsid w:val="006F1458"/>
    <w:rsid w:val="006F14A2"/>
    <w:rsid w:val="006F15ED"/>
    <w:rsid w:val="006F1A16"/>
    <w:rsid w:val="006F1B46"/>
    <w:rsid w:val="006F1E5B"/>
    <w:rsid w:val="006F1EA1"/>
    <w:rsid w:val="006F200F"/>
    <w:rsid w:val="006F212F"/>
    <w:rsid w:val="006F22D6"/>
    <w:rsid w:val="006F23EB"/>
    <w:rsid w:val="006F243C"/>
    <w:rsid w:val="006F25E0"/>
    <w:rsid w:val="006F2F04"/>
    <w:rsid w:val="006F3176"/>
    <w:rsid w:val="006F32DD"/>
    <w:rsid w:val="006F3436"/>
    <w:rsid w:val="006F392D"/>
    <w:rsid w:val="006F3D62"/>
    <w:rsid w:val="006F46B6"/>
    <w:rsid w:val="006F46E8"/>
    <w:rsid w:val="006F4710"/>
    <w:rsid w:val="006F491A"/>
    <w:rsid w:val="006F5339"/>
    <w:rsid w:val="006F5419"/>
    <w:rsid w:val="006F58CE"/>
    <w:rsid w:val="006F5A66"/>
    <w:rsid w:val="006F5FD2"/>
    <w:rsid w:val="006F638C"/>
    <w:rsid w:val="006F6596"/>
    <w:rsid w:val="006F6623"/>
    <w:rsid w:val="006F6C3B"/>
    <w:rsid w:val="006F6F95"/>
    <w:rsid w:val="006F7187"/>
    <w:rsid w:val="006F74A4"/>
    <w:rsid w:val="006F7A9C"/>
    <w:rsid w:val="006F7B53"/>
    <w:rsid w:val="006F7CF5"/>
    <w:rsid w:val="00700063"/>
    <w:rsid w:val="007000A3"/>
    <w:rsid w:val="00700164"/>
    <w:rsid w:val="007001A5"/>
    <w:rsid w:val="0070086B"/>
    <w:rsid w:val="007009CD"/>
    <w:rsid w:val="00700DD4"/>
    <w:rsid w:val="00700E41"/>
    <w:rsid w:val="007010EB"/>
    <w:rsid w:val="007015F9"/>
    <w:rsid w:val="0070161B"/>
    <w:rsid w:val="00701799"/>
    <w:rsid w:val="007018E6"/>
    <w:rsid w:val="00701B3D"/>
    <w:rsid w:val="007021D5"/>
    <w:rsid w:val="0070253C"/>
    <w:rsid w:val="00702628"/>
    <w:rsid w:val="00702961"/>
    <w:rsid w:val="007037E9"/>
    <w:rsid w:val="00703DCB"/>
    <w:rsid w:val="00703E8D"/>
    <w:rsid w:val="00704867"/>
    <w:rsid w:val="00704A6C"/>
    <w:rsid w:val="007050B1"/>
    <w:rsid w:val="00705265"/>
    <w:rsid w:val="00705413"/>
    <w:rsid w:val="007059F8"/>
    <w:rsid w:val="00705B24"/>
    <w:rsid w:val="00705C05"/>
    <w:rsid w:val="00705FA9"/>
    <w:rsid w:val="00706134"/>
    <w:rsid w:val="007061B8"/>
    <w:rsid w:val="00706449"/>
    <w:rsid w:val="007069FE"/>
    <w:rsid w:val="00706E2F"/>
    <w:rsid w:val="00706FD6"/>
    <w:rsid w:val="00706FDE"/>
    <w:rsid w:val="00707951"/>
    <w:rsid w:val="00707AEB"/>
    <w:rsid w:val="0071009C"/>
    <w:rsid w:val="007101A7"/>
    <w:rsid w:val="007102DC"/>
    <w:rsid w:val="007102FC"/>
    <w:rsid w:val="007107DF"/>
    <w:rsid w:val="0071083E"/>
    <w:rsid w:val="00710909"/>
    <w:rsid w:val="00710B9C"/>
    <w:rsid w:val="007112E2"/>
    <w:rsid w:val="0071165C"/>
    <w:rsid w:val="00711F4D"/>
    <w:rsid w:val="007127BE"/>
    <w:rsid w:val="007127F6"/>
    <w:rsid w:val="0071295D"/>
    <w:rsid w:val="00712C68"/>
    <w:rsid w:val="00712DE1"/>
    <w:rsid w:val="007135AA"/>
    <w:rsid w:val="00713647"/>
    <w:rsid w:val="007137AE"/>
    <w:rsid w:val="007138E8"/>
    <w:rsid w:val="00713ADE"/>
    <w:rsid w:val="007141F8"/>
    <w:rsid w:val="0071424E"/>
    <w:rsid w:val="0071449A"/>
    <w:rsid w:val="00714628"/>
    <w:rsid w:val="007146E6"/>
    <w:rsid w:val="007148EA"/>
    <w:rsid w:val="00714985"/>
    <w:rsid w:val="00714D08"/>
    <w:rsid w:val="00714DF4"/>
    <w:rsid w:val="00715018"/>
    <w:rsid w:val="007153A3"/>
    <w:rsid w:val="0071562E"/>
    <w:rsid w:val="0071571D"/>
    <w:rsid w:val="007160D1"/>
    <w:rsid w:val="00716127"/>
    <w:rsid w:val="00716374"/>
    <w:rsid w:val="00716697"/>
    <w:rsid w:val="0071679A"/>
    <w:rsid w:val="00716C98"/>
    <w:rsid w:val="00716FB7"/>
    <w:rsid w:val="007173DF"/>
    <w:rsid w:val="007176B2"/>
    <w:rsid w:val="007176D7"/>
    <w:rsid w:val="00720271"/>
    <w:rsid w:val="007204B9"/>
    <w:rsid w:val="007205A2"/>
    <w:rsid w:val="00720C2F"/>
    <w:rsid w:val="00720F9B"/>
    <w:rsid w:val="00721216"/>
    <w:rsid w:val="007212E1"/>
    <w:rsid w:val="0072158E"/>
    <w:rsid w:val="007215F6"/>
    <w:rsid w:val="00721CEE"/>
    <w:rsid w:val="00722258"/>
    <w:rsid w:val="00722336"/>
    <w:rsid w:val="0072238E"/>
    <w:rsid w:val="0072239E"/>
    <w:rsid w:val="00722577"/>
    <w:rsid w:val="007227B8"/>
    <w:rsid w:val="007227C4"/>
    <w:rsid w:val="00722BF1"/>
    <w:rsid w:val="00722DF0"/>
    <w:rsid w:val="007231C0"/>
    <w:rsid w:val="007232E0"/>
    <w:rsid w:val="00723C29"/>
    <w:rsid w:val="0072429C"/>
    <w:rsid w:val="00724318"/>
    <w:rsid w:val="0072479C"/>
    <w:rsid w:val="007247E6"/>
    <w:rsid w:val="00724A0A"/>
    <w:rsid w:val="00725043"/>
    <w:rsid w:val="00725310"/>
    <w:rsid w:val="00725544"/>
    <w:rsid w:val="007258D4"/>
    <w:rsid w:val="00725DCE"/>
    <w:rsid w:val="00725FD6"/>
    <w:rsid w:val="007263F4"/>
    <w:rsid w:val="007268CC"/>
    <w:rsid w:val="00726984"/>
    <w:rsid w:val="00726BDF"/>
    <w:rsid w:val="0072778A"/>
    <w:rsid w:val="007279C9"/>
    <w:rsid w:val="00730054"/>
    <w:rsid w:val="007302E4"/>
    <w:rsid w:val="007305D0"/>
    <w:rsid w:val="00730C5E"/>
    <w:rsid w:val="00730EB9"/>
    <w:rsid w:val="00731057"/>
    <w:rsid w:val="00731062"/>
    <w:rsid w:val="00731090"/>
    <w:rsid w:val="00731323"/>
    <w:rsid w:val="00731382"/>
    <w:rsid w:val="007313C3"/>
    <w:rsid w:val="00732048"/>
    <w:rsid w:val="00732088"/>
    <w:rsid w:val="00732369"/>
    <w:rsid w:val="00732644"/>
    <w:rsid w:val="00732807"/>
    <w:rsid w:val="00732B20"/>
    <w:rsid w:val="00733187"/>
    <w:rsid w:val="007339CB"/>
    <w:rsid w:val="00733B3A"/>
    <w:rsid w:val="00733E9E"/>
    <w:rsid w:val="007343FF"/>
    <w:rsid w:val="00734536"/>
    <w:rsid w:val="007349B3"/>
    <w:rsid w:val="007355D1"/>
    <w:rsid w:val="007359A6"/>
    <w:rsid w:val="00735AA0"/>
    <w:rsid w:val="007361F8"/>
    <w:rsid w:val="007365B3"/>
    <w:rsid w:val="007368B9"/>
    <w:rsid w:val="00736FF7"/>
    <w:rsid w:val="007371F9"/>
    <w:rsid w:val="0073757A"/>
    <w:rsid w:val="00737743"/>
    <w:rsid w:val="00737E1E"/>
    <w:rsid w:val="00737FFE"/>
    <w:rsid w:val="007403AF"/>
    <w:rsid w:val="00740950"/>
    <w:rsid w:val="00741139"/>
    <w:rsid w:val="007412AD"/>
    <w:rsid w:val="0074158F"/>
    <w:rsid w:val="00741617"/>
    <w:rsid w:val="0074182A"/>
    <w:rsid w:val="00742016"/>
    <w:rsid w:val="007421BC"/>
    <w:rsid w:val="00742292"/>
    <w:rsid w:val="007424D1"/>
    <w:rsid w:val="007425D9"/>
    <w:rsid w:val="00742638"/>
    <w:rsid w:val="00742663"/>
    <w:rsid w:val="0074266F"/>
    <w:rsid w:val="007429E0"/>
    <w:rsid w:val="00742D8D"/>
    <w:rsid w:val="00742EC3"/>
    <w:rsid w:val="007431F9"/>
    <w:rsid w:val="00743987"/>
    <w:rsid w:val="00743D90"/>
    <w:rsid w:val="00743DD4"/>
    <w:rsid w:val="00743F0C"/>
    <w:rsid w:val="00743F20"/>
    <w:rsid w:val="00743F8B"/>
    <w:rsid w:val="0074425A"/>
    <w:rsid w:val="007443CD"/>
    <w:rsid w:val="00744662"/>
    <w:rsid w:val="00744C76"/>
    <w:rsid w:val="00744D09"/>
    <w:rsid w:val="00744E83"/>
    <w:rsid w:val="0074504B"/>
    <w:rsid w:val="007451E4"/>
    <w:rsid w:val="00745205"/>
    <w:rsid w:val="0074591A"/>
    <w:rsid w:val="00746081"/>
    <w:rsid w:val="0074619E"/>
    <w:rsid w:val="007461B9"/>
    <w:rsid w:val="007462A7"/>
    <w:rsid w:val="0074649C"/>
    <w:rsid w:val="00746AC8"/>
    <w:rsid w:val="0074706D"/>
    <w:rsid w:val="00747155"/>
    <w:rsid w:val="00747353"/>
    <w:rsid w:val="00747866"/>
    <w:rsid w:val="00747B29"/>
    <w:rsid w:val="00747B7F"/>
    <w:rsid w:val="00750509"/>
    <w:rsid w:val="00750C33"/>
    <w:rsid w:val="00750CB7"/>
    <w:rsid w:val="00750EA8"/>
    <w:rsid w:val="00750EC1"/>
    <w:rsid w:val="00750EF4"/>
    <w:rsid w:val="00750F45"/>
    <w:rsid w:val="00751225"/>
    <w:rsid w:val="007514CD"/>
    <w:rsid w:val="007516AE"/>
    <w:rsid w:val="0075197F"/>
    <w:rsid w:val="00751AA3"/>
    <w:rsid w:val="00751B38"/>
    <w:rsid w:val="00751BE9"/>
    <w:rsid w:val="00751D4D"/>
    <w:rsid w:val="00751E69"/>
    <w:rsid w:val="00751F02"/>
    <w:rsid w:val="007521E7"/>
    <w:rsid w:val="0075241C"/>
    <w:rsid w:val="00752447"/>
    <w:rsid w:val="00752617"/>
    <w:rsid w:val="0075286B"/>
    <w:rsid w:val="00752D18"/>
    <w:rsid w:val="00753481"/>
    <w:rsid w:val="007535F1"/>
    <w:rsid w:val="00753741"/>
    <w:rsid w:val="00753A28"/>
    <w:rsid w:val="00753B45"/>
    <w:rsid w:val="00753DC5"/>
    <w:rsid w:val="0075432F"/>
    <w:rsid w:val="00754385"/>
    <w:rsid w:val="0075469B"/>
    <w:rsid w:val="0075495C"/>
    <w:rsid w:val="00754BEF"/>
    <w:rsid w:val="00754C22"/>
    <w:rsid w:val="00754D68"/>
    <w:rsid w:val="00754D7F"/>
    <w:rsid w:val="00754EBE"/>
    <w:rsid w:val="007550E2"/>
    <w:rsid w:val="00755578"/>
    <w:rsid w:val="007557E2"/>
    <w:rsid w:val="0075632D"/>
    <w:rsid w:val="0075637C"/>
    <w:rsid w:val="00756603"/>
    <w:rsid w:val="00756A16"/>
    <w:rsid w:val="00756F10"/>
    <w:rsid w:val="00757172"/>
    <w:rsid w:val="0075722C"/>
    <w:rsid w:val="0075769B"/>
    <w:rsid w:val="007577EE"/>
    <w:rsid w:val="00757912"/>
    <w:rsid w:val="00757D06"/>
    <w:rsid w:val="00757E26"/>
    <w:rsid w:val="00760042"/>
    <w:rsid w:val="00760756"/>
    <w:rsid w:val="007613F7"/>
    <w:rsid w:val="0076154E"/>
    <w:rsid w:val="007615BA"/>
    <w:rsid w:val="00762187"/>
    <w:rsid w:val="007623E0"/>
    <w:rsid w:val="00762782"/>
    <w:rsid w:val="00762B3C"/>
    <w:rsid w:val="00763088"/>
    <w:rsid w:val="00763287"/>
    <w:rsid w:val="007632D0"/>
    <w:rsid w:val="00763627"/>
    <w:rsid w:val="00763FF1"/>
    <w:rsid w:val="0076429F"/>
    <w:rsid w:val="007643B6"/>
    <w:rsid w:val="007648DF"/>
    <w:rsid w:val="00764C17"/>
    <w:rsid w:val="00764DC4"/>
    <w:rsid w:val="00764F26"/>
    <w:rsid w:val="0076522A"/>
    <w:rsid w:val="00765306"/>
    <w:rsid w:val="00765307"/>
    <w:rsid w:val="007656CC"/>
    <w:rsid w:val="00765BCC"/>
    <w:rsid w:val="00765EFE"/>
    <w:rsid w:val="00766C7E"/>
    <w:rsid w:val="0076716E"/>
    <w:rsid w:val="00767386"/>
    <w:rsid w:val="00767473"/>
    <w:rsid w:val="007675FD"/>
    <w:rsid w:val="00770785"/>
    <w:rsid w:val="00770CE8"/>
    <w:rsid w:val="00770D23"/>
    <w:rsid w:val="00770D48"/>
    <w:rsid w:val="00770E1C"/>
    <w:rsid w:val="007713EC"/>
    <w:rsid w:val="00771B5D"/>
    <w:rsid w:val="00771E65"/>
    <w:rsid w:val="00772392"/>
    <w:rsid w:val="007726A0"/>
    <w:rsid w:val="00772EE1"/>
    <w:rsid w:val="007730A1"/>
    <w:rsid w:val="007730FC"/>
    <w:rsid w:val="0077373E"/>
    <w:rsid w:val="00773AF7"/>
    <w:rsid w:val="00773DB1"/>
    <w:rsid w:val="00773F80"/>
    <w:rsid w:val="00774099"/>
    <w:rsid w:val="00774419"/>
    <w:rsid w:val="00774618"/>
    <w:rsid w:val="00774683"/>
    <w:rsid w:val="00774947"/>
    <w:rsid w:val="00774A01"/>
    <w:rsid w:val="00774D91"/>
    <w:rsid w:val="007759A6"/>
    <w:rsid w:val="00775E7D"/>
    <w:rsid w:val="00776275"/>
    <w:rsid w:val="007763C3"/>
    <w:rsid w:val="00776743"/>
    <w:rsid w:val="0077684F"/>
    <w:rsid w:val="00776A31"/>
    <w:rsid w:val="00776CA6"/>
    <w:rsid w:val="007779FE"/>
    <w:rsid w:val="00777A00"/>
    <w:rsid w:val="00777E07"/>
    <w:rsid w:val="00780140"/>
    <w:rsid w:val="007801FD"/>
    <w:rsid w:val="00780506"/>
    <w:rsid w:val="00780A91"/>
    <w:rsid w:val="00780C0C"/>
    <w:rsid w:val="00780D8A"/>
    <w:rsid w:val="007815F1"/>
    <w:rsid w:val="007818EA"/>
    <w:rsid w:val="0078256E"/>
    <w:rsid w:val="00782A11"/>
    <w:rsid w:val="00782BB5"/>
    <w:rsid w:val="0078331C"/>
    <w:rsid w:val="00783F3C"/>
    <w:rsid w:val="007844A8"/>
    <w:rsid w:val="007857A0"/>
    <w:rsid w:val="00785983"/>
    <w:rsid w:val="00785D37"/>
    <w:rsid w:val="00785D41"/>
    <w:rsid w:val="007860CB"/>
    <w:rsid w:val="00786109"/>
    <w:rsid w:val="00786193"/>
    <w:rsid w:val="00786441"/>
    <w:rsid w:val="00786454"/>
    <w:rsid w:val="007865AF"/>
    <w:rsid w:val="007867CE"/>
    <w:rsid w:val="00787190"/>
    <w:rsid w:val="0078748B"/>
    <w:rsid w:val="0078758B"/>
    <w:rsid w:val="00787731"/>
    <w:rsid w:val="00787770"/>
    <w:rsid w:val="0078786E"/>
    <w:rsid w:val="007878E1"/>
    <w:rsid w:val="00787B35"/>
    <w:rsid w:val="00787BE5"/>
    <w:rsid w:val="00790155"/>
    <w:rsid w:val="00790575"/>
    <w:rsid w:val="007906B6"/>
    <w:rsid w:val="00790CDD"/>
    <w:rsid w:val="00791CB3"/>
    <w:rsid w:val="007924AF"/>
    <w:rsid w:val="007927CC"/>
    <w:rsid w:val="00792981"/>
    <w:rsid w:val="00792DF7"/>
    <w:rsid w:val="00792F77"/>
    <w:rsid w:val="0079355C"/>
    <w:rsid w:val="00793920"/>
    <w:rsid w:val="0079394F"/>
    <w:rsid w:val="00793ACF"/>
    <w:rsid w:val="00793F12"/>
    <w:rsid w:val="00793F35"/>
    <w:rsid w:val="007942A5"/>
    <w:rsid w:val="00794507"/>
    <w:rsid w:val="0079475E"/>
    <w:rsid w:val="00794DA5"/>
    <w:rsid w:val="00794DE5"/>
    <w:rsid w:val="00795113"/>
    <w:rsid w:val="00795357"/>
    <w:rsid w:val="0079542C"/>
    <w:rsid w:val="007954E5"/>
    <w:rsid w:val="0079559D"/>
    <w:rsid w:val="007960C5"/>
    <w:rsid w:val="0079639C"/>
    <w:rsid w:val="00796A92"/>
    <w:rsid w:val="00796B6D"/>
    <w:rsid w:val="00796BD1"/>
    <w:rsid w:val="00797062"/>
    <w:rsid w:val="0079710F"/>
    <w:rsid w:val="00797177"/>
    <w:rsid w:val="0079731D"/>
    <w:rsid w:val="00797663"/>
    <w:rsid w:val="0079777E"/>
    <w:rsid w:val="00797A7A"/>
    <w:rsid w:val="00797BBF"/>
    <w:rsid w:val="007A0014"/>
    <w:rsid w:val="007A0372"/>
    <w:rsid w:val="007A03CD"/>
    <w:rsid w:val="007A0775"/>
    <w:rsid w:val="007A0B6A"/>
    <w:rsid w:val="007A0DCB"/>
    <w:rsid w:val="007A1663"/>
    <w:rsid w:val="007A1CE1"/>
    <w:rsid w:val="007A2105"/>
    <w:rsid w:val="007A24DC"/>
    <w:rsid w:val="007A2814"/>
    <w:rsid w:val="007A2AD6"/>
    <w:rsid w:val="007A2B4F"/>
    <w:rsid w:val="007A3C2A"/>
    <w:rsid w:val="007A3CD1"/>
    <w:rsid w:val="007A44B8"/>
    <w:rsid w:val="007A4575"/>
    <w:rsid w:val="007A494B"/>
    <w:rsid w:val="007A4B27"/>
    <w:rsid w:val="007A4D66"/>
    <w:rsid w:val="007A4E63"/>
    <w:rsid w:val="007A4F70"/>
    <w:rsid w:val="007A5966"/>
    <w:rsid w:val="007A5D91"/>
    <w:rsid w:val="007A6354"/>
    <w:rsid w:val="007A64F8"/>
    <w:rsid w:val="007A6A58"/>
    <w:rsid w:val="007A6A70"/>
    <w:rsid w:val="007A70D0"/>
    <w:rsid w:val="007A7300"/>
    <w:rsid w:val="007A79A1"/>
    <w:rsid w:val="007A7A30"/>
    <w:rsid w:val="007A7AA9"/>
    <w:rsid w:val="007A7ECB"/>
    <w:rsid w:val="007B079F"/>
    <w:rsid w:val="007B08E5"/>
    <w:rsid w:val="007B0D0B"/>
    <w:rsid w:val="007B0E2D"/>
    <w:rsid w:val="007B1527"/>
    <w:rsid w:val="007B1D4A"/>
    <w:rsid w:val="007B20C1"/>
    <w:rsid w:val="007B2A4F"/>
    <w:rsid w:val="007B2B01"/>
    <w:rsid w:val="007B2CFF"/>
    <w:rsid w:val="007B3100"/>
    <w:rsid w:val="007B3310"/>
    <w:rsid w:val="007B3B0E"/>
    <w:rsid w:val="007B3C9D"/>
    <w:rsid w:val="007B3F01"/>
    <w:rsid w:val="007B4068"/>
    <w:rsid w:val="007B43C8"/>
    <w:rsid w:val="007B4478"/>
    <w:rsid w:val="007B4528"/>
    <w:rsid w:val="007B477E"/>
    <w:rsid w:val="007B48C6"/>
    <w:rsid w:val="007B499B"/>
    <w:rsid w:val="007B4B4D"/>
    <w:rsid w:val="007B53F7"/>
    <w:rsid w:val="007B5E31"/>
    <w:rsid w:val="007B61CF"/>
    <w:rsid w:val="007B62F7"/>
    <w:rsid w:val="007B65D4"/>
    <w:rsid w:val="007B677D"/>
    <w:rsid w:val="007B68CB"/>
    <w:rsid w:val="007B6A96"/>
    <w:rsid w:val="007B6CB1"/>
    <w:rsid w:val="007B6E4A"/>
    <w:rsid w:val="007B720A"/>
    <w:rsid w:val="007B726F"/>
    <w:rsid w:val="007B74C1"/>
    <w:rsid w:val="007B75F3"/>
    <w:rsid w:val="007B763F"/>
    <w:rsid w:val="007B7A05"/>
    <w:rsid w:val="007B7CAA"/>
    <w:rsid w:val="007C0170"/>
    <w:rsid w:val="007C0178"/>
    <w:rsid w:val="007C0549"/>
    <w:rsid w:val="007C0554"/>
    <w:rsid w:val="007C0B10"/>
    <w:rsid w:val="007C0C16"/>
    <w:rsid w:val="007C0E9F"/>
    <w:rsid w:val="007C1174"/>
    <w:rsid w:val="007C1224"/>
    <w:rsid w:val="007C1564"/>
    <w:rsid w:val="007C1901"/>
    <w:rsid w:val="007C1BC2"/>
    <w:rsid w:val="007C1CC0"/>
    <w:rsid w:val="007C1E51"/>
    <w:rsid w:val="007C23F6"/>
    <w:rsid w:val="007C284F"/>
    <w:rsid w:val="007C293F"/>
    <w:rsid w:val="007C2C85"/>
    <w:rsid w:val="007C2FA6"/>
    <w:rsid w:val="007C319F"/>
    <w:rsid w:val="007C339B"/>
    <w:rsid w:val="007C3463"/>
    <w:rsid w:val="007C346D"/>
    <w:rsid w:val="007C3499"/>
    <w:rsid w:val="007C34F6"/>
    <w:rsid w:val="007C3511"/>
    <w:rsid w:val="007C387A"/>
    <w:rsid w:val="007C3917"/>
    <w:rsid w:val="007C3CD9"/>
    <w:rsid w:val="007C3DEE"/>
    <w:rsid w:val="007C3F8E"/>
    <w:rsid w:val="007C41B2"/>
    <w:rsid w:val="007C41BC"/>
    <w:rsid w:val="007C482F"/>
    <w:rsid w:val="007C4A68"/>
    <w:rsid w:val="007C4B7C"/>
    <w:rsid w:val="007C511B"/>
    <w:rsid w:val="007C57DD"/>
    <w:rsid w:val="007C5BA3"/>
    <w:rsid w:val="007C5D65"/>
    <w:rsid w:val="007C630E"/>
    <w:rsid w:val="007C6611"/>
    <w:rsid w:val="007C6BD1"/>
    <w:rsid w:val="007C6DC3"/>
    <w:rsid w:val="007C6E89"/>
    <w:rsid w:val="007C6FD0"/>
    <w:rsid w:val="007C782F"/>
    <w:rsid w:val="007C78C7"/>
    <w:rsid w:val="007C7AF8"/>
    <w:rsid w:val="007C7B54"/>
    <w:rsid w:val="007C7C41"/>
    <w:rsid w:val="007D010C"/>
    <w:rsid w:val="007D0754"/>
    <w:rsid w:val="007D09B7"/>
    <w:rsid w:val="007D0B89"/>
    <w:rsid w:val="007D0BF9"/>
    <w:rsid w:val="007D1200"/>
    <w:rsid w:val="007D1342"/>
    <w:rsid w:val="007D14ED"/>
    <w:rsid w:val="007D18AA"/>
    <w:rsid w:val="007D2069"/>
    <w:rsid w:val="007D20DD"/>
    <w:rsid w:val="007D252C"/>
    <w:rsid w:val="007D261F"/>
    <w:rsid w:val="007D2626"/>
    <w:rsid w:val="007D27DE"/>
    <w:rsid w:val="007D305A"/>
    <w:rsid w:val="007D311B"/>
    <w:rsid w:val="007D3444"/>
    <w:rsid w:val="007D380B"/>
    <w:rsid w:val="007D4CD7"/>
    <w:rsid w:val="007D4D89"/>
    <w:rsid w:val="007D4E07"/>
    <w:rsid w:val="007D50F6"/>
    <w:rsid w:val="007D53E0"/>
    <w:rsid w:val="007D55D9"/>
    <w:rsid w:val="007D583B"/>
    <w:rsid w:val="007D5DF8"/>
    <w:rsid w:val="007D60FC"/>
    <w:rsid w:val="007D6FB4"/>
    <w:rsid w:val="007D6FF2"/>
    <w:rsid w:val="007D76AA"/>
    <w:rsid w:val="007D79A9"/>
    <w:rsid w:val="007D7A00"/>
    <w:rsid w:val="007D7D99"/>
    <w:rsid w:val="007E040E"/>
    <w:rsid w:val="007E0548"/>
    <w:rsid w:val="007E06EF"/>
    <w:rsid w:val="007E0E99"/>
    <w:rsid w:val="007E0FCF"/>
    <w:rsid w:val="007E1032"/>
    <w:rsid w:val="007E12B7"/>
    <w:rsid w:val="007E1414"/>
    <w:rsid w:val="007E16B9"/>
    <w:rsid w:val="007E16BF"/>
    <w:rsid w:val="007E192C"/>
    <w:rsid w:val="007E1A6F"/>
    <w:rsid w:val="007E28F1"/>
    <w:rsid w:val="007E2DA3"/>
    <w:rsid w:val="007E2F6A"/>
    <w:rsid w:val="007E30D8"/>
    <w:rsid w:val="007E33FD"/>
    <w:rsid w:val="007E35BB"/>
    <w:rsid w:val="007E35D9"/>
    <w:rsid w:val="007E39E5"/>
    <w:rsid w:val="007E3DE6"/>
    <w:rsid w:val="007E3F77"/>
    <w:rsid w:val="007E43DE"/>
    <w:rsid w:val="007E4482"/>
    <w:rsid w:val="007E4484"/>
    <w:rsid w:val="007E474E"/>
    <w:rsid w:val="007E48F1"/>
    <w:rsid w:val="007E4AE9"/>
    <w:rsid w:val="007E4B75"/>
    <w:rsid w:val="007E5306"/>
    <w:rsid w:val="007E5ABC"/>
    <w:rsid w:val="007E5BE5"/>
    <w:rsid w:val="007E5DC4"/>
    <w:rsid w:val="007E5F26"/>
    <w:rsid w:val="007E60A3"/>
    <w:rsid w:val="007E6238"/>
    <w:rsid w:val="007E62FA"/>
    <w:rsid w:val="007E677C"/>
    <w:rsid w:val="007E68D7"/>
    <w:rsid w:val="007E6C28"/>
    <w:rsid w:val="007E6E93"/>
    <w:rsid w:val="007E6EC1"/>
    <w:rsid w:val="007E7933"/>
    <w:rsid w:val="007E7A10"/>
    <w:rsid w:val="007E7D98"/>
    <w:rsid w:val="007E7F3E"/>
    <w:rsid w:val="007E7FE9"/>
    <w:rsid w:val="007F0C7C"/>
    <w:rsid w:val="007F0E23"/>
    <w:rsid w:val="007F1321"/>
    <w:rsid w:val="007F1922"/>
    <w:rsid w:val="007F1CD1"/>
    <w:rsid w:val="007F2078"/>
    <w:rsid w:val="007F225E"/>
    <w:rsid w:val="007F25F6"/>
    <w:rsid w:val="007F2788"/>
    <w:rsid w:val="007F2DE8"/>
    <w:rsid w:val="007F335A"/>
    <w:rsid w:val="007F335D"/>
    <w:rsid w:val="007F3636"/>
    <w:rsid w:val="007F372D"/>
    <w:rsid w:val="007F3766"/>
    <w:rsid w:val="007F39A0"/>
    <w:rsid w:val="007F3A36"/>
    <w:rsid w:val="007F3AA6"/>
    <w:rsid w:val="007F3B7F"/>
    <w:rsid w:val="007F3CB6"/>
    <w:rsid w:val="007F3D6D"/>
    <w:rsid w:val="007F46F3"/>
    <w:rsid w:val="007F4B45"/>
    <w:rsid w:val="007F4CD3"/>
    <w:rsid w:val="007F5588"/>
    <w:rsid w:val="007F57E2"/>
    <w:rsid w:val="007F57F3"/>
    <w:rsid w:val="007F597E"/>
    <w:rsid w:val="007F5DF5"/>
    <w:rsid w:val="007F67DA"/>
    <w:rsid w:val="007F6BE0"/>
    <w:rsid w:val="007F6FA7"/>
    <w:rsid w:val="007F77FA"/>
    <w:rsid w:val="007F7DB0"/>
    <w:rsid w:val="00800039"/>
    <w:rsid w:val="0080027C"/>
    <w:rsid w:val="008002D5"/>
    <w:rsid w:val="00800359"/>
    <w:rsid w:val="00800903"/>
    <w:rsid w:val="00800B6A"/>
    <w:rsid w:val="00800BD7"/>
    <w:rsid w:val="00800DE1"/>
    <w:rsid w:val="00801725"/>
    <w:rsid w:val="0080185A"/>
    <w:rsid w:val="00801BF4"/>
    <w:rsid w:val="008023D6"/>
    <w:rsid w:val="00802786"/>
    <w:rsid w:val="0080285C"/>
    <w:rsid w:val="0080288D"/>
    <w:rsid w:val="00802DE4"/>
    <w:rsid w:val="00803307"/>
    <w:rsid w:val="008035FB"/>
    <w:rsid w:val="00803B9F"/>
    <w:rsid w:val="00803CBE"/>
    <w:rsid w:val="00803FC4"/>
    <w:rsid w:val="008047A6"/>
    <w:rsid w:val="008047D3"/>
    <w:rsid w:val="008048C0"/>
    <w:rsid w:val="008049FD"/>
    <w:rsid w:val="00804ADD"/>
    <w:rsid w:val="00804B18"/>
    <w:rsid w:val="00804EDE"/>
    <w:rsid w:val="00804F3A"/>
    <w:rsid w:val="00804FBE"/>
    <w:rsid w:val="00805227"/>
    <w:rsid w:val="00805567"/>
    <w:rsid w:val="00805792"/>
    <w:rsid w:val="00805B7E"/>
    <w:rsid w:val="00805D1D"/>
    <w:rsid w:val="00805E05"/>
    <w:rsid w:val="00805EAE"/>
    <w:rsid w:val="00806727"/>
    <w:rsid w:val="00806C16"/>
    <w:rsid w:val="00806CE0"/>
    <w:rsid w:val="00806E11"/>
    <w:rsid w:val="0080746E"/>
    <w:rsid w:val="00807F1E"/>
    <w:rsid w:val="0081000E"/>
    <w:rsid w:val="008100AF"/>
    <w:rsid w:val="008101D2"/>
    <w:rsid w:val="008105F4"/>
    <w:rsid w:val="00810731"/>
    <w:rsid w:val="0081103D"/>
    <w:rsid w:val="0081127E"/>
    <w:rsid w:val="00811CE2"/>
    <w:rsid w:val="00811F6D"/>
    <w:rsid w:val="008120D1"/>
    <w:rsid w:val="00812222"/>
    <w:rsid w:val="00812D81"/>
    <w:rsid w:val="0081322E"/>
    <w:rsid w:val="00813344"/>
    <w:rsid w:val="0081375F"/>
    <w:rsid w:val="00813B03"/>
    <w:rsid w:val="00814292"/>
    <w:rsid w:val="008148CA"/>
    <w:rsid w:val="008149D8"/>
    <w:rsid w:val="00814B78"/>
    <w:rsid w:val="00814BB9"/>
    <w:rsid w:val="00814DC6"/>
    <w:rsid w:val="008153C3"/>
    <w:rsid w:val="008153CB"/>
    <w:rsid w:val="0081581E"/>
    <w:rsid w:val="0081586F"/>
    <w:rsid w:val="00815C3A"/>
    <w:rsid w:val="008162DC"/>
    <w:rsid w:val="0081642A"/>
    <w:rsid w:val="00816491"/>
    <w:rsid w:val="0081677F"/>
    <w:rsid w:val="00816F58"/>
    <w:rsid w:val="008172CD"/>
    <w:rsid w:val="00817E7B"/>
    <w:rsid w:val="00817EC8"/>
    <w:rsid w:val="0082014B"/>
    <w:rsid w:val="008205BB"/>
    <w:rsid w:val="008205DE"/>
    <w:rsid w:val="008209D7"/>
    <w:rsid w:val="00820A7C"/>
    <w:rsid w:val="00820C24"/>
    <w:rsid w:val="00821276"/>
    <w:rsid w:val="008213FB"/>
    <w:rsid w:val="00821426"/>
    <w:rsid w:val="008217D0"/>
    <w:rsid w:val="00821917"/>
    <w:rsid w:val="00821BD1"/>
    <w:rsid w:val="00821DC4"/>
    <w:rsid w:val="0082208E"/>
    <w:rsid w:val="0082292A"/>
    <w:rsid w:val="00822B86"/>
    <w:rsid w:val="00822BEA"/>
    <w:rsid w:val="00822C2A"/>
    <w:rsid w:val="00822F3A"/>
    <w:rsid w:val="00822F6E"/>
    <w:rsid w:val="008232E5"/>
    <w:rsid w:val="00823586"/>
    <w:rsid w:val="008236CE"/>
    <w:rsid w:val="008237AC"/>
    <w:rsid w:val="00823E92"/>
    <w:rsid w:val="00823F6F"/>
    <w:rsid w:val="00824910"/>
    <w:rsid w:val="008249FA"/>
    <w:rsid w:val="00824B0F"/>
    <w:rsid w:val="00825107"/>
    <w:rsid w:val="00825345"/>
    <w:rsid w:val="00825589"/>
    <w:rsid w:val="0082580B"/>
    <w:rsid w:val="008258A9"/>
    <w:rsid w:val="00825D40"/>
    <w:rsid w:val="008266D7"/>
    <w:rsid w:val="00826A35"/>
    <w:rsid w:val="00827B2A"/>
    <w:rsid w:val="00827C0F"/>
    <w:rsid w:val="00827D38"/>
    <w:rsid w:val="00827D78"/>
    <w:rsid w:val="00827F2F"/>
    <w:rsid w:val="00830164"/>
    <w:rsid w:val="008304B5"/>
    <w:rsid w:val="008305BB"/>
    <w:rsid w:val="0083062C"/>
    <w:rsid w:val="008308BD"/>
    <w:rsid w:val="00830A24"/>
    <w:rsid w:val="00830BF8"/>
    <w:rsid w:val="00830C21"/>
    <w:rsid w:val="00830FEB"/>
    <w:rsid w:val="00831364"/>
    <w:rsid w:val="00831421"/>
    <w:rsid w:val="0083143E"/>
    <w:rsid w:val="0083152E"/>
    <w:rsid w:val="008315E7"/>
    <w:rsid w:val="008317B4"/>
    <w:rsid w:val="008318B8"/>
    <w:rsid w:val="00831E48"/>
    <w:rsid w:val="00832236"/>
    <w:rsid w:val="0083223C"/>
    <w:rsid w:val="008323E3"/>
    <w:rsid w:val="00832EEB"/>
    <w:rsid w:val="008334B9"/>
    <w:rsid w:val="008335C8"/>
    <w:rsid w:val="00833AF4"/>
    <w:rsid w:val="00833CDF"/>
    <w:rsid w:val="00833E31"/>
    <w:rsid w:val="00833E73"/>
    <w:rsid w:val="00833F1E"/>
    <w:rsid w:val="0083412D"/>
    <w:rsid w:val="00834A71"/>
    <w:rsid w:val="00834C6D"/>
    <w:rsid w:val="00834F55"/>
    <w:rsid w:val="00835482"/>
    <w:rsid w:val="00835B9E"/>
    <w:rsid w:val="00835D75"/>
    <w:rsid w:val="00835F6E"/>
    <w:rsid w:val="0083610E"/>
    <w:rsid w:val="0083622F"/>
    <w:rsid w:val="00836928"/>
    <w:rsid w:val="00836986"/>
    <w:rsid w:val="00836D1F"/>
    <w:rsid w:val="00836EC6"/>
    <w:rsid w:val="008374D8"/>
    <w:rsid w:val="00837F12"/>
    <w:rsid w:val="00840339"/>
    <w:rsid w:val="0084097C"/>
    <w:rsid w:val="00840EC4"/>
    <w:rsid w:val="008418DA"/>
    <w:rsid w:val="00841E61"/>
    <w:rsid w:val="0084203D"/>
    <w:rsid w:val="00842111"/>
    <w:rsid w:val="008421E2"/>
    <w:rsid w:val="00842358"/>
    <w:rsid w:val="0084243F"/>
    <w:rsid w:val="00842748"/>
    <w:rsid w:val="00842840"/>
    <w:rsid w:val="00842A4A"/>
    <w:rsid w:val="008432B4"/>
    <w:rsid w:val="00843639"/>
    <w:rsid w:val="0084366A"/>
    <w:rsid w:val="00843804"/>
    <w:rsid w:val="0084389D"/>
    <w:rsid w:val="00843CBC"/>
    <w:rsid w:val="00843D50"/>
    <w:rsid w:val="00843D7E"/>
    <w:rsid w:val="00843DA8"/>
    <w:rsid w:val="00843DFD"/>
    <w:rsid w:val="00844520"/>
    <w:rsid w:val="00844554"/>
    <w:rsid w:val="00844630"/>
    <w:rsid w:val="008449C4"/>
    <w:rsid w:val="0084519D"/>
    <w:rsid w:val="008454F2"/>
    <w:rsid w:val="008457FA"/>
    <w:rsid w:val="0084591D"/>
    <w:rsid w:val="00845E8B"/>
    <w:rsid w:val="00845F10"/>
    <w:rsid w:val="008460F3"/>
    <w:rsid w:val="00846113"/>
    <w:rsid w:val="00846170"/>
    <w:rsid w:val="00846253"/>
    <w:rsid w:val="008462C9"/>
    <w:rsid w:val="00846F64"/>
    <w:rsid w:val="00847711"/>
    <w:rsid w:val="00850029"/>
    <w:rsid w:val="0085003B"/>
    <w:rsid w:val="00850363"/>
    <w:rsid w:val="00850661"/>
    <w:rsid w:val="00850ABA"/>
    <w:rsid w:val="00850BCB"/>
    <w:rsid w:val="00850C15"/>
    <w:rsid w:val="00850DA6"/>
    <w:rsid w:val="00850E2E"/>
    <w:rsid w:val="00850E70"/>
    <w:rsid w:val="00850EB9"/>
    <w:rsid w:val="00851917"/>
    <w:rsid w:val="00851AFD"/>
    <w:rsid w:val="00851B27"/>
    <w:rsid w:val="00851BC4"/>
    <w:rsid w:val="008521DD"/>
    <w:rsid w:val="0085237F"/>
    <w:rsid w:val="0085284A"/>
    <w:rsid w:val="008528BD"/>
    <w:rsid w:val="0085290F"/>
    <w:rsid w:val="008535D3"/>
    <w:rsid w:val="0085366D"/>
    <w:rsid w:val="008537E9"/>
    <w:rsid w:val="008546FA"/>
    <w:rsid w:val="00854D19"/>
    <w:rsid w:val="00855604"/>
    <w:rsid w:val="00855706"/>
    <w:rsid w:val="00855AAC"/>
    <w:rsid w:val="00855AFE"/>
    <w:rsid w:val="00855C16"/>
    <w:rsid w:val="00855CE7"/>
    <w:rsid w:val="00855EA5"/>
    <w:rsid w:val="0085622C"/>
    <w:rsid w:val="0085655C"/>
    <w:rsid w:val="0085693C"/>
    <w:rsid w:val="00856B44"/>
    <w:rsid w:val="00856CE5"/>
    <w:rsid w:val="00857131"/>
    <w:rsid w:val="00857496"/>
    <w:rsid w:val="0085763C"/>
    <w:rsid w:val="008578F9"/>
    <w:rsid w:val="00860019"/>
    <w:rsid w:val="00860783"/>
    <w:rsid w:val="00860AC1"/>
    <w:rsid w:val="00860EB2"/>
    <w:rsid w:val="00860ED4"/>
    <w:rsid w:val="008610BC"/>
    <w:rsid w:val="0086116A"/>
    <w:rsid w:val="008613F7"/>
    <w:rsid w:val="0086196B"/>
    <w:rsid w:val="00861A24"/>
    <w:rsid w:val="00861B07"/>
    <w:rsid w:val="00861B42"/>
    <w:rsid w:val="00861C0D"/>
    <w:rsid w:val="00861EE8"/>
    <w:rsid w:val="00862144"/>
    <w:rsid w:val="0086235E"/>
    <w:rsid w:val="00862636"/>
    <w:rsid w:val="008629FD"/>
    <w:rsid w:val="00862A01"/>
    <w:rsid w:val="00862B11"/>
    <w:rsid w:val="00862F5D"/>
    <w:rsid w:val="008636CE"/>
    <w:rsid w:val="00863BE0"/>
    <w:rsid w:val="00863E12"/>
    <w:rsid w:val="00863E6E"/>
    <w:rsid w:val="008640D6"/>
    <w:rsid w:val="00864255"/>
    <w:rsid w:val="00864315"/>
    <w:rsid w:val="00864401"/>
    <w:rsid w:val="008644D4"/>
    <w:rsid w:val="00864C13"/>
    <w:rsid w:val="00864EA4"/>
    <w:rsid w:val="00865482"/>
    <w:rsid w:val="0086556D"/>
    <w:rsid w:val="008656B3"/>
    <w:rsid w:val="00865A20"/>
    <w:rsid w:val="00865B08"/>
    <w:rsid w:val="00865F5B"/>
    <w:rsid w:val="008660DE"/>
    <w:rsid w:val="008660F4"/>
    <w:rsid w:val="008661EB"/>
    <w:rsid w:val="008669FB"/>
    <w:rsid w:val="00866BF0"/>
    <w:rsid w:val="00866F45"/>
    <w:rsid w:val="00866FF0"/>
    <w:rsid w:val="008670D5"/>
    <w:rsid w:val="00867748"/>
    <w:rsid w:val="00867896"/>
    <w:rsid w:val="00867A8A"/>
    <w:rsid w:val="00867D52"/>
    <w:rsid w:val="00867EAD"/>
    <w:rsid w:val="00867EE3"/>
    <w:rsid w:val="008702E6"/>
    <w:rsid w:val="0087054D"/>
    <w:rsid w:val="0087090C"/>
    <w:rsid w:val="00870F73"/>
    <w:rsid w:val="0087105A"/>
    <w:rsid w:val="00871500"/>
    <w:rsid w:val="00871A82"/>
    <w:rsid w:val="00871D45"/>
    <w:rsid w:val="00872186"/>
    <w:rsid w:val="008725C1"/>
    <w:rsid w:val="00872A05"/>
    <w:rsid w:val="008731BB"/>
    <w:rsid w:val="008732D9"/>
    <w:rsid w:val="0087354D"/>
    <w:rsid w:val="0087359C"/>
    <w:rsid w:val="00873708"/>
    <w:rsid w:val="008737C0"/>
    <w:rsid w:val="008738E6"/>
    <w:rsid w:val="00873A05"/>
    <w:rsid w:val="00873B22"/>
    <w:rsid w:val="00873B2A"/>
    <w:rsid w:val="00873EF0"/>
    <w:rsid w:val="00874AA8"/>
    <w:rsid w:val="00874B88"/>
    <w:rsid w:val="00874BE6"/>
    <w:rsid w:val="00874C16"/>
    <w:rsid w:val="00874D4C"/>
    <w:rsid w:val="008750D3"/>
    <w:rsid w:val="00875760"/>
    <w:rsid w:val="00875AFA"/>
    <w:rsid w:val="00875B6D"/>
    <w:rsid w:val="008763CB"/>
    <w:rsid w:val="008763D9"/>
    <w:rsid w:val="008767CB"/>
    <w:rsid w:val="00876AF2"/>
    <w:rsid w:val="0087704A"/>
    <w:rsid w:val="008770AC"/>
    <w:rsid w:val="00877154"/>
    <w:rsid w:val="00877BD4"/>
    <w:rsid w:val="00877C75"/>
    <w:rsid w:val="00877E1C"/>
    <w:rsid w:val="00880888"/>
    <w:rsid w:val="00880A6A"/>
    <w:rsid w:val="00880CDB"/>
    <w:rsid w:val="00880D8F"/>
    <w:rsid w:val="00880F25"/>
    <w:rsid w:val="008816DF"/>
    <w:rsid w:val="00881A45"/>
    <w:rsid w:val="00882072"/>
    <w:rsid w:val="008824BC"/>
    <w:rsid w:val="00882858"/>
    <w:rsid w:val="008828A9"/>
    <w:rsid w:val="008831DB"/>
    <w:rsid w:val="00883D58"/>
    <w:rsid w:val="00883E7F"/>
    <w:rsid w:val="00883EA9"/>
    <w:rsid w:val="008847AF"/>
    <w:rsid w:val="00884C4B"/>
    <w:rsid w:val="00884C83"/>
    <w:rsid w:val="008851B5"/>
    <w:rsid w:val="008855C0"/>
    <w:rsid w:val="00885B08"/>
    <w:rsid w:val="00885B94"/>
    <w:rsid w:val="00885C63"/>
    <w:rsid w:val="00885C6D"/>
    <w:rsid w:val="00885DA7"/>
    <w:rsid w:val="008860A8"/>
    <w:rsid w:val="00886431"/>
    <w:rsid w:val="008864B0"/>
    <w:rsid w:val="008867BD"/>
    <w:rsid w:val="00886A18"/>
    <w:rsid w:val="00886A6F"/>
    <w:rsid w:val="00886D70"/>
    <w:rsid w:val="00890377"/>
    <w:rsid w:val="0089046A"/>
    <w:rsid w:val="008907BA"/>
    <w:rsid w:val="00890BAD"/>
    <w:rsid w:val="00890EF0"/>
    <w:rsid w:val="008913BE"/>
    <w:rsid w:val="00891C02"/>
    <w:rsid w:val="00891C1B"/>
    <w:rsid w:val="00892166"/>
    <w:rsid w:val="00892451"/>
    <w:rsid w:val="0089269C"/>
    <w:rsid w:val="00892784"/>
    <w:rsid w:val="008927C1"/>
    <w:rsid w:val="00892C6A"/>
    <w:rsid w:val="00892FEA"/>
    <w:rsid w:val="008932AF"/>
    <w:rsid w:val="008932D4"/>
    <w:rsid w:val="00893366"/>
    <w:rsid w:val="008933A5"/>
    <w:rsid w:val="00893524"/>
    <w:rsid w:val="0089423F"/>
    <w:rsid w:val="00894421"/>
    <w:rsid w:val="00894439"/>
    <w:rsid w:val="00894A0D"/>
    <w:rsid w:val="00894D26"/>
    <w:rsid w:val="00894E8A"/>
    <w:rsid w:val="00894FDB"/>
    <w:rsid w:val="008951D8"/>
    <w:rsid w:val="008961F8"/>
    <w:rsid w:val="00896AE9"/>
    <w:rsid w:val="00896C29"/>
    <w:rsid w:val="008972A0"/>
    <w:rsid w:val="008975A5"/>
    <w:rsid w:val="008979D1"/>
    <w:rsid w:val="00897B66"/>
    <w:rsid w:val="008A0004"/>
    <w:rsid w:val="008A02F8"/>
    <w:rsid w:val="008A0E7B"/>
    <w:rsid w:val="008A15E7"/>
    <w:rsid w:val="008A19E2"/>
    <w:rsid w:val="008A1A28"/>
    <w:rsid w:val="008A1A89"/>
    <w:rsid w:val="008A2190"/>
    <w:rsid w:val="008A23D0"/>
    <w:rsid w:val="008A2487"/>
    <w:rsid w:val="008A25E5"/>
    <w:rsid w:val="008A2951"/>
    <w:rsid w:val="008A2AAD"/>
    <w:rsid w:val="008A2C4E"/>
    <w:rsid w:val="008A2C6F"/>
    <w:rsid w:val="008A2DB3"/>
    <w:rsid w:val="008A2E3A"/>
    <w:rsid w:val="008A2ECC"/>
    <w:rsid w:val="008A3FA9"/>
    <w:rsid w:val="008A40BC"/>
    <w:rsid w:val="008A42BA"/>
    <w:rsid w:val="008A44E1"/>
    <w:rsid w:val="008A4980"/>
    <w:rsid w:val="008A4A11"/>
    <w:rsid w:val="008A4CC8"/>
    <w:rsid w:val="008A4E32"/>
    <w:rsid w:val="008A4F72"/>
    <w:rsid w:val="008A52C7"/>
    <w:rsid w:val="008A54F9"/>
    <w:rsid w:val="008A5B30"/>
    <w:rsid w:val="008A5DBC"/>
    <w:rsid w:val="008A635A"/>
    <w:rsid w:val="008A69D1"/>
    <w:rsid w:val="008A6FD7"/>
    <w:rsid w:val="008A71CA"/>
    <w:rsid w:val="008A74D0"/>
    <w:rsid w:val="008A7650"/>
    <w:rsid w:val="008A77C8"/>
    <w:rsid w:val="008A7944"/>
    <w:rsid w:val="008A7DC2"/>
    <w:rsid w:val="008B006E"/>
    <w:rsid w:val="008B02E5"/>
    <w:rsid w:val="008B043F"/>
    <w:rsid w:val="008B0606"/>
    <w:rsid w:val="008B07A0"/>
    <w:rsid w:val="008B09FC"/>
    <w:rsid w:val="008B0B2D"/>
    <w:rsid w:val="008B20D0"/>
    <w:rsid w:val="008B2438"/>
    <w:rsid w:val="008B24F2"/>
    <w:rsid w:val="008B3167"/>
    <w:rsid w:val="008B32C9"/>
    <w:rsid w:val="008B3893"/>
    <w:rsid w:val="008B3A05"/>
    <w:rsid w:val="008B3B77"/>
    <w:rsid w:val="008B3D6E"/>
    <w:rsid w:val="008B410E"/>
    <w:rsid w:val="008B4343"/>
    <w:rsid w:val="008B445A"/>
    <w:rsid w:val="008B4714"/>
    <w:rsid w:val="008B47CF"/>
    <w:rsid w:val="008B4884"/>
    <w:rsid w:val="008B4B93"/>
    <w:rsid w:val="008B4C2D"/>
    <w:rsid w:val="008B4D91"/>
    <w:rsid w:val="008B508A"/>
    <w:rsid w:val="008B5292"/>
    <w:rsid w:val="008B5511"/>
    <w:rsid w:val="008B5633"/>
    <w:rsid w:val="008B5765"/>
    <w:rsid w:val="008B59B8"/>
    <w:rsid w:val="008B5DB5"/>
    <w:rsid w:val="008B5F2F"/>
    <w:rsid w:val="008B6346"/>
    <w:rsid w:val="008B6766"/>
    <w:rsid w:val="008B6AB7"/>
    <w:rsid w:val="008B6EEB"/>
    <w:rsid w:val="008B6FF0"/>
    <w:rsid w:val="008B7093"/>
    <w:rsid w:val="008B716C"/>
    <w:rsid w:val="008B7636"/>
    <w:rsid w:val="008B77F6"/>
    <w:rsid w:val="008B78AE"/>
    <w:rsid w:val="008B7A7B"/>
    <w:rsid w:val="008B7B4B"/>
    <w:rsid w:val="008B7D8E"/>
    <w:rsid w:val="008B7DE4"/>
    <w:rsid w:val="008B7DFF"/>
    <w:rsid w:val="008B7E24"/>
    <w:rsid w:val="008C0135"/>
    <w:rsid w:val="008C0294"/>
    <w:rsid w:val="008C0359"/>
    <w:rsid w:val="008C03D1"/>
    <w:rsid w:val="008C06ED"/>
    <w:rsid w:val="008C07FA"/>
    <w:rsid w:val="008C09E5"/>
    <w:rsid w:val="008C0AEB"/>
    <w:rsid w:val="008C0CCA"/>
    <w:rsid w:val="008C0D7D"/>
    <w:rsid w:val="008C1148"/>
    <w:rsid w:val="008C125F"/>
    <w:rsid w:val="008C15C3"/>
    <w:rsid w:val="008C15D6"/>
    <w:rsid w:val="008C1EE8"/>
    <w:rsid w:val="008C1F08"/>
    <w:rsid w:val="008C1F53"/>
    <w:rsid w:val="008C22EA"/>
    <w:rsid w:val="008C2416"/>
    <w:rsid w:val="008C279B"/>
    <w:rsid w:val="008C2942"/>
    <w:rsid w:val="008C2943"/>
    <w:rsid w:val="008C2993"/>
    <w:rsid w:val="008C2A16"/>
    <w:rsid w:val="008C2AE2"/>
    <w:rsid w:val="008C2AE3"/>
    <w:rsid w:val="008C2B09"/>
    <w:rsid w:val="008C2BA6"/>
    <w:rsid w:val="008C2C66"/>
    <w:rsid w:val="008C2CCB"/>
    <w:rsid w:val="008C2CCE"/>
    <w:rsid w:val="008C2D5A"/>
    <w:rsid w:val="008C2E6A"/>
    <w:rsid w:val="008C3A57"/>
    <w:rsid w:val="008C3A8C"/>
    <w:rsid w:val="008C3BA1"/>
    <w:rsid w:val="008C4102"/>
    <w:rsid w:val="008C5273"/>
    <w:rsid w:val="008C55CF"/>
    <w:rsid w:val="008C5604"/>
    <w:rsid w:val="008C5A75"/>
    <w:rsid w:val="008C5A8A"/>
    <w:rsid w:val="008C6181"/>
    <w:rsid w:val="008C61BD"/>
    <w:rsid w:val="008C6249"/>
    <w:rsid w:val="008C6499"/>
    <w:rsid w:val="008C6566"/>
    <w:rsid w:val="008C6B0E"/>
    <w:rsid w:val="008C6F03"/>
    <w:rsid w:val="008C72F6"/>
    <w:rsid w:val="008C7724"/>
    <w:rsid w:val="008C78DA"/>
    <w:rsid w:val="008C7990"/>
    <w:rsid w:val="008C7D2B"/>
    <w:rsid w:val="008C7F2B"/>
    <w:rsid w:val="008D02B9"/>
    <w:rsid w:val="008D043C"/>
    <w:rsid w:val="008D066C"/>
    <w:rsid w:val="008D06EA"/>
    <w:rsid w:val="008D07EF"/>
    <w:rsid w:val="008D096E"/>
    <w:rsid w:val="008D09D1"/>
    <w:rsid w:val="008D0C35"/>
    <w:rsid w:val="008D0E12"/>
    <w:rsid w:val="008D1592"/>
    <w:rsid w:val="008D172A"/>
    <w:rsid w:val="008D1891"/>
    <w:rsid w:val="008D1975"/>
    <w:rsid w:val="008D228C"/>
    <w:rsid w:val="008D22D9"/>
    <w:rsid w:val="008D28D3"/>
    <w:rsid w:val="008D2C87"/>
    <w:rsid w:val="008D353A"/>
    <w:rsid w:val="008D379D"/>
    <w:rsid w:val="008D37FD"/>
    <w:rsid w:val="008D3BD3"/>
    <w:rsid w:val="008D3F4E"/>
    <w:rsid w:val="008D4165"/>
    <w:rsid w:val="008D42C3"/>
    <w:rsid w:val="008D42CC"/>
    <w:rsid w:val="008D43ED"/>
    <w:rsid w:val="008D4782"/>
    <w:rsid w:val="008D4AA5"/>
    <w:rsid w:val="008D504A"/>
    <w:rsid w:val="008D5A33"/>
    <w:rsid w:val="008D5DAF"/>
    <w:rsid w:val="008D5E1B"/>
    <w:rsid w:val="008D5F07"/>
    <w:rsid w:val="008D63CE"/>
    <w:rsid w:val="008D6B80"/>
    <w:rsid w:val="008D6BDD"/>
    <w:rsid w:val="008D6CDE"/>
    <w:rsid w:val="008D6CF3"/>
    <w:rsid w:val="008D7089"/>
    <w:rsid w:val="008D71A0"/>
    <w:rsid w:val="008D72C5"/>
    <w:rsid w:val="008D7602"/>
    <w:rsid w:val="008D797D"/>
    <w:rsid w:val="008D7A6D"/>
    <w:rsid w:val="008D7CCA"/>
    <w:rsid w:val="008E0041"/>
    <w:rsid w:val="008E0125"/>
    <w:rsid w:val="008E0285"/>
    <w:rsid w:val="008E03C9"/>
    <w:rsid w:val="008E05DC"/>
    <w:rsid w:val="008E0A70"/>
    <w:rsid w:val="008E0D2F"/>
    <w:rsid w:val="008E18B3"/>
    <w:rsid w:val="008E1900"/>
    <w:rsid w:val="008E19A0"/>
    <w:rsid w:val="008E1A26"/>
    <w:rsid w:val="008E1DEA"/>
    <w:rsid w:val="008E2754"/>
    <w:rsid w:val="008E292B"/>
    <w:rsid w:val="008E2BB3"/>
    <w:rsid w:val="008E2D30"/>
    <w:rsid w:val="008E2F73"/>
    <w:rsid w:val="008E34B3"/>
    <w:rsid w:val="008E35A3"/>
    <w:rsid w:val="008E3B12"/>
    <w:rsid w:val="008E3DEE"/>
    <w:rsid w:val="008E413D"/>
    <w:rsid w:val="008E4252"/>
    <w:rsid w:val="008E428E"/>
    <w:rsid w:val="008E4430"/>
    <w:rsid w:val="008E4BB1"/>
    <w:rsid w:val="008E4C4A"/>
    <w:rsid w:val="008E54AE"/>
    <w:rsid w:val="008E54B9"/>
    <w:rsid w:val="008E54E1"/>
    <w:rsid w:val="008E5994"/>
    <w:rsid w:val="008E5B09"/>
    <w:rsid w:val="008E5F06"/>
    <w:rsid w:val="008E60AD"/>
    <w:rsid w:val="008E62DC"/>
    <w:rsid w:val="008E62FE"/>
    <w:rsid w:val="008E64A6"/>
    <w:rsid w:val="008E687A"/>
    <w:rsid w:val="008E6A75"/>
    <w:rsid w:val="008E6A86"/>
    <w:rsid w:val="008E7031"/>
    <w:rsid w:val="008E7254"/>
    <w:rsid w:val="008E75B4"/>
    <w:rsid w:val="008E76FF"/>
    <w:rsid w:val="008E77BC"/>
    <w:rsid w:val="008E7927"/>
    <w:rsid w:val="008E7959"/>
    <w:rsid w:val="008E7C6D"/>
    <w:rsid w:val="008E7D1F"/>
    <w:rsid w:val="008E7D58"/>
    <w:rsid w:val="008E7E94"/>
    <w:rsid w:val="008E7FC2"/>
    <w:rsid w:val="008E7FE0"/>
    <w:rsid w:val="008F0095"/>
    <w:rsid w:val="008F0822"/>
    <w:rsid w:val="008F0903"/>
    <w:rsid w:val="008F0F4B"/>
    <w:rsid w:val="008F109D"/>
    <w:rsid w:val="008F1394"/>
    <w:rsid w:val="008F1623"/>
    <w:rsid w:val="008F17DA"/>
    <w:rsid w:val="008F1998"/>
    <w:rsid w:val="008F1A35"/>
    <w:rsid w:val="008F1C10"/>
    <w:rsid w:val="008F1D9E"/>
    <w:rsid w:val="008F1DEB"/>
    <w:rsid w:val="008F20FB"/>
    <w:rsid w:val="008F225D"/>
    <w:rsid w:val="008F2388"/>
    <w:rsid w:val="008F2B21"/>
    <w:rsid w:val="008F2E5D"/>
    <w:rsid w:val="008F304C"/>
    <w:rsid w:val="008F3840"/>
    <w:rsid w:val="008F385F"/>
    <w:rsid w:val="008F3D41"/>
    <w:rsid w:val="008F406A"/>
    <w:rsid w:val="008F427F"/>
    <w:rsid w:val="008F48D8"/>
    <w:rsid w:val="008F51E7"/>
    <w:rsid w:val="008F53B9"/>
    <w:rsid w:val="008F53CB"/>
    <w:rsid w:val="008F587D"/>
    <w:rsid w:val="008F5FD0"/>
    <w:rsid w:val="008F622E"/>
    <w:rsid w:val="008F66CD"/>
    <w:rsid w:val="008F673E"/>
    <w:rsid w:val="008F6990"/>
    <w:rsid w:val="008F6B14"/>
    <w:rsid w:val="008F7358"/>
    <w:rsid w:val="008F7391"/>
    <w:rsid w:val="008F7471"/>
    <w:rsid w:val="008F7E0F"/>
    <w:rsid w:val="009005DC"/>
    <w:rsid w:val="0090062C"/>
    <w:rsid w:val="00900E5E"/>
    <w:rsid w:val="00900F2D"/>
    <w:rsid w:val="00901068"/>
    <w:rsid w:val="009011BA"/>
    <w:rsid w:val="0090146A"/>
    <w:rsid w:val="009020FF"/>
    <w:rsid w:val="00902151"/>
    <w:rsid w:val="0090266E"/>
    <w:rsid w:val="0090299D"/>
    <w:rsid w:val="00902A51"/>
    <w:rsid w:val="00902B55"/>
    <w:rsid w:val="00902DE1"/>
    <w:rsid w:val="00903405"/>
    <w:rsid w:val="00903A82"/>
    <w:rsid w:val="00903DC1"/>
    <w:rsid w:val="00904189"/>
    <w:rsid w:val="00904A87"/>
    <w:rsid w:val="00904BDD"/>
    <w:rsid w:val="00904D03"/>
    <w:rsid w:val="00905159"/>
    <w:rsid w:val="00905619"/>
    <w:rsid w:val="009056A5"/>
    <w:rsid w:val="00905707"/>
    <w:rsid w:val="00906A3C"/>
    <w:rsid w:val="009073CF"/>
    <w:rsid w:val="009075B3"/>
    <w:rsid w:val="009075BB"/>
    <w:rsid w:val="009075BC"/>
    <w:rsid w:val="009079DC"/>
    <w:rsid w:val="00907A1B"/>
    <w:rsid w:val="00907C62"/>
    <w:rsid w:val="009110B0"/>
    <w:rsid w:val="009111DD"/>
    <w:rsid w:val="00911340"/>
    <w:rsid w:val="009113C7"/>
    <w:rsid w:val="00911826"/>
    <w:rsid w:val="00911960"/>
    <w:rsid w:val="00911B1C"/>
    <w:rsid w:val="00912748"/>
    <w:rsid w:val="009130EF"/>
    <w:rsid w:val="009132F0"/>
    <w:rsid w:val="00913377"/>
    <w:rsid w:val="00913488"/>
    <w:rsid w:val="00913902"/>
    <w:rsid w:val="00913AF5"/>
    <w:rsid w:val="00913AF9"/>
    <w:rsid w:val="0091419E"/>
    <w:rsid w:val="009141F3"/>
    <w:rsid w:val="0091422D"/>
    <w:rsid w:val="009145AF"/>
    <w:rsid w:val="009148D4"/>
    <w:rsid w:val="009151D5"/>
    <w:rsid w:val="009156D9"/>
    <w:rsid w:val="00915717"/>
    <w:rsid w:val="009158E1"/>
    <w:rsid w:val="0091594F"/>
    <w:rsid w:val="00915AE4"/>
    <w:rsid w:val="0091627E"/>
    <w:rsid w:val="009163A8"/>
    <w:rsid w:val="0091690D"/>
    <w:rsid w:val="00916AC4"/>
    <w:rsid w:val="00916CED"/>
    <w:rsid w:val="00916DF2"/>
    <w:rsid w:val="009170E0"/>
    <w:rsid w:val="0091719B"/>
    <w:rsid w:val="00917F13"/>
    <w:rsid w:val="00920142"/>
    <w:rsid w:val="009203AE"/>
    <w:rsid w:val="009212A6"/>
    <w:rsid w:val="009215FE"/>
    <w:rsid w:val="0092169C"/>
    <w:rsid w:val="00921754"/>
    <w:rsid w:val="009218AB"/>
    <w:rsid w:val="00921C12"/>
    <w:rsid w:val="00922564"/>
    <w:rsid w:val="0092298E"/>
    <w:rsid w:val="009229F0"/>
    <w:rsid w:val="00922BCF"/>
    <w:rsid w:val="00922FA8"/>
    <w:rsid w:val="00922FDC"/>
    <w:rsid w:val="0092320F"/>
    <w:rsid w:val="0092360A"/>
    <w:rsid w:val="0092375C"/>
    <w:rsid w:val="00923828"/>
    <w:rsid w:val="0092392F"/>
    <w:rsid w:val="00923BAA"/>
    <w:rsid w:val="009241F5"/>
    <w:rsid w:val="009242BA"/>
    <w:rsid w:val="0092458D"/>
    <w:rsid w:val="009247BC"/>
    <w:rsid w:val="00924F2A"/>
    <w:rsid w:val="009250C2"/>
    <w:rsid w:val="009251C0"/>
    <w:rsid w:val="00925430"/>
    <w:rsid w:val="0092565D"/>
    <w:rsid w:val="00925726"/>
    <w:rsid w:val="00925828"/>
    <w:rsid w:val="0092597F"/>
    <w:rsid w:val="009259D3"/>
    <w:rsid w:val="00925EAF"/>
    <w:rsid w:val="0092616C"/>
    <w:rsid w:val="0092627C"/>
    <w:rsid w:val="00926536"/>
    <w:rsid w:val="009266E3"/>
    <w:rsid w:val="00926A9B"/>
    <w:rsid w:val="00926AA2"/>
    <w:rsid w:val="00926BC3"/>
    <w:rsid w:val="009271F2"/>
    <w:rsid w:val="00927215"/>
    <w:rsid w:val="0092721D"/>
    <w:rsid w:val="0092739C"/>
    <w:rsid w:val="0092755B"/>
    <w:rsid w:val="00927623"/>
    <w:rsid w:val="0092774E"/>
    <w:rsid w:val="009278DA"/>
    <w:rsid w:val="009278EE"/>
    <w:rsid w:val="00927C52"/>
    <w:rsid w:val="00927CDE"/>
    <w:rsid w:val="00930190"/>
    <w:rsid w:val="00930272"/>
    <w:rsid w:val="0093034B"/>
    <w:rsid w:val="009307BD"/>
    <w:rsid w:val="00930A17"/>
    <w:rsid w:val="00930E04"/>
    <w:rsid w:val="00931138"/>
    <w:rsid w:val="009312A0"/>
    <w:rsid w:val="009313A9"/>
    <w:rsid w:val="00931612"/>
    <w:rsid w:val="00931714"/>
    <w:rsid w:val="00931844"/>
    <w:rsid w:val="00931A6E"/>
    <w:rsid w:val="00931D0D"/>
    <w:rsid w:val="00931D59"/>
    <w:rsid w:val="00932183"/>
    <w:rsid w:val="009322E5"/>
    <w:rsid w:val="009326B7"/>
    <w:rsid w:val="00932725"/>
    <w:rsid w:val="00932824"/>
    <w:rsid w:val="00932838"/>
    <w:rsid w:val="00932D17"/>
    <w:rsid w:val="00933197"/>
    <w:rsid w:val="00933647"/>
    <w:rsid w:val="00933862"/>
    <w:rsid w:val="00933D8D"/>
    <w:rsid w:val="00933DD2"/>
    <w:rsid w:val="0093420E"/>
    <w:rsid w:val="00934814"/>
    <w:rsid w:val="00934843"/>
    <w:rsid w:val="0093486F"/>
    <w:rsid w:val="0093525C"/>
    <w:rsid w:val="00935D00"/>
    <w:rsid w:val="00936045"/>
    <w:rsid w:val="0093647A"/>
    <w:rsid w:val="0093651A"/>
    <w:rsid w:val="00936B69"/>
    <w:rsid w:val="00937221"/>
    <w:rsid w:val="009372BF"/>
    <w:rsid w:val="0093744D"/>
    <w:rsid w:val="0093774F"/>
    <w:rsid w:val="00937B2F"/>
    <w:rsid w:val="00940156"/>
    <w:rsid w:val="00940229"/>
    <w:rsid w:val="0094063F"/>
    <w:rsid w:val="00940C72"/>
    <w:rsid w:val="00940CA7"/>
    <w:rsid w:val="00940F43"/>
    <w:rsid w:val="009413E0"/>
    <w:rsid w:val="00941604"/>
    <w:rsid w:val="00941736"/>
    <w:rsid w:val="0094186C"/>
    <w:rsid w:val="00941F21"/>
    <w:rsid w:val="00941F72"/>
    <w:rsid w:val="0094240F"/>
    <w:rsid w:val="00942429"/>
    <w:rsid w:val="009424DB"/>
    <w:rsid w:val="00942634"/>
    <w:rsid w:val="0094280A"/>
    <w:rsid w:val="00942855"/>
    <w:rsid w:val="0094287D"/>
    <w:rsid w:val="00942B91"/>
    <w:rsid w:val="00943309"/>
    <w:rsid w:val="0094330C"/>
    <w:rsid w:val="00943498"/>
    <w:rsid w:val="00943956"/>
    <w:rsid w:val="009441F4"/>
    <w:rsid w:val="00944273"/>
    <w:rsid w:val="0094429F"/>
    <w:rsid w:val="0094446F"/>
    <w:rsid w:val="00944580"/>
    <w:rsid w:val="00944F8E"/>
    <w:rsid w:val="00945281"/>
    <w:rsid w:val="00945356"/>
    <w:rsid w:val="00945BE3"/>
    <w:rsid w:val="00945D23"/>
    <w:rsid w:val="009460DC"/>
    <w:rsid w:val="00946501"/>
    <w:rsid w:val="00946523"/>
    <w:rsid w:val="009465B9"/>
    <w:rsid w:val="00947452"/>
    <w:rsid w:val="00947ED3"/>
    <w:rsid w:val="009501D2"/>
    <w:rsid w:val="0095037C"/>
    <w:rsid w:val="009503F8"/>
    <w:rsid w:val="009504C6"/>
    <w:rsid w:val="00950613"/>
    <w:rsid w:val="009506F0"/>
    <w:rsid w:val="00951654"/>
    <w:rsid w:val="0095167A"/>
    <w:rsid w:val="009523AB"/>
    <w:rsid w:val="00952457"/>
    <w:rsid w:val="00952758"/>
    <w:rsid w:val="00952A03"/>
    <w:rsid w:val="00952A98"/>
    <w:rsid w:val="00952C4F"/>
    <w:rsid w:val="00952EE4"/>
    <w:rsid w:val="00953115"/>
    <w:rsid w:val="00953209"/>
    <w:rsid w:val="0095330D"/>
    <w:rsid w:val="00953435"/>
    <w:rsid w:val="00953460"/>
    <w:rsid w:val="0095384F"/>
    <w:rsid w:val="009538AE"/>
    <w:rsid w:val="00953AE2"/>
    <w:rsid w:val="00953D8E"/>
    <w:rsid w:val="00953FE9"/>
    <w:rsid w:val="009543B7"/>
    <w:rsid w:val="00955470"/>
    <w:rsid w:val="00955CEC"/>
    <w:rsid w:val="009561AB"/>
    <w:rsid w:val="009561C2"/>
    <w:rsid w:val="0095644C"/>
    <w:rsid w:val="009566A3"/>
    <w:rsid w:val="00956BF4"/>
    <w:rsid w:val="00957163"/>
    <w:rsid w:val="009571BD"/>
    <w:rsid w:val="00957349"/>
    <w:rsid w:val="009575E6"/>
    <w:rsid w:val="0095761E"/>
    <w:rsid w:val="00957975"/>
    <w:rsid w:val="00957B42"/>
    <w:rsid w:val="00960611"/>
    <w:rsid w:val="0096068B"/>
    <w:rsid w:val="009608EE"/>
    <w:rsid w:val="00960BBD"/>
    <w:rsid w:val="0096106A"/>
    <w:rsid w:val="0096126A"/>
    <w:rsid w:val="00961C8D"/>
    <w:rsid w:val="00961EBD"/>
    <w:rsid w:val="00961FF3"/>
    <w:rsid w:val="00962178"/>
    <w:rsid w:val="00962218"/>
    <w:rsid w:val="0096225B"/>
    <w:rsid w:val="00962550"/>
    <w:rsid w:val="00962CDC"/>
    <w:rsid w:val="00963009"/>
    <w:rsid w:val="009640D0"/>
    <w:rsid w:val="0096445B"/>
    <w:rsid w:val="0096483B"/>
    <w:rsid w:val="0096484C"/>
    <w:rsid w:val="00964A13"/>
    <w:rsid w:val="00964A95"/>
    <w:rsid w:val="00964FA5"/>
    <w:rsid w:val="0096507F"/>
    <w:rsid w:val="009652A5"/>
    <w:rsid w:val="009654F0"/>
    <w:rsid w:val="00965A0F"/>
    <w:rsid w:val="00966542"/>
    <w:rsid w:val="0096666B"/>
    <w:rsid w:val="009668B8"/>
    <w:rsid w:val="00966D40"/>
    <w:rsid w:val="0096712A"/>
    <w:rsid w:val="00967346"/>
    <w:rsid w:val="00967393"/>
    <w:rsid w:val="009673B9"/>
    <w:rsid w:val="00967C5D"/>
    <w:rsid w:val="00967D07"/>
    <w:rsid w:val="0097009E"/>
    <w:rsid w:val="009705E7"/>
    <w:rsid w:val="00970ADB"/>
    <w:rsid w:val="00970B79"/>
    <w:rsid w:val="00970BB2"/>
    <w:rsid w:val="00970CA5"/>
    <w:rsid w:val="00970CBA"/>
    <w:rsid w:val="0097167D"/>
    <w:rsid w:val="0097168C"/>
    <w:rsid w:val="00971E46"/>
    <w:rsid w:val="009725B3"/>
    <w:rsid w:val="00972D79"/>
    <w:rsid w:val="009731B6"/>
    <w:rsid w:val="0097324E"/>
    <w:rsid w:val="009738C9"/>
    <w:rsid w:val="009739BD"/>
    <w:rsid w:val="00973BFB"/>
    <w:rsid w:val="00974992"/>
    <w:rsid w:val="00974AF6"/>
    <w:rsid w:val="00974B7A"/>
    <w:rsid w:val="00974D6F"/>
    <w:rsid w:val="00975B11"/>
    <w:rsid w:val="00976072"/>
    <w:rsid w:val="009765B1"/>
    <w:rsid w:val="00977181"/>
    <w:rsid w:val="00977226"/>
    <w:rsid w:val="00977294"/>
    <w:rsid w:val="00977322"/>
    <w:rsid w:val="009778D5"/>
    <w:rsid w:val="00980285"/>
    <w:rsid w:val="00980519"/>
    <w:rsid w:val="00980A2F"/>
    <w:rsid w:val="00980C0E"/>
    <w:rsid w:val="00980FD3"/>
    <w:rsid w:val="00981017"/>
    <w:rsid w:val="009814EC"/>
    <w:rsid w:val="009816EA"/>
    <w:rsid w:val="009824B2"/>
    <w:rsid w:val="00982641"/>
    <w:rsid w:val="00982849"/>
    <w:rsid w:val="00982961"/>
    <w:rsid w:val="00982B0D"/>
    <w:rsid w:val="00983B0B"/>
    <w:rsid w:val="00984147"/>
    <w:rsid w:val="00984182"/>
    <w:rsid w:val="009849D1"/>
    <w:rsid w:val="00984C34"/>
    <w:rsid w:val="00984E42"/>
    <w:rsid w:val="00985119"/>
    <w:rsid w:val="00985166"/>
    <w:rsid w:val="0098561C"/>
    <w:rsid w:val="0098597F"/>
    <w:rsid w:val="00985A24"/>
    <w:rsid w:val="00985BCD"/>
    <w:rsid w:val="00985E0F"/>
    <w:rsid w:val="00985E1A"/>
    <w:rsid w:val="00985EBE"/>
    <w:rsid w:val="00985F10"/>
    <w:rsid w:val="00986060"/>
    <w:rsid w:val="00986582"/>
    <w:rsid w:val="00986782"/>
    <w:rsid w:val="00986CE0"/>
    <w:rsid w:val="00986EC2"/>
    <w:rsid w:val="00987088"/>
    <w:rsid w:val="00987435"/>
    <w:rsid w:val="00987584"/>
    <w:rsid w:val="009877E2"/>
    <w:rsid w:val="00987AB4"/>
    <w:rsid w:val="00987ADF"/>
    <w:rsid w:val="00987BCD"/>
    <w:rsid w:val="00987CF3"/>
    <w:rsid w:val="00990A7A"/>
    <w:rsid w:val="00990AB8"/>
    <w:rsid w:val="00990C52"/>
    <w:rsid w:val="00990FE1"/>
    <w:rsid w:val="00991015"/>
    <w:rsid w:val="009911A2"/>
    <w:rsid w:val="00991473"/>
    <w:rsid w:val="0099174F"/>
    <w:rsid w:val="00992293"/>
    <w:rsid w:val="00992506"/>
    <w:rsid w:val="00992998"/>
    <w:rsid w:val="00992A56"/>
    <w:rsid w:val="00992BD5"/>
    <w:rsid w:val="00992E35"/>
    <w:rsid w:val="00992E39"/>
    <w:rsid w:val="00992E8C"/>
    <w:rsid w:val="00992EBE"/>
    <w:rsid w:val="0099386C"/>
    <w:rsid w:val="00993C9B"/>
    <w:rsid w:val="00993E83"/>
    <w:rsid w:val="00993E9A"/>
    <w:rsid w:val="009945A5"/>
    <w:rsid w:val="009949F2"/>
    <w:rsid w:val="00994F87"/>
    <w:rsid w:val="009951B8"/>
    <w:rsid w:val="009951CB"/>
    <w:rsid w:val="00995309"/>
    <w:rsid w:val="0099544C"/>
    <w:rsid w:val="009962F0"/>
    <w:rsid w:val="0099635C"/>
    <w:rsid w:val="00996417"/>
    <w:rsid w:val="009969C3"/>
    <w:rsid w:val="00996A4A"/>
    <w:rsid w:val="00996CBE"/>
    <w:rsid w:val="00996E67"/>
    <w:rsid w:val="00996F2F"/>
    <w:rsid w:val="00997540"/>
    <w:rsid w:val="0099767C"/>
    <w:rsid w:val="00997CAB"/>
    <w:rsid w:val="00997CAF"/>
    <w:rsid w:val="009A0409"/>
    <w:rsid w:val="009A0668"/>
    <w:rsid w:val="009A079B"/>
    <w:rsid w:val="009A0B78"/>
    <w:rsid w:val="009A0D51"/>
    <w:rsid w:val="009A0DA5"/>
    <w:rsid w:val="009A1113"/>
    <w:rsid w:val="009A1499"/>
    <w:rsid w:val="009A1554"/>
    <w:rsid w:val="009A1E1C"/>
    <w:rsid w:val="009A22E7"/>
    <w:rsid w:val="009A2550"/>
    <w:rsid w:val="009A2C36"/>
    <w:rsid w:val="009A2D13"/>
    <w:rsid w:val="009A337F"/>
    <w:rsid w:val="009A3483"/>
    <w:rsid w:val="009A34B1"/>
    <w:rsid w:val="009A36D5"/>
    <w:rsid w:val="009A3921"/>
    <w:rsid w:val="009A3B0D"/>
    <w:rsid w:val="009A3F79"/>
    <w:rsid w:val="009A4085"/>
    <w:rsid w:val="009A4167"/>
    <w:rsid w:val="009A4CDF"/>
    <w:rsid w:val="009A519E"/>
    <w:rsid w:val="009A53F3"/>
    <w:rsid w:val="009A55C5"/>
    <w:rsid w:val="009A5DE1"/>
    <w:rsid w:val="009A661A"/>
    <w:rsid w:val="009A670C"/>
    <w:rsid w:val="009A68C8"/>
    <w:rsid w:val="009A6B57"/>
    <w:rsid w:val="009A6C92"/>
    <w:rsid w:val="009A6E0D"/>
    <w:rsid w:val="009A6EC8"/>
    <w:rsid w:val="009A79CE"/>
    <w:rsid w:val="009B005B"/>
    <w:rsid w:val="009B0129"/>
    <w:rsid w:val="009B04B7"/>
    <w:rsid w:val="009B0BCE"/>
    <w:rsid w:val="009B0C48"/>
    <w:rsid w:val="009B0C56"/>
    <w:rsid w:val="009B0CD3"/>
    <w:rsid w:val="009B0E4F"/>
    <w:rsid w:val="009B1393"/>
    <w:rsid w:val="009B1452"/>
    <w:rsid w:val="009B1AC5"/>
    <w:rsid w:val="009B1E3B"/>
    <w:rsid w:val="009B1F28"/>
    <w:rsid w:val="009B2352"/>
    <w:rsid w:val="009B2C86"/>
    <w:rsid w:val="009B2E07"/>
    <w:rsid w:val="009B2EF7"/>
    <w:rsid w:val="009B2F47"/>
    <w:rsid w:val="009B3311"/>
    <w:rsid w:val="009B344C"/>
    <w:rsid w:val="009B3705"/>
    <w:rsid w:val="009B38BB"/>
    <w:rsid w:val="009B3AF5"/>
    <w:rsid w:val="009B3C23"/>
    <w:rsid w:val="009B3CEF"/>
    <w:rsid w:val="009B448A"/>
    <w:rsid w:val="009B4580"/>
    <w:rsid w:val="009B4A85"/>
    <w:rsid w:val="009B4AD8"/>
    <w:rsid w:val="009B4DA5"/>
    <w:rsid w:val="009B4E00"/>
    <w:rsid w:val="009B50DF"/>
    <w:rsid w:val="009B50F6"/>
    <w:rsid w:val="009B56C2"/>
    <w:rsid w:val="009B580D"/>
    <w:rsid w:val="009B5995"/>
    <w:rsid w:val="009B59FD"/>
    <w:rsid w:val="009B5E13"/>
    <w:rsid w:val="009B6307"/>
    <w:rsid w:val="009B6EFF"/>
    <w:rsid w:val="009B6F21"/>
    <w:rsid w:val="009B7A73"/>
    <w:rsid w:val="009B7B7F"/>
    <w:rsid w:val="009B7C9C"/>
    <w:rsid w:val="009B7D45"/>
    <w:rsid w:val="009B7ED2"/>
    <w:rsid w:val="009B7FC9"/>
    <w:rsid w:val="009C001F"/>
    <w:rsid w:val="009C00F1"/>
    <w:rsid w:val="009C01EE"/>
    <w:rsid w:val="009C0683"/>
    <w:rsid w:val="009C09D6"/>
    <w:rsid w:val="009C0FD4"/>
    <w:rsid w:val="009C1181"/>
    <w:rsid w:val="009C1355"/>
    <w:rsid w:val="009C135D"/>
    <w:rsid w:val="009C141F"/>
    <w:rsid w:val="009C1A59"/>
    <w:rsid w:val="009C1B42"/>
    <w:rsid w:val="009C1DC2"/>
    <w:rsid w:val="009C2620"/>
    <w:rsid w:val="009C3C8F"/>
    <w:rsid w:val="009C3E51"/>
    <w:rsid w:val="009C433E"/>
    <w:rsid w:val="009C45AC"/>
    <w:rsid w:val="009C47CE"/>
    <w:rsid w:val="009C497B"/>
    <w:rsid w:val="009C4CDE"/>
    <w:rsid w:val="009C4EF1"/>
    <w:rsid w:val="009C5424"/>
    <w:rsid w:val="009C567D"/>
    <w:rsid w:val="009C573A"/>
    <w:rsid w:val="009C5F0B"/>
    <w:rsid w:val="009C6384"/>
    <w:rsid w:val="009C6658"/>
    <w:rsid w:val="009C66CF"/>
    <w:rsid w:val="009C6AB1"/>
    <w:rsid w:val="009C6B26"/>
    <w:rsid w:val="009C6B92"/>
    <w:rsid w:val="009C6F18"/>
    <w:rsid w:val="009C70C0"/>
    <w:rsid w:val="009C72E4"/>
    <w:rsid w:val="009C78F8"/>
    <w:rsid w:val="009C7932"/>
    <w:rsid w:val="009D02DB"/>
    <w:rsid w:val="009D048D"/>
    <w:rsid w:val="009D04B0"/>
    <w:rsid w:val="009D0707"/>
    <w:rsid w:val="009D0912"/>
    <w:rsid w:val="009D0A03"/>
    <w:rsid w:val="009D0F45"/>
    <w:rsid w:val="009D0FCF"/>
    <w:rsid w:val="009D1012"/>
    <w:rsid w:val="009D15E2"/>
    <w:rsid w:val="009D1A72"/>
    <w:rsid w:val="009D1D8A"/>
    <w:rsid w:val="009D1E17"/>
    <w:rsid w:val="009D1FDC"/>
    <w:rsid w:val="009D2103"/>
    <w:rsid w:val="009D2235"/>
    <w:rsid w:val="009D249F"/>
    <w:rsid w:val="009D28E0"/>
    <w:rsid w:val="009D2A8A"/>
    <w:rsid w:val="009D2ABD"/>
    <w:rsid w:val="009D2C1B"/>
    <w:rsid w:val="009D2F04"/>
    <w:rsid w:val="009D3663"/>
    <w:rsid w:val="009D391A"/>
    <w:rsid w:val="009D3998"/>
    <w:rsid w:val="009D3D89"/>
    <w:rsid w:val="009D3EA0"/>
    <w:rsid w:val="009D41A3"/>
    <w:rsid w:val="009D41BA"/>
    <w:rsid w:val="009D4351"/>
    <w:rsid w:val="009D4780"/>
    <w:rsid w:val="009D479D"/>
    <w:rsid w:val="009D4A3B"/>
    <w:rsid w:val="009D4B95"/>
    <w:rsid w:val="009D4BD3"/>
    <w:rsid w:val="009D4FD8"/>
    <w:rsid w:val="009D55FF"/>
    <w:rsid w:val="009D590A"/>
    <w:rsid w:val="009D5B19"/>
    <w:rsid w:val="009D5D4B"/>
    <w:rsid w:val="009D5D54"/>
    <w:rsid w:val="009D5FD1"/>
    <w:rsid w:val="009D612A"/>
    <w:rsid w:val="009D6552"/>
    <w:rsid w:val="009D6E3C"/>
    <w:rsid w:val="009D6FE5"/>
    <w:rsid w:val="009D70B9"/>
    <w:rsid w:val="009D7103"/>
    <w:rsid w:val="009D7237"/>
    <w:rsid w:val="009D74B3"/>
    <w:rsid w:val="009D7628"/>
    <w:rsid w:val="009D79DD"/>
    <w:rsid w:val="009D7A4B"/>
    <w:rsid w:val="009D7AA5"/>
    <w:rsid w:val="009E00AD"/>
    <w:rsid w:val="009E0114"/>
    <w:rsid w:val="009E0182"/>
    <w:rsid w:val="009E066F"/>
    <w:rsid w:val="009E06AF"/>
    <w:rsid w:val="009E0707"/>
    <w:rsid w:val="009E0BFB"/>
    <w:rsid w:val="009E0D47"/>
    <w:rsid w:val="009E0E84"/>
    <w:rsid w:val="009E10FA"/>
    <w:rsid w:val="009E11FE"/>
    <w:rsid w:val="009E1271"/>
    <w:rsid w:val="009E12B9"/>
    <w:rsid w:val="009E1438"/>
    <w:rsid w:val="009E14B2"/>
    <w:rsid w:val="009E16B0"/>
    <w:rsid w:val="009E2001"/>
    <w:rsid w:val="009E2238"/>
    <w:rsid w:val="009E2563"/>
    <w:rsid w:val="009E264C"/>
    <w:rsid w:val="009E2718"/>
    <w:rsid w:val="009E2756"/>
    <w:rsid w:val="009E27CB"/>
    <w:rsid w:val="009E2AD6"/>
    <w:rsid w:val="009E2E59"/>
    <w:rsid w:val="009E2EF0"/>
    <w:rsid w:val="009E2F24"/>
    <w:rsid w:val="009E36CA"/>
    <w:rsid w:val="009E39D5"/>
    <w:rsid w:val="009E3D2C"/>
    <w:rsid w:val="009E3E13"/>
    <w:rsid w:val="009E3F14"/>
    <w:rsid w:val="009E425E"/>
    <w:rsid w:val="009E43FA"/>
    <w:rsid w:val="009E4592"/>
    <w:rsid w:val="009E49DF"/>
    <w:rsid w:val="009E4A9E"/>
    <w:rsid w:val="009E5ABC"/>
    <w:rsid w:val="009E5B0A"/>
    <w:rsid w:val="009E608D"/>
    <w:rsid w:val="009E7077"/>
    <w:rsid w:val="009E7399"/>
    <w:rsid w:val="009E741F"/>
    <w:rsid w:val="009E797C"/>
    <w:rsid w:val="009E7BCA"/>
    <w:rsid w:val="009F00BB"/>
    <w:rsid w:val="009F0437"/>
    <w:rsid w:val="009F0558"/>
    <w:rsid w:val="009F062C"/>
    <w:rsid w:val="009F0654"/>
    <w:rsid w:val="009F084A"/>
    <w:rsid w:val="009F08AC"/>
    <w:rsid w:val="009F08D9"/>
    <w:rsid w:val="009F0D21"/>
    <w:rsid w:val="009F0E98"/>
    <w:rsid w:val="009F15EB"/>
    <w:rsid w:val="009F1646"/>
    <w:rsid w:val="009F1CE5"/>
    <w:rsid w:val="009F2290"/>
    <w:rsid w:val="009F232A"/>
    <w:rsid w:val="009F24E0"/>
    <w:rsid w:val="009F2A97"/>
    <w:rsid w:val="009F2CD4"/>
    <w:rsid w:val="009F2FDF"/>
    <w:rsid w:val="009F364C"/>
    <w:rsid w:val="009F3661"/>
    <w:rsid w:val="009F3D9A"/>
    <w:rsid w:val="009F40CA"/>
    <w:rsid w:val="009F4877"/>
    <w:rsid w:val="009F488F"/>
    <w:rsid w:val="009F4BE2"/>
    <w:rsid w:val="009F4C29"/>
    <w:rsid w:val="009F4D3B"/>
    <w:rsid w:val="009F5451"/>
    <w:rsid w:val="009F5775"/>
    <w:rsid w:val="009F57A8"/>
    <w:rsid w:val="009F5EC9"/>
    <w:rsid w:val="009F6367"/>
    <w:rsid w:val="009F657F"/>
    <w:rsid w:val="009F6633"/>
    <w:rsid w:val="009F683B"/>
    <w:rsid w:val="009F68CC"/>
    <w:rsid w:val="009F7EF5"/>
    <w:rsid w:val="00A005A4"/>
    <w:rsid w:val="00A00A75"/>
    <w:rsid w:val="00A00C27"/>
    <w:rsid w:val="00A00CDB"/>
    <w:rsid w:val="00A017A7"/>
    <w:rsid w:val="00A01950"/>
    <w:rsid w:val="00A01CD9"/>
    <w:rsid w:val="00A0235B"/>
    <w:rsid w:val="00A02594"/>
    <w:rsid w:val="00A02716"/>
    <w:rsid w:val="00A02844"/>
    <w:rsid w:val="00A0284F"/>
    <w:rsid w:val="00A02AB5"/>
    <w:rsid w:val="00A02ABA"/>
    <w:rsid w:val="00A02FB2"/>
    <w:rsid w:val="00A0337E"/>
    <w:rsid w:val="00A03A6C"/>
    <w:rsid w:val="00A04111"/>
    <w:rsid w:val="00A04486"/>
    <w:rsid w:val="00A044D7"/>
    <w:rsid w:val="00A048F3"/>
    <w:rsid w:val="00A055C0"/>
    <w:rsid w:val="00A05B34"/>
    <w:rsid w:val="00A067F9"/>
    <w:rsid w:val="00A06C2C"/>
    <w:rsid w:val="00A06C97"/>
    <w:rsid w:val="00A06C9E"/>
    <w:rsid w:val="00A06D74"/>
    <w:rsid w:val="00A06D91"/>
    <w:rsid w:val="00A070C2"/>
    <w:rsid w:val="00A0715D"/>
    <w:rsid w:val="00A077A7"/>
    <w:rsid w:val="00A07964"/>
    <w:rsid w:val="00A079F3"/>
    <w:rsid w:val="00A07D54"/>
    <w:rsid w:val="00A07FEF"/>
    <w:rsid w:val="00A101FB"/>
    <w:rsid w:val="00A10324"/>
    <w:rsid w:val="00A10BA8"/>
    <w:rsid w:val="00A10DDF"/>
    <w:rsid w:val="00A113B6"/>
    <w:rsid w:val="00A11ACA"/>
    <w:rsid w:val="00A11BFC"/>
    <w:rsid w:val="00A11D7C"/>
    <w:rsid w:val="00A11DAE"/>
    <w:rsid w:val="00A1246E"/>
    <w:rsid w:val="00A12996"/>
    <w:rsid w:val="00A12B49"/>
    <w:rsid w:val="00A12D34"/>
    <w:rsid w:val="00A12D4D"/>
    <w:rsid w:val="00A130F9"/>
    <w:rsid w:val="00A13261"/>
    <w:rsid w:val="00A13379"/>
    <w:rsid w:val="00A13D0A"/>
    <w:rsid w:val="00A1454E"/>
    <w:rsid w:val="00A14744"/>
    <w:rsid w:val="00A14CDE"/>
    <w:rsid w:val="00A153CA"/>
    <w:rsid w:val="00A154D8"/>
    <w:rsid w:val="00A1564E"/>
    <w:rsid w:val="00A15822"/>
    <w:rsid w:val="00A15F55"/>
    <w:rsid w:val="00A1628F"/>
    <w:rsid w:val="00A1672A"/>
    <w:rsid w:val="00A167DA"/>
    <w:rsid w:val="00A168B6"/>
    <w:rsid w:val="00A16ED7"/>
    <w:rsid w:val="00A1707E"/>
    <w:rsid w:val="00A17248"/>
    <w:rsid w:val="00A1749D"/>
    <w:rsid w:val="00A17591"/>
    <w:rsid w:val="00A17947"/>
    <w:rsid w:val="00A17CD4"/>
    <w:rsid w:val="00A17DB5"/>
    <w:rsid w:val="00A201A5"/>
    <w:rsid w:val="00A21267"/>
    <w:rsid w:val="00A21451"/>
    <w:rsid w:val="00A21559"/>
    <w:rsid w:val="00A215C2"/>
    <w:rsid w:val="00A21680"/>
    <w:rsid w:val="00A21846"/>
    <w:rsid w:val="00A2198A"/>
    <w:rsid w:val="00A21C84"/>
    <w:rsid w:val="00A21CCC"/>
    <w:rsid w:val="00A22091"/>
    <w:rsid w:val="00A2212A"/>
    <w:rsid w:val="00A22177"/>
    <w:rsid w:val="00A22C82"/>
    <w:rsid w:val="00A236A4"/>
    <w:rsid w:val="00A23A9D"/>
    <w:rsid w:val="00A23C42"/>
    <w:rsid w:val="00A23CCF"/>
    <w:rsid w:val="00A240B2"/>
    <w:rsid w:val="00A2412B"/>
    <w:rsid w:val="00A242BE"/>
    <w:rsid w:val="00A243E0"/>
    <w:rsid w:val="00A24823"/>
    <w:rsid w:val="00A24C00"/>
    <w:rsid w:val="00A24E4E"/>
    <w:rsid w:val="00A259F1"/>
    <w:rsid w:val="00A25F62"/>
    <w:rsid w:val="00A25FC7"/>
    <w:rsid w:val="00A264DE"/>
    <w:rsid w:val="00A2656A"/>
    <w:rsid w:val="00A26AA8"/>
    <w:rsid w:val="00A26D5A"/>
    <w:rsid w:val="00A26EDD"/>
    <w:rsid w:val="00A27293"/>
    <w:rsid w:val="00A2787F"/>
    <w:rsid w:val="00A27BAB"/>
    <w:rsid w:val="00A3048F"/>
    <w:rsid w:val="00A3051E"/>
    <w:rsid w:val="00A3088D"/>
    <w:rsid w:val="00A30BCA"/>
    <w:rsid w:val="00A30D62"/>
    <w:rsid w:val="00A30ED5"/>
    <w:rsid w:val="00A3120A"/>
    <w:rsid w:val="00A312EB"/>
    <w:rsid w:val="00A317F4"/>
    <w:rsid w:val="00A31845"/>
    <w:rsid w:val="00A31AE7"/>
    <w:rsid w:val="00A31B95"/>
    <w:rsid w:val="00A31C48"/>
    <w:rsid w:val="00A31FF0"/>
    <w:rsid w:val="00A33260"/>
    <w:rsid w:val="00A3338B"/>
    <w:rsid w:val="00A33683"/>
    <w:rsid w:val="00A33734"/>
    <w:rsid w:val="00A33EFE"/>
    <w:rsid w:val="00A33F26"/>
    <w:rsid w:val="00A33F33"/>
    <w:rsid w:val="00A34232"/>
    <w:rsid w:val="00A34DE5"/>
    <w:rsid w:val="00A34E22"/>
    <w:rsid w:val="00A354EE"/>
    <w:rsid w:val="00A35FFF"/>
    <w:rsid w:val="00A363F4"/>
    <w:rsid w:val="00A364CC"/>
    <w:rsid w:val="00A3680F"/>
    <w:rsid w:val="00A3697F"/>
    <w:rsid w:val="00A370B1"/>
    <w:rsid w:val="00A371EF"/>
    <w:rsid w:val="00A371FF"/>
    <w:rsid w:val="00A378A5"/>
    <w:rsid w:val="00A37AEF"/>
    <w:rsid w:val="00A37C56"/>
    <w:rsid w:val="00A37D58"/>
    <w:rsid w:val="00A37E11"/>
    <w:rsid w:val="00A4024C"/>
    <w:rsid w:val="00A40CC3"/>
    <w:rsid w:val="00A4125D"/>
    <w:rsid w:val="00A417D1"/>
    <w:rsid w:val="00A41AD8"/>
    <w:rsid w:val="00A41B65"/>
    <w:rsid w:val="00A41C3C"/>
    <w:rsid w:val="00A41C97"/>
    <w:rsid w:val="00A41EB2"/>
    <w:rsid w:val="00A41EE4"/>
    <w:rsid w:val="00A41FB5"/>
    <w:rsid w:val="00A42B08"/>
    <w:rsid w:val="00A42B11"/>
    <w:rsid w:val="00A42C9D"/>
    <w:rsid w:val="00A4304B"/>
    <w:rsid w:val="00A434DF"/>
    <w:rsid w:val="00A435E2"/>
    <w:rsid w:val="00A43658"/>
    <w:rsid w:val="00A43919"/>
    <w:rsid w:val="00A43F8B"/>
    <w:rsid w:val="00A44150"/>
    <w:rsid w:val="00A44245"/>
    <w:rsid w:val="00A44CDD"/>
    <w:rsid w:val="00A44F02"/>
    <w:rsid w:val="00A459FF"/>
    <w:rsid w:val="00A45F20"/>
    <w:rsid w:val="00A46139"/>
    <w:rsid w:val="00A462BE"/>
    <w:rsid w:val="00A4638B"/>
    <w:rsid w:val="00A465D2"/>
    <w:rsid w:val="00A46926"/>
    <w:rsid w:val="00A4723F"/>
    <w:rsid w:val="00A47473"/>
    <w:rsid w:val="00A47925"/>
    <w:rsid w:val="00A47DAB"/>
    <w:rsid w:val="00A47FA5"/>
    <w:rsid w:val="00A501F2"/>
    <w:rsid w:val="00A502C2"/>
    <w:rsid w:val="00A50703"/>
    <w:rsid w:val="00A509F5"/>
    <w:rsid w:val="00A50A02"/>
    <w:rsid w:val="00A50C4D"/>
    <w:rsid w:val="00A51313"/>
    <w:rsid w:val="00A51834"/>
    <w:rsid w:val="00A519DC"/>
    <w:rsid w:val="00A51C5A"/>
    <w:rsid w:val="00A51CB9"/>
    <w:rsid w:val="00A5275B"/>
    <w:rsid w:val="00A52A17"/>
    <w:rsid w:val="00A52A72"/>
    <w:rsid w:val="00A52F9F"/>
    <w:rsid w:val="00A53238"/>
    <w:rsid w:val="00A53574"/>
    <w:rsid w:val="00A53718"/>
    <w:rsid w:val="00A5390B"/>
    <w:rsid w:val="00A53961"/>
    <w:rsid w:val="00A53BE0"/>
    <w:rsid w:val="00A53C14"/>
    <w:rsid w:val="00A53E42"/>
    <w:rsid w:val="00A544EC"/>
    <w:rsid w:val="00A544F1"/>
    <w:rsid w:val="00A549E5"/>
    <w:rsid w:val="00A54B98"/>
    <w:rsid w:val="00A54E16"/>
    <w:rsid w:val="00A54E8C"/>
    <w:rsid w:val="00A550F5"/>
    <w:rsid w:val="00A55249"/>
    <w:rsid w:val="00A55335"/>
    <w:rsid w:val="00A555D9"/>
    <w:rsid w:val="00A559CF"/>
    <w:rsid w:val="00A5623B"/>
    <w:rsid w:val="00A563B6"/>
    <w:rsid w:val="00A5660D"/>
    <w:rsid w:val="00A569DE"/>
    <w:rsid w:val="00A56E73"/>
    <w:rsid w:val="00A57455"/>
    <w:rsid w:val="00A57752"/>
    <w:rsid w:val="00A57AEF"/>
    <w:rsid w:val="00A57D52"/>
    <w:rsid w:val="00A57FA0"/>
    <w:rsid w:val="00A60097"/>
    <w:rsid w:val="00A605A5"/>
    <w:rsid w:val="00A60C81"/>
    <w:rsid w:val="00A60CFF"/>
    <w:rsid w:val="00A60D5D"/>
    <w:rsid w:val="00A61328"/>
    <w:rsid w:val="00A613AF"/>
    <w:rsid w:val="00A613EF"/>
    <w:rsid w:val="00A61495"/>
    <w:rsid w:val="00A6150F"/>
    <w:rsid w:val="00A62385"/>
    <w:rsid w:val="00A62801"/>
    <w:rsid w:val="00A62A96"/>
    <w:rsid w:val="00A62B4B"/>
    <w:rsid w:val="00A632D4"/>
    <w:rsid w:val="00A6347C"/>
    <w:rsid w:val="00A63659"/>
    <w:rsid w:val="00A6369D"/>
    <w:rsid w:val="00A63CC1"/>
    <w:rsid w:val="00A63E0A"/>
    <w:rsid w:val="00A642D9"/>
    <w:rsid w:val="00A64E73"/>
    <w:rsid w:val="00A652B1"/>
    <w:rsid w:val="00A65822"/>
    <w:rsid w:val="00A658B7"/>
    <w:rsid w:val="00A65A5A"/>
    <w:rsid w:val="00A65A64"/>
    <w:rsid w:val="00A65A73"/>
    <w:rsid w:val="00A65DDF"/>
    <w:rsid w:val="00A65E33"/>
    <w:rsid w:val="00A6623C"/>
    <w:rsid w:val="00A6642B"/>
    <w:rsid w:val="00A66A57"/>
    <w:rsid w:val="00A66FFD"/>
    <w:rsid w:val="00A67272"/>
    <w:rsid w:val="00A673A5"/>
    <w:rsid w:val="00A673E1"/>
    <w:rsid w:val="00A67530"/>
    <w:rsid w:val="00A6792A"/>
    <w:rsid w:val="00A703B9"/>
    <w:rsid w:val="00A7056F"/>
    <w:rsid w:val="00A707BC"/>
    <w:rsid w:val="00A710D0"/>
    <w:rsid w:val="00A71203"/>
    <w:rsid w:val="00A715DA"/>
    <w:rsid w:val="00A71650"/>
    <w:rsid w:val="00A71A3C"/>
    <w:rsid w:val="00A71C04"/>
    <w:rsid w:val="00A71D2B"/>
    <w:rsid w:val="00A71E1E"/>
    <w:rsid w:val="00A71F29"/>
    <w:rsid w:val="00A7209D"/>
    <w:rsid w:val="00A721E9"/>
    <w:rsid w:val="00A72A4A"/>
    <w:rsid w:val="00A73651"/>
    <w:rsid w:val="00A737B4"/>
    <w:rsid w:val="00A73BC7"/>
    <w:rsid w:val="00A73C94"/>
    <w:rsid w:val="00A73CBF"/>
    <w:rsid w:val="00A73D5B"/>
    <w:rsid w:val="00A74530"/>
    <w:rsid w:val="00A74861"/>
    <w:rsid w:val="00A748ED"/>
    <w:rsid w:val="00A751E9"/>
    <w:rsid w:val="00A75325"/>
    <w:rsid w:val="00A75424"/>
    <w:rsid w:val="00A75EF3"/>
    <w:rsid w:val="00A762B7"/>
    <w:rsid w:val="00A76673"/>
    <w:rsid w:val="00A76685"/>
    <w:rsid w:val="00A7677A"/>
    <w:rsid w:val="00A76D45"/>
    <w:rsid w:val="00A76E89"/>
    <w:rsid w:val="00A77061"/>
    <w:rsid w:val="00A771F6"/>
    <w:rsid w:val="00A77E53"/>
    <w:rsid w:val="00A77E98"/>
    <w:rsid w:val="00A800F5"/>
    <w:rsid w:val="00A8012B"/>
    <w:rsid w:val="00A80347"/>
    <w:rsid w:val="00A80AD7"/>
    <w:rsid w:val="00A80CDE"/>
    <w:rsid w:val="00A8100E"/>
    <w:rsid w:val="00A814C4"/>
    <w:rsid w:val="00A8150B"/>
    <w:rsid w:val="00A816CE"/>
    <w:rsid w:val="00A819B7"/>
    <w:rsid w:val="00A81D8C"/>
    <w:rsid w:val="00A81DD0"/>
    <w:rsid w:val="00A81E89"/>
    <w:rsid w:val="00A82459"/>
    <w:rsid w:val="00A82A2B"/>
    <w:rsid w:val="00A82D0E"/>
    <w:rsid w:val="00A82E0C"/>
    <w:rsid w:val="00A83458"/>
    <w:rsid w:val="00A834BC"/>
    <w:rsid w:val="00A839A9"/>
    <w:rsid w:val="00A83B38"/>
    <w:rsid w:val="00A84193"/>
    <w:rsid w:val="00A843A0"/>
    <w:rsid w:val="00A84487"/>
    <w:rsid w:val="00A845ED"/>
    <w:rsid w:val="00A84925"/>
    <w:rsid w:val="00A84A38"/>
    <w:rsid w:val="00A84E4C"/>
    <w:rsid w:val="00A84E8A"/>
    <w:rsid w:val="00A852AA"/>
    <w:rsid w:val="00A8558B"/>
    <w:rsid w:val="00A857A0"/>
    <w:rsid w:val="00A859B9"/>
    <w:rsid w:val="00A865CB"/>
    <w:rsid w:val="00A867A9"/>
    <w:rsid w:val="00A86AF8"/>
    <w:rsid w:val="00A86D70"/>
    <w:rsid w:val="00A8749D"/>
    <w:rsid w:val="00A87849"/>
    <w:rsid w:val="00A879F6"/>
    <w:rsid w:val="00A87C65"/>
    <w:rsid w:val="00A87D07"/>
    <w:rsid w:val="00A900ED"/>
    <w:rsid w:val="00A90A7E"/>
    <w:rsid w:val="00A90C2A"/>
    <w:rsid w:val="00A90DA1"/>
    <w:rsid w:val="00A90FFD"/>
    <w:rsid w:val="00A910FE"/>
    <w:rsid w:val="00A918FE"/>
    <w:rsid w:val="00A91C88"/>
    <w:rsid w:val="00A91D7F"/>
    <w:rsid w:val="00A91F11"/>
    <w:rsid w:val="00A9221E"/>
    <w:rsid w:val="00A922DA"/>
    <w:rsid w:val="00A92615"/>
    <w:rsid w:val="00A92B61"/>
    <w:rsid w:val="00A92DC4"/>
    <w:rsid w:val="00A92EC3"/>
    <w:rsid w:val="00A92FB7"/>
    <w:rsid w:val="00A9310F"/>
    <w:rsid w:val="00A9317C"/>
    <w:rsid w:val="00A93799"/>
    <w:rsid w:val="00A94051"/>
    <w:rsid w:val="00A953A4"/>
    <w:rsid w:val="00A95DAA"/>
    <w:rsid w:val="00A96140"/>
    <w:rsid w:val="00A962A4"/>
    <w:rsid w:val="00A962E9"/>
    <w:rsid w:val="00A9637C"/>
    <w:rsid w:val="00A964A6"/>
    <w:rsid w:val="00A968FD"/>
    <w:rsid w:val="00A96B0E"/>
    <w:rsid w:val="00A96B5C"/>
    <w:rsid w:val="00A97160"/>
    <w:rsid w:val="00A97F5D"/>
    <w:rsid w:val="00AA08AF"/>
    <w:rsid w:val="00AA0D9C"/>
    <w:rsid w:val="00AA1107"/>
    <w:rsid w:val="00AA1AB8"/>
    <w:rsid w:val="00AA1B59"/>
    <w:rsid w:val="00AA1B6E"/>
    <w:rsid w:val="00AA1DB9"/>
    <w:rsid w:val="00AA2107"/>
    <w:rsid w:val="00AA2233"/>
    <w:rsid w:val="00AA2376"/>
    <w:rsid w:val="00AA35AD"/>
    <w:rsid w:val="00AA3A97"/>
    <w:rsid w:val="00AA3BCB"/>
    <w:rsid w:val="00AA3CE6"/>
    <w:rsid w:val="00AA402D"/>
    <w:rsid w:val="00AA40E0"/>
    <w:rsid w:val="00AA41A0"/>
    <w:rsid w:val="00AA4337"/>
    <w:rsid w:val="00AA43BA"/>
    <w:rsid w:val="00AA4438"/>
    <w:rsid w:val="00AA4498"/>
    <w:rsid w:val="00AA4798"/>
    <w:rsid w:val="00AA4A0E"/>
    <w:rsid w:val="00AA4AC3"/>
    <w:rsid w:val="00AA4E11"/>
    <w:rsid w:val="00AA4E9A"/>
    <w:rsid w:val="00AA5461"/>
    <w:rsid w:val="00AA55B4"/>
    <w:rsid w:val="00AA5FAA"/>
    <w:rsid w:val="00AA629D"/>
    <w:rsid w:val="00AA6538"/>
    <w:rsid w:val="00AA6546"/>
    <w:rsid w:val="00AA6921"/>
    <w:rsid w:val="00AA6F43"/>
    <w:rsid w:val="00AA7398"/>
    <w:rsid w:val="00AA762C"/>
    <w:rsid w:val="00AA76A4"/>
    <w:rsid w:val="00AA7867"/>
    <w:rsid w:val="00AA78B8"/>
    <w:rsid w:val="00AA792C"/>
    <w:rsid w:val="00AA7AE8"/>
    <w:rsid w:val="00AA7CE5"/>
    <w:rsid w:val="00AB0297"/>
    <w:rsid w:val="00AB03A8"/>
    <w:rsid w:val="00AB04B2"/>
    <w:rsid w:val="00AB06A7"/>
    <w:rsid w:val="00AB0A14"/>
    <w:rsid w:val="00AB0AC3"/>
    <w:rsid w:val="00AB0C60"/>
    <w:rsid w:val="00AB115C"/>
    <w:rsid w:val="00AB1501"/>
    <w:rsid w:val="00AB1934"/>
    <w:rsid w:val="00AB21DB"/>
    <w:rsid w:val="00AB233E"/>
    <w:rsid w:val="00AB244C"/>
    <w:rsid w:val="00AB265B"/>
    <w:rsid w:val="00AB2BCF"/>
    <w:rsid w:val="00AB2D69"/>
    <w:rsid w:val="00AB2E7B"/>
    <w:rsid w:val="00AB3040"/>
    <w:rsid w:val="00AB3293"/>
    <w:rsid w:val="00AB357D"/>
    <w:rsid w:val="00AB375E"/>
    <w:rsid w:val="00AB3925"/>
    <w:rsid w:val="00AB3A11"/>
    <w:rsid w:val="00AB3FC3"/>
    <w:rsid w:val="00AB40F3"/>
    <w:rsid w:val="00AB41E6"/>
    <w:rsid w:val="00AB43D9"/>
    <w:rsid w:val="00AB4427"/>
    <w:rsid w:val="00AB460F"/>
    <w:rsid w:val="00AB483E"/>
    <w:rsid w:val="00AB4959"/>
    <w:rsid w:val="00AB4CCD"/>
    <w:rsid w:val="00AB54BF"/>
    <w:rsid w:val="00AB55CC"/>
    <w:rsid w:val="00AB57EC"/>
    <w:rsid w:val="00AB57F3"/>
    <w:rsid w:val="00AB5B72"/>
    <w:rsid w:val="00AB6402"/>
    <w:rsid w:val="00AB6C9B"/>
    <w:rsid w:val="00AB704A"/>
    <w:rsid w:val="00AB779B"/>
    <w:rsid w:val="00AB79A6"/>
    <w:rsid w:val="00AB7CE1"/>
    <w:rsid w:val="00AC0160"/>
    <w:rsid w:val="00AC021E"/>
    <w:rsid w:val="00AC033B"/>
    <w:rsid w:val="00AC08E1"/>
    <w:rsid w:val="00AC0955"/>
    <w:rsid w:val="00AC0FF1"/>
    <w:rsid w:val="00AC125C"/>
    <w:rsid w:val="00AC1447"/>
    <w:rsid w:val="00AC193C"/>
    <w:rsid w:val="00AC1C25"/>
    <w:rsid w:val="00AC1FBF"/>
    <w:rsid w:val="00AC21B3"/>
    <w:rsid w:val="00AC25B8"/>
    <w:rsid w:val="00AC27B3"/>
    <w:rsid w:val="00AC2CB5"/>
    <w:rsid w:val="00AC35CC"/>
    <w:rsid w:val="00AC362C"/>
    <w:rsid w:val="00AC439F"/>
    <w:rsid w:val="00AC4538"/>
    <w:rsid w:val="00AC46F6"/>
    <w:rsid w:val="00AC4741"/>
    <w:rsid w:val="00AC4898"/>
    <w:rsid w:val="00AC48BC"/>
    <w:rsid w:val="00AC4A33"/>
    <w:rsid w:val="00AC4C4C"/>
    <w:rsid w:val="00AC4C87"/>
    <w:rsid w:val="00AC4E7A"/>
    <w:rsid w:val="00AC55E8"/>
    <w:rsid w:val="00AC561E"/>
    <w:rsid w:val="00AC571C"/>
    <w:rsid w:val="00AC5A0C"/>
    <w:rsid w:val="00AC5A1E"/>
    <w:rsid w:val="00AC6457"/>
    <w:rsid w:val="00AC6579"/>
    <w:rsid w:val="00AC6BAD"/>
    <w:rsid w:val="00AC6DB8"/>
    <w:rsid w:val="00AC6F18"/>
    <w:rsid w:val="00AC7592"/>
    <w:rsid w:val="00AC7687"/>
    <w:rsid w:val="00AC7819"/>
    <w:rsid w:val="00AC7C72"/>
    <w:rsid w:val="00AD0041"/>
    <w:rsid w:val="00AD019F"/>
    <w:rsid w:val="00AD024B"/>
    <w:rsid w:val="00AD08FC"/>
    <w:rsid w:val="00AD098F"/>
    <w:rsid w:val="00AD14E3"/>
    <w:rsid w:val="00AD17E3"/>
    <w:rsid w:val="00AD181F"/>
    <w:rsid w:val="00AD1B6A"/>
    <w:rsid w:val="00AD1FFA"/>
    <w:rsid w:val="00AD2272"/>
    <w:rsid w:val="00AD2414"/>
    <w:rsid w:val="00AD2E3B"/>
    <w:rsid w:val="00AD2EE6"/>
    <w:rsid w:val="00AD2F11"/>
    <w:rsid w:val="00AD2F56"/>
    <w:rsid w:val="00AD3350"/>
    <w:rsid w:val="00AD3384"/>
    <w:rsid w:val="00AD34A1"/>
    <w:rsid w:val="00AD35A2"/>
    <w:rsid w:val="00AD35BA"/>
    <w:rsid w:val="00AD3696"/>
    <w:rsid w:val="00AD3A91"/>
    <w:rsid w:val="00AD3F24"/>
    <w:rsid w:val="00AD4053"/>
    <w:rsid w:val="00AD452C"/>
    <w:rsid w:val="00AD4552"/>
    <w:rsid w:val="00AD4AF6"/>
    <w:rsid w:val="00AD4BA1"/>
    <w:rsid w:val="00AD4C2B"/>
    <w:rsid w:val="00AD4D6C"/>
    <w:rsid w:val="00AD4DD8"/>
    <w:rsid w:val="00AD5037"/>
    <w:rsid w:val="00AD513E"/>
    <w:rsid w:val="00AD51A4"/>
    <w:rsid w:val="00AD534C"/>
    <w:rsid w:val="00AD5422"/>
    <w:rsid w:val="00AD5794"/>
    <w:rsid w:val="00AD591D"/>
    <w:rsid w:val="00AD5B09"/>
    <w:rsid w:val="00AD60AD"/>
    <w:rsid w:val="00AD6B39"/>
    <w:rsid w:val="00AD6DB6"/>
    <w:rsid w:val="00AD6F93"/>
    <w:rsid w:val="00AD7456"/>
    <w:rsid w:val="00AE06F4"/>
    <w:rsid w:val="00AE0880"/>
    <w:rsid w:val="00AE0CA6"/>
    <w:rsid w:val="00AE0D1B"/>
    <w:rsid w:val="00AE1A53"/>
    <w:rsid w:val="00AE1B8D"/>
    <w:rsid w:val="00AE2040"/>
    <w:rsid w:val="00AE2051"/>
    <w:rsid w:val="00AE2750"/>
    <w:rsid w:val="00AE3169"/>
    <w:rsid w:val="00AE3606"/>
    <w:rsid w:val="00AE3877"/>
    <w:rsid w:val="00AE406A"/>
    <w:rsid w:val="00AE40F8"/>
    <w:rsid w:val="00AE436D"/>
    <w:rsid w:val="00AE47C6"/>
    <w:rsid w:val="00AE47E4"/>
    <w:rsid w:val="00AE4A7A"/>
    <w:rsid w:val="00AE4CD3"/>
    <w:rsid w:val="00AE4D56"/>
    <w:rsid w:val="00AE4E5B"/>
    <w:rsid w:val="00AE4FC2"/>
    <w:rsid w:val="00AE5110"/>
    <w:rsid w:val="00AE522F"/>
    <w:rsid w:val="00AE54AC"/>
    <w:rsid w:val="00AE5822"/>
    <w:rsid w:val="00AE59B4"/>
    <w:rsid w:val="00AE5BA4"/>
    <w:rsid w:val="00AE6329"/>
    <w:rsid w:val="00AE658A"/>
    <w:rsid w:val="00AE67B7"/>
    <w:rsid w:val="00AE6903"/>
    <w:rsid w:val="00AE6AE3"/>
    <w:rsid w:val="00AE6E07"/>
    <w:rsid w:val="00AE705F"/>
    <w:rsid w:val="00AE72C5"/>
    <w:rsid w:val="00AE7302"/>
    <w:rsid w:val="00AE73FE"/>
    <w:rsid w:val="00AE7BFE"/>
    <w:rsid w:val="00AE7C76"/>
    <w:rsid w:val="00AE7CF9"/>
    <w:rsid w:val="00AE7E5B"/>
    <w:rsid w:val="00AF006C"/>
    <w:rsid w:val="00AF0718"/>
    <w:rsid w:val="00AF0797"/>
    <w:rsid w:val="00AF0848"/>
    <w:rsid w:val="00AF0977"/>
    <w:rsid w:val="00AF0B58"/>
    <w:rsid w:val="00AF0FA3"/>
    <w:rsid w:val="00AF1702"/>
    <w:rsid w:val="00AF18F4"/>
    <w:rsid w:val="00AF1AE1"/>
    <w:rsid w:val="00AF1BDE"/>
    <w:rsid w:val="00AF1DDA"/>
    <w:rsid w:val="00AF1E93"/>
    <w:rsid w:val="00AF2106"/>
    <w:rsid w:val="00AF2111"/>
    <w:rsid w:val="00AF2223"/>
    <w:rsid w:val="00AF2278"/>
    <w:rsid w:val="00AF235F"/>
    <w:rsid w:val="00AF2640"/>
    <w:rsid w:val="00AF2771"/>
    <w:rsid w:val="00AF282D"/>
    <w:rsid w:val="00AF2E08"/>
    <w:rsid w:val="00AF2E4E"/>
    <w:rsid w:val="00AF2ED9"/>
    <w:rsid w:val="00AF2F38"/>
    <w:rsid w:val="00AF337B"/>
    <w:rsid w:val="00AF3424"/>
    <w:rsid w:val="00AF38F6"/>
    <w:rsid w:val="00AF40C2"/>
    <w:rsid w:val="00AF4100"/>
    <w:rsid w:val="00AF4304"/>
    <w:rsid w:val="00AF4405"/>
    <w:rsid w:val="00AF44BD"/>
    <w:rsid w:val="00AF4843"/>
    <w:rsid w:val="00AF496B"/>
    <w:rsid w:val="00AF4F19"/>
    <w:rsid w:val="00AF4FAC"/>
    <w:rsid w:val="00AF5043"/>
    <w:rsid w:val="00AF5185"/>
    <w:rsid w:val="00AF5215"/>
    <w:rsid w:val="00AF5336"/>
    <w:rsid w:val="00AF53FA"/>
    <w:rsid w:val="00AF55D0"/>
    <w:rsid w:val="00AF5606"/>
    <w:rsid w:val="00AF5611"/>
    <w:rsid w:val="00AF56B6"/>
    <w:rsid w:val="00AF5974"/>
    <w:rsid w:val="00AF5B7A"/>
    <w:rsid w:val="00AF5E85"/>
    <w:rsid w:val="00AF65DB"/>
    <w:rsid w:val="00AF6768"/>
    <w:rsid w:val="00AF67BB"/>
    <w:rsid w:val="00AF681C"/>
    <w:rsid w:val="00AF70C7"/>
    <w:rsid w:val="00AF713F"/>
    <w:rsid w:val="00AF77CD"/>
    <w:rsid w:val="00AF7918"/>
    <w:rsid w:val="00AF7E71"/>
    <w:rsid w:val="00B0006F"/>
    <w:rsid w:val="00B001DD"/>
    <w:rsid w:val="00B00463"/>
    <w:rsid w:val="00B008D5"/>
    <w:rsid w:val="00B00AA8"/>
    <w:rsid w:val="00B00D38"/>
    <w:rsid w:val="00B00FA7"/>
    <w:rsid w:val="00B01145"/>
    <w:rsid w:val="00B013E1"/>
    <w:rsid w:val="00B01418"/>
    <w:rsid w:val="00B01B5B"/>
    <w:rsid w:val="00B01DFD"/>
    <w:rsid w:val="00B02339"/>
    <w:rsid w:val="00B029EB"/>
    <w:rsid w:val="00B02EC8"/>
    <w:rsid w:val="00B03514"/>
    <w:rsid w:val="00B03579"/>
    <w:rsid w:val="00B035EB"/>
    <w:rsid w:val="00B03699"/>
    <w:rsid w:val="00B03A39"/>
    <w:rsid w:val="00B03B00"/>
    <w:rsid w:val="00B03BA1"/>
    <w:rsid w:val="00B03F92"/>
    <w:rsid w:val="00B04047"/>
    <w:rsid w:val="00B04D2B"/>
    <w:rsid w:val="00B04D8D"/>
    <w:rsid w:val="00B04E60"/>
    <w:rsid w:val="00B04EE2"/>
    <w:rsid w:val="00B04F84"/>
    <w:rsid w:val="00B050B4"/>
    <w:rsid w:val="00B0543C"/>
    <w:rsid w:val="00B0561C"/>
    <w:rsid w:val="00B05732"/>
    <w:rsid w:val="00B057E7"/>
    <w:rsid w:val="00B0614A"/>
    <w:rsid w:val="00B0678E"/>
    <w:rsid w:val="00B068A1"/>
    <w:rsid w:val="00B06D4D"/>
    <w:rsid w:val="00B06E9E"/>
    <w:rsid w:val="00B07307"/>
    <w:rsid w:val="00B0757C"/>
    <w:rsid w:val="00B079EC"/>
    <w:rsid w:val="00B07E07"/>
    <w:rsid w:val="00B10282"/>
    <w:rsid w:val="00B1039C"/>
    <w:rsid w:val="00B104A6"/>
    <w:rsid w:val="00B10738"/>
    <w:rsid w:val="00B10AEE"/>
    <w:rsid w:val="00B11003"/>
    <w:rsid w:val="00B12034"/>
    <w:rsid w:val="00B12179"/>
    <w:rsid w:val="00B12265"/>
    <w:rsid w:val="00B125F6"/>
    <w:rsid w:val="00B127FB"/>
    <w:rsid w:val="00B12F5B"/>
    <w:rsid w:val="00B1329F"/>
    <w:rsid w:val="00B13364"/>
    <w:rsid w:val="00B136CF"/>
    <w:rsid w:val="00B13A68"/>
    <w:rsid w:val="00B13E57"/>
    <w:rsid w:val="00B13EEA"/>
    <w:rsid w:val="00B147AD"/>
    <w:rsid w:val="00B14CFC"/>
    <w:rsid w:val="00B15450"/>
    <w:rsid w:val="00B156DF"/>
    <w:rsid w:val="00B157CA"/>
    <w:rsid w:val="00B15999"/>
    <w:rsid w:val="00B15AB1"/>
    <w:rsid w:val="00B160E2"/>
    <w:rsid w:val="00B16BA1"/>
    <w:rsid w:val="00B1705F"/>
    <w:rsid w:val="00B17064"/>
    <w:rsid w:val="00B176EA"/>
    <w:rsid w:val="00B17BA1"/>
    <w:rsid w:val="00B17FDB"/>
    <w:rsid w:val="00B2006E"/>
    <w:rsid w:val="00B2078E"/>
    <w:rsid w:val="00B209D6"/>
    <w:rsid w:val="00B20C8D"/>
    <w:rsid w:val="00B20CB1"/>
    <w:rsid w:val="00B20E11"/>
    <w:rsid w:val="00B20ED2"/>
    <w:rsid w:val="00B2112A"/>
    <w:rsid w:val="00B217EF"/>
    <w:rsid w:val="00B21E71"/>
    <w:rsid w:val="00B2201A"/>
    <w:rsid w:val="00B22084"/>
    <w:rsid w:val="00B220B1"/>
    <w:rsid w:val="00B22938"/>
    <w:rsid w:val="00B22E6E"/>
    <w:rsid w:val="00B2308F"/>
    <w:rsid w:val="00B23201"/>
    <w:rsid w:val="00B2340E"/>
    <w:rsid w:val="00B237D7"/>
    <w:rsid w:val="00B23ED9"/>
    <w:rsid w:val="00B243A5"/>
    <w:rsid w:val="00B245F4"/>
    <w:rsid w:val="00B24B81"/>
    <w:rsid w:val="00B25971"/>
    <w:rsid w:val="00B259E7"/>
    <w:rsid w:val="00B25B14"/>
    <w:rsid w:val="00B25E10"/>
    <w:rsid w:val="00B25ECF"/>
    <w:rsid w:val="00B262F2"/>
    <w:rsid w:val="00B26C35"/>
    <w:rsid w:val="00B26E4B"/>
    <w:rsid w:val="00B26FEE"/>
    <w:rsid w:val="00B27610"/>
    <w:rsid w:val="00B27DEF"/>
    <w:rsid w:val="00B30004"/>
    <w:rsid w:val="00B3030C"/>
    <w:rsid w:val="00B30680"/>
    <w:rsid w:val="00B3075C"/>
    <w:rsid w:val="00B3085F"/>
    <w:rsid w:val="00B30ABD"/>
    <w:rsid w:val="00B30E4B"/>
    <w:rsid w:val="00B30F29"/>
    <w:rsid w:val="00B30FFE"/>
    <w:rsid w:val="00B31817"/>
    <w:rsid w:val="00B31A37"/>
    <w:rsid w:val="00B31B08"/>
    <w:rsid w:val="00B32152"/>
    <w:rsid w:val="00B329CE"/>
    <w:rsid w:val="00B330DF"/>
    <w:rsid w:val="00B335E5"/>
    <w:rsid w:val="00B33920"/>
    <w:rsid w:val="00B33AAA"/>
    <w:rsid w:val="00B3437E"/>
    <w:rsid w:val="00B343DA"/>
    <w:rsid w:val="00B34609"/>
    <w:rsid w:val="00B3465F"/>
    <w:rsid w:val="00B34810"/>
    <w:rsid w:val="00B34C43"/>
    <w:rsid w:val="00B34EF6"/>
    <w:rsid w:val="00B35203"/>
    <w:rsid w:val="00B359B7"/>
    <w:rsid w:val="00B35B0D"/>
    <w:rsid w:val="00B35C1A"/>
    <w:rsid w:val="00B35C5E"/>
    <w:rsid w:val="00B363AB"/>
    <w:rsid w:val="00B365D3"/>
    <w:rsid w:val="00B36630"/>
    <w:rsid w:val="00B36BAE"/>
    <w:rsid w:val="00B3754A"/>
    <w:rsid w:val="00B377AC"/>
    <w:rsid w:val="00B37ABE"/>
    <w:rsid w:val="00B37CAB"/>
    <w:rsid w:val="00B37D70"/>
    <w:rsid w:val="00B4007C"/>
    <w:rsid w:val="00B407CA"/>
    <w:rsid w:val="00B40CCF"/>
    <w:rsid w:val="00B41408"/>
    <w:rsid w:val="00B41AE5"/>
    <w:rsid w:val="00B41B5F"/>
    <w:rsid w:val="00B41B89"/>
    <w:rsid w:val="00B41DE9"/>
    <w:rsid w:val="00B422AA"/>
    <w:rsid w:val="00B424AD"/>
    <w:rsid w:val="00B4269F"/>
    <w:rsid w:val="00B42AD3"/>
    <w:rsid w:val="00B42F36"/>
    <w:rsid w:val="00B430DE"/>
    <w:rsid w:val="00B432BD"/>
    <w:rsid w:val="00B433C1"/>
    <w:rsid w:val="00B434DE"/>
    <w:rsid w:val="00B43589"/>
    <w:rsid w:val="00B43673"/>
    <w:rsid w:val="00B43737"/>
    <w:rsid w:val="00B43981"/>
    <w:rsid w:val="00B43B70"/>
    <w:rsid w:val="00B43B7E"/>
    <w:rsid w:val="00B43E28"/>
    <w:rsid w:val="00B43FBB"/>
    <w:rsid w:val="00B444DC"/>
    <w:rsid w:val="00B449F1"/>
    <w:rsid w:val="00B44D30"/>
    <w:rsid w:val="00B44EBA"/>
    <w:rsid w:val="00B45228"/>
    <w:rsid w:val="00B45361"/>
    <w:rsid w:val="00B45B19"/>
    <w:rsid w:val="00B45B7E"/>
    <w:rsid w:val="00B45C51"/>
    <w:rsid w:val="00B45D93"/>
    <w:rsid w:val="00B465A9"/>
    <w:rsid w:val="00B46D49"/>
    <w:rsid w:val="00B477D6"/>
    <w:rsid w:val="00B47870"/>
    <w:rsid w:val="00B47DE0"/>
    <w:rsid w:val="00B47E63"/>
    <w:rsid w:val="00B47F29"/>
    <w:rsid w:val="00B50343"/>
    <w:rsid w:val="00B50384"/>
    <w:rsid w:val="00B509BF"/>
    <w:rsid w:val="00B50D24"/>
    <w:rsid w:val="00B50D35"/>
    <w:rsid w:val="00B50F35"/>
    <w:rsid w:val="00B50F4A"/>
    <w:rsid w:val="00B51101"/>
    <w:rsid w:val="00B51547"/>
    <w:rsid w:val="00B51C42"/>
    <w:rsid w:val="00B51DCD"/>
    <w:rsid w:val="00B5221A"/>
    <w:rsid w:val="00B5253A"/>
    <w:rsid w:val="00B52666"/>
    <w:rsid w:val="00B52B74"/>
    <w:rsid w:val="00B52C76"/>
    <w:rsid w:val="00B52F09"/>
    <w:rsid w:val="00B531A2"/>
    <w:rsid w:val="00B531D3"/>
    <w:rsid w:val="00B53632"/>
    <w:rsid w:val="00B53764"/>
    <w:rsid w:val="00B53BC6"/>
    <w:rsid w:val="00B53CDB"/>
    <w:rsid w:val="00B5402D"/>
    <w:rsid w:val="00B54077"/>
    <w:rsid w:val="00B54263"/>
    <w:rsid w:val="00B54B46"/>
    <w:rsid w:val="00B54D46"/>
    <w:rsid w:val="00B54F67"/>
    <w:rsid w:val="00B551EA"/>
    <w:rsid w:val="00B5530F"/>
    <w:rsid w:val="00B55741"/>
    <w:rsid w:val="00B55841"/>
    <w:rsid w:val="00B55948"/>
    <w:rsid w:val="00B5594F"/>
    <w:rsid w:val="00B5600E"/>
    <w:rsid w:val="00B563F4"/>
    <w:rsid w:val="00B56A26"/>
    <w:rsid w:val="00B56B44"/>
    <w:rsid w:val="00B56CAA"/>
    <w:rsid w:val="00B5717E"/>
    <w:rsid w:val="00B5773B"/>
    <w:rsid w:val="00B5791B"/>
    <w:rsid w:val="00B57B57"/>
    <w:rsid w:val="00B57FC2"/>
    <w:rsid w:val="00B6030B"/>
    <w:rsid w:val="00B60923"/>
    <w:rsid w:val="00B60A76"/>
    <w:rsid w:val="00B60CAA"/>
    <w:rsid w:val="00B61716"/>
    <w:rsid w:val="00B61877"/>
    <w:rsid w:val="00B61913"/>
    <w:rsid w:val="00B6192F"/>
    <w:rsid w:val="00B61C87"/>
    <w:rsid w:val="00B62147"/>
    <w:rsid w:val="00B62368"/>
    <w:rsid w:val="00B62ED3"/>
    <w:rsid w:val="00B62EE3"/>
    <w:rsid w:val="00B62F6B"/>
    <w:rsid w:val="00B6310E"/>
    <w:rsid w:val="00B6325E"/>
    <w:rsid w:val="00B63473"/>
    <w:rsid w:val="00B63640"/>
    <w:rsid w:val="00B638C6"/>
    <w:rsid w:val="00B639D9"/>
    <w:rsid w:val="00B639DA"/>
    <w:rsid w:val="00B63A68"/>
    <w:rsid w:val="00B647BD"/>
    <w:rsid w:val="00B64876"/>
    <w:rsid w:val="00B649B8"/>
    <w:rsid w:val="00B64CF9"/>
    <w:rsid w:val="00B64D58"/>
    <w:rsid w:val="00B64E40"/>
    <w:rsid w:val="00B65560"/>
    <w:rsid w:val="00B65F6A"/>
    <w:rsid w:val="00B665F2"/>
    <w:rsid w:val="00B66844"/>
    <w:rsid w:val="00B66B12"/>
    <w:rsid w:val="00B66D4C"/>
    <w:rsid w:val="00B66E5C"/>
    <w:rsid w:val="00B66FEE"/>
    <w:rsid w:val="00B67215"/>
    <w:rsid w:val="00B67721"/>
    <w:rsid w:val="00B67744"/>
    <w:rsid w:val="00B67A4F"/>
    <w:rsid w:val="00B67DAB"/>
    <w:rsid w:val="00B70100"/>
    <w:rsid w:val="00B71278"/>
    <w:rsid w:val="00B71A85"/>
    <w:rsid w:val="00B71AC4"/>
    <w:rsid w:val="00B71F31"/>
    <w:rsid w:val="00B71F43"/>
    <w:rsid w:val="00B7276C"/>
    <w:rsid w:val="00B7286E"/>
    <w:rsid w:val="00B72882"/>
    <w:rsid w:val="00B72C9F"/>
    <w:rsid w:val="00B7341E"/>
    <w:rsid w:val="00B73424"/>
    <w:rsid w:val="00B736D0"/>
    <w:rsid w:val="00B738D0"/>
    <w:rsid w:val="00B7397B"/>
    <w:rsid w:val="00B739A0"/>
    <w:rsid w:val="00B73CBE"/>
    <w:rsid w:val="00B741D2"/>
    <w:rsid w:val="00B7426F"/>
    <w:rsid w:val="00B7450D"/>
    <w:rsid w:val="00B74E5E"/>
    <w:rsid w:val="00B75012"/>
    <w:rsid w:val="00B750A8"/>
    <w:rsid w:val="00B7511B"/>
    <w:rsid w:val="00B7526B"/>
    <w:rsid w:val="00B75335"/>
    <w:rsid w:val="00B7555B"/>
    <w:rsid w:val="00B75669"/>
    <w:rsid w:val="00B75C6E"/>
    <w:rsid w:val="00B75CB9"/>
    <w:rsid w:val="00B75F0B"/>
    <w:rsid w:val="00B76505"/>
    <w:rsid w:val="00B76553"/>
    <w:rsid w:val="00B76AF9"/>
    <w:rsid w:val="00B76BEF"/>
    <w:rsid w:val="00B7752D"/>
    <w:rsid w:val="00B77DD2"/>
    <w:rsid w:val="00B77E72"/>
    <w:rsid w:val="00B77E85"/>
    <w:rsid w:val="00B77FCA"/>
    <w:rsid w:val="00B800C9"/>
    <w:rsid w:val="00B8026A"/>
    <w:rsid w:val="00B80359"/>
    <w:rsid w:val="00B80683"/>
    <w:rsid w:val="00B80868"/>
    <w:rsid w:val="00B80938"/>
    <w:rsid w:val="00B80977"/>
    <w:rsid w:val="00B80BEB"/>
    <w:rsid w:val="00B80D14"/>
    <w:rsid w:val="00B80F53"/>
    <w:rsid w:val="00B81094"/>
    <w:rsid w:val="00B81178"/>
    <w:rsid w:val="00B8117C"/>
    <w:rsid w:val="00B81264"/>
    <w:rsid w:val="00B81418"/>
    <w:rsid w:val="00B814C9"/>
    <w:rsid w:val="00B81CCD"/>
    <w:rsid w:val="00B81CEF"/>
    <w:rsid w:val="00B821B6"/>
    <w:rsid w:val="00B822D6"/>
    <w:rsid w:val="00B823D4"/>
    <w:rsid w:val="00B8271B"/>
    <w:rsid w:val="00B82943"/>
    <w:rsid w:val="00B8362D"/>
    <w:rsid w:val="00B83706"/>
    <w:rsid w:val="00B8377A"/>
    <w:rsid w:val="00B838D8"/>
    <w:rsid w:val="00B83908"/>
    <w:rsid w:val="00B83A54"/>
    <w:rsid w:val="00B83AA4"/>
    <w:rsid w:val="00B83B59"/>
    <w:rsid w:val="00B83D8C"/>
    <w:rsid w:val="00B84033"/>
    <w:rsid w:val="00B8457F"/>
    <w:rsid w:val="00B84E75"/>
    <w:rsid w:val="00B8516F"/>
    <w:rsid w:val="00B853C4"/>
    <w:rsid w:val="00B853EB"/>
    <w:rsid w:val="00B85762"/>
    <w:rsid w:val="00B85809"/>
    <w:rsid w:val="00B86151"/>
    <w:rsid w:val="00B862E5"/>
    <w:rsid w:val="00B86D61"/>
    <w:rsid w:val="00B873F7"/>
    <w:rsid w:val="00B87424"/>
    <w:rsid w:val="00B87A83"/>
    <w:rsid w:val="00B87AB1"/>
    <w:rsid w:val="00B900B2"/>
    <w:rsid w:val="00B901DA"/>
    <w:rsid w:val="00B90348"/>
    <w:rsid w:val="00B90880"/>
    <w:rsid w:val="00B90892"/>
    <w:rsid w:val="00B91542"/>
    <w:rsid w:val="00B917E0"/>
    <w:rsid w:val="00B91C28"/>
    <w:rsid w:val="00B91F24"/>
    <w:rsid w:val="00B92486"/>
    <w:rsid w:val="00B9248E"/>
    <w:rsid w:val="00B92643"/>
    <w:rsid w:val="00B92B4A"/>
    <w:rsid w:val="00B9312C"/>
    <w:rsid w:val="00B93858"/>
    <w:rsid w:val="00B93CEC"/>
    <w:rsid w:val="00B93DAC"/>
    <w:rsid w:val="00B93F3A"/>
    <w:rsid w:val="00B93F89"/>
    <w:rsid w:val="00B94358"/>
    <w:rsid w:val="00B9485C"/>
    <w:rsid w:val="00B94978"/>
    <w:rsid w:val="00B94AA5"/>
    <w:rsid w:val="00B94CBC"/>
    <w:rsid w:val="00B94D1D"/>
    <w:rsid w:val="00B94D24"/>
    <w:rsid w:val="00B95389"/>
    <w:rsid w:val="00B95391"/>
    <w:rsid w:val="00B95715"/>
    <w:rsid w:val="00B95B22"/>
    <w:rsid w:val="00B95C83"/>
    <w:rsid w:val="00B961E9"/>
    <w:rsid w:val="00B96CE9"/>
    <w:rsid w:val="00B96D19"/>
    <w:rsid w:val="00B970FD"/>
    <w:rsid w:val="00B97C92"/>
    <w:rsid w:val="00BA008F"/>
    <w:rsid w:val="00BA0114"/>
    <w:rsid w:val="00BA11AB"/>
    <w:rsid w:val="00BA12BA"/>
    <w:rsid w:val="00BA1972"/>
    <w:rsid w:val="00BA19BF"/>
    <w:rsid w:val="00BA1C38"/>
    <w:rsid w:val="00BA1CED"/>
    <w:rsid w:val="00BA20D4"/>
    <w:rsid w:val="00BA22D6"/>
    <w:rsid w:val="00BA285C"/>
    <w:rsid w:val="00BA2B7D"/>
    <w:rsid w:val="00BA2D8B"/>
    <w:rsid w:val="00BA2DC5"/>
    <w:rsid w:val="00BA2E32"/>
    <w:rsid w:val="00BA327B"/>
    <w:rsid w:val="00BA348E"/>
    <w:rsid w:val="00BA3A41"/>
    <w:rsid w:val="00BA455E"/>
    <w:rsid w:val="00BA45D1"/>
    <w:rsid w:val="00BA4CA7"/>
    <w:rsid w:val="00BA4E4A"/>
    <w:rsid w:val="00BA5106"/>
    <w:rsid w:val="00BA5228"/>
    <w:rsid w:val="00BA56EA"/>
    <w:rsid w:val="00BA5823"/>
    <w:rsid w:val="00BA5D7F"/>
    <w:rsid w:val="00BA5D90"/>
    <w:rsid w:val="00BA65A4"/>
    <w:rsid w:val="00BA68C2"/>
    <w:rsid w:val="00BA6ACA"/>
    <w:rsid w:val="00BA6B5B"/>
    <w:rsid w:val="00BA6B91"/>
    <w:rsid w:val="00BA7241"/>
    <w:rsid w:val="00BA7C49"/>
    <w:rsid w:val="00BA7EDD"/>
    <w:rsid w:val="00BB01E8"/>
    <w:rsid w:val="00BB0310"/>
    <w:rsid w:val="00BB03E8"/>
    <w:rsid w:val="00BB06F9"/>
    <w:rsid w:val="00BB0798"/>
    <w:rsid w:val="00BB091C"/>
    <w:rsid w:val="00BB0F6C"/>
    <w:rsid w:val="00BB111D"/>
    <w:rsid w:val="00BB12C2"/>
    <w:rsid w:val="00BB14B7"/>
    <w:rsid w:val="00BB16DC"/>
    <w:rsid w:val="00BB1A6B"/>
    <w:rsid w:val="00BB1B48"/>
    <w:rsid w:val="00BB1ED5"/>
    <w:rsid w:val="00BB21E7"/>
    <w:rsid w:val="00BB2265"/>
    <w:rsid w:val="00BB22CB"/>
    <w:rsid w:val="00BB2737"/>
    <w:rsid w:val="00BB275C"/>
    <w:rsid w:val="00BB2D50"/>
    <w:rsid w:val="00BB315F"/>
    <w:rsid w:val="00BB3309"/>
    <w:rsid w:val="00BB378F"/>
    <w:rsid w:val="00BB380F"/>
    <w:rsid w:val="00BB3C4B"/>
    <w:rsid w:val="00BB3D6B"/>
    <w:rsid w:val="00BB4120"/>
    <w:rsid w:val="00BB4745"/>
    <w:rsid w:val="00BB4C42"/>
    <w:rsid w:val="00BB5025"/>
    <w:rsid w:val="00BB51B3"/>
    <w:rsid w:val="00BB52B0"/>
    <w:rsid w:val="00BB5D9B"/>
    <w:rsid w:val="00BB5DBA"/>
    <w:rsid w:val="00BB5EE9"/>
    <w:rsid w:val="00BB605B"/>
    <w:rsid w:val="00BB6159"/>
    <w:rsid w:val="00BB61A6"/>
    <w:rsid w:val="00BB6635"/>
    <w:rsid w:val="00BB673D"/>
    <w:rsid w:val="00BB6A91"/>
    <w:rsid w:val="00BB6D87"/>
    <w:rsid w:val="00BB71C0"/>
    <w:rsid w:val="00BB762E"/>
    <w:rsid w:val="00BB7778"/>
    <w:rsid w:val="00BB781A"/>
    <w:rsid w:val="00BB78B2"/>
    <w:rsid w:val="00BC0235"/>
    <w:rsid w:val="00BC044C"/>
    <w:rsid w:val="00BC0EA5"/>
    <w:rsid w:val="00BC0EA9"/>
    <w:rsid w:val="00BC11FC"/>
    <w:rsid w:val="00BC132B"/>
    <w:rsid w:val="00BC21E5"/>
    <w:rsid w:val="00BC2987"/>
    <w:rsid w:val="00BC2A2A"/>
    <w:rsid w:val="00BC2C0C"/>
    <w:rsid w:val="00BC2C7B"/>
    <w:rsid w:val="00BC314C"/>
    <w:rsid w:val="00BC34F2"/>
    <w:rsid w:val="00BC3E32"/>
    <w:rsid w:val="00BC3F16"/>
    <w:rsid w:val="00BC4BDE"/>
    <w:rsid w:val="00BC4D75"/>
    <w:rsid w:val="00BC4D81"/>
    <w:rsid w:val="00BC51DB"/>
    <w:rsid w:val="00BC51F4"/>
    <w:rsid w:val="00BC5AA2"/>
    <w:rsid w:val="00BC5CCC"/>
    <w:rsid w:val="00BC5E80"/>
    <w:rsid w:val="00BC62BF"/>
    <w:rsid w:val="00BC660C"/>
    <w:rsid w:val="00BC6717"/>
    <w:rsid w:val="00BC7141"/>
    <w:rsid w:val="00BC7288"/>
    <w:rsid w:val="00BC728D"/>
    <w:rsid w:val="00BC762A"/>
    <w:rsid w:val="00BC7762"/>
    <w:rsid w:val="00BD03F7"/>
    <w:rsid w:val="00BD0653"/>
    <w:rsid w:val="00BD0A4E"/>
    <w:rsid w:val="00BD0C25"/>
    <w:rsid w:val="00BD11F3"/>
    <w:rsid w:val="00BD198C"/>
    <w:rsid w:val="00BD1ACF"/>
    <w:rsid w:val="00BD1BF7"/>
    <w:rsid w:val="00BD1EC1"/>
    <w:rsid w:val="00BD1EDB"/>
    <w:rsid w:val="00BD2403"/>
    <w:rsid w:val="00BD2705"/>
    <w:rsid w:val="00BD2885"/>
    <w:rsid w:val="00BD2D2D"/>
    <w:rsid w:val="00BD349F"/>
    <w:rsid w:val="00BD34A6"/>
    <w:rsid w:val="00BD3A51"/>
    <w:rsid w:val="00BD42C7"/>
    <w:rsid w:val="00BD4CA7"/>
    <w:rsid w:val="00BD4D1C"/>
    <w:rsid w:val="00BD4D7B"/>
    <w:rsid w:val="00BD51F0"/>
    <w:rsid w:val="00BD528B"/>
    <w:rsid w:val="00BD5626"/>
    <w:rsid w:val="00BD5679"/>
    <w:rsid w:val="00BD5936"/>
    <w:rsid w:val="00BD5D3E"/>
    <w:rsid w:val="00BD5D5F"/>
    <w:rsid w:val="00BD5E30"/>
    <w:rsid w:val="00BD60BD"/>
    <w:rsid w:val="00BD60D8"/>
    <w:rsid w:val="00BD6871"/>
    <w:rsid w:val="00BD691C"/>
    <w:rsid w:val="00BD7068"/>
    <w:rsid w:val="00BD7255"/>
    <w:rsid w:val="00BD79AF"/>
    <w:rsid w:val="00BD7ABB"/>
    <w:rsid w:val="00BD7D75"/>
    <w:rsid w:val="00BE054E"/>
    <w:rsid w:val="00BE123A"/>
    <w:rsid w:val="00BE1426"/>
    <w:rsid w:val="00BE1518"/>
    <w:rsid w:val="00BE16F7"/>
    <w:rsid w:val="00BE18D9"/>
    <w:rsid w:val="00BE1959"/>
    <w:rsid w:val="00BE1C0A"/>
    <w:rsid w:val="00BE1FD7"/>
    <w:rsid w:val="00BE282C"/>
    <w:rsid w:val="00BE2A93"/>
    <w:rsid w:val="00BE2FBC"/>
    <w:rsid w:val="00BE35F0"/>
    <w:rsid w:val="00BE3937"/>
    <w:rsid w:val="00BE3B63"/>
    <w:rsid w:val="00BE3BBA"/>
    <w:rsid w:val="00BE4076"/>
    <w:rsid w:val="00BE4344"/>
    <w:rsid w:val="00BE43DF"/>
    <w:rsid w:val="00BE477B"/>
    <w:rsid w:val="00BE4D05"/>
    <w:rsid w:val="00BE51F1"/>
    <w:rsid w:val="00BE52C8"/>
    <w:rsid w:val="00BE53EA"/>
    <w:rsid w:val="00BE55A9"/>
    <w:rsid w:val="00BE56A5"/>
    <w:rsid w:val="00BE6177"/>
    <w:rsid w:val="00BE6542"/>
    <w:rsid w:val="00BE6623"/>
    <w:rsid w:val="00BE696E"/>
    <w:rsid w:val="00BE6D5F"/>
    <w:rsid w:val="00BE6D95"/>
    <w:rsid w:val="00BE7066"/>
    <w:rsid w:val="00BE719A"/>
    <w:rsid w:val="00BE71C0"/>
    <w:rsid w:val="00BE7227"/>
    <w:rsid w:val="00BE7279"/>
    <w:rsid w:val="00BE735A"/>
    <w:rsid w:val="00BE74AD"/>
    <w:rsid w:val="00BE79C6"/>
    <w:rsid w:val="00BE7CA7"/>
    <w:rsid w:val="00BE7CA8"/>
    <w:rsid w:val="00BE7F44"/>
    <w:rsid w:val="00BF03F4"/>
    <w:rsid w:val="00BF0516"/>
    <w:rsid w:val="00BF093F"/>
    <w:rsid w:val="00BF0DCB"/>
    <w:rsid w:val="00BF10FD"/>
    <w:rsid w:val="00BF1366"/>
    <w:rsid w:val="00BF13BD"/>
    <w:rsid w:val="00BF1535"/>
    <w:rsid w:val="00BF1DF8"/>
    <w:rsid w:val="00BF2135"/>
    <w:rsid w:val="00BF2612"/>
    <w:rsid w:val="00BF29E2"/>
    <w:rsid w:val="00BF2B47"/>
    <w:rsid w:val="00BF2DF6"/>
    <w:rsid w:val="00BF3299"/>
    <w:rsid w:val="00BF34A7"/>
    <w:rsid w:val="00BF3628"/>
    <w:rsid w:val="00BF3A9B"/>
    <w:rsid w:val="00BF3F4D"/>
    <w:rsid w:val="00BF479F"/>
    <w:rsid w:val="00BF49B6"/>
    <w:rsid w:val="00BF4C75"/>
    <w:rsid w:val="00BF4EB8"/>
    <w:rsid w:val="00BF4F69"/>
    <w:rsid w:val="00BF4F7A"/>
    <w:rsid w:val="00BF4F83"/>
    <w:rsid w:val="00BF52AD"/>
    <w:rsid w:val="00BF54E2"/>
    <w:rsid w:val="00BF5A3D"/>
    <w:rsid w:val="00BF61D5"/>
    <w:rsid w:val="00BF62FB"/>
    <w:rsid w:val="00BF685C"/>
    <w:rsid w:val="00BF69B1"/>
    <w:rsid w:val="00BF6A5C"/>
    <w:rsid w:val="00BF6C0B"/>
    <w:rsid w:val="00BF6D43"/>
    <w:rsid w:val="00BF6E35"/>
    <w:rsid w:val="00BF6F2E"/>
    <w:rsid w:val="00BF7101"/>
    <w:rsid w:val="00BF75C7"/>
    <w:rsid w:val="00BF7AEE"/>
    <w:rsid w:val="00BF7EDC"/>
    <w:rsid w:val="00C000B6"/>
    <w:rsid w:val="00C00F1A"/>
    <w:rsid w:val="00C00F3A"/>
    <w:rsid w:val="00C011DB"/>
    <w:rsid w:val="00C01251"/>
    <w:rsid w:val="00C015D7"/>
    <w:rsid w:val="00C0170D"/>
    <w:rsid w:val="00C0275E"/>
    <w:rsid w:val="00C02765"/>
    <w:rsid w:val="00C02E5C"/>
    <w:rsid w:val="00C03235"/>
    <w:rsid w:val="00C032C4"/>
    <w:rsid w:val="00C03870"/>
    <w:rsid w:val="00C040BF"/>
    <w:rsid w:val="00C04185"/>
    <w:rsid w:val="00C043DD"/>
    <w:rsid w:val="00C04803"/>
    <w:rsid w:val="00C04CED"/>
    <w:rsid w:val="00C04E08"/>
    <w:rsid w:val="00C04FF2"/>
    <w:rsid w:val="00C053C2"/>
    <w:rsid w:val="00C0585E"/>
    <w:rsid w:val="00C05C46"/>
    <w:rsid w:val="00C05D6D"/>
    <w:rsid w:val="00C05E1B"/>
    <w:rsid w:val="00C06175"/>
    <w:rsid w:val="00C06767"/>
    <w:rsid w:val="00C06980"/>
    <w:rsid w:val="00C06F25"/>
    <w:rsid w:val="00C0708F"/>
    <w:rsid w:val="00C071D6"/>
    <w:rsid w:val="00C07BDA"/>
    <w:rsid w:val="00C07E9B"/>
    <w:rsid w:val="00C10049"/>
    <w:rsid w:val="00C10239"/>
    <w:rsid w:val="00C102CB"/>
    <w:rsid w:val="00C10856"/>
    <w:rsid w:val="00C10ACB"/>
    <w:rsid w:val="00C10D43"/>
    <w:rsid w:val="00C10DC7"/>
    <w:rsid w:val="00C11813"/>
    <w:rsid w:val="00C11963"/>
    <w:rsid w:val="00C11BED"/>
    <w:rsid w:val="00C11C3E"/>
    <w:rsid w:val="00C11CA1"/>
    <w:rsid w:val="00C11CAC"/>
    <w:rsid w:val="00C11F51"/>
    <w:rsid w:val="00C124F1"/>
    <w:rsid w:val="00C12673"/>
    <w:rsid w:val="00C1279F"/>
    <w:rsid w:val="00C12A97"/>
    <w:rsid w:val="00C12B1C"/>
    <w:rsid w:val="00C12F66"/>
    <w:rsid w:val="00C13279"/>
    <w:rsid w:val="00C13678"/>
    <w:rsid w:val="00C14653"/>
    <w:rsid w:val="00C14CF7"/>
    <w:rsid w:val="00C14DFD"/>
    <w:rsid w:val="00C15036"/>
    <w:rsid w:val="00C151A8"/>
    <w:rsid w:val="00C1530C"/>
    <w:rsid w:val="00C15903"/>
    <w:rsid w:val="00C15937"/>
    <w:rsid w:val="00C1596B"/>
    <w:rsid w:val="00C160E1"/>
    <w:rsid w:val="00C16363"/>
    <w:rsid w:val="00C168CF"/>
    <w:rsid w:val="00C16A7F"/>
    <w:rsid w:val="00C16CCC"/>
    <w:rsid w:val="00C16ED2"/>
    <w:rsid w:val="00C170E6"/>
    <w:rsid w:val="00C1732E"/>
    <w:rsid w:val="00C17CC5"/>
    <w:rsid w:val="00C201BD"/>
    <w:rsid w:val="00C201E1"/>
    <w:rsid w:val="00C206F3"/>
    <w:rsid w:val="00C21504"/>
    <w:rsid w:val="00C21507"/>
    <w:rsid w:val="00C2177A"/>
    <w:rsid w:val="00C21A74"/>
    <w:rsid w:val="00C21B48"/>
    <w:rsid w:val="00C21D30"/>
    <w:rsid w:val="00C21DDD"/>
    <w:rsid w:val="00C21E2D"/>
    <w:rsid w:val="00C2278E"/>
    <w:rsid w:val="00C22A58"/>
    <w:rsid w:val="00C2324C"/>
    <w:rsid w:val="00C23612"/>
    <w:rsid w:val="00C23813"/>
    <w:rsid w:val="00C23921"/>
    <w:rsid w:val="00C24170"/>
    <w:rsid w:val="00C244D4"/>
    <w:rsid w:val="00C2473E"/>
    <w:rsid w:val="00C2534D"/>
    <w:rsid w:val="00C2572F"/>
    <w:rsid w:val="00C258C2"/>
    <w:rsid w:val="00C25BAD"/>
    <w:rsid w:val="00C25F27"/>
    <w:rsid w:val="00C2621E"/>
    <w:rsid w:val="00C2631E"/>
    <w:rsid w:val="00C2653C"/>
    <w:rsid w:val="00C26911"/>
    <w:rsid w:val="00C271D7"/>
    <w:rsid w:val="00C27897"/>
    <w:rsid w:val="00C27A90"/>
    <w:rsid w:val="00C27D48"/>
    <w:rsid w:val="00C27EA3"/>
    <w:rsid w:val="00C27F05"/>
    <w:rsid w:val="00C304F2"/>
    <w:rsid w:val="00C30757"/>
    <w:rsid w:val="00C308D7"/>
    <w:rsid w:val="00C30B21"/>
    <w:rsid w:val="00C31008"/>
    <w:rsid w:val="00C3117D"/>
    <w:rsid w:val="00C3140E"/>
    <w:rsid w:val="00C314AE"/>
    <w:rsid w:val="00C314FE"/>
    <w:rsid w:val="00C31DEE"/>
    <w:rsid w:val="00C32DCD"/>
    <w:rsid w:val="00C330F0"/>
    <w:rsid w:val="00C332AF"/>
    <w:rsid w:val="00C333B3"/>
    <w:rsid w:val="00C33482"/>
    <w:rsid w:val="00C33968"/>
    <w:rsid w:val="00C33B3D"/>
    <w:rsid w:val="00C33C91"/>
    <w:rsid w:val="00C33D88"/>
    <w:rsid w:val="00C3410E"/>
    <w:rsid w:val="00C34233"/>
    <w:rsid w:val="00C34304"/>
    <w:rsid w:val="00C3436D"/>
    <w:rsid w:val="00C344FF"/>
    <w:rsid w:val="00C346B4"/>
    <w:rsid w:val="00C3489D"/>
    <w:rsid w:val="00C349F2"/>
    <w:rsid w:val="00C34B1F"/>
    <w:rsid w:val="00C34DAD"/>
    <w:rsid w:val="00C35073"/>
    <w:rsid w:val="00C35713"/>
    <w:rsid w:val="00C35870"/>
    <w:rsid w:val="00C358F6"/>
    <w:rsid w:val="00C35AAC"/>
    <w:rsid w:val="00C35CF7"/>
    <w:rsid w:val="00C35E80"/>
    <w:rsid w:val="00C362DF"/>
    <w:rsid w:val="00C363EE"/>
    <w:rsid w:val="00C36C27"/>
    <w:rsid w:val="00C37AFA"/>
    <w:rsid w:val="00C37E57"/>
    <w:rsid w:val="00C37E9B"/>
    <w:rsid w:val="00C37FD9"/>
    <w:rsid w:val="00C40573"/>
    <w:rsid w:val="00C40C9A"/>
    <w:rsid w:val="00C410D5"/>
    <w:rsid w:val="00C410E9"/>
    <w:rsid w:val="00C417FA"/>
    <w:rsid w:val="00C419C5"/>
    <w:rsid w:val="00C41B07"/>
    <w:rsid w:val="00C41D52"/>
    <w:rsid w:val="00C425B5"/>
    <w:rsid w:val="00C42839"/>
    <w:rsid w:val="00C42B0F"/>
    <w:rsid w:val="00C42C43"/>
    <w:rsid w:val="00C42D3C"/>
    <w:rsid w:val="00C43193"/>
    <w:rsid w:val="00C433FD"/>
    <w:rsid w:val="00C44032"/>
    <w:rsid w:val="00C44047"/>
    <w:rsid w:val="00C44549"/>
    <w:rsid w:val="00C446B4"/>
    <w:rsid w:val="00C44767"/>
    <w:rsid w:val="00C447A4"/>
    <w:rsid w:val="00C44C66"/>
    <w:rsid w:val="00C4530C"/>
    <w:rsid w:val="00C45326"/>
    <w:rsid w:val="00C45331"/>
    <w:rsid w:val="00C453AE"/>
    <w:rsid w:val="00C453C8"/>
    <w:rsid w:val="00C45539"/>
    <w:rsid w:val="00C4556D"/>
    <w:rsid w:val="00C45583"/>
    <w:rsid w:val="00C45B1D"/>
    <w:rsid w:val="00C461B3"/>
    <w:rsid w:val="00C467E7"/>
    <w:rsid w:val="00C4698A"/>
    <w:rsid w:val="00C46BF3"/>
    <w:rsid w:val="00C46DB5"/>
    <w:rsid w:val="00C4702F"/>
    <w:rsid w:val="00C47191"/>
    <w:rsid w:val="00C478C2"/>
    <w:rsid w:val="00C47A11"/>
    <w:rsid w:val="00C47BB9"/>
    <w:rsid w:val="00C47F8F"/>
    <w:rsid w:val="00C50041"/>
    <w:rsid w:val="00C5010B"/>
    <w:rsid w:val="00C503C0"/>
    <w:rsid w:val="00C5041E"/>
    <w:rsid w:val="00C50EAD"/>
    <w:rsid w:val="00C50EE1"/>
    <w:rsid w:val="00C510A1"/>
    <w:rsid w:val="00C5113E"/>
    <w:rsid w:val="00C515C3"/>
    <w:rsid w:val="00C51A4C"/>
    <w:rsid w:val="00C51F90"/>
    <w:rsid w:val="00C521C6"/>
    <w:rsid w:val="00C52215"/>
    <w:rsid w:val="00C52308"/>
    <w:rsid w:val="00C527A5"/>
    <w:rsid w:val="00C5283F"/>
    <w:rsid w:val="00C52A25"/>
    <w:rsid w:val="00C52CEC"/>
    <w:rsid w:val="00C52D33"/>
    <w:rsid w:val="00C52E6E"/>
    <w:rsid w:val="00C53695"/>
    <w:rsid w:val="00C53888"/>
    <w:rsid w:val="00C53BB0"/>
    <w:rsid w:val="00C53F8C"/>
    <w:rsid w:val="00C541C5"/>
    <w:rsid w:val="00C544AF"/>
    <w:rsid w:val="00C54596"/>
    <w:rsid w:val="00C54B94"/>
    <w:rsid w:val="00C54B98"/>
    <w:rsid w:val="00C54F98"/>
    <w:rsid w:val="00C55089"/>
    <w:rsid w:val="00C5590F"/>
    <w:rsid w:val="00C55BD4"/>
    <w:rsid w:val="00C55CC7"/>
    <w:rsid w:val="00C55D2B"/>
    <w:rsid w:val="00C55DE4"/>
    <w:rsid w:val="00C5644E"/>
    <w:rsid w:val="00C5660F"/>
    <w:rsid w:val="00C567B3"/>
    <w:rsid w:val="00C570C6"/>
    <w:rsid w:val="00C57281"/>
    <w:rsid w:val="00C575BE"/>
    <w:rsid w:val="00C5776C"/>
    <w:rsid w:val="00C57773"/>
    <w:rsid w:val="00C578CA"/>
    <w:rsid w:val="00C57B79"/>
    <w:rsid w:val="00C57FDF"/>
    <w:rsid w:val="00C602FA"/>
    <w:rsid w:val="00C60613"/>
    <w:rsid w:val="00C60FA0"/>
    <w:rsid w:val="00C60FE9"/>
    <w:rsid w:val="00C61A04"/>
    <w:rsid w:val="00C61A96"/>
    <w:rsid w:val="00C61AFA"/>
    <w:rsid w:val="00C61C44"/>
    <w:rsid w:val="00C62296"/>
    <w:rsid w:val="00C62558"/>
    <w:rsid w:val="00C62EA3"/>
    <w:rsid w:val="00C6370C"/>
    <w:rsid w:val="00C6381D"/>
    <w:rsid w:val="00C63B26"/>
    <w:rsid w:val="00C6422B"/>
    <w:rsid w:val="00C6437F"/>
    <w:rsid w:val="00C647A3"/>
    <w:rsid w:val="00C64851"/>
    <w:rsid w:val="00C64BC3"/>
    <w:rsid w:val="00C64C56"/>
    <w:rsid w:val="00C65129"/>
    <w:rsid w:val="00C65135"/>
    <w:rsid w:val="00C651E8"/>
    <w:rsid w:val="00C65309"/>
    <w:rsid w:val="00C65506"/>
    <w:rsid w:val="00C65570"/>
    <w:rsid w:val="00C65721"/>
    <w:rsid w:val="00C65728"/>
    <w:rsid w:val="00C6580C"/>
    <w:rsid w:val="00C6599B"/>
    <w:rsid w:val="00C6646C"/>
    <w:rsid w:val="00C66733"/>
    <w:rsid w:val="00C66E55"/>
    <w:rsid w:val="00C670B1"/>
    <w:rsid w:val="00C67208"/>
    <w:rsid w:val="00C6728A"/>
    <w:rsid w:val="00C67480"/>
    <w:rsid w:val="00C67BA5"/>
    <w:rsid w:val="00C67DE5"/>
    <w:rsid w:val="00C700D4"/>
    <w:rsid w:val="00C707D8"/>
    <w:rsid w:val="00C707E4"/>
    <w:rsid w:val="00C70809"/>
    <w:rsid w:val="00C7089A"/>
    <w:rsid w:val="00C71312"/>
    <w:rsid w:val="00C71940"/>
    <w:rsid w:val="00C719C9"/>
    <w:rsid w:val="00C71C7D"/>
    <w:rsid w:val="00C72661"/>
    <w:rsid w:val="00C72824"/>
    <w:rsid w:val="00C7282C"/>
    <w:rsid w:val="00C72BE5"/>
    <w:rsid w:val="00C72DB5"/>
    <w:rsid w:val="00C73264"/>
    <w:rsid w:val="00C7343C"/>
    <w:rsid w:val="00C73623"/>
    <w:rsid w:val="00C736E5"/>
    <w:rsid w:val="00C737E1"/>
    <w:rsid w:val="00C73CAE"/>
    <w:rsid w:val="00C740EC"/>
    <w:rsid w:val="00C7415E"/>
    <w:rsid w:val="00C7436D"/>
    <w:rsid w:val="00C7437C"/>
    <w:rsid w:val="00C743AF"/>
    <w:rsid w:val="00C74512"/>
    <w:rsid w:val="00C74A7F"/>
    <w:rsid w:val="00C74BC4"/>
    <w:rsid w:val="00C74C97"/>
    <w:rsid w:val="00C74E15"/>
    <w:rsid w:val="00C74FAE"/>
    <w:rsid w:val="00C7503D"/>
    <w:rsid w:val="00C751E6"/>
    <w:rsid w:val="00C756E4"/>
    <w:rsid w:val="00C7661A"/>
    <w:rsid w:val="00C7694E"/>
    <w:rsid w:val="00C76979"/>
    <w:rsid w:val="00C77204"/>
    <w:rsid w:val="00C77306"/>
    <w:rsid w:val="00C7735C"/>
    <w:rsid w:val="00C774E3"/>
    <w:rsid w:val="00C77526"/>
    <w:rsid w:val="00C8034A"/>
    <w:rsid w:val="00C8073E"/>
    <w:rsid w:val="00C80A54"/>
    <w:rsid w:val="00C80B07"/>
    <w:rsid w:val="00C80CF7"/>
    <w:rsid w:val="00C81110"/>
    <w:rsid w:val="00C8148F"/>
    <w:rsid w:val="00C819FF"/>
    <w:rsid w:val="00C81CAB"/>
    <w:rsid w:val="00C81DA2"/>
    <w:rsid w:val="00C81F0F"/>
    <w:rsid w:val="00C820B6"/>
    <w:rsid w:val="00C822A5"/>
    <w:rsid w:val="00C8256D"/>
    <w:rsid w:val="00C825FC"/>
    <w:rsid w:val="00C82675"/>
    <w:rsid w:val="00C8269E"/>
    <w:rsid w:val="00C82A16"/>
    <w:rsid w:val="00C82E50"/>
    <w:rsid w:val="00C8381A"/>
    <w:rsid w:val="00C843BB"/>
    <w:rsid w:val="00C84695"/>
    <w:rsid w:val="00C84AF8"/>
    <w:rsid w:val="00C84C94"/>
    <w:rsid w:val="00C84EAF"/>
    <w:rsid w:val="00C85327"/>
    <w:rsid w:val="00C857B7"/>
    <w:rsid w:val="00C857E2"/>
    <w:rsid w:val="00C85BDF"/>
    <w:rsid w:val="00C85C98"/>
    <w:rsid w:val="00C85DBE"/>
    <w:rsid w:val="00C86397"/>
    <w:rsid w:val="00C86724"/>
    <w:rsid w:val="00C8676E"/>
    <w:rsid w:val="00C86EE5"/>
    <w:rsid w:val="00C86F64"/>
    <w:rsid w:val="00C8729F"/>
    <w:rsid w:val="00C87C77"/>
    <w:rsid w:val="00C87EA9"/>
    <w:rsid w:val="00C9012B"/>
    <w:rsid w:val="00C908ED"/>
    <w:rsid w:val="00C90E11"/>
    <w:rsid w:val="00C90FAC"/>
    <w:rsid w:val="00C911A9"/>
    <w:rsid w:val="00C91410"/>
    <w:rsid w:val="00C914B2"/>
    <w:rsid w:val="00C9181F"/>
    <w:rsid w:val="00C918AB"/>
    <w:rsid w:val="00C91B03"/>
    <w:rsid w:val="00C91C33"/>
    <w:rsid w:val="00C92383"/>
    <w:rsid w:val="00C933D6"/>
    <w:rsid w:val="00C9351D"/>
    <w:rsid w:val="00C936B4"/>
    <w:rsid w:val="00C93962"/>
    <w:rsid w:val="00C93B51"/>
    <w:rsid w:val="00C93BBB"/>
    <w:rsid w:val="00C94259"/>
    <w:rsid w:val="00C946CD"/>
    <w:rsid w:val="00C946E4"/>
    <w:rsid w:val="00C94ADC"/>
    <w:rsid w:val="00C94CCB"/>
    <w:rsid w:val="00C952C5"/>
    <w:rsid w:val="00C952D5"/>
    <w:rsid w:val="00C95412"/>
    <w:rsid w:val="00C959FF"/>
    <w:rsid w:val="00C95C26"/>
    <w:rsid w:val="00C962BD"/>
    <w:rsid w:val="00C96AD1"/>
    <w:rsid w:val="00C96D2B"/>
    <w:rsid w:val="00C96E81"/>
    <w:rsid w:val="00C97062"/>
    <w:rsid w:val="00C97714"/>
    <w:rsid w:val="00C97AA9"/>
    <w:rsid w:val="00C97B8C"/>
    <w:rsid w:val="00C97D31"/>
    <w:rsid w:val="00CA06EF"/>
    <w:rsid w:val="00CA0BFE"/>
    <w:rsid w:val="00CA0EA9"/>
    <w:rsid w:val="00CA15D6"/>
    <w:rsid w:val="00CA16AA"/>
    <w:rsid w:val="00CA19A3"/>
    <w:rsid w:val="00CA19CC"/>
    <w:rsid w:val="00CA1F1A"/>
    <w:rsid w:val="00CA2BC3"/>
    <w:rsid w:val="00CA2C2E"/>
    <w:rsid w:val="00CA2CAF"/>
    <w:rsid w:val="00CA3059"/>
    <w:rsid w:val="00CA3427"/>
    <w:rsid w:val="00CA38A5"/>
    <w:rsid w:val="00CA405E"/>
    <w:rsid w:val="00CA48B5"/>
    <w:rsid w:val="00CA4B85"/>
    <w:rsid w:val="00CA4C10"/>
    <w:rsid w:val="00CA4C14"/>
    <w:rsid w:val="00CA4C63"/>
    <w:rsid w:val="00CA4E09"/>
    <w:rsid w:val="00CA5006"/>
    <w:rsid w:val="00CA520B"/>
    <w:rsid w:val="00CA5380"/>
    <w:rsid w:val="00CA54A4"/>
    <w:rsid w:val="00CA58CC"/>
    <w:rsid w:val="00CA5CF0"/>
    <w:rsid w:val="00CA5D98"/>
    <w:rsid w:val="00CA5ECF"/>
    <w:rsid w:val="00CA66DA"/>
    <w:rsid w:val="00CA695D"/>
    <w:rsid w:val="00CA6A06"/>
    <w:rsid w:val="00CA6A87"/>
    <w:rsid w:val="00CA6B3A"/>
    <w:rsid w:val="00CA6CAC"/>
    <w:rsid w:val="00CA6F15"/>
    <w:rsid w:val="00CA7368"/>
    <w:rsid w:val="00CA7606"/>
    <w:rsid w:val="00CA798E"/>
    <w:rsid w:val="00CA7B29"/>
    <w:rsid w:val="00CA7B52"/>
    <w:rsid w:val="00CA84A9"/>
    <w:rsid w:val="00CB0007"/>
    <w:rsid w:val="00CB0551"/>
    <w:rsid w:val="00CB06A1"/>
    <w:rsid w:val="00CB09AE"/>
    <w:rsid w:val="00CB13C0"/>
    <w:rsid w:val="00CB17EC"/>
    <w:rsid w:val="00CB19B3"/>
    <w:rsid w:val="00CB1A00"/>
    <w:rsid w:val="00CB1F1E"/>
    <w:rsid w:val="00CB2140"/>
    <w:rsid w:val="00CB2472"/>
    <w:rsid w:val="00CB2B80"/>
    <w:rsid w:val="00CB2B8C"/>
    <w:rsid w:val="00CB310C"/>
    <w:rsid w:val="00CB325C"/>
    <w:rsid w:val="00CB3320"/>
    <w:rsid w:val="00CB34F8"/>
    <w:rsid w:val="00CB3B93"/>
    <w:rsid w:val="00CB3C29"/>
    <w:rsid w:val="00CB3D30"/>
    <w:rsid w:val="00CB3EC3"/>
    <w:rsid w:val="00CB4A9A"/>
    <w:rsid w:val="00CB4EA6"/>
    <w:rsid w:val="00CB4FDE"/>
    <w:rsid w:val="00CB503D"/>
    <w:rsid w:val="00CB571F"/>
    <w:rsid w:val="00CB5D1C"/>
    <w:rsid w:val="00CB5D5F"/>
    <w:rsid w:val="00CB60A7"/>
    <w:rsid w:val="00CB6111"/>
    <w:rsid w:val="00CB6353"/>
    <w:rsid w:val="00CB692A"/>
    <w:rsid w:val="00CB694A"/>
    <w:rsid w:val="00CB6BAB"/>
    <w:rsid w:val="00CB70DB"/>
    <w:rsid w:val="00CB7607"/>
    <w:rsid w:val="00CB760E"/>
    <w:rsid w:val="00CB777C"/>
    <w:rsid w:val="00CB7B32"/>
    <w:rsid w:val="00CB7C0B"/>
    <w:rsid w:val="00CB7C2D"/>
    <w:rsid w:val="00CC046B"/>
    <w:rsid w:val="00CC08FA"/>
    <w:rsid w:val="00CC0AD6"/>
    <w:rsid w:val="00CC0D4C"/>
    <w:rsid w:val="00CC104F"/>
    <w:rsid w:val="00CC12C3"/>
    <w:rsid w:val="00CC1B13"/>
    <w:rsid w:val="00CC20EE"/>
    <w:rsid w:val="00CC2555"/>
    <w:rsid w:val="00CC2984"/>
    <w:rsid w:val="00CC2C0D"/>
    <w:rsid w:val="00CC2D8F"/>
    <w:rsid w:val="00CC3457"/>
    <w:rsid w:val="00CC3907"/>
    <w:rsid w:val="00CC390B"/>
    <w:rsid w:val="00CC3946"/>
    <w:rsid w:val="00CC394D"/>
    <w:rsid w:val="00CC3FDC"/>
    <w:rsid w:val="00CC40A6"/>
    <w:rsid w:val="00CC4270"/>
    <w:rsid w:val="00CC4367"/>
    <w:rsid w:val="00CC47C6"/>
    <w:rsid w:val="00CC4897"/>
    <w:rsid w:val="00CC4A13"/>
    <w:rsid w:val="00CC4E31"/>
    <w:rsid w:val="00CC55CA"/>
    <w:rsid w:val="00CC5B95"/>
    <w:rsid w:val="00CC5FAD"/>
    <w:rsid w:val="00CC6090"/>
    <w:rsid w:val="00CC637A"/>
    <w:rsid w:val="00CC6385"/>
    <w:rsid w:val="00CC6897"/>
    <w:rsid w:val="00CC6909"/>
    <w:rsid w:val="00CC6959"/>
    <w:rsid w:val="00CC6BEB"/>
    <w:rsid w:val="00CC6E25"/>
    <w:rsid w:val="00CC70A9"/>
    <w:rsid w:val="00CC73DE"/>
    <w:rsid w:val="00CC73F4"/>
    <w:rsid w:val="00CC78DE"/>
    <w:rsid w:val="00CC7BAA"/>
    <w:rsid w:val="00CC7BCB"/>
    <w:rsid w:val="00CC7D6A"/>
    <w:rsid w:val="00CD0097"/>
    <w:rsid w:val="00CD0ACF"/>
    <w:rsid w:val="00CD0DB1"/>
    <w:rsid w:val="00CD0E06"/>
    <w:rsid w:val="00CD0F54"/>
    <w:rsid w:val="00CD1620"/>
    <w:rsid w:val="00CD169B"/>
    <w:rsid w:val="00CD1831"/>
    <w:rsid w:val="00CD1B35"/>
    <w:rsid w:val="00CD27DC"/>
    <w:rsid w:val="00CD29D9"/>
    <w:rsid w:val="00CD2A38"/>
    <w:rsid w:val="00CD3073"/>
    <w:rsid w:val="00CD3565"/>
    <w:rsid w:val="00CD3CE3"/>
    <w:rsid w:val="00CD42AC"/>
    <w:rsid w:val="00CD42F8"/>
    <w:rsid w:val="00CD442F"/>
    <w:rsid w:val="00CD47B3"/>
    <w:rsid w:val="00CD4ADB"/>
    <w:rsid w:val="00CD4D9D"/>
    <w:rsid w:val="00CD4FBC"/>
    <w:rsid w:val="00CD524C"/>
    <w:rsid w:val="00CD5413"/>
    <w:rsid w:val="00CD54C4"/>
    <w:rsid w:val="00CD5663"/>
    <w:rsid w:val="00CD5C2D"/>
    <w:rsid w:val="00CD6390"/>
    <w:rsid w:val="00CD713A"/>
    <w:rsid w:val="00CD7715"/>
    <w:rsid w:val="00CD7920"/>
    <w:rsid w:val="00CD7BD1"/>
    <w:rsid w:val="00CD7E1A"/>
    <w:rsid w:val="00CE008F"/>
    <w:rsid w:val="00CE013A"/>
    <w:rsid w:val="00CE05C0"/>
    <w:rsid w:val="00CE07F6"/>
    <w:rsid w:val="00CE12E7"/>
    <w:rsid w:val="00CE1B81"/>
    <w:rsid w:val="00CE1BFE"/>
    <w:rsid w:val="00CE1C39"/>
    <w:rsid w:val="00CE1E4F"/>
    <w:rsid w:val="00CE23A6"/>
    <w:rsid w:val="00CE2499"/>
    <w:rsid w:val="00CE25E5"/>
    <w:rsid w:val="00CE2656"/>
    <w:rsid w:val="00CE28BC"/>
    <w:rsid w:val="00CE28E1"/>
    <w:rsid w:val="00CE2922"/>
    <w:rsid w:val="00CE2B62"/>
    <w:rsid w:val="00CE3215"/>
    <w:rsid w:val="00CE336B"/>
    <w:rsid w:val="00CE38AF"/>
    <w:rsid w:val="00CE3C3E"/>
    <w:rsid w:val="00CE3E73"/>
    <w:rsid w:val="00CE431C"/>
    <w:rsid w:val="00CE4410"/>
    <w:rsid w:val="00CE4D06"/>
    <w:rsid w:val="00CE4EBB"/>
    <w:rsid w:val="00CE5BC3"/>
    <w:rsid w:val="00CE5D28"/>
    <w:rsid w:val="00CE5E27"/>
    <w:rsid w:val="00CE5E63"/>
    <w:rsid w:val="00CE5ECD"/>
    <w:rsid w:val="00CE5F04"/>
    <w:rsid w:val="00CE634A"/>
    <w:rsid w:val="00CE63CA"/>
    <w:rsid w:val="00CE64CE"/>
    <w:rsid w:val="00CE6553"/>
    <w:rsid w:val="00CE657C"/>
    <w:rsid w:val="00CE65D8"/>
    <w:rsid w:val="00CE6767"/>
    <w:rsid w:val="00CE6AD8"/>
    <w:rsid w:val="00CE6CE6"/>
    <w:rsid w:val="00CE6F02"/>
    <w:rsid w:val="00CE71B0"/>
    <w:rsid w:val="00CE7D41"/>
    <w:rsid w:val="00CF0030"/>
    <w:rsid w:val="00CF0098"/>
    <w:rsid w:val="00CF0130"/>
    <w:rsid w:val="00CF01A4"/>
    <w:rsid w:val="00CF06E5"/>
    <w:rsid w:val="00CF0BF0"/>
    <w:rsid w:val="00CF0C6E"/>
    <w:rsid w:val="00CF0F1E"/>
    <w:rsid w:val="00CF1037"/>
    <w:rsid w:val="00CF13D2"/>
    <w:rsid w:val="00CF153A"/>
    <w:rsid w:val="00CF1814"/>
    <w:rsid w:val="00CF1BD3"/>
    <w:rsid w:val="00CF1CF6"/>
    <w:rsid w:val="00CF222E"/>
    <w:rsid w:val="00CF28C0"/>
    <w:rsid w:val="00CF2AF9"/>
    <w:rsid w:val="00CF2BF7"/>
    <w:rsid w:val="00CF2EE1"/>
    <w:rsid w:val="00CF2FC0"/>
    <w:rsid w:val="00CF3392"/>
    <w:rsid w:val="00CF37A1"/>
    <w:rsid w:val="00CF39BC"/>
    <w:rsid w:val="00CF3D53"/>
    <w:rsid w:val="00CF4131"/>
    <w:rsid w:val="00CF44A2"/>
    <w:rsid w:val="00CF46D9"/>
    <w:rsid w:val="00CF4A3C"/>
    <w:rsid w:val="00CF4B08"/>
    <w:rsid w:val="00CF4CC5"/>
    <w:rsid w:val="00CF4E93"/>
    <w:rsid w:val="00CF4EBE"/>
    <w:rsid w:val="00CF5382"/>
    <w:rsid w:val="00CF55EE"/>
    <w:rsid w:val="00CF562B"/>
    <w:rsid w:val="00CF5D22"/>
    <w:rsid w:val="00CF6373"/>
    <w:rsid w:val="00CF6848"/>
    <w:rsid w:val="00CF6C0F"/>
    <w:rsid w:val="00CF701B"/>
    <w:rsid w:val="00CF7216"/>
    <w:rsid w:val="00CF7240"/>
    <w:rsid w:val="00CF72DC"/>
    <w:rsid w:val="00CF7A43"/>
    <w:rsid w:val="00CF7B54"/>
    <w:rsid w:val="00CF7C35"/>
    <w:rsid w:val="00CF7D8D"/>
    <w:rsid w:val="00D00277"/>
    <w:rsid w:val="00D00430"/>
    <w:rsid w:val="00D00B0B"/>
    <w:rsid w:val="00D010F3"/>
    <w:rsid w:val="00D0127F"/>
    <w:rsid w:val="00D0157B"/>
    <w:rsid w:val="00D01E9E"/>
    <w:rsid w:val="00D020BA"/>
    <w:rsid w:val="00D028DA"/>
    <w:rsid w:val="00D02AC6"/>
    <w:rsid w:val="00D02F4F"/>
    <w:rsid w:val="00D03447"/>
    <w:rsid w:val="00D03458"/>
    <w:rsid w:val="00D036AE"/>
    <w:rsid w:val="00D036E6"/>
    <w:rsid w:val="00D03AC1"/>
    <w:rsid w:val="00D03ACA"/>
    <w:rsid w:val="00D03E6A"/>
    <w:rsid w:val="00D04128"/>
    <w:rsid w:val="00D04204"/>
    <w:rsid w:val="00D0425F"/>
    <w:rsid w:val="00D04BF7"/>
    <w:rsid w:val="00D04E0A"/>
    <w:rsid w:val="00D04FF2"/>
    <w:rsid w:val="00D0597E"/>
    <w:rsid w:val="00D05B7A"/>
    <w:rsid w:val="00D05BD1"/>
    <w:rsid w:val="00D05BEE"/>
    <w:rsid w:val="00D05F43"/>
    <w:rsid w:val="00D0608F"/>
    <w:rsid w:val="00D061A9"/>
    <w:rsid w:val="00D06298"/>
    <w:rsid w:val="00D062FD"/>
    <w:rsid w:val="00D0630F"/>
    <w:rsid w:val="00D063D3"/>
    <w:rsid w:val="00D06769"/>
    <w:rsid w:val="00D067AE"/>
    <w:rsid w:val="00D06C6F"/>
    <w:rsid w:val="00D076BF"/>
    <w:rsid w:val="00D07849"/>
    <w:rsid w:val="00D07B55"/>
    <w:rsid w:val="00D07D2E"/>
    <w:rsid w:val="00D07D3B"/>
    <w:rsid w:val="00D1003A"/>
    <w:rsid w:val="00D101D7"/>
    <w:rsid w:val="00D101F7"/>
    <w:rsid w:val="00D10630"/>
    <w:rsid w:val="00D10E90"/>
    <w:rsid w:val="00D10FC5"/>
    <w:rsid w:val="00D111C7"/>
    <w:rsid w:val="00D1194C"/>
    <w:rsid w:val="00D11A68"/>
    <w:rsid w:val="00D11B8B"/>
    <w:rsid w:val="00D11B95"/>
    <w:rsid w:val="00D11BAF"/>
    <w:rsid w:val="00D11BB7"/>
    <w:rsid w:val="00D11E56"/>
    <w:rsid w:val="00D1233E"/>
    <w:rsid w:val="00D12642"/>
    <w:rsid w:val="00D127EA"/>
    <w:rsid w:val="00D128A1"/>
    <w:rsid w:val="00D12D3D"/>
    <w:rsid w:val="00D135B0"/>
    <w:rsid w:val="00D13632"/>
    <w:rsid w:val="00D13F70"/>
    <w:rsid w:val="00D1487E"/>
    <w:rsid w:val="00D14E56"/>
    <w:rsid w:val="00D150CB"/>
    <w:rsid w:val="00D1550D"/>
    <w:rsid w:val="00D156A4"/>
    <w:rsid w:val="00D15968"/>
    <w:rsid w:val="00D15BBF"/>
    <w:rsid w:val="00D15F82"/>
    <w:rsid w:val="00D1612D"/>
    <w:rsid w:val="00D16332"/>
    <w:rsid w:val="00D16338"/>
    <w:rsid w:val="00D16DCD"/>
    <w:rsid w:val="00D17152"/>
    <w:rsid w:val="00D17160"/>
    <w:rsid w:val="00D17332"/>
    <w:rsid w:val="00D17569"/>
    <w:rsid w:val="00D17C71"/>
    <w:rsid w:val="00D2005D"/>
    <w:rsid w:val="00D20DD2"/>
    <w:rsid w:val="00D20E33"/>
    <w:rsid w:val="00D20F28"/>
    <w:rsid w:val="00D2101E"/>
    <w:rsid w:val="00D21187"/>
    <w:rsid w:val="00D211A7"/>
    <w:rsid w:val="00D213AE"/>
    <w:rsid w:val="00D2175B"/>
    <w:rsid w:val="00D21EC7"/>
    <w:rsid w:val="00D22010"/>
    <w:rsid w:val="00D221B1"/>
    <w:rsid w:val="00D223B9"/>
    <w:rsid w:val="00D225DD"/>
    <w:rsid w:val="00D2264E"/>
    <w:rsid w:val="00D227FA"/>
    <w:rsid w:val="00D228D0"/>
    <w:rsid w:val="00D22B78"/>
    <w:rsid w:val="00D22C1F"/>
    <w:rsid w:val="00D22DC8"/>
    <w:rsid w:val="00D22F48"/>
    <w:rsid w:val="00D231F4"/>
    <w:rsid w:val="00D23ADE"/>
    <w:rsid w:val="00D23FEB"/>
    <w:rsid w:val="00D24252"/>
    <w:rsid w:val="00D2435B"/>
    <w:rsid w:val="00D24847"/>
    <w:rsid w:val="00D24F1E"/>
    <w:rsid w:val="00D2533A"/>
    <w:rsid w:val="00D256FC"/>
    <w:rsid w:val="00D25BAC"/>
    <w:rsid w:val="00D26130"/>
    <w:rsid w:val="00D261D1"/>
    <w:rsid w:val="00D267EF"/>
    <w:rsid w:val="00D26B66"/>
    <w:rsid w:val="00D27355"/>
    <w:rsid w:val="00D27464"/>
    <w:rsid w:val="00D2770E"/>
    <w:rsid w:val="00D27F7C"/>
    <w:rsid w:val="00D30282"/>
    <w:rsid w:val="00D304D4"/>
    <w:rsid w:val="00D30F25"/>
    <w:rsid w:val="00D311FA"/>
    <w:rsid w:val="00D312D7"/>
    <w:rsid w:val="00D31474"/>
    <w:rsid w:val="00D3159A"/>
    <w:rsid w:val="00D31779"/>
    <w:rsid w:val="00D317C3"/>
    <w:rsid w:val="00D31CD3"/>
    <w:rsid w:val="00D320A8"/>
    <w:rsid w:val="00D324B5"/>
    <w:rsid w:val="00D32669"/>
    <w:rsid w:val="00D329C1"/>
    <w:rsid w:val="00D32A1F"/>
    <w:rsid w:val="00D32C75"/>
    <w:rsid w:val="00D32CE7"/>
    <w:rsid w:val="00D33334"/>
    <w:rsid w:val="00D334E4"/>
    <w:rsid w:val="00D33E97"/>
    <w:rsid w:val="00D33EF1"/>
    <w:rsid w:val="00D3432B"/>
    <w:rsid w:val="00D343C1"/>
    <w:rsid w:val="00D3459B"/>
    <w:rsid w:val="00D347F7"/>
    <w:rsid w:val="00D34976"/>
    <w:rsid w:val="00D34D5F"/>
    <w:rsid w:val="00D3541B"/>
    <w:rsid w:val="00D354E4"/>
    <w:rsid w:val="00D35516"/>
    <w:rsid w:val="00D357D9"/>
    <w:rsid w:val="00D35CCB"/>
    <w:rsid w:val="00D3640C"/>
    <w:rsid w:val="00D365C5"/>
    <w:rsid w:val="00D3687F"/>
    <w:rsid w:val="00D368EE"/>
    <w:rsid w:val="00D36E50"/>
    <w:rsid w:val="00D37095"/>
    <w:rsid w:val="00D370F3"/>
    <w:rsid w:val="00D37330"/>
    <w:rsid w:val="00D379FF"/>
    <w:rsid w:val="00D37B0E"/>
    <w:rsid w:val="00D37DAD"/>
    <w:rsid w:val="00D37DD5"/>
    <w:rsid w:val="00D37F2B"/>
    <w:rsid w:val="00D4035F"/>
    <w:rsid w:val="00D40373"/>
    <w:rsid w:val="00D40463"/>
    <w:rsid w:val="00D40587"/>
    <w:rsid w:val="00D40BEA"/>
    <w:rsid w:val="00D40E6F"/>
    <w:rsid w:val="00D40F90"/>
    <w:rsid w:val="00D410BC"/>
    <w:rsid w:val="00D41105"/>
    <w:rsid w:val="00D411B6"/>
    <w:rsid w:val="00D411B7"/>
    <w:rsid w:val="00D41A13"/>
    <w:rsid w:val="00D41AFF"/>
    <w:rsid w:val="00D41B47"/>
    <w:rsid w:val="00D41D51"/>
    <w:rsid w:val="00D420CC"/>
    <w:rsid w:val="00D42206"/>
    <w:rsid w:val="00D423DD"/>
    <w:rsid w:val="00D4250D"/>
    <w:rsid w:val="00D427CE"/>
    <w:rsid w:val="00D42AFB"/>
    <w:rsid w:val="00D42B4D"/>
    <w:rsid w:val="00D43189"/>
    <w:rsid w:val="00D434B4"/>
    <w:rsid w:val="00D438C4"/>
    <w:rsid w:val="00D439CE"/>
    <w:rsid w:val="00D43A30"/>
    <w:rsid w:val="00D43BCD"/>
    <w:rsid w:val="00D43DE4"/>
    <w:rsid w:val="00D43FB2"/>
    <w:rsid w:val="00D445B2"/>
    <w:rsid w:val="00D4474C"/>
    <w:rsid w:val="00D44A19"/>
    <w:rsid w:val="00D44F09"/>
    <w:rsid w:val="00D4500E"/>
    <w:rsid w:val="00D45130"/>
    <w:rsid w:val="00D453D6"/>
    <w:rsid w:val="00D45E3A"/>
    <w:rsid w:val="00D46010"/>
    <w:rsid w:val="00D46752"/>
    <w:rsid w:val="00D46AA0"/>
    <w:rsid w:val="00D46D0E"/>
    <w:rsid w:val="00D46D96"/>
    <w:rsid w:val="00D46E07"/>
    <w:rsid w:val="00D46E6F"/>
    <w:rsid w:val="00D472DB"/>
    <w:rsid w:val="00D47327"/>
    <w:rsid w:val="00D4741A"/>
    <w:rsid w:val="00D479E3"/>
    <w:rsid w:val="00D47A4E"/>
    <w:rsid w:val="00D47A6C"/>
    <w:rsid w:val="00D47C49"/>
    <w:rsid w:val="00D47DDB"/>
    <w:rsid w:val="00D47E0C"/>
    <w:rsid w:val="00D47F40"/>
    <w:rsid w:val="00D50105"/>
    <w:rsid w:val="00D50159"/>
    <w:rsid w:val="00D50201"/>
    <w:rsid w:val="00D502B6"/>
    <w:rsid w:val="00D50317"/>
    <w:rsid w:val="00D503B6"/>
    <w:rsid w:val="00D50670"/>
    <w:rsid w:val="00D50835"/>
    <w:rsid w:val="00D50B97"/>
    <w:rsid w:val="00D50E62"/>
    <w:rsid w:val="00D50F9B"/>
    <w:rsid w:val="00D510DC"/>
    <w:rsid w:val="00D5114A"/>
    <w:rsid w:val="00D51244"/>
    <w:rsid w:val="00D513F6"/>
    <w:rsid w:val="00D51457"/>
    <w:rsid w:val="00D51789"/>
    <w:rsid w:val="00D51B4D"/>
    <w:rsid w:val="00D51D01"/>
    <w:rsid w:val="00D5279F"/>
    <w:rsid w:val="00D528DF"/>
    <w:rsid w:val="00D52CFE"/>
    <w:rsid w:val="00D52D8D"/>
    <w:rsid w:val="00D5322D"/>
    <w:rsid w:val="00D532CB"/>
    <w:rsid w:val="00D53B1B"/>
    <w:rsid w:val="00D53EAB"/>
    <w:rsid w:val="00D54320"/>
    <w:rsid w:val="00D54342"/>
    <w:rsid w:val="00D546A4"/>
    <w:rsid w:val="00D54A91"/>
    <w:rsid w:val="00D54D73"/>
    <w:rsid w:val="00D54F95"/>
    <w:rsid w:val="00D55416"/>
    <w:rsid w:val="00D557EF"/>
    <w:rsid w:val="00D5605A"/>
    <w:rsid w:val="00D5669E"/>
    <w:rsid w:val="00D56975"/>
    <w:rsid w:val="00D56C43"/>
    <w:rsid w:val="00D57060"/>
    <w:rsid w:val="00D57286"/>
    <w:rsid w:val="00D57366"/>
    <w:rsid w:val="00D578D7"/>
    <w:rsid w:val="00D579CE"/>
    <w:rsid w:val="00D57B33"/>
    <w:rsid w:val="00D57BB3"/>
    <w:rsid w:val="00D57F6B"/>
    <w:rsid w:val="00D57F6C"/>
    <w:rsid w:val="00D60490"/>
    <w:rsid w:val="00D604AA"/>
    <w:rsid w:val="00D605BF"/>
    <w:rsid w:val="00D6090D"/>
    <w:rsid w:val="00D60B01"/>
    <w:rsid w:val="00D61239"/>
    <w:rsid w:val="00D613B7"/>
    <w:rsid w:val="00D61891"/>
    <w:rsid w:val="00D62B07"/>
    <w:rsid w:val="00D62F20"/>
    <w:rsid w:val="00D62F5B"/>
    <w:rsid w:val="00D63440"/>
    <w:rsid w:val="00D634F8"/>
    <w:rsid w:val="00D63691"/>
    <w:rsid w:val="00D6414B"/>
    <w:rsid w:val="00D64256"/>
    <w:rsid w:val="00D647DD"/>
    <w:rsid w:val="00D64D6A"/>
    <w:rsid w:val="00D6513A"/>
    <w:rsid w:val="00D65611"/>
    <w:rsid w:val="00D6589D"/>
    <w:rsid w:val="00D658B5"/>
    <w:rsid w:val="00D659CE"/>
    <w:rsid w:val="00D65A50"/>
    <w:rsid w:val="00D65A57"/>
    <w:rsid w:val="00D65E96"/>
    <w:rsid w:val="00D66010"/>
    <w:rsid w:val="00D660DE"/>
    <w:rsid w:val="00D6625D"/>
    <w:rsid w:val="00D66269"/>
    <w:rsid w:val="00D66372"/>
    <w:rsid w:val="00D675F5"/>
    <w:rsid w:val="00D67796"/>
    <w:rsid w:val="00D678B2"/>
    <w:rsid w:val="00D678B6"/>
    <w:rsid w:val="00D67AA7"/>
    <w:rsid w:val="00D67D02"/>
    <w:rsid w:val="00D67DAB"/>
    <w:rsid w:val="00D7012D"/>
    <w:rsid w:val="00D7022D"/>
    <w:rsid w:val="00D70335"/>
    <w:rsid w:val="00D70916"/>
    <w:rsid w:val="00D70AA3"/>
    <w:rsid w:val="00D713EE"/>
    <w:rsid w:val="00D71437"/>
    <w:rsid w:val="00D716B3"/>
    <w:rsid w:val="00D729AE"/>
    <w:rsid w:val="00D733A4"/>
    <w:rsid w:val="00D73457"/>
    <w:rsid w:val="00D73988"/>
    <w:rsid w:val="00D73F6E"/>
    <w:rsid w:val="00D7485A"/>
    <w:rsid w:val="00D7489B"/>
    <w:rsid w:val="00D74B4D"/>
    <w:rsid w:val="00D74F09"/>
    <w:rsid w:val="00D74F3B"/>
    <w:rsid w:val="00D750F6"/>
    <w:rsid w:val="00D75367"/>
    <w:rsid w:val="00D75481"/>
    <w:rsid w:val="00D75483"/>
    <w:rsid w:val="00D754F3"/>
    <w:rsid w:val="00D7563A"/>
    <w:rsid w:val="00D75789"/>
    <w:rsid w:val="00D757B2"/>
    <w:rsid w:val="00D75D93"/>
    <w:rsid w:val="00D76300"/>
    <w:rsid w:val="00D76764"/>
    <w:rsid w:val="00D767F4"/>
    <w:rsid w:val="00D7683C"/>
    <w:rsid w:val="00D76B7E"/>
    <w:rsid w:val="00D77239"/>
    <w:rsid w:val="00D7734B"/>
    <w:rsid w:val="00D774E5"/>
    <w:rsid w:val="00D777B2"/>
    <w:rsid w:val="00D778FB"/>
    <w:rsid w:val="00D77C80"/>
    <w:rsid w:val="00D800E2"/>
    <w:rsid w:val="00D800F5"/>
    <w:rsid w:val="00D80125"/>
    <w:rsid w:val="00D8051A"/>
    <w:rsid w:val="00D80627"/>
    <w:rsid w:val="00D806DF"/>
    <w:rsid w:val="00D80797"/>
    <w:rsid w:val="00D8081A"/>
    <w:rsid w:val="00D80A07"/>
    <w:rsid w:val="00D80E6C"/>
    <w:rsid w:val="00D810A8"/>
    <w:rsid w:val="00D811F2"/>
    <w:rsid w:val="00D81F0C"/>
    <w:rsid w:val="00D81F53"/>
    <w:rsid w:val="00D81F8F"/>
    <w:rsid w:val="00D820AF"/>
    <w:rsid w:val="00D82190"/>
    <w:rsid w:val="00D8260A"/>
    <w:rsid w:val="00D8274D"/>
    <w:rsid w:val="00D831F5"/>
    <w:rsid w:val="00D83637"/>
    <w:rsid w:val="00D836F1"/>
    <w:rsid w:val="00D83F1A"/>
    <w:rsid w:val="00D83F3F"/>
    <w:rsid w:val="00D84276"/>
    <w:rsid w:val="00D84421"/>
    <w:rsid w:val="00D84BAA"/>
    <w:rsid w:val="00D84C64"/>
    <w:rsid w:val="00D85381"/>
    <w:rsid w:val="00D85477"/>
    <w:rsid w:val="00D855E6"/>
    <w:rsid w:val="00D858C9"/>
    <w:rsid w:val="00D85B0B"/>
    <w:rsid w:val="00D85D89"/>
    <w:rsid w:val="00D85FAB"/>
    <w:rsid w:val="00D861E2"/>
    <w:rsid w:val="00D866AC"/>
    <w:rsid w:val="00D8674D"/>
    <w:rsid w:val="00D867CC"/>
    <w:rsid w:val="00D86932"/>
    <w:rsid w:val="00D8697F"/>
    <w:rsid w:val="00D869DE"/>
    <w:rsid w:val="00D86AA9"/>
    <w:rsid w:val="00D86D68"/>
    <w:rsid w:val="00D87047"/>
    <w:rsid w:val="00D87175"/>
    <w:rsid w:val="00D8731A"/>
    <w:rsid w:val="00D8775F"/>
    <w:rsid w:val="00D8788D"/>
    <w:rsid w:val="00D878BF"/>
    <w:rsid w:val="00D87DCB"/>
    <w:rsid w:val="00D90239"/>
    <w:rsid w:val="00D902F0"/>
    <w:rsid w:val="00D909D7"/>
    <w:rsid w:val="00D90B02"/>
    <w:rsid w:val="00D90CD2"/>
    <w:rsid w:val="00D911D1"/>
    <w:rsid w:val="00D9141B"/>
    <w:rsid w:val="00D91A04"/>
    <w:rsid w:val="00D91AF1"/>
    <w:rsid w:val="00D920F6"/>
    <w:rsid w:val="00D925EC"/>
    <w:rsid w:val="00D92A27"/>
    <w:rsid w:val="00D93209"/>
    <w:rsid w:val="00D9382F"/>
    <w:rsid w:val="00D93974"/>
    <w:rsid w:val="00D93C5E"/>
    <w:rsid w:val="00D947B4"/>
    <w:rsid w:val="00D94882"/>
    <w:rsid w:val="00D94A10"/>
    <w:rsid w:val="00D957D6"/>
    <w:rsid w:val="00D9596C"/>
    <w:rsid w:val="00D95B02"/>
    <w:rsid w:val="00D95D50"/>
    <w:rsid w:val="00D95E15"/>
    <w:rsid w:val="00D95F50"/>
    <w:rsid w:val="00D95FCF"/>
    <w:rsid w:val="00D9688A"/>
    <w:rsid w:val="00D96B46"/>
    <w:rsid w:val="00D96EEC"/>
    <w:rsid w:val="00D97ED6"/>
    <w:rsid w:val="00D97EE5"/>
    <w:rsid w:val="00DA00AC"/>
    <w:rsid w:val="00DA0792"/>
    <w:rsid w:val="00DA08DE"/>
    <w:rsid w:val="00DA08FE"/>
    <w:rsid w:val="00DA0ACE"/>
    <w:rsid w:val="00DA0E16"/>
    <w:rsid w:val="00DA1124"/>
    <w:rsid w:val="00DA1902"/>
    <w:rsid w:val="00DA1968"/>
    <w:rsid w:val="00DA19E2"/>
    <w:rsid w:val="00DA1D73"/>
    <w:rsid w:val="00DA1F19"/>
    <w:rsid w:val="00DA211F"/>
    <w:rsid w:val="00DA253C"/>
    <w:rsid w:val="00DA2ACE"/>
    <w:rsid w:val="00DA2CD4"/>
    <w:rsid w:val="00DA362B"/>
    <w:rsid w:val="00DA368B"/>
    <w:rsid w:val="00DA39CA"/>
    <w:rsid w:val="00DA4621"/>
    <w:rsid w:val="00DA46A5"/>
    <w:rsid w:val="00DA4857"/>
    <w:rsid w:val="00DA4AE0"/>
    <w:rsid w:val="00DA4C72"/>
    <w:rsid w:val="00DA4FC8"/>
    <w:rsid w:val="00DA514D"/>
    <w:rsid w:val="00DA5482"/>
    <w:rsid w:val="00DA5D72"/>
    <w:rsid w:val="00DA601F"/>
    <w:rsid w:val="00DA61A7"/>
    <w:rsid w:val="00DA61DA"/>
    <w:rsid w:val="00DA6266"/>
    <w:rsid w:val="00DA6321"/>
    <w:rsid w:val="00DA671D"/>
    <w:rsid w:val="00DA6A1B"/>
    <w:rsid w:val="00DA6F26"/>
    <w:rsid w:val="00DA70E7"/>
    <w:rsid w:val="00DA71AC"/>
    <w:rsid w:val="00DA72E9"/>
    <w:rsid w:val="00DA7321"/>
    <w:rsid w:val="00DA73E4"/>
    <w:rsid w:val="00DA74F6"/>
    <w:rsid w:val="00DA7858"/>
    <w:rsid w:val="00DA7A55"/>
    <w:rsid w:val="00DA7E4E"/>
    <w:rsid w:val="00DB02D7"/>
    <w:rsid w:val="00DB058E"/>
    <w:rsid w:val="00DB0966"/>
    <w:rsid w:val="00DB0BBE"/>
    <w:rsid w:val="00DB0C0D"/>
    <w:rsid w:val="00DB0D6D"/>
    <w:rsid w:val="00DB11DF"/>
    <w:rsid w:val="00DB133C"/>
    <w:rsid w:val="00DB13CC"/>
    <w:rsid w:val="00DB14AB"/>
    <w:rsid w:val="00DB14BB"/>
    <w:rsid w:val="00DB15EA"/>
    <w:rsid w:val="00DB1781"/>
    <w:rsid w:val="00DB17A3"/>
    <w:rsid w:val="00DB1AF3"/>
    <w:rsid w:val="00DB1E44"/>
    <w:rsid w:val="00DB29AC"/>
    <w:rsid w:val="00DB3000"/>
    <w:rsid w:val="00DB322F"/>
    <w:rsid w:val="00DB33AB"/>
    <w:rsid w:val="00DB34A9"/>
    <w:rsid w:val="00DB3BF7"/>
    <w:rsid w:val="00DB404F"/>
    <w:rsid w:val="00DB4211"/>
    <w:rsid w:val="00DB425D"/>
    <w:rsid w:val="00DB46BE"/>
    <w:rsid w:val="00DB4FF8"/>
    <w:rsid w:val="00DB51D2"/>
    <w:rsid w:val="00DB51E2"/>
    <w:rsid w:val="00DB54FA"/>
    <w:rsid w:val="00DB5656"/>
    <w:rsid w:val="00DB58CF"/>
    <w:rsid w:val="00DB5A4C"/>
    <w:rsid w:val="00DB5C08"/>
    <w:rsid w:val="00DB5DA3"/>
    <w:rsid w:val="00DB6139"/>
    <w:rsid w:val="00DB6653"/>
    <w:rsid w:val="00DB67FC"/>
    <w:rsid w:val="00DB697E"/>
    <w:rsid w:val="00DB6D2A"/>
    <w:rsid w:val="00DB7638"/>
    <w:rsid w:val="00DB7B4A"/>
    <w:rsid w:val="00DB7BED"/>
    <w:rsid w:val="00DB7C49"/>
    <w:rsid w:val="00DB7CAD"/>
    <w:rsid w:val="00DB7DF0"/>
    <w:rsid w:val="00DC00F7"/>
    <w:rsid w:val="00DC072A"/>
    <w:rsid w:val="00DC083F"/>
    <w:rsid w:val="00DC09EB"/>
    <w:rsid w:val="00DC10B4"/>
    <w:rsid w:val="00DC1617"/>
    <w:rsid w:val="00DC1CC5"/>
    <w:rsid w:val="00DC1E0D"/>
    <w:rsid w:val="00DC2661"/>
    <w:rsid w:val="00DC26C3"/>
    <w:rsid w:val="00DC31B1"/>
    <w:rsid w:val="00DC34D0"/>
    <w:rsid w:val="00DC3830"/>
    <w:rsid w:val="00DC3BBB"/>
    <w:rsid w:val="00DC3D8F"/>
    <w:rsid w:val="00DC403C"/>
    <w:rsid w:val="00DC431C"/>
    <w:rsid w:val="00DC4548"/>
    <w:rsid w:val="00DC47EC"/>
    <w:rsid w:val="00DC4825"/>
    <w:rsid w:val="00DC4A34"/>
    <w:rsid w:val="00DC4AAB"/>
    <w:rsid w:val="00DC4E0C"/>
    <w:rsid w:val="00DC4FC2"/>
    <w:rsid w:val="00DC5450"/>
    <w:rsid w:val="00DC583F"/>
    <w:rsid w:val="00DC588D"/>
    <w:rsid w:val="00DC5BE4"/>
    <w:rsid w:val="00DC5D37"/>
    <w:rsid w:val="00DC6297"/>
    <w:rsid w:val="00DC6408"/>
    <w:rsid w:val="00DC6658"/>
    <w:rsid w:val="00DC6728"/>
    <w:rsid w:val="00DC688C"/>
    <w:rsid w:val="00DC6911"/>
    <w:rsid w:val="00DC6B24"/>
    <w:rsid w:val="00DC6B90"/>
    <w:rsid w:val="00DC7017"/>
    <w:rsid w:val="00DC7E8F"/>
    <w:rsid w:val="00DD02A1"/>
    <w:rsid w:val="00DD0763"/>
    <w:rsid w:val="00DD0C1B"/>
    <w:rsid w:val="00DD0EAE"/>
    <w:rsid w:val="00DD0ED9"/>
    <w:rsid w:val="00DD11F5"/>
    <w:rsid w:val="00DD14DF"/>
    <w:rsid w:val="00DD1975"/>
    <w:rsid w:val="00DD1A15"/>
    <w:rsid w:val="00DD1A7C"/>
    <w:rsid w:val="00DD1AD2"/>
    <w:rsid w:val="00DD1C0D"/>
    <w:rsid w:val="00DD1D1F"/>
    <w:rsid w:val="00DD1E0F"/>
    <w:rsid w:val="00DD22FB"/>
    <w:rsid w:val="00DD2625"/>
    <w:rsid w:val="00DD287C"/>
    <w:rsid w:val="00DD2D39"/>
    <w:rsid w:val="00DD2E55"/>
    <w:rsid w:val="00DD327B"/>
    <w:rsid w:val="00DD33ED"/>
    <w:rsid w:val="00DD3967"/>
    <w:rsid w:val="00DD3D1B"/>
    <w:rsid w:val="00DD3E0D"/>
    <w:rsid w:val="00DD3EE9"/>
    <w:rsid w:val="00DD41F4"/>
    <w:rsid w:val="00DD420B"/>
    <w:rsid w:val="00DD43C9"/>
    <w:rsid w:val="00DD4472"/>
    <w:rsid w:val="00DD4B48"/>
    <w:rsid w:val="00DD512B"/>
    <w:rsid w:val="00DD5300"/>
    <w:rsid w:val="00DD530E"/>
    <w:rsid w:val="00DD56B4"/>
    <w:rsid w:val="00DD573D"/>
    <w:rsid w:val="00DD5B98"/>
    <w:rsid w:val="00DD61F3"/>
    <w:rsid w:val="00DD6A5F"/>
    <w:rsid w:val="00DD6AA1"/>
    <w:rsid w:val="00DD6DD4"/>
    <w:rsid w:val="00DD6FCD"/>
    <w:rsid w:val="00DD7308"/>
    <w:rsid w:val="00DD75EC"/>
    <w:rsid w:val="00DD7601"/>
    <w:rsid w:val="00DD7625"/>
    <w:rsid w:val="00DD7A08"/>
    <w:rsid w:val="00DD7AED"/>
    <w:rsid w:val="00DE06EA"/>
    <w:rsid w:val="00DE0960"/>
    <w:rsid w:val="00DE0E03"/>
    <w:rsid w:val="00DE10E7"/>
    <w:rsid w:val="00DE1B43"/>
    <w:rsid w:val="00DE1C66"/>
    <w:rsid w:val="00DE1CF4"/>
    <w:rsid w:val="00DE1F19"/>
    <w:rsid w:val="00DE289C"/>
    <w:rsid w:val="00DE2C41"/>
    <w:rsid w:val="00DE2DC4"/>
    <w:rsid w:val="00DE2F35"/>
    <w:rsid w:val="00DE32EA"/>
    <w:rsid w:val="00DE3436"/>
    <w:rsid w:val="00DE36B9"/>
    <w:rsid w:val="00DE3790"/>
    <w:rsid w:val="00DE40A6"/>
    <w:rsid w:val="00DE447C"/>
    <w:rsid w:val="00DE4B3D"/>
    <w:rsid w:val="00DE4C6C"/>
    <w:rsid w:val="00DE5A1B"/>
    <w:rsid w:val="00DE6256"/>
    <w:rsid w:val="00DE664D"/>
    <w:rsid w:val="00DE6DB4"/>
    <w:rsid w:val="00DE6EA8"/>
    <w:rsid w:val="00DE745F"/>
    <w:rsid w:val="00DE77C1"/>
    <w:rsid w:val="00DE78D5"/>
    <w:rsid w:val="00DE7CBD"/>
    <w:rsid w:val="00DE7F02"/>
    <w:rsid w:val="00DE7FA0"/>
    <w:rsid w:val="00DF04F3"/>
    <w:rsid w:val="00DF04FB"/>
    <w:rsid w:val="00DF08A2"/>
    <w:rsid w:val="00DF0C3E"/>
    <w:rsid w:val="00DF0E04"/>
    <w:rsid w:val="00DF1CF0"/>
    <w:rsid w:val="00DF21A2"/>
    <w:rsid w:val="00DF26E3"/>
    <w:rsid w:val="00DF2A72"/>
    <w:rsid w:val="00DF2BA1"/>
    <w:rsid w:val="00DF2D8E"/>
    <w:rsid w:val="00DF2E77"/>
    <w:rsid w:val="00DF31CB"/>
    <w:rsid w:val="00DF322D"/>
    <w:rsid w:val="00DF3386"/>
    <w:rsid w:val="00DF3527"/>
    <w:rsid w:val="00DF3B0D"/>
    <w:rsid w:val="00DF3D3C"/>
    <w:rsid w:val="00DF41CC"/>
    <w:rsid w:val="00DF42BB"/>
    <w:rsid w:val="00DF4694"/>
    <w:rsid w:val="00DF49BC"/>
    <w:rsid w:val="00DF4B59"/>
    <w:rsid w:val="00DF4FB0"/>
    <w:rsid w:val="00DF5033"/>
    <w:rsid w:val="00DF5673"/>
    <w:rsid w:val="00DF582F"/>
    <w:rsid w:val="00DF5F4B"/>
    <w:rsid w:val="00DF5F55"/>
    <w:rsid w:val="00DF61B7"/>
    <w:rsid w:val="00DF6276"/>
    <w:rsid w:val="00DF6413"/>
    <w:rsid w:val="00DF6590"/>
    <w:rsid w:val="00DF661F"/>
    <w:rsid w:val="00DF6673"/>
    <w:rsid w:val="00DF6C2F"/>
    <w:rsid w:val="00DF6DFF"/>
    <w:rsid w:val="00DF6FE0"/>
    <w:rsid w:val="00DF70F4"/>
    <w:rsid w:val="00DF71AF"/>
    <w:rsid w:val="00DF7283"/>
    <w:rsid w:val="00DF74B5"/>
    <w:rsid w:val="00DF768C"/>
    <w:rsid w:val="00DF7926"/>
    <w:rsid w:val="00DF7C44"/>
    <w:rsid w:val="00DF7E98"/>
    <w:rsid w:val="00E0024F"/>
    <w:rsid w:val="00E005A4"/>
    <w:rsid w:val="00E00700"/>
    <w:rsid w:val="00E00C6B"/>
    <w:rsid w:val="00E00DDB"/>
    <w:rsid w:val="00E01282"/>
    <w:rsid w:val="00E01A0B"/>
    <w:rsid w:val="00E01A81"/>
    <w:rsid w:val="00E01CD3"/>
    <w:rsid w:val="00E01D4F"/>
    <w:rsid w:val="00E01F0D"/>
    <w:rsid w:val="00E01F49"/>
    <w:rsid w:val="00E023DA"/>
    <w:rsid w:val="00E029AB"/>
    <w:rsid w:val="00E02E45"/>
    <w:rsid w:val="00E03008"/>
    <w:rsid w:val="00E03213"/>
    <w:rsid w:val="00E03343"/>
    <w:rsid w:val="00E03425"/>
    <w:rsid w:val="00E034A9"/>
    <w:rsid w:val="00E037E8"/>
    <w:rsid w:val="00E03B10"/>
    <w:rsid w:val="00E03CCC"/>
    <w:rsid w:val="00E044E5"/>
    <w:rsid w:val="00E047E7"/>
    <w:rsid w:val="00E04BD6"/>
    <w:rsid w:val="00E04CF1"/>
    <w:rsid w:val="00E04F68"/>
    <w:rsid w:val="00E04FD3"/>
    <w:rsid w:val="00E050FE"/>
    <w:rsid w:val="00E05845"/>
    <w:rsid w:val="00E05BD3"/>
    <w:rsid w:val="00E05C75"/>
    <w:rsid w:val="00E05DB4"/>
    <w:rsid w:val="00E0608B"/>
    <w:rsid w:val="00E06273"/>
    <w:rsid w:val="00E06314"/>
    <w:rsid w:val="00E063CE"/>
    <w:rsid w:val="00E063F9"/>
    <w:rsid w:val="00E064D7"/>
    <w:rsid w:val="00E06671"/>
    <w:rsid w:val="00E067BE"/>
    <w:rsid w:val="00E06D40"/>
    <w:rsid w:val="00E06FB1"/>
    <w:rsid w:val="00E0709F"/>
    <w:rsid w:val="00E07257"/>
    <w:rsid w:val="00E0764A"/>
    <w:rsid w:val="00E07BAB"/>
    <w:rsid w:val="00E07DDC"/>
    <w:rsid w:val="00E10116"/>
    <w:rsid w:val="00E1030C"/>
    <w:rsid w:val="00E10602"/>
    <w:rsid w:val="00E10687"/>
    <w:rsid w:val="00E107BB"/>
    <w:rsid w:val="00E10D67"/>
    <w:rsid w:val="00E10EB4"/>
    <w:rsid w:val="00E1170A"/>
    <w:rsid w:val="00E11C1C"/>
    <w:rsid w:val="00E11D19"/>
    <w:rsid w:val="00E11D35"/>
    <w:rsid w:val="00E11F59"/>
    <w:rsid w:val="00E120BC"/>
    <w:rsid w:val="00E1211E"/>
    <w:rsid w:val="00E1280D"/>
    <w:rsid w:val="00E12A59"/>
    <w:rsid w:val="00E12F45"/>
    <w:rsid w:val="00E13247"/>
    <w:rsid w:val="00E1365C"/>
    <w:rsid w:val="00E13766"/>
    <w:rsid w:val="00E13ED7"/>
    <w:rsid w:val="00E14302"/>
    <w:rsid w:val="00E1460D"/>
    <w:rsid w:val="00E14796"/>
    <w:rsid w:val="00E14833"/>
    <w:rsid w:val="00E14CD3"/>
    <w:rsid w:val="00E14FF2"/>
    <w:rsid w:val="00E15CF8"/>
    <w:rsid w:val="00E15F6F"/>
    <w:rsid w:val="00E1608E"/>
    <w:rsid w:val="00E164D3"/>
    <w:rsid w:val="00E167CF"/>
    <w:rsid w:val="00E16DF0"/>
    <w:rsid w:val="00E170E7"/>
    <w:rsid w:val="00E171D8"/>
    <w:rsid w:val="00E17A0D"/>
    <w:rsid w:val="00E206BD"/>
    <w:rsid w:val="00E20822"/>
    <w:rsid w:val="00E2087C"/>
    <w:rsid w:val="00E20B07"/>
    <w:rsid w:val="00E210EC"/>
    <w:rsid w:val="00E21213"/>
    <w:rsid w:val="00E21344"/>
    <w:rsid w:val="00E21495"/>
    <w:rsid w:val="00E2149D"/>
    <w:rsid w:val="00E21BA7"/>
    <w:rsid w:val="00E21D26"/>
    <w:rsid w:val="00E21EF4"/>
    <w:rsid w:val="00E221E8"/>
    <w:rsid w:val="00E22569"/>
    <w:rsid w:val="00E22A60"/>
    <w:rsid w:val="00E22D08"/>
    <w:rsid w:val="00E22DB1"/>
    <w:rsid w:val="00E22F35"/>
    <w:rsid w:val="00E2352B"/>
    <w:rsid w:val="00E23A21"/>
    <w:rsid w:val="00E23A40"/>
    <w:rsid w:val="00E24A9A"/>
    <w:rsid w:val="00E24CBF"/>
    <w:rsid w:val="00E25E3D"/>
    <w:rsid w:val="00E260E0"/>
    <w:rsid w:val="00E261A6"/>
    <w:rsid w:val="00E26BD4"/>
    <w:rsid w:val="00E274D8"/>
    <w:rsid w:val="00E27540"/>
    <w:rsid w:val="00E2767A"/>
    <w:rsid w:val="00E27723"/>
    <w:rsid w:val="00E27A6E"/>
    <w:rsid w:val="00E27BEE"/>
    <w:rsid w:val="00E3001F"/>
    <w:rsid w:val="00E3044B"/>
    <w:rsid w:val="00E30719"/>
    <w:rsid w:val="00E30886"/>
    <w:rsid w:val="00E30D9B"/>
    <w:rsid w:val="00E3147A"/>
    <w:rsid w:val="00E31B72"/>
    <w:rsid w:val="00E31C4F"/>
    <w:rsid w:val="00E31EE6"/>
    <w:rsid w:val="00E31FDC"/>
    <w:rsid w:val="00E321C8"/>
    <w:rsid w:val="00E32305"/>
    <w:rsid w:val="00E325AE"/>
    <w:rsid w:val="00E32609"/>
    <w:rsid w:val="00E3299C"/>
    <w:rsid w:val="00E33283"/>
    <w:rsid w:val="00E33498"/>
    <w:rsid w:val="00E336DC"/>
    <w:rsid w:val="00E33779"/>
    <w:rsid w:val="00E33813"/>
    <w:rsid w:val="00E33DC2"/>
    <w:rsid w:val="00E3412B"/>
    <w:rsid w:val="00E34A70"/>
    <w:rsid w:val="00E357D8"/>
    <w:rsid w:val="00E35AF2"/>
    <w:rsid w:val="00E35CF0"/>
    <w:rsid w:val="00E35ED8"/>
    <w:rsid w:val="00E360D5"/>
    <w:rsid w:val="00E367C9"/>
    <w:rsid w:val="00E3698A"/>
    <w:rsid w:val="00E36EB2"/>
    <w:rsid w:val="00E36FE8"/>
    <w:rsid w:val="00E36FEA"/>
    <w:rsid w:val="00E370DF"/>
    <w:rsid w:val="00E3719C"/>
    <w:rsid w:val="00E372A0"/>
    <w:rsid w:val="00E373CD"/>
    <w:rsid w:val="00E37463"/>
    <w:rsid w:val="00E3783B"/>
    <w:rsid w:val="00E37B4C"/>
    <w:rsid w:val="00E37BBE"/>
    <w:rsid w:val="00E37D15"/>
    <w:rsid w:val="00E37E06"/>
    <w:rsid w:val="00E40082"/>
    <w:rsid w:val="00E40412"/>
    <w:rsid w:val="00E40442"/>
    <w:rsid w:val="00E404C4"/>
    <w:rsid w:val="00E405CC"/>
    <w:rsid w:val="00E4078F"/>
    <w:rsid w:val="00E40A52"/>
    <w:rsid w:val="00E40A7F"/>
    <w:rsid w:val="00E40AE2"/>
    <w:rsid w:val="00E41399"/>
    <w:rsid w:val="00E4178E"/>
    <w:rsid w:val="00E41A5B"/>
    <w:rsid w:val="00E41AF3"/>
    <w:rsid w:val="00E42340"/>
    <w:rsid w:val="00E4250D"/>
    <w:rsid w:val="00E426A6"/>
    <w:rsid w:val="00E4270F"/>
    <w:rsid w:val="00E42723"/>
    <w:rsid w:val="00E427A2"/>
    <w:rsid w:val="00E42BEE"/>
    <w:rsid w:val="00E42EE8"/>
    <w:rsid w:val="00E43283"/>
    <w:rsid w:val="00E43A1F"/>
    <w:rsid w:val="00E43D04"/>
    <w:rsid w:val="00E4403D"/>
    <w:rsid w:val="00E445EF"/>
    <w:rsid w:val="00E448E7"/>
    <w:rsid w:val="00E4508C"/>
    <w:rsid w:val="00E45273"/>
    <w:rsid w:val="00E45ABC"/>
    <w:rsid w:val="00E45C4E"/>
    <w:rsid w:val="00E45EB6"/>
    <w:rsid w:val="00E461D9"/>
    <w:rsid w:val="00E46208"/>
    <w:rsid w:val="00E46442"/>
    <w:rsid w:val="00E464D3"/>
    <w:rsid w:val="00E46A8B"/>
    <w:rsid w:val="00E46BB4"/>
    <w:rsid w:val="00E47010"/>
    <w:rsid w:val="00E4791F"/>
    <w:rsid w:val="00E50237"/>
    <w:rsid w:val="00E50FB4"/>
    <w:rsid w:val="00E51470"/>
    <w:rsid w:val="00E516BE"/>
    <w:rsid w:val="00E51739"/>
    <w:rsid w:val="00E51FF6"/>
    <w:rsid w:val="00E520C6"/>
    <w:rsid w:val="00E52711"/>
    <w:rsid w:val="00E52A91"/>
    <w:rsid w:val="00E52B97"/>
    <w:rsid w:val="00E52BE6"/>
    <w:rsid w:val="00E52FAD"/>
    <w:rsid w:val="00E531E4"/>
    <w:rsid w:val="00E5334E"/>
    <w:rsid w:val="00E534A9"/>
    <w:rsid w:val="00E53D87"/>
    <w:rsid w:val="00E541EE"/>
    <w:rsid w:val="00E54388"/>
    <w:rsid w:val="00E545F9"/>
    <w:rsid w:val="00E54903"/>
    <w:rsid w:val="00E54B78"/>
    <w:rsid w:val="00E54E24"/>
    <w:rsid w:val="00E54E9D"/>
    <w:rsid w:val="00E54FF6"/>
    <w:rsid w:val="00E5554E"/>
    <w:rsid w:val="00E55594"/>
    <w:rsid w:val="00E556FE"/>
    <w:rsid w:val="00E557CD"/>
    <w:rsid w:val="00E557F7"/>
    <w:rsid w:val="00E55896"/>
    <w:rsid w:val="00E559B8"/>
    <w:rsid w:val="00E55B7C"/>
    <w:rsid w:val="00E55E32"/>
    <w:rsid w:val="00E5609C"/>
    <w:rsid w:val="00E560DD"/>
    <w:rsid w:val="00E56319"/>
    <w:rsid w:val="00E56506"/>
    <w:rsid w:val="00E56643"/>
    <w:rsid w:val="00E56685"/>
    <w:rsid w:val="00E56979"/>
    <w:rsid w:val="00E56D54"/>
    <w:rsid w:val="00E56E75"/>
    <w:rsid w:val="00E57F23"/>
    <w:rsid w:val="00E6042D"/>
    <w:rsid w:val="00E60707"/>
    <w:rsid w:val="00E60D66"/>
    <w:rsid w:val="00E61233"/>
    <w:rsid w:val="00E61595"/>
    <w:rsid w:val="00E6181B"/>
    <w:rsid w:val="00E6196B"/>
    <w:rsid w:val="00E61A2A"/>
    <w:rsid w:val="00E621B2"/>
    <w:rsid w:val="00E62327"/>
    <w:rsid w:val="00E6246B"/>
    <w:rsid w:val="00E62912"/>
    <w:rsid w:val="00E6346E"/>
    <w:rsid w:val="00E63646"/>
    <w:rsid w:val="00E636A0"/>
    <w:rsid w:val="00E639C4"/>
    <w:rsid w:val="00E63C17"/>
    <w:rsid w:val="00E63C1F"/>
    <w:rsid w:val="00E63C6E"/>
    <w:rsid w:val="00E63D41"/>
    <w:rsid w:val="00E64070"/>
    <w:rsid w:val="00E6415A"/>
    <w:rsid w:val="00E6453E"/>
    <w:rsid w:val="00E64C59"/>
    <w:rsid w:val="00E65259"/>
    <w:rsid w:val="00E65545"/>
    <w:rsid w:val="00E6563E"/>
    <w:rsid w:val="00E65E9F"/>
    <w:rsid w:val="00E667A6"/>
    <w:rsid w:val="00E6685A"/>
    <w:rsid w:val="00E66ABC"/>
    <w:rsid w:val="00E66B78"/>
    <w:rsid w:val="00E66D47"/>
    <w:rsid w:val="00E66E4A"/>
    <w:rsid w:val="00E66FBB"/>
    <w:rsid w:val="00E676CE"/>
    <w:rsid w:val="00E676DA"/>
    <w:rsid w:val="00E6797F"/>
    <w:rsid w:val="00E67B22"/>
    <w:rsid w:val="00E67B86"/>
    <w:rsid w:val="00E7002A"/>
    <w:rsid w:val="00E7012F"/>
    <w:rsid w:val="00E702DE"/>
    <w:rsid w:val="00E703BA"/>
    <w:rsid w:val="00E703EB"/>
    <w:rsid w:val="00E70614"/>
    <w:rsid w:val="00E70841"/>
    <w:rsid w:val="00E7090B"/>
    <w:rsid w:val="00E70929"/>
    <w:rsid w:val="00E70FFD"/>
    <w:rsid w:val="00E7107B"/>
    <w:rsid w:val="00E71606"/>
    <w:rsid w:val="00E716A3"/>
    <w:rsid w:val="00E718CC"/>
    <w:rsid w:val="00E720E6"/>
    <w:rsid w:val="00E721AF"/>
    <w:rsid w:val="00E722F8"/>
    <w:rsid w:val="00E7266A"/>
    <w:rsid w:val="00E72ADB"/>
    <w:rsid w:val="00E72B6D"/>
    <w:rsid w:val="00E73365"/>
    <w:rsid w:val="00E73477"/>
    <w:rsid w:val="00E73756"/>
    <w:rsid w:val="00E737FE"/>
    <w:rsid w:val="00E73BA0"/>
    <w:rsid w:val="00E73BA4"/>
    <w:rsid w:val="00E73D46"/>
    <w:rsid w:val="00E73E07"/>
    <w:rsid w:val="00E744A6"/>
    <w:rsid w:val="00E74704"/>
    <w:rsid w:val="00E74870"/>
    <w:rsid w:val="00E74997"/>
    <w:rsid w:val="00E74EF0"/>
    <w:rsid w:val="00E7505D"/>
    <w:rsid w:val="00E75254"/>
    <w:rsid w:val="00E75C71"/>
    <w:rsid w:val="00E75D3C"/>
    <w:rsid w:val="00E7614C"/>
    <w:rsid w:val="00E76756"/>
    <w:rsid w:val="00E76A86"/>
    <w:rsid w:val="00E76B35"/>
    <w:rsid w:val="00E76C17"/>
    <w:rsid w:val="00E7773B"/>
    <w:rsid w:val="00E77949"/>
    <w:rsid w:val="00E77D84"/>
    <w:rsid w:val="00E77DE1"/>
    <w:rsid w:val="00E77F5C"/>
    <w:rsid w:val="00E8051D"/>
    <w:rsid w:val="00E80784"/>
    <w:rsid w:val="00E80D07"/>
    <w:rsid w:val="00E80E9C"/>
    <w:rsid w:val="00E811CA"/>
    <w:rsid w:val="00E812C0"/>
    <w:rsid w:val="00E8149E"/>
    <w:rsid w:val="00E81627"/>
    <w:rsid w:val="00E81AAB"/>
    <w:rsid w:val="00E8216B"/>
    <w:rsid w:val="00E82211"/>
    <w:rsid w:val="00E82573"/>
    <w:rsid w:val="00E828AA"/>
    <w:rsid w:val="00E82C08"/>
    <w:rsid w:val="00E82EA5"/>
    <w:rsid w:val="00E839B8"/>
    <w:rsid w:val="00E83BBD"/>
    <w:rsid w:val="00E84606"/>
    <w:rsid w:val="00E848AA"/>
    <w:rsid w:val="00E84C1C"/>
    <w:rsid w:val="00E84F5E"/>
    <w:rsid w:val="00E85CD2"/>
    <w:rsid w:val="00E86F04"/>
    <w:rsid w:val="00E86FD3"/>
    <w:rsid w:val="00E87051"/>
    <w:rsid w:val="00E87A1F"/>
    <w:rsid w:val="00E87D93"/>
    <w:rsid w:val="00E904B0"/>
    <w:rsid w:val="00E90899"/>
    <w:rsid w:val="00E90B44"/>
    <w:rsid w:val="00E90F3E"/>
    <w:rsid w:val="00E91747"/>
    <w:rsid w:val="00E9188A"/>
    <w:rsid w:val="00E91F0F"/>
    <w:rsid w:val="00E92548"/>
    <w:rsid w:val="00E9254D"/>
    <w:rsid w:val="00E92556"/>
    <w:rsid w:val="00E9333C"/>
    <w:rsid w:val="00E939D5"/>
    <w:rsid w:val="00E93BD5"/>
    <w:rsid w:val="00E942BA"/>
    <w:rsid w:val="00E943BF"/>
    <w:rsid w:val="00E943EA"/>
    <w:rsid w:val="00E94603"/>
    <w:rsid w:val="00E94929"/>
    <w:rsid w:val="00E94F80"/>
    <w:rsid w:val="00E95111"/>
    <w:rsid w:val="00E9556E"/>
    <w:rsid w:val="00E956A1"/>
    <w:rsid w:val="00E9584A"/>
    <w:rsid w:val="00E95A59"/>
    <w:rsid w:val="00E95BAA"/>
    <w:rsid w:val="00E95C58"/>
    <w:rsid w:val="00E95D24"/>
    <w:rsid w:val="00E95F59"/>
    <w:rsid w:val="00E9646F"/>
    <w:rsid w:val="00E965C7"/>
    <w:rsid w:val="00E9675C"/>
    <w:rsid w:val="00E96DF4"/>
    <w:rsid w:val="00E96E62"/>
    <w:rsid w:val="00E96EE2"/>
    <w:rsid w:val="00E96EEB"/>
    <w:rsid w:val="00E97295"/>
    <w:rsid w:val="00E979E4"/>
    <w:rsid w:val="00EA043D"/>
    <w:rsid w:val="00EA09E6"/>
    <w:rsid w:val="00EA0E76"/>
    <w:rsid w:val="00EA1181"/>
    <w:rsid w:val="00EA1ABC"/>
    <w:rsid w:val="00EA277D"/>
    <w:rsid w:val="00EA28BF"/>
    <w:rsid w:val="00EA290C"/>
    <w:rsid w:val="00EA2CB3"/>
    <w:rsid w:val="00EA2F8A"/>
    <w:rsid w:val="00EA34A9"/>
    <w:rsid w:val="00EA34BE"/>
    <w:rsid w:val="00EA3815"/>
    <w:rsid w:val="00EA3DDA"/>
    <w:rsid w:val="00EA3E2B"/>
    <w:rsid w:val="00EA3FFA"/>
    <w:rsid w:val="00EA4452"/>
    <w:rsid w:val="00EA473D"/>
    <w:rsid w:val="00EA4A8C"/>
    <w:rsid w:val="00EA4EEA"/>
    <w:rsid w:val="00EA52B4"/>
    <w:rsid w:val="00EA54EC"/>
    <w:rsid w:val="00EA583C"/>
    <w:rsid w:val="00EA5B52"/>
    <w:rsid w:val="00EA5BAF"/>
    <w:rsid w:val="00EA5CB4"/>
    <w:rsid w:val="00EA68BF"/>
    <w:rsid w:val="00EA6CE9"/>
    <w:rsid w:val="00EA6DFB"/>
    <w:rsid w:val="00EA74B7"/>
    <w:rsid w:val="00EA77C8"/>
    <w:rsid w:val="00EA78B1"/>
    <w:rsid w:val="00EA7DE7"/>
    <w:rsid w:val="00EB02C2"/>
    <w:rsid w:val="00EB03F7"/>
    <w:rsid w:val="00EB094F"/>
    <w:rsid w:val="00EB0EB8"/>
    <w:rsid w:val="00EB0EEE"/>
    <w:rsid w:val="00EB0FD6"/>
    <w:rsid w:val="00EB107D"/>
    <w:rsid w:val="00EB10BA"/>
    <w:rsid w:val="00EB13BF"/>
    <w:rsid w:val="00EB1474"/>
    <w:rsid w:val="00EB1582"/>
    <w:rsid w:val="00EB15BB"/>
    <w:rsid w:val="00EB19F4"/>
    <w:rsid w:val="00EB1CE9"/>
    <w:rsid w:val="00EB2329"/>
    <w:rsid w:val="00EB25CF"/>
    <w:rsid w:val="00EB25DF"/>
    <w:rsid w:val="00EB272B"/>
    <w:rsid w:val="00EB2933"/>
    <w:rsid w:val="00EB2E8E"/>
    <w:rsid w:val="00EB3078"/>
    <w:rsid w:val="00EB3432"/>
    <w:rsid w:val="00EB3947"/>
    <w:rsid w:val="00EB3DBB"/>
    <w:rsid w:val="00EB4163"/>
    <w:rsid w:val="00EB441E"/>
    <w:rsid w:val="00EB4557"/>
    <w:rsid w:val="00EB465E"/>
    <w:rsid w:val="00EB4B2C"/>
    <w:rsid w:val="00EB52D6"/>
    <w:rsid w:val="00EB6477"/>
    <w:rsid w:val="00EB65B7"/>
    <w:rsid w:val="00EB6F7C"/>
    <w:rsid w:val="00EB721C"/>
    <w:rsid w:val="00EB7378"/>
    <w:rsid w:val="00EB77D7"/>
    <w:rsid w:val="00EB780F"/>
    <w:rsid w:val="00EB78A2"/>
    <w:rsid w:val="00EB794C"/>
    <w:rsid w:val="00EB7CC7"/>
    <w:rsid w:val="00EB7E4F"/>
    <w:rsid w:val="00EC00E5"/>
    <w:rsid w:val="00EC09B4"/>
    <w:rsid w:val="00EC0AEF"/>
    <w:rsid w:val="00EC1078"/>
    <w:rsid w:val="00EC1182"/>
    <w:rsid w:val="00EC1541"/>
    <w:rsid w:val="00EC19CA"/>
    <w:rsid w:val="00EC1C49"/>
    <w:rsid w:val="00EC1ED6"/>
    <w:rsid w:val="00EC1F7F"/>
    <w:rsid w:val="00EC2015"/>
    <w:rsid w:val="00EC21C9"/>
    <w:rsid w:val="00EC23C0"/>
    <w:rsid w:val="00EC247E"/>
    <w:rsid w:val="00EC257F"/>
    <w:rsid w:val="00EC2828"/>
    <w:rsid w:val="00EC2880"/>
    <w:rsid w:val="00EC311B"/>
    <w:rsid w:val="00EC31E3"/>
    <w:rsid w:val="00EC34E2"/>
    <w:rsid w:val="00EC3D12"/>
    <w:rsid w:val="00EC3DD3"/>
    <w:rsid w:val="00EC3EA7"/>
    <w:rsid w:val="00EC4047"/>
    <w:rsid w:val="00EC405E"/>
    <w:rsid w:val="00EC42B4"/>
    <w:rsid w:val="00EC46D8"/>
    <w:rsid w:val="00EC4803"/>
    <w:rsid w:val="00EC48F6"/>
    <w:rsid w:val="00EC49F0"/>
    <w:rsid w:val="00EC49F1"/>
    <w:rsid w:val="00EC4F79"/>
    <w:rsid w:val="00EC5063"/>
    <w:rsid w:val="00EC51CF"/>
    <w:rsid w:val="00EC554D"/>
    <w:rsid w:val="00EC56E0"/>
    <w:rsid w:val="00EC5841"/>
    <w:rsid w:val="00EC5ADD"/>
    <w:rsid w:val="00EC5C14"/>
    <w:rsid w:val="00EC5CE5"/>
    <w:rsid w:val="00EC5EE0"/>
    <w:rsid w:val="00EC6F7D"/>
    <w:rsid w:val="00EC6F9C"/>
    <w:rsid w:val="00EC749E"/>
    <w:rsid w:val="00EC7B4B"/>
    <w:rsid w:val="00ED020F"/>
    <w:rsid w:val="00ED0487"/>
    <w:rsid w:val="00ED04F8"/>
    <w:rsid w:val="00ED093F"/>
    <w:rsid w:val="00ED15FF"/>
    <w:rsid w:val="00ED196E"/>
    <w:rsid w:val="00ED1F31"/>
    <w:rsid w:val="00ED2057"/>
    <w:rsid w:val="00ED227E"/>
    <w:rsid w:val="00ED22A3"/>
    <w:rsid w:val="00ED3056"/>
    <w:rsid w:val="00ED320A"/>
    <w:rsid w:val="00ED393F"/>
    <w:rsid w:val="00ED3FA3"/>
    <w:rsid w:val="00ED4181"/>
    <w:rsid w:val="00ED45E0"/>
    <w:rsid w:val="00ED4B17"/>
    <w:rsid w:val="00ED4B23"/>
    <w:rsid w:val="00ED534A"/>
    <w:rsid w:val="00ED53AA"/>
    <w:rsid w:val="00ED5664"/>
    <w:rsid w:val="00ED5B26"/>
    <w:rsid w:val="00ED5B9F"/>
    <w:rsid w:val="00ED5D71"/>
    <w:rsid w:val="00ED5D91"/>
    <w:rsid w:val="00ED673C"/>
    <w:rsid w:val="00ED6B34"/>
    <w:rsid w:val="00ED748A"/>
    <w:rsid w:val="00ED78F2"/>
    <w:rsid w:val="00ED7CCC"/>
    <w:rsid w:val="00ED7D6D"/>
    <w:rsid w:val="00EE02CF"/>
    <w:rsid w:val="00EE0624"/>
    <w:rsid w:val="00EE0811"/>
    <w:rsid w:val="00EE09D8"/>
    <w:rsid w:val="00EE11B4"/>
    <w:rsid w:val="00EE16EA"/>
    <w:rsid w:val="00EE1E1C"/>
    <w:rsid w:val="00EE1F99"/>
    <w:rsid w:val="00EE253A"/>
    <w:rsid w:val="00EE2544"/>
    <w:rsid w:val="00EE27CE"/>
    <w:rsid w:val="00EE2945"/>
    <w:rsid w:val="00EE2DBC"/>
    <w:rsid w:val="00EE354B"/>
    <w:rsid w:val="00EE3A99"/>
    <w:rsid w:val="00EE3FA4"/>
    <w:rsid w:val="00EE410D"/>
    <w:rsid w:val="00EE413B"/>
    <w:rsid w:val="00EE4545"/>
    <w:rsid w:val="00EE4DFE"/>
    <w:rsid w:val="00EE50F5"/>
    <w:rsid w:val="00EE5175"/>
    <w:rsid w:val="00EE5245"/>
    <w:rsid w:val="00EE5629"/>
    <w:rsid w:val="00EE57F6"/>
    <w:rsid w:val="00EE59B0"/>
    <w:rsid w:val="00EE5DAA"/>
    <w:rsid w:val="00EE5E0D"/>
    <w:rsid w:val="00EE5EBF"/>
    <w:rsid w:val="00EE5F17"/>
    <w:rsid w:val="00EE62A9"/>
    <w:rsid w:val="00EE62F6"/>
    <w:rsid w:val="00EE641D"/>
    <w:rsid w:val="00EE6459"/>
    <w:rsid w:val="00EE671F"/>
    <w:rsid w:val="00EE69E9"/>
    <w:rsid w:val="00EE6B87"/>
    <w:rsid w:val="00EE7002"/>
    <w:rsid w:val="00EE7782"/>
    <w:rsid w:val="00EE7F7B"/>
    <w:rsid w:val="00EF0005"/>
    <w:rsid w:val="00EF01EF"/>
    <w:rsid w:val="00EF02AA"/>
    <w:rsid w:val="00EF0450"/>
    <w:rsid w:val="00EF05C2"/>
    <w:rsid w:val="00EF0742"/>
    <w:rsid w:val="00EF0A61"/>
    <w:rsid w:val="00EF15C8"/>
    <w:rsid w:val="00EF161E"/>
    <w:rsid w:val="00EF17A4"/>
    <w:rsid w:val="00EF1817"/>
    <w:rsid w:val="00EF1F68"/>
    <w:rsid w:val="00EF1F79"/>
    <w:rsid w:val="00EF1F7F"/>
    <w:rsid w:val="00EF1FCF"/>
    <w:rsid w:val="00EF2060"/>
    <w:rsid w:val="00EF241C"/>
    <w:rsid w:val="00EF26B6"/>
    <w:rsid w:val="00EF2B33"/>
    <w:rsid w:val="00EF2C0E"/>
    <w:rsid w:val="00EF2F74"/>
    <w:rsid w:val="00EF311F"/>
    <w:rsid w:val="00EF3193"/>
    <w:rsid w:val="00EF31A9"/>
    <w:rsid w:val="00EF3BE1"/>
    <w:rsid w:val="00EF3F22"/>
    <w:rsid w:val="00EF4666"/>
    <w:rsid w:val="00EF487B"/>
    <w:rsid w:val="00EF508C"/>
    <w:rsid w:val="00EF51B1"/>
    <w:rsid w:val="00EF5739"/>
    <w:rsid w:val="00EF5A20"/>
    <w:rsid w:val="00EF6159"/>
    <w:rsid w:val="00EF6542"/>
    <w:rsid w:val="00EF6704"/>
    <w:rsid w:val="00EF6BCC"/>
    <w:rsid w:val="00EF6F95"/>
    <w:rsid w:val="00EF71D8"/>
    <w:rsid w:val="00EF75E2"/>
    <w:rsid w:val="00EF7C62"/>
    <w:rsid w:val="00EF7D57"/>
    <w:rsid w:val="00EF7DBD"/>
    <w:rsid w:val="00F00585"/>
    <w:rsid w:val="00F00B74"/>
    <w:rsid w:val="00F00E3F"/>
    <w:rsid w:val="00F01195"/>
    <w:rsid w:val="00F0228C"/>
    <w:rsid w:val="00F022B6"/>
    <w:rsid w:val="00F02541"/>
    <w:rsid w:val="00F026F8"/>
    <w:rsid w:val="00F0271D"/>
    <w:rsid w:val="00F02EE8"/>
    <w:rsid w:val="00F031FE"/>
    <w:rsid w:val="00F03556"/>
    <w:rsid w:val="00F036F0"/>
    <w:rsid w:val="00F03AA2"/>
    <w:rsid w:val="00F03CC3"/>
    <w:rsid w:val="00F03F0F"/>
    <w:rsid w:val="00F046C3"/>
    <w:rsid w:val="00F0478B"/>
    <w:rsid w:val="00F049EB"/>
    <w:rsid w:val="00F04BC7"/>
    <w:rsid w:val="00F04FF7"/>
    <w:rsid w:val="00F05266"/>
    <w:rsid w:val="00F0541C"/>
    <w:rsid w:val="00F0556E"/>
    <w:rsid w:val="00F055A9"/>
    <w:rsid w:val="00F05950"/>
    <w:rsid w:val="00F062D9"/>
    <w:rsid w:val="00F06C1A"/>
    <w:rsid w:val="00F06DDC"/>
    <w:rsid w:val="00F07363"/>
    <w:rsid w:val="00F07380"/>
    <w:rsid w:val="00F07399"/>
    <w:rsid w:val="00F0769B"/>
    <w:rsid w:val="00F07C67"/>
    <w:rsid w:val="00F1019D"/>
    <w:rsid w:val="00F10393"/>
    <w:rsid w:val="00F10875"/>
    <w:rsid w:val="00F1097C"/>
    <w:rsid w:val="00F10E10"/>
    <w:rsid w:val="00F115AC"/>
    <w:rsid w:val="00F1198A"/>
    <w:rsid w:val="00F11BD0"/>
    <w:rsid w:val="00F11CB0"/>
    <w:rsid w:val="00F120AC"/>
    <w:rsid w:val="00F12415"/>
    <w:rsid w:val="00F12431"/>
    <w:rsid w:val="00F1284E"/>
    <w:rsid w:val="00F12A52"/>
    <w:rsid w:val="00F12D8E"/>
    <w:rsid w:val="00F1308B"/>
    <w:rsid w:val="00F137AC"/>
    <w:rsid w:val="00F1396A"/>
    <w:rsid w:val="00F13B53"/>
    <w:rsid w:val="00F13CCD"/>
    <w:rsid w:val="00F14054"/>
    <w:rsid w:val="00F14748"/>
    <w:rsid w:val="00F14758"/>
    <w:rsid w:val="00F147FA"/>
    <w:rsid w:val="00F14829"/>
    <w:rsid w:val="00F14989"/>
    <w:rsid w:val="00F14DA5"/>
    <w:rsid w:val="00F14F75"/>
    <w:rsid w:val="00F1500B"/>
    <w:rsid w:val="00F15228"/>
    <w:rsid w:val="00F15259"/>
    <w:rsid w:val="00F1538F"/>
    <w:rsid w:val="00F15BAD"/>
    <w:rsid w:val="00F15BC3"/>
    <w:rsid w:val="00F15E70"/>
    <w:rsid w:val="00F160CE"/>
    <w:rsid w:val="00F16FCA"/>
    <w:rsid w:val="00F1719F"/>
    <w:rsid w:val="00F17C7D"/>
    <w:rsid w:val="00F17EA6"/>
    <w:rsid w:val="00F2015E"/>
    <w:rsid w:val="00F20440"/>
    <w:rsid w:val="00F213F2"/>
    <w:rsid w:val="00F21781"/>
    <w:rsid w:val="00F22099"/>
    <w:rsid w:val="00F221B8"/>
    <w:rsid w:val="00F2223A"/>
    <w:rsid w:val="00F22485"/>
    <w:rsid w:val="00F228D3"/>
    <w:rsid w:val="00F22B6A"/>
    <w:rsid w:val="00F23341"/>
    <w:rsid w:val="00F23B9A"/>
    <w:rsid w:val="00F249CF"/>
    <w:rsid w:val="00F24A1C"/>
    <w:rsid w:val="00F2511E"/>
    <w:rsid w:val="00F251E6"/>
    <w:rsid w:val="00F253B1"/>
    <w:rsid w:val="00F25931"/>
    <w:rsid w:val="00F25CE8"/>
    <w:rsid w:val="00F25DCD"/>
    <w:rsid w:val="00F25EC1"/>
    <w:rsid w:val="00F260C9"/>
    <w:rsid w:val="00F261E2"/>
    <w:rsid w:val="00F2625D"/>
    <w:rsid w:val="00F26428"/>
    <w:rsid w:val="00F26D00"/>
    <w:rsid w:val="00F26D2B"/>
    <w:rsid w:val="00F26DEF"/>
    <w:rsid w:val="00F26E65"/>
    <w:rsid w:val="00F26F28"/>
    <w:rsid w:val="00F27262"/>
    <w:rsid w:val="00F27D75"/>
    <w:rsid w:val="00F27DDF"/>
    <w:rsid w:val="00F304BB"/>
    <w:rsid w:val="00F3058F"/>
    <w:rsid w:val="00F30784"/>
    <w:rsid w:val="00F309C5"/>
    <w:rsid w:val="00F30D00"/>
    <w:rsid w:val="00F30DB9"/>
    <w:rsid w:val="00F31099"/>
    <w:rsid w:val="00F311DD"/>
    <w:rsid w:val="00F31267"/>
    <w:rsid w:val="00F318E1"/>
    <w:rsid w:val="00F31964"/>
    <w:rsid w:val="00F31BA9"/>
    <w:rsid w:val="00F31BBE"/>
    <w:rsid w:val="00F31C60"/>
    <w:rsid w:val="00F31CBA"/>
    <w:rsid w:val="00F31DBA"/>
    <w:rsid w:val="00F31E42"/>
    <w:rsid w:val="00F3219C"/>
    <w:rsid w:val="00F32353"/>
    <w:rsid w:val="00F3250E"/>
    <w:rsid w:val="00F32CA1"/>
    <w:rsid w:val="00F32FEC"/>
    <w:rsid w:val="00F338A6"/>
    <w:rsid w:val="00F33B59"/>
    <w:rsid w:val="00F33D41"/>
    <w:rsid w:val="00F33EB0"/>
    <w:rsid w:val="00F33F40"/>
    <w:rsid w:val="00F3425D"/>
    <w:rsid w:val="00F344E0"/>
    <w:rsid w:val="00F34868"/>
    <w:rsid w:val="00F34C69"/>
    <w:rsid w:val="00F34D37"/>
    <w:rsid w:val="00F34D6A"/>
    <w:rsid w:val="00F34D74"/>
    <w:rsid w:val="00F350EB"/>
    <w:rsid w:val="00F35436"/>
    <w:rsid w:val="00F35872"/>
    <w:rsid w:val="00F35877"/>
    <w:rsid w:val="00F35AA5"/>
    <w:rsid w:val="00F36369"/>
    <w:rsid w:val="00F364AE"/>
    <w:rsid w:val="00F365A1"/>
    <w:rsid w:val="00F36838"/>
    <w:rsid w:val="00F36BE1"/>
    <w:rsid w:val="00F36DF7"/>
    <w:rsid w:val="00F36E3C"/>
    <w:rsid w:val="00F36EE3"/>
    <w:rsid w:val="00F3705D"/>
    <w:rsid w:val="00F3732A"/>
    <w:rsid w:val="00F373DD"/>
    <w:rsid w:val="00F37B48"/>
    <w:rsid w:val="00F4000D"/>
    <w:rsid w:val="00F401B6"/>
    <w:rsid w:val="00F40545"/>
    <w:rsid w:val="00F40996"/>
    <w:rsid w:val="00F40B13"/>
    <w:rsid w:val="00F40B4D"/>
    <w:rsid w:val="00F40B91"/>
    <w:rsid w:val="00F40FD3"/>
    <w:rsid w:val="00F4105E"/>
    <w:rsid w:val="00F41159"/>
    <w:rsid w:val="00F41511"/>
    <w:rsid w:val="00F416C4"/>
    <w:rsid w:val="00F42126"/>
    <w:rsid w:val="00F423A4"/>
    <w:rsid w:val="00F4245C"/>
    <w:rsid w:val="00F42678"/>
    <w:rsid w:val="00F42798"/>
    <w:rsid w:val="00F42B45"/>
    <w:rsid w:val="00F42E8B"/>
    <w:rsid w:val="00F43046"/>
    <w:rsid w:val="00F437A7"/>
    <w:rsid w:val="00F43860"/>
    <w:rsid w:val="00F43B89"/>
    <w:rsid w:val="00F43EDB"/>
    <w:rsid w:val="00F44406"/>
    <w:rsid w:val="00F4487D"/>
    <w:rsid w:val="00F44AE0"/>
    <w:rsid w:val="00F44DD1"/>
    <w:rsid w:val="00F4524A"/>
    <w:rsid w:val="00F4534A"/>
    <w:rsid w:val="00F45578"/>
    <w:rsid w:val="00F456F6"/>
    <w:rsid w:val="00F457C3"/>
    <w:rsid w:val="00F45860"/>
    <w:rsid w:val="00F45CDD"/>
    <w:rsid w:val="00F46210"/>
    <w:rsid w:val="00F4721D"/>
    <w:rsid w:val="00F47275"/>
    <w:rsid w:val="00F475B6"/>
    <w:rsid w:val="00F478FF"/>
    <w:rsid w:val="00F47CF7"/>
    <w:rsid w:val="00F47E18"/>
    <w:rsid w:val="00F47EAE"/>
    <w:rsid w:val="00F5076F"/>
    <w:rsid w:val="00F509F6"/>
    <w:rsid w:val="00F51203"/>
    <w:rsid w:val="00F51496"/>
    <w:rsid w:val="00F516B1"/>
    <w:rsid w:val="00F51AC8"/>
    <w:rsid w:val="00F51D5D"/>
    <w:rsid w:val="00F51E47"/>
    <w:rsid w:val="00F52611"/>
    <w:rsid w:val="00F52E24"/>
    <w:rsid w:val="00F53056"/>
    <w:rsid w:val="00F53388"/>
    <w:rsid w:val="00F5361E"/>
    <w:rsid w:val="00F544E8"/>
    <w:rsid w:val="00F54779"/>
    <w:rsid w:val="00F54DD1"/>
    <w:rsid w:val="00F5503D"/>
    <w:rsid w:val="00F5513A"/>
    <w:rsid w:val="00F55359"/>
    <w:rsid w:val="00F5537A"/>
    <w:rsid w:val="00F55794"/>
    <w:rsid w:val="00F55E2D"/>
    <w:rsid w:val="00F567B0"/>
    <w:rsid w:val="00F56CA1"/>
    <w:rsid w:val="00F56EFA"/>
    <w:rsid w:val="00F56F38"/>
    <w:rsid w:val="00F57683"/>
    <w:rsid w:val="00F57CCA"/>
    <w:rsid w:val="00F57EF5"/>
    <w:rsid w:val="00F57FAB"/>
    <w:rsid w:val="00F60005"/>
    <w:rsid w:val="00F603CD"/>
    <w:rsid w:val="00F604C1"/>
    <w:rsid w:val="00F60678"/>
    <w:rsid w:val="00F6131B"/>
    <w:rsid w:val="00F61341"/>
    <w:rsid w:val="00F61452"/>
    <w:rsid w:val="00F6147A"/>
    <w:rsid w:val="00F61876"/>
    <w:rsid w:val="00F61E9E"/>
    <w:rsid w:val="00F61F18"/>
    <w:rsid w:val="00F61FB8"/>
    <w:rsid w:val="00F620B9"/>
    <w:rsid w:val="00F62450"/>
    <w:rsid w:val="00F62493"/>
    <w:rsid w:val="00F62758"/>
    <w:rsid w:val="00F629EC"/>
    <w:rsid w:val="00F62C37"/>
    <w:rsid w:val="00F63397"/>
    <w:rsid w:val="00F63A3A"/>
    <w:rsid w:val="00F63DCD"/>
    <w:rsid w:val="00F64141"/>
    <w:rsid w:val="00F6458F"/>
    <w:rsid w:val="00F64767"/>
    <w:rsid w:val="00F6477A"/>
    <w:rsid w:val="00F64B18"/>
    <w:rsid w:val="00F650F8"/>
    <w:rsid w:val="00F65102"/>
    <w:rsid w:val="00F6527F"/>
    <w:rsid w:val="00F65497"/>
    <w:rsid w:val="00F65B02"/>
    <w:rsid w:val="00F65F02"/>
    <w:rsid w:val="00F66090"/>
    <w:rsid w:val="00F66382"/>
    <w:rsid w:val="00F665AE"/>
    <w:rsid w:val="00F66A54"/>
    <w:rsid w:val="00F66B28"/>
    <w:rsid w:val="00F66BBE"/>
    <w:rsid w:val="00F67625"/>
    <w:rsid w:val="00F67752"/>
    <w:rsid w:val="00F67BDD"/>
    <w:rsid w:val="00F67FA4"/>
    <w:rsid w:val="00F700E4"/>
    <w:rsid w:val="00F70125"/>
    <w:rsid w:val="00F70665"/>
    <w:rsid w:val="00F70DAB"/>
    <w:rsid w:val="00F70E63"/>
    <w:rsid w:val="00F71141"/>
    <w:rsid w:val="00F717A1"/>
    <w:rsid w:val="00F717FF"/>
    <w:rsid w:val="00F72181"/>
    <w:rsid w:val="00F721FA"/>
    <w:rsid w:val="00F72294"/>
    <w:rsid w:val="00F72701"/>
    <w:rsid w:val="00F7277F"/>
    <w:rsid w:val="00F72979"/>
    <w:rsid w:val="00F729DF"/>
    <w:rsid w:val="00F7322F"/>
    <w:rsid w:val="00F734FD"/>
    <w:rsid w:val="00F736B9"/>
    <w:rsid w:val="00F73850"/>
    <w:rsid w:val="00F73D5C"/>
    <w:rsid w:val="00F74126"/>
    <w:rsid w:val="00F7464B"/>
    <w:rsid w:val="00F74FA7"/>
    <w:rsid w:val="00F7501D"/>
    <w:rsid w:val="00F75232"/>
    <w:rsid w:val="00F75C05"/>
    <w:rsid w:val="00F75C70"/>
    <w:rsid w:val="00F76585"/>
    <w:rsid w:val="00F769B9"/>
    <w:rsid w:val="00F76A18"/>
    <w:rsid w:val="00F76D8A"/>
    <w:rsid w:val="00F76ED3"/>
    <w:rsid w:val="00F76FD4"/>
    <w:rsid w:val="00F77026"/>
    <w:rsid w:val="00F771B7"/>
    <w:rsid w:val="00F77273"/>
    <w:rsid w:val="00F773E1"/>
    <w:rsid w:val="00F77438"/>
    <w:rsid w:val="00F77452"/>
    <w:rsid w:val="00F774AA"/>
    <w:rsid w:val="00F77ADE"/>
    <w:rsid w:val="00F77AF0"/>
    <w:rsid w:val="00F77B65"/>
    <w:rsid w:val="00F77D16"/>
    <w:rsid w:val="00F77D9D"/>
    <w:rsid w:val="00F77F23"/>
    <w:rsid w:val="00F80857"/>
    <w:rsid w:val="00F80C35"/>
    <w:rsid w:val="00F81230"/>
    <w:rsid w:val="00F8162C"/>
    <w:rsid w:val="00F81638"/>
    <w:rsid w:val="00F81BE1"/>
    <w:rsid w:val="00F81EE2"/>
    <w:rsid w:val="00F8215B"/>
    <w:rsid w:val="00F82630"/>
    <w:rsid w:val="00F827A8"/>
    <w:rsid w:val="00F82A20"/>
    <w:rsid w:val="00F82ADD"/>
    <w:rsid w:val="00F82DD2"/>
    <w:rsid w:val="00F82EAD"/>
    <w:rsid w:val="00F830B6"/>
    <w:rsid w:val="00F8311B"/>
    <w:rsid w:val="00F8318B"/>
    <w:rsid w:val="00F83A8C"/>
    <w:rsid w:val="00F83B17"/>
    <w:rsid w:val="00F84140"/>
    <w:rsid w:val="00F8494F"/>
    <w:rsid w:val="00F84BFD"/>
    <w:rsid w:val="00F84C9F"/>
    <w:rsid w:val="00F84E88"/>
    <w:rsid w:val="00F851A5"/>
    <w:rsid w:val="00F85208"/>
    <w:rsid w:val="00F857E0"/>
    <w:rsid w:val="00F85AD9"/>
    <w:rsid w:val="00F85BA1"/>
    <w:rsid w:val="00F862DB"/>
    <w:rsid w:val="00F86449"/>
    <w:rsid w:val="00F867B6"/>
    <w:rsid w:val="00F870B8"/>
    <w:rsid w:val="00F87D20"/>
    <w:rsid w:val="00F87EE6"/>
    <w:rsid w:val="00F900EC"/>
    <w:rsid w:val="00F9086F"/>
    <w:rsid w:val="00F90F7D"/>
    <w:rsid w:val="00F91403"/>
    <w:rsid w:val="00F915BE"/>
    <w:rsid w:val="00F919A7"/>
    <w:rsid w:val="00F91A85"/>
    <w:rsid w:val="00F921EC"/>
    <w:rsid w:val="00F92215"/>
    <w:rsid w:val="00F9252A"/>
    <w:rsid w:val="00F9257F"/>
    <w:rsid w:val="00F92DE9"/>
    <w:rsid w:val="00F92EA3"/>
    <w:rsid w:val="00F930BB"/>
    <w:rsid w:val="00F930CC"/>
    <w:rsid w:val="00F93418"/>
    <w:rsid w:val="00F938BB"/>
    <w:rsid w:val="00F9399E"/>
    <w:rsid w:val="00F93DE0"/>
    <w:rsid w:val="00F93E4A"/>
    <w:rsid w:val="00F9416B"/>
    <w:rsid w:val="00F94230"/>
    <w:rsid w:val="00F944A8"/>
    <w:rsid w:val="00F94ED5"/>
    <w:rsid w:val="00F95265"/>
    <w:rsid w:val="00F95384"/>
    <w:rsid w:val="00F95E67"/>
    <w:rsid w:val="00F95F9E"/>
    <w:rsid w:val="00F96AF1"/>
    <w:rsid w:val="00F96BC6"/>
    <w:rsid w:val="00F96EAA"/>
    <w:rsid w:val="00F970D1"/>
    <w:rsid w:val="00F97579"/>
    <w:rsid w:val="00F975A1"/>
    <w:rsid w:val="00F978C0"/>
    <w:rsid w:val="00F97B6A"/>
    <w:rsid w:val="00F97CAC"/>
    <w:rsid w:val="00F97CE0"/>
    <w:rsid w:val="00F97D92"/>
    <w:rsid w:val="00F97E32"/>
    <w:rsid w:val="00FA008D"/>
    <w:rsid w:val="00FA0265"/>
    <w:rsid w:val="00FA0625"/>
    <w:rsid w:val="00FA0A3B"/>
    <w:rsid w:val="00FA115B"/>
    <w:rsid w:val="00FA1374"/>
    <w:rsid w:val="00FA1CF0"/>
    <w:rsid w:val="00FA1D1B"/>
    <w:rsid w:val="00FA1DF9"/>
    <w:rsid w:val="00FA1EFC"/>
    <w:rsid w:val="00FA20DC"/>
    <w:rsid w:val="00FA2338"/>
    <w:rsid w:val="00FA238A"/>
    <w:rsid w:val="00FA24E3"/>
    <w:rsid w:val="00FA2931"/>
    <w:rsid w:val="00FA2D7F"/>
    <w:rsid w:val="00FA2D8B"/>
    <w:rsid w:val="00FA300B"/>
    <w:rsid w:val="00FA349D"/>
    <w:rsid w:val="00FA3974"/>
    <w:rsid w:val="00FA3E9C"/>
    <w:rsid w:val="00FA4386"/>
    <w:rsid w:val="00FA45FB"/>
    <w:rsid w:val="00FA49F4"/>
    <w:rsid w:val="00FA527B"/>
    <w:rsid w:val="00FA5F4C"/>
    <w:rsid w:val="00FA6385"/>
    <w:rsid w:val="00FA6D70"/>
    <w:rsid w:val="00FA71C5"/>
    <w:rsid w:val="00FA73B3"/>
    <w:rsid w:val="00FA74F7"/>
    <w:rsid w:val="00FA76C0"/>
    <w:rsid w:val="00FA7708"/>
    <w:rsid w:val="00FA7A45"/>
    <w:rsid w:val="00FA7AF1"/>
    <w:rsid w:val="00FA7CBA"/>
    <w:rsid w:val="00FB082B"/>
    <w:rsid w:val="00FB0D39"/>
    <w:rsid w:val="00FB0E21"/>
    <w:rsid w:val="00FB13A2"/>
    <w:rsid w:val="00FB1690"/>
    <w:rsid w:val="00FB18B9"/>
    <w:rsid w:val="00FB1C25"/>
    <w:rsid w:val="00FB1C7C"/>
    <w:rsid w:val="00FB25D8"/>
    <w:rsid w:val="00FB2B40"/>
    <w:rsid w:val="00FB33EB"/>
    <w:rsid w:val="00FB3EDC"/>
    <w:rsid w:val="00FB424D"/>
    <w:rsid w:val="00FB42B8"/>
    <w:rsid w:val="00FB4395"/>
    <w:rsid w:val="00FB45F8"/>
    <w:rsid w:val="00FB4937"/>
    <w:rsid w:val="00FB49BF"/>
    <w:rsid w:val="00FB555D"/>
    <w:rsid w:val="00FB6290"/>
    <w:rsid w:val="00FB654C"/>
    <w:rsid w:val="00FB674D"/>
    <w:rsid w:val="00FB683E"/>
    <w:rsid w:val="00FB68C1"/>
    <w:rsid w:val="00FB70C9"/>
    <w:rsid w:val="00FB7926"/>
    <w:rsid w:val="00FB7F1D"/>
    <w:rsid w:val="00FB7F9B"/>
    <w:rsid w:val="00FC021D"/>
    <w:rsid w:val="00FC057D"/>
    <w:rsid w:val="00FC08A6"/>
    <w:rsid w:val="00FC0CD4"/>
    <w:rsid w:val="00FC0FAF"/>
    <w:rsid w:val="00FC1258"/>
    <w:rsid w:val="00FC15F6"/>
    <w:rsid w:val="00FC1B4B"/>
    <w:rsid w:val="00FC1D3B"/>
    <w:rsid w:val="00FC1E27"/>
    <w:rsid w:val="00FC2A39"/>
    <w:rsid w:val="00FC2C4D"/>
    <w:rsid w:val="00FC3324"/>
    <w:rsid w:val="00FC33D5"/>
    <w:rsid w:val="00FC3C0B"/>
    <w:rsid w:val="00FC3C35"/>
    <w:rsid w:val="00FC4006"/>
    <w:rsid w:val="00FC42B0"/>
    <w:rsid w:val="00FC446C"/>
    <w:rsid w:val="00FC4560"/>
    <w:rsid w:val="00FC45F8"/>
    <w:rsid w:val="00FC4873"/>
    <w:rsid w:val="00FC4A9F"/>
    <w:rsid w:val="00FC50AE"/>
    <w:rsid w:val="00FC52AD"/>
    <w:rsid w:val="00FC5570"/>
    <w:rsid w:val="00FC5591"/>
    <w:rsid w:val="00FC5781"/>
    <w:rsid w:val="00FC588F"/>
    <w:rsid w:val="00FC5B5F"/>
    <w:rsid w:val="00FC5C37"/>
    <w:rsid w:val="00FC5ECF"/>
    <w:rsid w:val="00FC5F37"/>
    <w:rsid w:val="00FC5FF6"/>
    <w:rsid w:val="00FC6FDE"/>
    <w:rsid w:val="00FC74E5"/>
    <w:rsid w:val="00FC788C"/>
    <w:rsid w:val="00FC7949"/>
    <w:rsid w:val="00FC799E"/>
    <w:rsid w:val="00FC7EC5"/>
    <w:rsid w:val="00FC7F01"/>
    <w:rsid w:val="00FC7F99"/>
    <w:rsid w:val="00FD05EE"/>
    <w:rsid w:val="00FD0764"/>
    <w:rsid w:val="00FD09BF"/>
    <w:rsid w:val="00FD0AB9"/>
    <w:rsid w:val="00FD0C6A"/>
    <w:rsid w:val="00FD0FAF"/>
    <w:rsid w:val="00FD1264"/>
    <w:rsid w:val="00FD194E"/>
    <w:rsid w:val="00FD1988"/>
    <w:rsid w:val="00FD1E8E"/>
    <w:rsid w:val="00FD21B9"/>
    <w:rsid w:val="00FD244C"/>
    <w:rsid w:val="00FD26CB"/>
    <w:rsid w:val="00FD2A6A"/>
    <w:rsid w:val="00FD2EA0"/>
    <w:rsid w:val="00FD33D0"/>
    <w:rsid w:val="00FD35B9"/>
    <w:rsid w:val="00FD367C"/>
    <w:rsid w:val="00FD36F7"/>
    <w:rsid w:val="00FD38A8"/>
    <w:rsid w:val="00FD3AB5"/>
    <w:rsid w:val="00FD46D1"/>
    <w:rsid w:val="00FD488A"/>
    <w:rsid w:val="00FD5871"/>
    <w:rsid w:val="00FD5F3B"/>
    <w:rsid w:val="00FD6072"/>
    <w:rsid w:val="00FD6D90"/>
    <w:rsid w:val="00FD70F1"/>
    <w:rsid w:val="00FD7506"/>
    <w:rsid w:val="00FD770B"/>
    <w:rsid w:val="00FD7A3D"/>
    <w:rsid w:val="00FD7B72"/>
    <w:rsid w:val="00FE04B1"/>
    <w:rsid w:val="00FE063C"/>
    <w:rsid w:val="00FE06E7"/>
    <w:rsid w:val="00FE0836"/>
    <w:rsid w:val="00FE0996"/>
    <w:rsid w:val="00FE0B8D"/>
    <w:rsid w:val="00FE0C84"/>
    <w:rsid w:val="00FE0CB5"/>
    <w:rsid w:val="00FE0D3F"/>
    <w:rsid w:val="00FE0D98"/>
    <w:rsid w:val="00FE17DA"/>
    <w:rsid w:val="00FE1CED"/>
    <w:rsid w:val="00FE1CF7"/>
    <w:rsid w:val="00FE2066"/>
    <w:rsid w:val="00FE22F1"/>
    <w:rsid w:val="00FE2511"/>
    <w:rsid w:val="00FE268A"/>
    <w:rsid w:val="00FE26AA"/>
    <w:rsid w:val="00FE27C5"/>
    <w:rsid w:val="00FE27E0"/>
    <w:rsid w:val="00FE27FB"/>
    <w:rsid w:val="00FE280B"/>
    <w:rsid w:val="00FE293B"/>
    <w:rsid w:val="00FE2B30"/>
    <w:rsid w:val="00FE2BC2"/>
    <w:rsid w:val="00FE2CE7"/>
    <w:rsid w:val="00FE3115"/>
    <w:rsid w:val="00FE3757"/>
    <w:rsid w:val="00FE3788"/>
    <w:rsid w:val="00FE3910"/>
    <w:rsid w:val="00FE3D68"/>
    <w:rsid w:val="00FE3DD3"/>
    <w:rsid w:val="00FE4360"/>
    <w:rsid w:val="00FE4864"/>
    <w:rsid w:val="00FE4B1A"/>
    <w:rsid w:val="00FE4BEE"/>
    <w:rsid w:val="00FE4F45"/>
    <w:rsid w:val="00FE5515"/>
    <w:rsid w:val="00FE639B"/>
    <w:rsid w:val="00FE6481"/>
    <w:rsid w:val="00FE64DF"/>
    <w:rsid w:val="00FE6754"/>
    <w:rsid w:val="00FE6D77"/>
    <w:rsid w:val="00FE6E2A"/>
    <w:rsid w:val="00FF0232"/>
    <w:rsid w:val="00FF0266"/>
    <w:rsid w:val="00FF0565"/>
    <w:rsid w:val="00FF05B0"/>
    <w:rsid w:val="00FF0C9C"/>
    <w:rsid w:val="00FF0CC1"/>
    <w:rsid w:val="00FF0DD8"/>
    <w:rsid w:val="00FF0F60"/>
    <w:rsid w:val="00FF106B"/>
    <w:rsid w:val="00FF1198"/>
    <w:rsid w:val="00FF120F"/>
    <w:rsid w:val="00FF129B"/>
    <w:rsid w:val="00FF131A"/>
    <w:rsid w:val="00FF14C4"/>
    <w:rsid w:val="00FF1610"/>
    <w:rsid w:val="00FF1A23"/>
    <w:rsid w:val="00FF1BF4"/>
    <w:rsid w:val="00FF1FCA"/>
    <w:rsid w:val="00FF2F6E"/>
    <w:rsid w:val="00FF37C5"/>
    <w:rsid w:val="00FF386D"/>
    <w:rsid w:val="00FF3D8C"/>
    <w:rsid w:val="00FF40A1"/>
    <w:rsid w:val="00FF42AD"/>
    <w:rsid w:val="00FF476E"/>
    <w:rsid w:val="00FF4AD0"/>
    <w:rsid w:val="00FF4B8C"/>
    <w:rsid w:val="00FF53FD"/>
    <w:rsid w:val="00FF541E"/>
    <w:rsid w:val="00FF5729"/>
    <w:rsid w:val="00FF5759"/>
    <w:rsid w:val="00FF59D7"/>
    <w:rsid w:val="00FF5B47"/>
    <w:rsid w:val="00FF5D8D"/>
    <w:rsid w:val="00FF5F81"/>
    <w:rsid w:val="00FF62AF"/>
    <w:rsid w:val="00FF62D5"/>
    <w:rsid w:val="00FF663A"/>
    <w:rsid w:val="00FF667D"/>
    <w:rsid w:val="00FF67B5"/>
    <w:rsid w:val="00FF6C39"/>
    <w:rsid w:val="00FF6C3D"/>
    <w:rsid w:val="00FF6C51"/>
    <w:rsid w:val="00FF6C82"/>
    <w:rsid w:val="00FF794F"/>
    <w:rsid w:val="00FF7B4E"/>
    <w:rsid w:val="00FF7BC9"/>
    <w:rsid w:val="00FF7DCD"/>
    <w:rsid w:val="014C49B3"/>
    <w:rsid w:val="015A6E61"/>
    <w:rsid w:val="016D0BA6"/>
    <w:rsid w:val="01859735"/>
    <w:rsid w:val="01B41E55"/>
    <w:rsid w:val="01DAFD12"/>
    <w:rsid w:val="01FB46D3"/>
    <w:rsid w:val="02045BC9"/>
    <w:rsid w:val="022B8307"/>
    <w:rsid w:val="02651305"/>
    <w:rsid w:val="026790E2"/>
    <w:rsid w:val="02C50418"/>
    <w:rsid w:val="02EE7EAC"/>
    <w:rsid w:val="02F60AD2"/>
    <w:rsid w:val="034EB87A"/>
    <w:rsid w:val="036492DB"/>
    <w:rsid w:val="036B9E10"/>
    <w:rsid w:val="03900496"/>
    <w:rsid w:val="0433FE5D"/>
    <w:rsid w:val="04506521"/>
    <w:rsid w:val="0457C2F2"/>
    <w:rsid w:val="04741FEA"/>
    <w:rsid w:val="047D56A2"/>
    <w:rsid w:val="048AFEA4"/>
    <w:rsid w:val="048B972B"/>
    <w:rsid w:val="04B98A49"/>
    <w:rsid w:val="04E98456"/>
    <w:rsid w:val="051CD830"/>
    <w:rsid w:val="0522387F"/>
    <w:rsid w:val="05C29DF5"/>
    <w:rsid w:val="05CB13D1"/>
    <w:rsid w:val="05F81B24"/>
    <w:rsid w:val="0609FF25"/>
    <w:rsid w:val="061E91DD"/>
    <w:rsid w:val="0636CEAA"/>
    <w:rsid w:val="06749B58"/>
    <w:rsid w:val="068BF655"/>
    <w:rsid w:val="06DDA723"/>
    <w:rsid w:val="06DE2382"/>
    <w:rsid w:val="06E7CFF8"/>
    <w:rsid w:val="07433F6C"/>
    <w:rsid w:val="07983A01"/>
    <w:rsid w:val="07A8E6F9"/>
    <w:rsid w:val="07B70267"/>
    <w:rsid w:val="07B89C0B"/>
    <w:rsid w:val="082258D3"/>
    <w:rsid w:val="08CE47C5"/>
    <w:rsid w:val="08ED295B"/>
    <w:rsid w:val="090EAAE2"/>
    <w:rsid w:val="091089EF"/>
    <w:rsid w:val="0945D70F"/>
    <w:rsid w:val="09A833FB"/>
    <w:rsid w:val="09B8EF29"/>
    <w:rsid w:val="0A410E65"/>
    <w:rsid w:val="0A602B7C"/>
    <w:rsid w:val="0A71BA43"/>
    <w:rsid w:val="0A803075"/>
    <w:rsid w:val="0AA0D3C0"/>
    <w:rsid w:val="0ABE8DE0"/>
    <w:rsid w:val="0AEDCF86"/>
    <w:rsid w:val="0B43ED1E"/>
    <w:rsid w:val="0B7EEECA"/>
    <w:rsid w:val="0B80E93F"/>
    <w:rsid w:val="0B817AF5"/>
    <w:rsid w:val="0B956D53"/>
    <w:rsid w:val="0B99C732"/>
    <w:rsid w:val="0BBFDAC3"/>
    <w:rsid w:val="0BCD04B3"/>
    <w:rsid w:val="0BCEF55D"/>
    <w:rsid w:val="0BDEF76D"/>
    <w:rsid w:val="0BF4AC79"/>
    <w:rsid w:val="0C0F0085"/>
    <w:rsid w:val="0C3E1067"/>
    <w:rsid w:val="0C44D6EE"/>
    <w:rsid w:val="0C87270C"/>
    <w:rsid w:val="0CA8AF91"/>
    <w:rsid w:val="0D50CD99"/>
    <w:rsid w:val="0D610C72"/>
    <w:rsid w:val="0D670B62"/>
    <w:rsid w:val="0DA7600A"/>
    <w:rsid w:val="0DD5DDB5"/>
    <w:rsid w:val="0DE55872"/>
    <w:rsid w:val="0DF6E828"/>
    <w:rsid w:val="0E226242"/>
    <w:rsid w:val="0E5F9307"/>
    <w:rsid w:val="0E86C843"/>
    <w:rsid w:val="0E9158AC"/>
    <w:rsid w:val="0EF3E479"/>
    <w:rsid w:val="0F1D3FAA"/>
    <w:rsid w:val="0F1E6615"/>
    <w:rsid w:val="0F4C177A"/>
    <w:rsid w:val="0F4E53AA"/>
    <w:rsid w:val="0F74DA47"/>
    <w:rsid w:val="0FB37B1A"/>
    <w:rsid w:val="0FC5B8E7"/>
    <w:rsid w:val="0FE85DA3"/>
    <w:rsid w:val="101A85CD"/>
    <w:rsid w:val="106D2081"/>
    <w:rsid w:val="10ADC357"/>
    <w:rsid w:val="10B21D68"/>
    <w:rsid w:val="10FCC254"/>
    <w:rsid w:val="110DB73D"/>
    <w:rsid w:val="113B684F"/>
    <w:rsid w:val="11DA311C"/>
    <w:rsid w:val="120EADBE"/>
    <w:rsid w:val="121D87BD"/>
    <w:rsid w:val="1235366C"/>
    <w:rsid w:val="123BFB22"/>
    <w:rsid w:val="1241866A"/>
    <w:rsid w:val="12843BC3"/>
    <w:rsid w:val="12A09A55"/>
    <w:rsid w:val="12A721AB"/>
    <w:rsid w:val="12BB28FB"/>
    <w:rsid w:val="130D4EA1"/>
    <w:rsid w:val="13439191"/>
    <w:rsid w:val="13529B26"/>
    <w:rsid w:val="138D1BB0"/>
    <w:rsid w:val="139C4502"/>
    <w:rsid w:val="13DC35EF"/>
    <w:rsid w:val="13F00C86"/>
    <w:rsid w:val="13F2C244"/>
    <w:rsid w:val="1429CBB2"/>
    <w:rsid w:val="144ABBA8"/>
    <w:rsid w:val="149703B7"/>
    <w:rsid w:val="14C77BFB"/>
    <w:rsid w:val="1507A5ED"/>
    <w:rsid w:val="150B78CA"/>
    <w:rsid w:val="1510E22B"/>
    <w:rsid w:val="1521EDB4"/>
    <w:rsid w:val="1575BE0C"/>
    <w:rsid w:val="15B74030"/>
    <w:rsid w:val="15BB77DE"/>
    <w:rsid w:val="160794FE"/>
    <w:rsid w:val="1618BCF1"/>
    <w:rsid w:val="161B5065"/>
    <w:rsid w:val="16440C67"/>
    <w:rsid w:val="168BCE7E"/>
    <w:rsid w:val="16A4E5CF"/>
    <w:rsid w:val="16A6A9E6"/>
    <w:rsid w:val="16CF1631"/>
    <w:rsid w:val="16E52576"/>
    <w:rsid w:val="1713CB3D"/>
    <w:rsid w:val="1727A424"/>
    <w:rsid w:val="17362154"/>
    <w:rsid w:val="17749607"/>
    <w:rsid w:val="17767851"/>
    <w:rsid w:val="17BA769A"/>
    <w:rsid w:val="181E560D"/>
    <w:rsid w:val="182E828D"/>
    <w:rsid w:val="182EEB51"/>
    <w:rsid w:val="18341A9A"/>
    <w:rsid w:val="18365B86"/>
    <w:rsid w:val="183DEF9F"/>
    <w:rsid w:val="1897A86D"/>
    <w:rsid w:val="18C2CB26"/>
    <w:rsid w:val="18E33870"/>
    <w:rsid w:val="190C0B05"/>
    <w:rsid w:val="190F4AA1"/>
    <w:rsid w:val="1924B5BD"/>
    <w:rsid w:val="1941DE03"/>
    <w:rsid w:val="196CB19B"/>
    <w:rsid w:val="19FDCFAC"/>
    <w:rsid w:val="19FE22A1"/>
    <w:rsid w:val="1A1D49E3"/>
    <w:rsid w:val="1A235B35"/>
    <w:rsid w:val="1A2A6D21"/>
    <w:rsid w:val="1A51F799"/>
    <w:rsid w:val="1A7EAA82"/>
    <w:rsid w:val="1AE0DFD5"/>
    <w:rsid w:val="1AE20787"/>
    <w:rsid w:val="1AF01BDC"/>
    <w:rsid w:val="1B056784"/>
    <w:rsid w:val="1B47F856"/>
    <w:rsid w:val="1B540A5E"/>
    <w:rsid w:val="1B7EE276"/>
    <w:rsid w:val="1B9D066E"/>
    <w:rsid w:val="1BADA803"/>
    <w:rsid w:val="1BAFC9F2"/>
    <w:rsid w:val="1BB0D53F"/>
    <w:rsid w:val="1BB9AEC6"/>
    <w:rsid w:val="1BD60D9D"/>
    <w:rsid w:val="1C06A047"/>
    <w:rsid w:val="1C40A12E"/>
    <w:rsid w:val="1C4C0304"/>
    <w:rsid w:val="1C747382"/>
    <w:rsid w:val="1C8C225E"/>
    <w:rsid w:val="1C90E615"/>
    <w:rsid w:val="1CB0FE26"/>
    <w:rsid w:val="1D26714C"/>
    <w:rsid w:val="1D73DFED"/>
    <w:rsid w:val="1DA9C8A2"/>
    <w:rsid w:val="1DD3A689"/>
    <w:rsid w:val="1E30E1BD"/>
    <w:rsid w:val="1E415E24"/>
    <w:rsid w:val="1E63E34C"/>
    <w:rsid w:val="1EA025DC"/>
    <w:rsid w:val="1EA81299"/>
    <w:rsid w:val="1EAB9E6E"/>
    <w:rsid w:val="1ED9EF33"/>
    <w:rsid w:val="1F0321D0"/>
    <w:rsid w:val="1FBA04F9"/>
    <w:rsid w:val="2012266F"/>
    <w:rsid w:val="201BE748"/>
    <w:rsid w:val="2023D86C"/>
    <w:rsid w:val="203C9BBD"/>
    <w:rsid w:val="204355B9"/>
    <w:rsid w:val="20481515"/>
    <w:rsid w:val="208ACF94"/>
    <w:rsid w:val="20B0696A"/>
    <w:rsid w:val="20E83952"/>
    <w:rsid w:val="20EC6EFC"/>
    <w:rsid w:val="20F3B938"/>
    <w:rsid w:val="2111DF70"/>
    <w:rsid w:val="212FB0CC"/>
    <w:rsid w:val="2154C95E"/>
    <w:rsid w:val="215BFBE8"/>
    <w:rsid w:val="216C6ED5"/>
    <w:rsid w:val="2241E307"/>
    <w:rsid w:val="22742612"/>
    <w:rsid w:val="22785B0F"/>
    <w:rsid w:val="227EFC09"/>
    <w:rsid w:val="22A6ABE3"/>
    <w:rsid w:val="22ADBF09"/>
    <w:rsid w:val="22FA8D42"/>
    <w:rsid w:val="23097778"/>
    <w:rsid w:val="23650BDF"/>
    <w:rsid w:val="23A18139"/>
    <w:rsid w:val="23E34D8F"/>
    <w:rsid w:val="23F38E48"/>
    <w:rsid w:val="24441E4A"/>
    <w:rsid w:val="245E127D"/>
    <w:rsid w:val="247959B0"/>
    <w:rsid w:val="24805BA9"/>
    <w:rsid w:val="2517D56A"/>
    <w:rsid w:val="251FBEFD"/>
    <w:rsid w:val="252275F1"/>
    <w:rsid w:val="25265610"/>
    <w:rsid w:val="25FA2CF9"/>
    <w:rsid w:val="2645A5CE"/>
    <w:rsid w:val="265A3B95"/>
    <w:rsid w:val="265FB0FB"/>
    <w:rsid w:val="26CD07EC"/>
    <w:rsid w:val="2708A013"/>
    <w:rsid w:val="27EFB77B"/>
    <w:rsid w:val="27F5E09C"/>
    <w:rsid w:val="283C3988"/>
    <w:rsid w:val="284889C3"/>
    <w:rsid w:val="284906E6"/>
    <w:rsid w:val="28501CEB"/>
    <w:rsid w:val="28607EFB"/>
    <w:rsid w:val="288C2A74"/>
    <w:rsid w:val="28A18151"/>
    <w:rsid w:val="28C3B22B"/>
    <w:rsid w:val="28CB9B49"/>
    <w:rsid w:val="28CE7443"/>
    <w:rsid w:val="2943EEF4"/>
    <w:rsid w:val="29498996"/>
    <w:rsid w:val="295E9D32"/>
    <w:rsid w:val="298B2078"/>
    <w:rsid w:val="299F755D"/>
    <w:rsid w:val="29A04943"/>
    <w:rsid w:val="29A0C747"/>
    <w:rsid w:val="29F53F23"/>
    <w:rsid w:val="2A25C34C"/>
    <w:rsid w:val="2A304421"/>
    <w:rsid w:val="2A68B940"/>
    <w:rsid w:val="2A74A655"/>
    <w:rsid w:val="2A88547C"/>
    <w:rsid w:val="2A8C7318"/>
    <w:rsid w:val="2A99BA73"/>
    <w:rsid w:val="2AA5A91A"/>
    <w:rsid w:val="2ACC34C1"/>
    <w:rsid w:val="2AF5BA15"/>
    <w:rsid w:val="2AF9824B"/>
    <w:rsid w:val="2B1E3D02"/>
    <w:rsid w:val="2B4E497F"/>
    <w:rsid w:val="2B7BA355"/>
    <w:rsid w:val="2C1CC235"/>
    <w:rsid w:val="2C2FA6CE"/>
    <w:rsid w:val="2C71BE83"/>
    <w:rsid w:val="2C9E66BF"/>
    <w:rsid w:val="2C9F558C"/>
    <w:rsid w:val="2CA1D413"/>
    <w:rsid w:val="2CC35FCC"/>
    <w:rsid w:val="2D553A35"/>
    <w:rsid w:val="2D7C8677"/>
    <w:rsid w:val="2D7F9811"/>
    <w:rsid w:val="2DD664A3"/>
    <w:rsid w:val="2DE602D1"/>
    <w:rsid w:val="2DF6777F"/>
    <w:rsid w:val="2E09C557"/>
    <w:rsid w:val="2E13728F"/>
    <w:rsid w:val="2E380A5E"/>
    <w:rsid w:val="2E5A6E4E"/>
    <w:rsid w:val="2E7832B2"/>
    <w:rsid w:val="2F0213BA"/>
    <w:rsid w:val="2F192615"/>
    <w:rsid w:val="2F6517B6"/>
    <w:rsid w:val="2F7C61D0"/>
    <w:rsid w:val="2F8D1D5C"/>
    <w:rsid w:val="2F9311A9"/>
    <w:rsid w:val="2F9DB2FC"/>
    <w:rsid w:val="2FB11171"/>
    <w:rsid w:val="2FC6D085"/>
    <w:rsid w:val="30313A0E"/>
    <w:rsid w:val="30474956"/>
    <w:rsid w:val="30DAAB78"/>
    <w:rsid w:val="30E28654"/>
    <w:rsid w:val="30EB94C7"/>
    <w:rsid w:val="30F6B485"/>
    <w:rsid w:val="314A31F6"/>
    <w:rsid w:val="32006484"/>
    <w:rsid w:val="322A9A7D"/>
    <w:rsid w:val="32498E3E"/>
    <w:rsid w:val="328A5F6B"/>
    <w:rsid w:val="32A05EE7"/>
    <w:rsid w:val="32C8ECBE"/>
    <w:rsid w:val="32D842C3"/>
    <w:rsid w:val="331F3943"/>
    <w:rsid w:val="3371F8A9"/>
    <w:rsid w:val="33AD3CE5"/>
    <w:rsid w:val="33C5F435"/>
    <w:rsid w:val="33CDE312"/>
    <w:rsid w:val="33DB2276"/>
    <w:rsid w:val="3446E924"/>
    <w:rsid w:val="344AF76B"/>
    <w:rsid w:val="3472B78E"/>
    <w:rsid w:val="34CD488D"/>
    <w:rsid w:val="34D7D329"/>
    <w:rsid w:val="3509FC1D"/>
    <w:rsid w:val="352B8072"/>
    <w:rsid w:val="35878ED4"/>
    <w:rsid w:val="35A5AE74"/>
    <w:rsid w:val="35C2762A"/>
    <w:rsid w:val="35DD5027"/>
    <w:rsid w:val="35E6EF0A"/>
    <w:rsid w:val="35E93F42"/>
    <w:rsid w:val="362324E7"/>
    <w:rsid w:val="362E01CC"/>
    <w:rsid w:val="3632F7C7"/>
    <w:rsid w:val="3645A7FB"/>
    <w:rsid w:val="3650A14D"/>
    <w:rsid w:val="365BD7D8"/>
    <w:rsid w:val="366BE45E"/>
    <w:rsid w:val="36B4365E"/>
    <w:rsid w:val="370CD605"/>
    <w:rsid w:val="3761A3DE"/>
    <w:rsid w:val="37863C8F"/>
    <w:rsid w:val="37978F8F"/>
    <w:rsid w:val="37B01E16"/>
    <w:rsid w:val="37DD5901"/>
    <w:rsid w:val="37FA77B6"/>
    <w:rsid w:val="3838687E"/>
    <w:rsid w:val="38799BBE"/>
    <w:rsid w:val="387F0F33"/>
    <w:rsid w:val="3896729D"/>
    <w:rsid w:val="389CB0CA"/>
    <w:rsid w:val="38B61B7D"/>
    <w:rsid w:val="38DA4465"/>
    <w:rsid w:val="39047B7C"/>
    <w:rsid w:val="3945DA46"/>
    <w:rsid w:val="39743AEB"/>
    <w:rsid w:val="398DB8B3"/>
    <w:rsid w:val="39C2845B"/>
    <w:rsid w:val="39E3D517"/>
    <w:rsid w:val="39E9B2DC"/>
    <w:rsid w:val="39F32760"/>
    <w:rsid w:val="3A1AAECF"/>
    <w:rsid w:val="3A264839"/>
    <w:rsid w:val="3A312ABD"/>
    <w:rsid w:val="3A38A07D"/>
    <w:rsid w:val="3AB865D4"/>
    <w:rsid w:val="3ABBEDB4"/>
    <w:rsid w:val="3AD27B6D"/>
    <w:rsid w:val="3B022A4E"/>
    <w:rsid w:val="3B0A9011"/>
    <w:rsid w:val="3B8F2DFE"/>
    <w:rsid w:val="3BB3797A"/>
    <w:rsid w:val="3BCDAEB8"/>
    <w:rsid w:val="3C416CD0"/>
    <w:rsid w:val="3C712B4E"/>
    <w:rsid w:val="3CBFD023"/>
    <w:rsid w:val="3CE6E4B0"/>
    <w:rsid w:val="3D12CDD3"/>
    <w:rsid w:val="3D3B61CF"/>
    <w:rsid w:val="3D4EE54E"/>
    <w:rsid w:val="3D638B8F"/>
    <w:rsid w:val="3D7C91BC"/>
    <w:rsid w:val="3D82AFF1"/>
    <w:rsid w:val="3DB8508A"/>
    <w:rsid w:val="3DC14F5F"/>
    <w:rsid w:val="3E0A23F8"/>
    <w:rsid w:val="3E2E3A3E"/>
    <w:rsid w:val="3E3FAB26"/>
    <w:rsid w:val="3E55B6C8"/>
    <w:rsid w:val="3E6047D6"/>
    <w:rsid w:val="3E763AC4"/>
    <w:rsid w:val="3E7FDCA3"/>
    <w:rsid w:val="3E91BAD0"/>
    <w:rsid w:val="3E9CB064"/>
    <w:rsid w:val="3ED33F77"/>
    <w:rsid w:val="3ED9F375"/>
    <w:rsid w:val="3EDAEC97"/>
    <w:rsid w:val="3F0C5BDE"/>
    <w:rsid w:val="3F6604AC"/>
    <w:rsid w:val="3F9D0211"/>
    <w:rsid w:val="3FA64DCC"/>
    <w:rsid w:val="3FC80782"/>
    <w:rsid w:val="40071EE8"/>
    <w:rsid w:val="402F8BF4"/>
    <w:rsid w:val="403C92BC"/>
    <w:rsid w:val="40674A96"/>
    <w:rsid w:val="40C24757"/>
    <w:rsid w:val="40F1C090"/>
    <w:rsid w:val="40FB6635"/>
    <w:rsid w:val="41014B27"/>
    <w:rsid w:val="41319466"/>
    <w:rsid w:val="416CF2D4"/>
    <w:rsid w:val="41809FD1"/>
    <w:rsid w:val="4192E668"/>
    <w:rsid w:val="419FEC40"/>
    <w:rsid w:val="41B46D06"/>
    <w:rsid w:val="41BEFEAC"/>
    <w:rsid w:val="41CA2096"/>
    <w:rsid w:val="41D4B302"/>
    <w:rsid w:val="41DF4D64"/>
    <w:rsid w:val="42115535"/>
    <w:rsid w:val="4234EF52"/>
    <w:rsid w:val="4288B586"/>
    <w:rsid w:val="42CD871C"/>
    <w:rsid w:val="430E33A6"/>
    <w:rsid w:val="435777AC"/>
    <w:rsid w:val="437C4C98"/>
    <w:rsid w:val="43849D67"/>
    <w:rsid w:val="43DC659B"/>
    <w:rsid w:val="44249FE7"/>
    <w:rsid w:val="44531BB5"/>
    <w:rsid w:val="4459D735"/>
    <w:rsid w:val="447A0921"/>
    <w:rsid w:val="44958667"/>
    <w:rsid w:val="449BFD82"/>
    <w:rsid w:val="44E66274"/>
    <w:rsid w:val="44E79F65"/>
    <w:rsid w:val="4526326B"/>
    <w:rsid w:val="452F06DB"/>
    <w:rsid w:val="4540FF57"/>
    <w:rsid w:val="454BCF60"/>
    <w:rsid w:val="454C1EF3"/>
    <w:rsid w:val="4572AAF7"/>
    <w:rsid w:val="4590B72E"/>
    <w:rsid w:val="45BC15D9"/>
    <w:rsid w:val="45C6FC35"/>
    <w:rsid w:val="45D42274"/>
    <w:rsid w:val="45D88EBD"/>
    <w:rsid w:val="45DB426A"/>
    <w:rsid w:val="46060BE2"/>
    <w:rsid w:val="461C12D8"/>
    <w:rsid w:val="46AE99BF"/>
    <w:rsid w:val="46BBBBE1"/>
    <w:rsid w:val="470073A9"/>
    <w:rsid w:val="4702DDDF"/>
    <w:rsid w:val="4711406F"/>
    <w:rsid w:val="47561B8C"/>
    <w:rsid w:val="476A7AEF"/>
    <w:rsid w:val="4770DDF9"/>
    <w:rsid w:val="477FFFAA"/>
    <w:rsid w:val="47A8823B"/>
    <w:rsid w:val="47FEDAE3"/>
    <w:rsid w:val="48198018"/>
    <w:rsid w:val="481E6BED"/>
    <w:rsid w:val="482F3246"/>
    <w:rsid w:val="484BD729"/>
    <w:rsid w:val="48E9A994"/>
    <w:rsid w:val="48FEF728"/>
    <w:rsid w:val="49485DC0"/>
    <w:rsid w:val="4A2FF10F"/>
    <w:rsid w:val="4A3A9AAE"/>
    <w:rsid w:val="4A7672C8"/>
    <w:rsid w:val="4AC535FA"/>
    <w:rsid w:val="4AC7C28B"/>
    <w:rsid w:val="4ADFE013"/>
    <w:rsid w:val="4AE85F14"/>
    <w:rsid w:val="4AED6576"/>
    <w:rsid w:val="4B408EB5"/>
    <w:rsid w:val="4B5C712D"/>
    <w:rsid w:val="4B8C1894"/>
    <w:rsid w:val="4BED68DD"/>
    <w:rsid w:val="4C0EB470"/>
    <w:rsid w:val="4C55E807"/>
    <w:rsid w:val="4C7ABD97"/>
    <w:rsid w:val="4CB83D5E"/>
    <w:rsid w:val="4CC54F46"/>
    <w:rsid w:val="4CD48402"/>
    <w:rsid w:val="4D23083C"/>
    <w:rsid w:val="4D39AFAC"/>
    <w:rsid w:val="4D752F30"/>
    <w:rsid w:val="4D959096"/>
    <w:rsid w:val="4DA7647A"/>
    <w:rsid w:val="4DB3D601"/>
    <w:rsid w:val="4DBAE6A9"/>
    <w:rsid w:val="4DC795EC"/>
    <w:rsid w:val="4DCB602B"/>
    <w:rsid w:val="4E762F29"/>
    <w:rsid w:val="4E78A792"/>
    <w:rsid w:val="4E8ACC2C"/>
    <w:rsid w:val="4EC6BF3B"/>
    <w:rsid w:val="4EE325CA"/>
    <w:rsid w:val="4F2746FF"/>
    <w:rsid w:val="4F326A4A"/>
    <w:rsid w:val="4F3902C7"/>
    <w:rsid w:val="4F4E1E4E"/>
    <w:rsid w:val="4F68CA83"/>
    <w:rsid w:val="4F7D2995"/>
    <w:rsid w:val="4FCDA391"/>
    <w:rsid w:val="4FCE08AD"/>
    <w:rsid w:val="4FDA459B"/>
    <w:rsid w:val="50292B95"/>
    <w:rsid w:val="5046621A"/>
    <w:rsid w:val="505F1DF9"/>
    <w:rsid w:val="5085E571"/>
    <w:rsid w:val="50D66B0E"/>
    <w:rsid w:val="50E78B41"/>
    <w:rsid w:val="50EE136F"/>
    <w:rsid w:val="51240ACD"/>
    <w:rsid w:val="51409A5C"/>
    <w:rsid w:val="51410D8E"/>
    <w:rsid w:val="5147BD22"/>
    <w:rsid w:val="516D9B75"/>
    <w:rsid w:val="5182086E"/>
    <w:rsid w:val="51BE96A1"/>
    <w:rsid w:val="51DC4A43"/>
    <w:rsid w:val="51E0B885"/>
    <w:rsid w:val="52079DB6"/>
    <w:rsid w:val="52157BDC"/>
    <w:rsid w:val="52444A35"/>
    <w:rsid w:val="5259E5C2"/>
    <w:rsid w:val="52BE2AB8"/>
    <w:rsid w:val="52C330F1"/>
    <w:rsid w:val="52E45FDE"/>
    <w:rsid w:val="531180D7"/>
    <w:rsid w:val="531E5724"/>
    <w:rsid w:val="53352C39"/>
    <w:rsid w:val="534BB1AD"/>
    <w:rsid w:val="5363CF60"/>
    <w:rsid w:val="5366A29E"/>
    <w:rsid w:val="5376884C"/>
    <w:rsid w:val="53A277F3"/>
    <w:rsid w:val="53D4FDD7"/>
    <w:rsid w:val="53DD60A0"/>
    <w:rsid w:val="542B7EE2"/>
    <w:rsid w:val="5430E490"/>
    <w:rsid w:val="54766BB6"/>
    <w:rsid w:val="54958CE7"/>
    <w:rsid w:val="54B1EC8D"/>
    <w:rsid w:val="54B26D55"/>
    <w:rsid w:val="54D7A4E9"/>
    <w:rsid w:val="54F71A67"/>
    <w:rsid w:val="54FA895D"/>
    <w:rsid w:val="55006687"/>
    <w:rsid w:val="55048CFE"/>
    <w:rsid w:val="551246F1"/>
    <w:rsid w:val="5520CCFA"/>
    <w:rsid w:val="559BCA2A"/>
    <w:rsid w:val="55CE0639"/>
    <w:rsid w:val="55D88C78"/>
    <w:rsid w:val="55F9AF5B"/>
    <w:rsid w:val="56291570"/>
    <w:rsid w:val="5668B0C8"/>
    <w:rsid w:val="566A209F"/>
    <w:rsid w:val="568AD3B2"/>
    <w:rsid w:val="56A32361"/>
    <w:rsid w:val="56A3A4AE"/>
    <w:rsid w:val="56CBB5DD"/>
    <w:rsid w:val="56DF6874"/>
    <w:rsid w:val="56E82AFC"/>
    <w:rsid w:val="571E39B8"/>
    <w:rsid w:val="57494A0D"/>
    <w:rsid w:val="5759FAF4"/>
    <w:rsid w:val="5784485C"/>
    <w:rsid w:val="57927E41"/>
    <w:rsid w:val="57A5373C"/>
    <w:rsid w:val="57F89CAC"/>
    <w:rsid w:val="580D8BA8"/>
    <w:rsid w:val="5818DDA9"/>
    <w:rsid w:val="5831B547"/>
    <w:rsid w:val="5837840B"/>
    <w:rsid w:val="585A21E2"/>
    <w:rsid w:val="587C3182"/>
    <w:rsid w:val="587CCDEF"/>
    <w:rsid w:val="58C83518"/>
    <w:rsid w:val="58E39FE3"/>
    <w:rsid w:val="591111BA"/>
    <w:rsid w:val="59269064"/>
    <w:rsid w:val="59289AFE"/>
    <w:rsid w:val="597CFD35"/>
    <w:rsid w:val="5996FEF5"/>
    <w:rsid w:val="59D9C07C"/>
    <w:rsid w:val="5A2F4FD9"/>
    <w:rsid w:val="5A59E39A"/>
    <w:rsid w:val="5A5D5FE6"/>
    <w:rsid w:val="5ACEEA56"/>
    <w:rsid w:val="5B45C32C"/>
    <w:rsid w:val="5B8BF692"/>
    <w:rsid w:val="5B8D8AAF"/>
    <w:rsid w:val="5B9961B2"/>
    <w:rsid w:val="5BB3DDC3"/>
    <w:rsid w:val="5BBAA7DD"/>
    <w:rsid w:val="5C05F538"/>
    <w:rsid w:val="5C7944DF"/>
    <w:rsid w:val="5D152E4B"/>
    <w:rsid w:val="5D3A1856"/>
    <w:rsid w:val="5DB2ED89"/>
    <w:rsid w:val="5DBAEA82"/>
    <w:rsid w:val="5E0984CF"/>
    <w:rsid w:val="5E158B0A"/>
    <w:rsid w:val="5E2ECAA2"/>
    <w:rsid w:val="5E5F38D3"/>
    <w:rsid w:val="5E7D0C36"/>
    <w:rsid w:val="5E7D3837"/>
    <w:rsid w:val="5E8AF1D1"/>
    <w:rsid w:val="5E9A5E54"/>
    <w:rsid w:val="5EC8368B"/>
    <w:rsid w:val="5EF9D8F5"/>
    <w:rsid w:val="5F04645D"/>
    <w:rsid w:val="5F04FE84"/>
    <w:rsid w:val="5F08CF38"/>
    <w:rsid w:val="5F098A6B"/>
    <w:rsid w:val="5F09F497"/>
    <w:rsid w:val="5F151A09"/>
    <w:rsid w:val="5F7C0BBC"/>
    <w:rsid w:val="5FA0C2A4"/>
    <w:rsid w:val="5FA2BEC6"/>
    <w:rsid w:val="5FBF3850"/>
    <w:rsid w:val="5FD0D3DE"/>
    <w:rsid w:val="5FDF4A9E"/>
    <w:rsid w:val="5FE0CBFD"/>
    <w:rsid w:val="603453BD"/>
    <w:rsid w:val="6052139F"/>
    <w:rsid w:val="6058206A"/>
    <w:rsid w:val="606B7286"/>
    <w:rsid w:val="60A1C358"/>
    <w:rsid w:val="60A459A2"/>
    <w:rsid w:val="60F1BA9C"/>
    <w:rsid w:val="611B6F4C"/>
    <w:rsid w:val="6122BA0D"/>
    <w:rsid w:val="61466D36"/>
    <w:rsid w:val="615A05ED"/>
    <w:rsid w:val="617B65BD"/>
    <w:rsid w:val="619685EB"/>
    <w:rsid w:val="61A4A68F"/>
    <w:rsid w:val="61B24229"/>
    <w:rsid w:val="61E0569F"/>
    <w:rsid w:val="622DE514"/>
    <w:rsid w:val="6244336A"/>
    <w:rsid w:val="624714E2"/>
    <w:rsid w:val="629EB51A"/>
    <w:rsid w:val="62E4A21C"/>
    <w:rsid w:val="62F6C3E2"/>
    <w:rsid w:val="6335C589"/>
    <w:rsid w:val="6374A7DB"/>
    <w:rsid w:val="637B29BC"/>
    <w:rsid w:val="639A2418"/>
    <w:rsid w:val="63B4B373"/>
    <w:rsid w:val="6422888F"/>
    <w:rsid w:val="642658B8"/>
    <w:rsid w:val="6426948F"/>
    <w:rsid w:val="643A62C9"/>
    <w:rsid w:val="64B6643C"/>
    <w:rsid w:val="64BE5745"/>
    <w:rsid w:val="65292D8E"/>
    <w:rsid w:val="65EAD03D"/>
    <w:rsid w:val="6620EF88"/>
    <w:rsid w:val="665B6C00"/>
    <w:rsid w:val="6660DC3F"/>
    <w:rsid w:val="66A54328"/>
    <w:rsid w:val="66AFA552"/>
    <w:rsid w:val="6713A9D3"/>
    <w:rsid w:val="672B80D5"/>
    <w:rsid w:val="676CFC1F"/>
    <w:rsid w:val="67701C60"/>
    <w:rsid w:val="6788621B"/>
    <w:rsid w:val="679CB92E"/>
    <w:rsid w:val="67BC07AE"/>
    <w:rsid w:val="67BFC4CA"/>
    <w:rsid w:val="67BFD413"/>
    <w:rsid w:val="67CF4B9B"/>
    <w:rsid w:val="6811B460"/>
    <w:rsid w:val="684351FC"/>
    <w:rsid w:val="68CC463B"/>
    <w:rsid w:val="68EE6F31"/>
    <w:rsid w:val="695D83B2"/>
    <w:rsid w:val="69618E29"/>
    <w:rsid w:val="6962F824"/>
    <w:rsid w:val="696B47F3"/>
    <w:rsid w:val="69E65350"/>
    <w:rsid w:val="6A06876D"/>
    <w:rsid w:val="6A194750"/>
    <w:rsid w:val="6A21E17C"/>
    <w:rsid w:val="6A3DF11E"/>
    <w:rsid w:val="6A645363"/>
    <w:rsid w:val="6A8FFAAE"/>
    <w:rsid w:val="6AA7CFEB"/>
    <w:rsid w:val="6AABDBE5"/>
    <w:rsid w:val="6AB51377"/>
    <w:rsid w:val="6AC3F237"/>
    <w:rsid w:val="6AC6A757"/>
    <w:rsid w:val="6AD11FBE"/>
    <w:rsid w:val="6AE813A9"/>
    <w:rsid w:val="6AEB5C25"/>
    <w:rsid w:val="6B084744"/>
    <w:rsid w:val="6B5FF3BC"/>
    <w:rsid w:val="6B7B0ED5"/>
    <w:rsid w:val="6B7DC484"/>
    <w:rsid w:val="6BC51DEF"/>
    <w:rsid w:val="6BD4AA8C"/>
    <w:rsid w:val="6BEA8B99"/>
    <w:rsid w:val="6BEAF440"/>
    <w:rsid w:val="6BF47406"/>
    <w:rsid w:val="6C2A9445"/>
    <w:rsid w:val="6C4B0B2E"/>
    <w:rsid w:val="6C59F815"/>
    <w:rsid w:val="6C5E93D6"/>
    <w:rsid w:val="6C66A385"/>
    <w:rsid w:val="6C699530"/>
    <w:rsid w:val="6CBC9811"/>
    <w:rsid w:val="6D01C095"/>
    <w:rsid w:val="6D03DB3F"/>
    <w:rsid w:val="6D102F57"/>
    <w:rsid w:val="6D70B1D4"/>
    <w:rsid w:val="6D85441F"/>
    <w:rsid w:val="6D90B084"/>
    <w:rsid w:val="6DB172B2"/>
    <w:rsid w:val="6DCFB6A4"/>
    <w:rsid w:val="6DFC972F"/>
    <w:rsid w:val="6E027284"/>
    <w:rsid w:val="6E127D92"/>
    <w:rsid w:val="6E97D6A7"/>
    <w:rsid w:val="6F1EF9F0"/>
    <w:rsid w:val="6F53103E"/>
    <w:rsid w:val="6FDA2FDB"/>
    <w:rsid w:val="7002ACF9"/>
    <w:rsid w:val="701B957A"/>
    <w:rsid w:val="702386F5"/>
    <w:rsid w:val="706BF557"/>
    <w:rsid w:val="708A882C"/>
    <w:rsid w:val="7090DB01"/>
    <w:rsid w:val="70924D79"/>
    <w:rsid w:val="709595C6"/>
    <w:rsid w:val="70978C48"/>
    <w:rsid w:val="71070DC4"/>
    <w:rsid w:val="711DA045"/>
    <w:rsid w:val="7129F856"/>
    <w:rsid w:val="717E1A18"/>
    <w:rsid w:val="71B2FFBA"/>
    <w:rsid w:val="71B445AC"/>
    <w:rsid w:val="71D869CA"/>
    <w:rsid w:val="720CCE43"/>
    <w:rsid w:val="721B7E9C"/>
    <w:rsid w:val="7232A8E4"/>
    <w:rsid w:val="725EDA02"/>
    <w:rsid w:val="726FCB50"/>
    <w:rsid w:val="726FE561"/>
    <w:rsid w:val="727FD87C"/>
    <w:rsid w:val="72F5EA36"/>
    <w:rsid w:val="7349BE44"/>
    <w:rsid w:val="73D491FB"/>
    <w:rsid w:val="73EFD374"/>
    <w:rsid w:val="73F37967"/>
    <w:rsid w:val="74426ECD"/>
    <w:rsid w:val="7446A3CC"/>
    <w:rsid w:val="74629F83"/>
    <w:rsid w:val="746937EA"/>
    <w:rsid w:val="7493B71A"/>
    <w:rsid w:val="74BDCDD4"/>
    <w:rsid w:val="74BE3952"/>
    <w:rsid w:val="74C35822"/>
    <w:rsid w:val="74DB7090"/>
    <w:rsid w:val="74E6C2B5"/>
    <w:rsid w:val="74FCAB52"/>
    <w:rsid w:val="7507326F"/>
    <w:rsid w:val="7542C1CA"/>
    <w:rsid w:val="754DAF60"/>
    <w:rsid w:val="7599D380"/>
    <w:rsid w:val="760D2EA8"/>
    <w:rsid w:val="76101A3A"/>
    <w:rsid w:val="762C05B6"/>
    <w:rsid w:val="76370B75"/>
    <w:rsid w:val="763D6B4D"/>
    <w:rsid w:val="76538C6F"/>
    <w:rsid w:val="769909F7"/>
    <w:rsid w:val="76C6A1E9"/>
    <w:rsid w:val="76D3A9B5"/>
    <w:rsid w:val="76D6ACD3"/>
    <w:rsid w:val="7727F7EC"/>
    <w:rsid w:val="7730423C"/>
    <w:rsid w:val="7736C873"/>
    <w:rsid w:val="7772DA44"/>
    <w:rsid w:val="77893BA1"/>
    <w:rsid w:val="7790FA7E"/>
    <w:rsid w:val="77BFB060"/>
    <w:rsid w:val="78180885"/>
    <w:rsid w:val="783301AA"/>
    <w:rsid w:val="788E0F06"/>
    <w:rsid w:val="78C14125"/>
    <w:rsid w:val="78DCF603"/>
    <w:rsid w:val="79041F2B"/>
    <w:rsid w:val="7921DBB4"/>
    <w:rsid w:val="792AE464"/>
    <w:rsid w:val="79337903"/>
    <w:rsid w:val="79AF1B82"/>
    <w:rsid w:val="79FF059A"/>
    <w:rsid w:val="7A192F3F"/>
    <w:rsid w:val="7A485C2D"/>
    <w:rsid w:val="7A48F147"/>
    <w:rsid w:val="7A582D65"/>
    <w:rsid w:val="7A6A8BCE"/>
    <w:rsid w:val="7A70C0FB"/>
    <w:rsid w:val="7A7B1287"/>
    <w:rsid w:val="7A9C607C"/>
    <w:rsid w:val="7AC08DE7"/>
    <w:rsid w:val="7AE5A64F"/>
    <w:rsid w:val="7AF6BED9"/>
    <w:rsid w:val="7B0DE87B"/>
    <w:rsid w:val="7B4C248C"/>
    <w:rsid w:val="7B5558EC"/>
    <w:rsid w:val="7B581085"/>
    <w:rsid w:val="7B586993"/>
    <w:rsid w:val="7B89F183"/>
    <w:rsid w:val="7B91FDD5"/>
    <w:rsid w:val="7B989669"/>
    <w:rsid w:val="7BA33885"/>
    <w:rsid w:val="7BAFAECE"/>
    <w:rsid w:val="7C0C0647"/>
    <w:rsid w:val="7C1B0699"/>
    <w:rsid w:val="7C3EE62C"/>
    <w:rsid w:val="7C54EBF0"/>
    <w:rsid w:val="7C775D6D"/>
    <w:rsid w:val="7CE56BB2"/>
    <w:rsid w:val="7D087934"/>
    <w:rsid w:val="7D3D7EE8"/>
    <w:rsid w:val="7D5BA128"/>
    <w:rsid w:val="7D67BE81"/>
    <w:rsid w:val="7D883357"/>
    <w:rsid w:val="7E1B7AD6"/>
    <w:rsid w:val="7E2C4AF2"/>
    <w:rsid w:val="7E901A79"/>
    <w:rsid w:val="7EC9EF97"/>
    <w:rsid w:val="7ECA7351"/>
    <w:rsid w:val="7F168904"/>
    <w:rsid w:val="7F945304"/>
    <w:rsid w:val="7FC34B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33D8E0E"/>
  <w15:docId w15:val="{13BCD892-C375-B144-9FDE-7253E6CC2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GB" w:eastAsia="en-US" w:bidi="ar-SA"/>
      </w:rPr>
    </w:rPrDefault>
    <w:pPrDefault/>
  </w:docDefaults>
  <w:latentStyles w:defLockedState="0" w:defUIPriority="0" w:defSemiHidden="0" w:defUnhideWhenUsed="0" w:defQFormat="0" w:count="376">
    <w:lsdException w:name="Normal"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lsdException w:name="heading 8" w:locked="1" w:semiHidden="1" w:unhideWhenUsed="1"/>
    <w:lsdException w:name="heading 9" w:locked="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iPriority="99" w:unhideWhenUsed="1"/>
    <w:lsdException w:name="FollowedHyperlink" w:semiHidden="1" w:uiPriority="99"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D70F1"/>
    <w:pPr>
      <w:spacing w:before="120" w:after="120" w:line="280" w:lineRule="atLeast"/>
    </w:pPr>
    <w:rPr>
      <w:rFonts w:eastAsia="Calibri" w:cs="Cordia New"/>
      <w:sz w:val="24"/>
      <w:szCs w:val="22"/>
    </w:rPr>
  </w:style>
  <w:style w:type="paragraph" w:styleId="Overskrift1">
    <w:name w:val="heading 1"/>
    <w:basedOn w:val="Normal"/>
    <w:next w:val="Normal"/>
    <w:link w:val="Overskrift1Tegn"/>
    <w:qFormat/>
    <w:rsid w:val="006627E2"/>
    <w:pPr>
      <w:keepNext/>
      <w:pageBreakBefore/>
      <w:adjustRightInd w:val="0"/>
      <w:snapToGrid w:val="0"/>
      <w:spacing w:before="480" w:line="240" w:lineRule="auto"/>
      <w:ind w:left="720" w:hanging="720"/>
      <w:textAlignment w:val="baseline"/>
      <w:outlineLvl w:val="0"/>
    </w:pPr>
    <w:rPr>
      <w:rFonts w:ascii="Times New Roman Bold" w:eastAsia="MS Gothic" w:hAnsi="Times New Roman Bold"/>
      <w:b/>
      <w:sz w:val="28"/>
      <w:lang w:eastAsia="ja-JP"/>
    </w:rPr>
  </w:style>
  <w:style w:type="paragraph" w:styleId="Overskrift2">
    <w:name w:val="heading 2"/>
    <w:basedOn w:val="Normal"/>
    <w:next w:val="Normal"/>
    <w:link w:val="Overskrift2Tegn"/>
    <w:qFormat/>
    <w:rsid w:val="00B80BEB"/>
    <w:pPr>
      <w:keepNext/>
      <w:tabs>
        <w:tab w:val="left" w:pos="1080"/>
      </w:tabs>
      <w:adjustRightInd w:val="0"/>
      <w:snapToGrid w:val="0"/>
      <w:spacing w:before="240" w:after="0" w:line="240" w:lineRule="auto"/>
      <w:ind w:left="1080"/>
      <w:textAlignment w:val="baseline"/>
      <w:outlineLvl w:val="1"/>
    </w:pPr>
    <w:rPr>
      <w:rFonts w:ascii="Times New Roman Bold" w:eastAsia="MS Gothic" w:hAnsi="Times New Roman Bold"/>
      <w:b/>
      <w:sz w:val="28"/>
      <w:lang w:eastAsia="ja-JP"/>
    </w:rPr>
  </w:style>
  <w:style w:type="paragraph" w:styleId="Overskrift3">
    <w:name w:val="heading 3"/>
    <w:basedOn w:val="Overskrift2"/>
    <w:next w:val="Normal"/>
    <w:link w:val="Overskrift3Tegn"/>
    <w:qFormat/>
    <w:rsid w:val="00A74861"/>
    <w:pPr>
      <w:outlineLvl w:val="2"/>
    </w:pPr>
    <w:rPr>
      <w:sz w:val="24"/>
    </w:rPr>
  </w:style>
  <w:style w:type="paragraph" w:styleId="Overskrift4">
    <w:name w:val="heading 4"/>
    <w:basedOn w:val="Overskrift2"/>
    <w:next w:val="Normal"/>
    <w:link w:val="Overskrift4Tegn"/>
    <w:qFormat/>
    <w:rsid w:val="00B80BEB"/>
    <w:pPr>
      <w:outlineLvl w:val="3"/>
    </w:pPr>
    <w:rPr>
      <w:sz w:val="24"/>
    </w:rPr>
  </w:style>
  <w:style w:type="paragraph" w:styleId="Overskrift5">
    <w:name w:val="heading 5"/>
    <w:basedOn w:val="Normal"/>
    <w:next w:val="Normal"/>
    <w:link w:val="Overskrift5Tegn"/>
    <w:qFormat/>
    <w:rsid w:val="00944580"/>
    <w:pPr>
      <w:keepNext/>
      <w:keepLines/>
      <w:adjustRightInd w:val="0"/>
      <w:snapToGrid w:val="0"/>
      <w:spacing w:before="216" w:after="0" w:line="219" w:lineRule="exact"/>
      <w:textAlignment w:val="baseline"/>
      <w:outlineLvl w:val="4"/>
    </w:pPr>
    <w:rPr>
      <w:rFonts w:eastAsia="MS Gothic" w:cs="Times New Roman"/>
      <w:b/>
      <w:i/>
      <w:szCs w:val="24"/>
      <w:lang w:eastAsia="ja-JP"/>
    </w:rPr>
  </w:style>
  <w:style w:type="paragraph" w:styleId="Overskrift6">
    <w:name w:val="heading 6"/>
    <w:basedOn w:val="Normal"/>
    <w:next w:val="Normal"/>
    <w:link w:val="Overskrift6Tegn"/>
    <w:qFormat/>
    <w:rsid w:val="00B43B70"/>
    <w:pPr>
      <w:keepNext/>
      <w:keepLines/>
      <w:adjustRightInd w:val="0"/>
      <w:snapToGrid w:val="0"/>
      <w:spacing w:before="216" w:after="0" w:line="219" w:lineRule="exact"/>
      <w:textAlignment w:val="baseline"/>
      <w:outlineLvl w:val="5"/>
    </w:pPr>
    <w:rPr>
      <w:rFonts w:ascii="Arial" w:eastAsia="MS Gothic" w:hAnsi="Arial"/>
      <w:b/>
      <w:lang w:eastAsia="ja-JP"/>
    </w:rPr>
  </w:style>
  <w:style w:type="paragraph" w:styleId="Overskrift7">
    <w:name w:val="heading 7"/>
    <w:aliases w:val="Appendix Heading"/>
    <w:basedOn w:val="Normal"/>
    <w:next w:val="Normal"/>
    <w:link w:val="Overskrift7Tegn"/>
    <w:rsid w:val="001F2BF3"/>
    <w:pPr>
      <w:adjustRightInd w:val="0"/>
      <w:snapToGrid w:val="0"/>
      <w:spacing w:before="216" w:after="0" w:line="219" w:lineRule="exact"/>
      <w:textAlignment w:val="baseline"/>
      <w:outlineLvl w:val="6"/>
    </w:pPr>
    <w:rPr>
      <w:rFonts w:ascii="Arial" w:eastAsia="MS Gothic" w:hAnsi="Arial"/>
      <w:b/>
      <w:i/>
      <w:lang w:eastAsia="ja-JP"/>
    </w:rPr>
  </w:style>
  <w:style w:type="paragraph" w:styleId="Overskrift8">
    <w:name w:val="heading 8"/>
    <w:basedOn w:val="Normal"/>
    <w:next w:val="Normal"/>
    <w:link w:val="Overskrift8Tegn"/>
    <w:rsid w:val="001F2BF3"/>
    <w:pPr>
      <w:adjustRightInd w:val="0"/>
      <w:snapToGrid w:val="0"/>
      <w:spacing w:before="216" w:after="0" w:line="240" w:lineRule="exact"/>
      <w:textAlignment w:val="baseline"/>
      <w:outlineLvl w:val="7"/>
    </w:pPr>
    <w:rPr>
      <w:rFonts w:ascii="Arial" w:eastAsia="MS Gothic" w:hAnsi="Arial"/>
      <w:b/>
      <w:sz w:val="21"/>
      <w:lang w:eastAsia="ja-JP"/>
    </w:rPr>
  </w:style>
  <w:style w:type="paragraph" w:styleId="Overskrift9">
    <w:name w:val="heading 9"/>
    <w:basedOn w:val="Normal"/>
    <w:next w:val="Normal"/>
    <w:link w:val="Overskrift9Tegn"/>
    <w:rsid w:val="00EE02CF"/>
    <w:pPr>
      <w:adjustRightInd w:val="0"/>
      <w:snapToGrid w:val="0"/>
      <w:spacing w:before="216" w:after="0" w:line="219" w:lineRule="exact"/>
      <w:textAlignment w:val="baseline"/>
      <w:outlineLvl w:val="8"/>
    </w:pPr>
    <w:rPr>
      <w:rFonts w:ascii="Arial" w:eastAsia="MS Gothic" w:hAnsi="Arial"/>
      <w:b/>
      <w:i/>
      <w:sz w:val="21"/>
      <w:lang w:eastAsia="ja-JP"/>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link w:val="Overskrift1"/>
    <w:rsid w:val="006627E2"/>
    <w:rPr>
      <w:rFonts w:ascii="Times New Roman Bold" w:eastAsia="MS Gothic" w:hAnsi="Times New Roman Bold" w:cs="Cordia New"/>
      <w:b/>
      <w:sz w:val="28"/>
      <w:szCs w:val="22"/>
      <w:lang w:eastAsia="ja-JP"/>
    </w:rPr>
  </w:style>
  <w:style w:type="character" w:customStyle="1" w:styleId="Overskrift2Tegn">
    <w:name w:val="Overskrift 2 Tegn"/>
    <w:link w:val="Overskrift2"/>
    <w:rsid w:val="00B80BEB"/>
    <w:rPr>
      <w:rFonts w:ascii="Times New Roman Bold" w:eastAsia="MS Gothic" w:hAnsi="Times New Roman Bold" w:cs="Cordia New"/>
      <w:b/>
      <w:sz w:val="28"/>
      <w:szCs w:val="22"/>
      <w:lang w:eastAsia="ja-JP"/>
    </w:rPr>
  </w:style>
  <w:style w:type="character" w:customStyle="1" w:styleId="Overskrift3Tegn">
    <w:name w:val="Overskrift 3 Tegn"/>
    <w:link w:val="Overskrift3"/>
    <w:rsid w:val="00A74861"/>
    <w:rPr>
      <w:rFonts w:ascii="Times New Roman Bold" w:eastAsia="MS Gothic" w:hAnsi="Times New Roman Bold" w:cs="Cordia New"/>
      <w:b/>
      <w:sz w:val="24"/>
      <w:szCs w:val="22"/>
      <w:lang w:eastAsia="ja-JP"/>
    </w:rPr>
  </w:style>
  <w:style w:type="character" w:customStyle="1" w:styleId="Overskrift4Tegn">
    <w:name w:val="Overskrift 4 Tegn"/>
    <w:link w:val="Overskrift4"/>
    <w:rsid w:val="00B80BEB"/>
    <w:rPr>
      <w:rFonts w:ascii="Times New Roman Bold" w:eastAsia="MS Gothic" w:hAnsi="Times New Roman Bold" w:cs="Cordia New"/>
      <w:b/>
      <w:sz w:val="24"/>
      <w:szCs w:val="22"/>
      <w:lang w:eastAsia="ja-JP"/>
    </w:rPr>
  </w:style>
  <w:style w:type="character" w:customStyle="1" w:styleId="Overskrift5Tegn">
    <w:name w:val="Overskrift 5 Tegn"/>
    <w:link w:val="Overskrift5"/>
    <w:rsid w:val="00944580"/>
    <w:rPr>
      <w:rFonts w:eastAsia="MS Gothic"/>
      <w:b/>
      <w:i/>
      <w:sz w:val="24"/>
      <w:szCs w:val="24"/>
      <w:lang w:eastAsia="ja-JP"/>
    </w:rPr>
  </w:style>
  <w:style w:type="character" w:customStyle="1" w:styleId="Overskrift6Tegn">
    <w:name w:val="Overskrift 6 Tegn"/>
    <w:link w:val="Overskrift6"/>
    <w:rsid w:val="00B43B70"/>
    <w:rPr>
      <w:rFonts w:ascii="Arial" w:eastAsia="MS Gothic" w:hAnsi="Arial" w:cs="Cordia New"/>
      <w:b/>
      <w:sz w:val="24"/>
      <w:szCs w:val="22"/>
      <w:lang w:eastAsia="ja-JP"/>
    </w:rPr>
  </w:style>
  <w:style w:type="character" w:customStyle="1" w:styleId="Overskrift7Tegn">
    <w:name w:val="Overskrift 7 Tegn"/>
    <w:aliases w:val="Appendix Heading Tegn"/>
    <w:link w:val="Overskrift7"/>
    <w:rsid w:val="001F2BF3"/>
    <w:rPr>
      <w:rFonts w:ascii="Arial" w:eastAsia="MS Gothic" w:hAnsi="Arial" w:cs="Cordia New"/>
      <w:b/>
      <w:i/>
      <w:sz w:val="24"/>
      <w:szCs w:val="22"/>
      <w:lang w:eastAsia="ja-JP"/>
    </w:rPr>
  </w:style>
  <w:style w:type="character" w:customStyle="1" w:styleId="Overskrift8Tegn">
    <w:name w:val="Overskrift 8 Tegn"/>
    <w:link w:val="Overskrift8"/>
    <w:rsid w:val="001F2BF3"/>
    <w:rPr>
      <w:rFonts w:ascii="Arial" w:eastAsia="MS Gothic" w:hAnsi="Arial" w:cs="Cordia New"/>
      <w:b/>
      <w:sz w:val="21"/>
      <w:szCs w:val="22"/>
      <w:lang w:eastAsia="ja-JP"/>
    </w:rPr>
  </w:style>
  <w:style w:type="character" w:customStyle="1" w:styleId="Overskrift9Tegn">
    <w:name w:val="Overskrift 9 Tegn"/>
    <w:link w:val="Overskrift9"/>
    <w:rsid w:val="00EE02CF"/>
    <w:rPr>
      <w:rFonts w:ascii="Arial" w:eastAsia="MS Gothic" w:hAnsi="Arial" w:cs="Cordia New"/>
      <w:b/>
      <w:i/>
      <w:sz w:val="21"/>
      <w:szCs w:val="22"/>
      <w:lang w:eastAsia="ja-JP"/>
    </w:rPr>
  </w:style>
  <w:style w:type="paragraph" w:styleId="INNH1">
    <w:name w:val="toc 1"/>
    <w:basedOn w:val="Normal"/>
    <w:next w:val="Normal"/>
    <w:uiPriority w:val="39"/>
    <w:rsid w:val="00AB3040"/>
    <w:pPr>
      <w:keepLines/>
      <w:tabs>
        <w:tab w:val="right" w:leader="dot" w:pos="9360"/>
      </w:tabs>
      <w:spacing w:after="0" w:line="259" w:lineRule="atLeast"/>
      <w:ind w:left="907" w:right="2160" w:hanging="907"/>
    </w:pPr>
    <w:rPr>
      <w:rFonts w:eastAsia="MS Gothic" w:cs="Times New Roman"/>
      <w:b/>
      <w:noProof/>
      <w:color w:val="0000FF"/>
      <w:szCs w:val="24"/>
    </w:rPr>
  </w:style>
  <w:style w:type="paragraph" w:styleId="INNH2">
    <w:name w:val="toc 2"/>
    <w:basedOn w:val="INNH1"/>
    <w:next w:val="Normal"/>
    <w:uiPriority w:val="39"/>
    <w:rsid w:val="00AB3040"/>
    <w:pPr>
      <w:spacing w:before="0"/>
    </w:pPr>
    <w:rPr>
      <w:b w:val="0"/>
    </w:rPr>
  </w:style>
  <w:style w:type="paragraph" w:styleId="INNH3">
    <w:name w:val="toc 3"/>
    <w:basedOn w:val="INNH1"/>
    <w:next w:val="Normal"/>
    <w:uiPriority w:val="39"/>
    <w:rsid w:val="005542E0"/>
    <w:pPr>
      <w:spacing w:before="0"/>
      <w:ind w:left="900" w:hanging="900"/>
    </w:pPr>
    <w:rPr>
      <w:b w:val="0"/>
    </w:rPr>
  </w:style>
  <w:style w:type="paragraph" w:styleId="INNH4">
    <w:name w:val="toc 4"/>
    <w:basedOn w:val="INNH1"/>
    <w:next w:val="Normal"/>
    <w:uiPriority w:val="39"/>
    <w:rsid w:val="00B20E11"/>
    <w:pPr>
      <w:spacing w:before="0"/>
      <w:ind w:left="1656" w:hanging="1123"/>
    </w:pPr>
    <w:rPr>
      <w:b w:val="0"/>
    </w:rPr>
  </w:style>
  <w:style w:type="paragraph" w:styleId="Bobletekst">
    <w:name w:val="Balloon Text"/>
    <w:basedOn w:val="Normal"/>
    <w:link w:val="BobletekstTegn"/>
    <w:uiPriority w:val="99"/>
    <w:semiHidden/>
    <w:unhideWhenUsed/>
    <w:rsid w:val="00FD46D1"/>
    <w:pPr>
      <w:spacing w:before="0" w:after="0" w:line="240" w:lineRule="auto"/>
    </w:pPr>
    <w:rPr>
      <w:rFonts w:ascii="Tahoma" w:hAnsi="Tahoma" w:cs="Tahoma"/>
      <w:sz w:val="16"/>
      <w:szCs w:val="16"/>
    </w:rPr>
  </w:style>
  <w:style w:type="character" w:customStyle="1" w:styleId="BobletekstTegn">
    <w:name w:val="Bobletekst Tegn"/>
    <w:basedOn w:val="Standardskriftforavsnitt"/>
    <w:link w:val="Bobletekst"/>
    <w:uiPriority w:val="99"/>
    <w:semiHidden/>
    <w:rsid w:val="00FD46D1"/>
    <w:rPr>
      <w:rFonts w:ascii="Tahoma" w:eastAsia="Calibri" w:hAnsi="Tahoma" w:cs="Tahoma"/>
      <w:sz w:val="16"/>
      <w:szCs w:val="16"/>
    </w:rPr>
  </w:style>
  <w:style w:type="table" w:styleId="Tabellrutenett">
    <w:name w:val="Table Grid"/>
    <w:basedOn w:val="Vanligtabell"/>
    <w:uiPriority w:val="59"/>
    <w:rsid w:val="00D71437"/>
    <w:pPr>
      <w:spacing w:before="14" w:after="144" w:line="300" w:lineRule="atLeast"/>
    </w:pPr>
    <w:rPr>
      <w:rFonts w:eastAsia="Times New Roman"/>
    </w:rPr>
    <w:tblPr>
      <w:tblInd w:w="0" w:type="nil"/>
      <w:tblCellMar>
        <w:left w:w="0" w:type="dxa"/>
        <w:right w:w="0" w:type="dxa"/>
      </w:tblCellMar>
    </w:tblPr>
  </w:style>
  <w:style w:type="character" w:styleId="Plassholdertekst">
    <w:name w:val="Placeholder Text"/>
    <w:uiPriority w:val="99"/>
    <w:rsid w:val="00D71437"/>
    <w:rPr>
      <w:color w:val="808080"/>
    </w:rPr>
  </w:style>
  <w:style w:type="paragraph" w:styleId="Listeavsnitt">
    <w:name w:val="List Paragraph"/>
    <w:basedOn w:val="Normal"/>
    <w:link w:val="ListeavsnittTegn"/>
    <w:uiPriority w:val="34"/>
    <w:qFormat/>
    <w:rsid w:val="002C4DB0"/>
    <w:pPr>
      <w:spacing w:before="14" w:after="144" w:line="300" w:lineRule="atLeast"/>
      <w:contextualSpacing/>
    </w:pPr>
    <w:rPr>
      <w:rFonts w:eastAsia="Times New Roman" w:cs="Times New Roman"/>
      <w:szCs w:val="24"/>
    </w:rPr>
  </w:style>
  <w:style w:type="paragraph" w:customStyle="1" w:styleId="TblFootnote">
    <w:name w:val="Tbl Footnote"/>
    <w:basedOn w:val="Normal"/>
    <w:next w:val="Normal"/>
    <w:link w:val="TblFootnoteChar"/>
    <w:rsid w:val="009F6633"/>
    <w:pPr>
      <w:keepNext/>
      <w:keepLines/>
      <w:tabs>
        <w:tab w:val="left" w:pos="259"/>
      </w:tabs>
      <w:spacing w:after="0" w:line="259" w:lineRule="atLeast"/>
      <w:ind w:left="259" w:hanging="259"/>
    </w:pPr>
    <w:rPr>
      <w:rFonts w:eastAsia="Times New Roman" w:cs="Times New Roman"/>
      <w:sz w:val="20"/>
      <w:szCs w:val="24"/>
    </w:rPr>
  </w:style>
  <w:style w:type="paragraph" w:styleId="Revisjon">
    <w:name w:val="Revision"/>
    <w:hidden/>
    <w:uiPriority w:val="99"/>
    <w:semiHidden/>
    <w:rsid w:val="00625B33"/>
    <w:rPr>
      <w:rFonts w:eastAsia="Times New Roman"/>
      <w:sz w:val="24"/>
      <w:szCs w:val="24"/>
    </w:rPr>
  </w:style>
  <w:style w:type="table" w:styleId="Tabelliste5">
    <w:name w:val="Table List 5"/>
    <w:basedOn w:val="Vanligtabell"/>
    <w:rsid w:val="00D23FEB"/>
    <w:pPr>
      <w:spacing w:before="14" w:after="144" w:line="300" w:lineRule="atLeast"/>
    </w:pPr>
    <w:tblPr>
      <w:tblInd w:w="0" w:type="nil"/>
      <w:tblCellMar>
        <w:left w:w="0" w:type="dxa"/>
        <w:right w:w="0" w:type="dxa"/>
      </w:tblCellMar>
    </w:tblPr>
    <w:tblStylePr w:type="firstRow">
      <w:rPr>
        <w:b/>
        <w:bCs/>
      </w:rPr>
    </w:tblStylePr>
    <w:tblStylePr w:type="firstCol">
      <w:rPr>
        <w:b/>
        <w:bCs/>
      </w:rPr>
    </w:tblStylePr>
  </w:style>
  <w:style w:type="character" w:customStyle="1" w:styleId="TblFootnoteChar">
    <w:name w:val="Tbl Footnote Char"/>
    <w:link w:val="TblFootnote"/>
    <w:locked/>
    <w:rsid w:val="001B7646"/>
    <w:rPr>
      <w:rFonts w:eastAsia="Times New Roman"/>
      <w:szCs w:val="24"/>
    </w:rPr>
  </w:style>
  <w:style w:type="paragraph" w:styleId="Overskriftforinnholdsfortegnelse">
    <w:name w:val="TOC Heading"/>
    <w:basedOn w:val="Overskrift1"/>
    <w:next w:val="Normal"/>
    <w:uiPriority w:val="39"/>
    <w:unhideWhenUsed/>
    <w:rsid w:val="00B60923"/>
    <w:pPr>
      <w:keepNext w:val="0"/>
      <w:pageBreakBefore w:val="0"/>
      <w:adjustRightInd/>
      <w:snapToGrid/>
      <w:spacing w:before="0" w:after="0"/>
      <w:ind w:left="0" w:firstLine="0"/>
      <w:jc w:val="center"/>
      <w:textAlignment w:val="auto"/>
      <w:outlineLvl w:val="9"/>
    </w:pPr>
    <w:rPr>
      <w:rFonts w:ascii="Times New Roman" w:eastAsiaTheme="majorEastAsia" w:hAnsi="Times New Roman" w:cs="Times New Roman"/>
      <w:bCs/>
      <w:sz w:val="24"/>
      <w:szCs w:val="24"/>
      <w:lang w:eastAsia="en-US"/>
    </w:rPr>
  </w:style>
  <w:style w:type="paragraph" w:customStyle="1" w:styleId="TableText">
    <w:name w:val="Table Text"/>
    <w:link w:val="TableTextChar1"/>
    <w:qFormat/>
    <w:rsid w:val="00AE1B8D"/>
    <w:pPr>
      <w:tabs>
        <w:tab w:val="left" w:pos="288"/>
        <w:tab w:val="left" w:pos="576"/>
        <w:tab w:val="left" w:pos="864"/>
      </w:tabs>
      <w:spacing w:before="60" w:after="60"/>
    </w:pPr>
    <w:rPr>
      <w:rFonts w:eastAsia="Times New Roman"/>
      <w:sz w:val="24"/>
    </w:rPr>
  </w:style>
  <w:style w:type="character" w:customStyle="1" w:styleId="TableTextChar1">
    <w:name w:val="Table Text Char1"/>
    <w:link w:val="TableText"/>
    <w:rsid w:val="00AE1B8D"/>
    <w:rPr>
      <w:rFonts w:eastAsia="Times New Roman"/>
      <w:sz w:val="24"/>
    </w:rPr>
  </w:style>
  <w:style w:type="paragraph" w:customStyle="1" w:styleId="HeadingNoTOC">
    <w:name w:val="Heading (No TOC)"/>
    <w:next w:val="Normal"/>
    <w:uiPriority w:val="99"/>
    <w:qFormat/>
    <w:rsid w:val="001B14BF"/>
    <w:pPr>
      <w:spacing w:before="240"/>
    </w:pPr>
    <w:rPr>
      <w:rFonts w:ascii="Times New Roman Bold" w:eastAsia="Times New Roman" w:hAnsi="Times New Roman Bold" w:cs="Cordia New"/>
      <w:sz w:val="24"/>
      <w:szCs w:val="24"/>
      <w:lang w:eastAsia="ja-JP"/>
    </w:rPr>
  </w:style>
  <w:style w:type="paragraph" w:customStyle="1" w:styleId="TableHeaderText">
    <w:name w:val="Table Header Text"/>
    <w:basedOn w:val="Normal"/>
    <w:rsid w:val="009259D3"/>
    <w:pPr>
      <w:spacing w:before="60" w:after="60" w:line="240" w:lineRule="auto"/>
      <w:jc w:val="center"/>
    </w:pPr>
    <w:rPr>
      <w:rFonts w:eastAsia="Times New Roman" w:cs="Times New Roman"/>
      <w:b/>
      <w:color w:val="000000"/>
      <w:szCs w:val="20"/>
    </w:rPr>
  </w:style>
  <w:style w:type="paragraph" w:customStyle="1" w:styleId="CPTInstructional">
    <w:name w:val="CPT_Instructional"/>
    <w:basedOn w:val="Normal"/>
    <w:link w:val="CPTInstructionalChar"/>
    <w:qFormat/>
    <w:rsid w:val="00A34E22"/>
    <w:rPr>
      <w:rFonts w:cs="Arial"/>
      <w:vanish/>
      <w:color w:val="FF0000"/>
      <w:sz w:val="22"/>
      <w:szCs w:val="20"/>
    </w:rPr>
  </w:style>
  <w:style w:type="paragraph" w:styleId="Tittel">
    <w:name w:val="Title"/>
    <w:basedOn w:val="Normal"/>
    <w:next w:val="Normal"/>
    <w:link w:val="TittelTegn"/>
    <w:qFormat/>
    <w:rsid w:val="007A7A30"/>
    <w:pPr>
      <w:spacing w:line="360" w:lineRule="auto"/>
      <w:contextualSpacing/>
      <w:jc w:val="center"/>
    </w:pPr>
    <w:rPr>
      <w:rFonts w:ascii="Times New Roman Bold" w:eastAsiaTheme="majorEastAsia" w:hAnsi="Times New Roman Bold" w:cstheme="majorBidi"/>
      <w:b/>
      <w:spacing w:val="-10"/>
      <w:kern w:val="28"/>
      <w:sz w:val="32"/>
      <w:szCs w:val="56"/>
    </w:rPr>
  </w:style>
  <w:style w:type="character" w:customStyle="1" w:styleId="TittelTegn">
    <w:name w:val="Tittel Tegn"/>
    <w:basedOn w:val="Standardskriftforavsnitt"/>
    <w:link w:val="Tittel"/>
    <w:rsid w:val="007A7A30"/>
    <w:rPr>
      <w:rFonts w:ascii="Times New Roman Bold" w:eastAsiaTheme="majorEastAsia" w:hAnsi="Times New Roman Bold" w:cstheme="majorBidi"/>
      <w:b/>
      <w:spacing w:val="-10"/>
      <w:kern w:val="28"/>
      <w:sz w:val="32"/>
      <w:szCs w:val="56"/>
    </w:rPr>
  </w:style>
  <w:style w:type="paragraph" w:customStyle="1" w:styleId="Heading2non-numbered">
    <w:name w:val="Heading 2 (non-numbered)"/>
    <w:basedOn w:val="Overskrift2"/>
    <w:next w:val="Normal"/>
    <w:rsid w:val="004643A9"/>
    <w:pPr>
      <w:ind w:left="0"/>
    </w:pPr>
    <w:rPr>
      <w:noProof/>
    </w:rPr>
  </w:style>
  <w:style w:type="paragraph" w:customStyle="1" w:styleId="Heading3non-numbered">
    <w:name w:val="Heading 3 (non-numbered)"/>
    <w:basedOn w:val="Overskrift3"/>
    <w:next w:val="Normal"/>
    <w:qFormat/>
    <w:rsid w:val="004A5444"/>
    <w:pPr>
      <w:numPr>
        <w:ilvl w:val="3"/>
      </w:numPr>
      <w:tabs>
        <w:tab w:val="left" w:pos="1152"/>
        <w:tab w:val="num" w:pos="5954"/>
      </w:tabs>
      <w:adjustRightInd/>
      <w:snapToGrid/>
      <w:spacing w:before="120" w:after="240"/>
      <w:ind w:left="1080" w:hanging="1080"/>
      <w:textAlignment w:val="auto"/>
    </w:pPr>
  </w:style>
  <w:style w:type="paragraph" w:customStyle="1" w:styleId="Heading4non-numbered">
    <w:name w:val="Heading 4 (non-numbered)"/>
    <w:basedOn w:val="Overskrift4"/>
    <w:rsid w:val="00B80BEB"/>
    <w:pPr>
      <w:ind w:left="0"/>
    </w:pPr>
  </w:style>
  <w:style w:type="paragraph" w:customStyle="1" w:styleId="CPTExample">
    <w:name w:val="CPT_Example"/>
    <w:basedOn w:val="Normal"/>
    <w:next w:val="Normal"/>
    <w:link w:val="CPTExampleChar"/>
    <w:uiPriority w:val="1"/>
    <w:qFormat/>
    <w:rsid w:val="00355A35"/>
    <w:rPr>
      <w:rFonts w:ascii="Arial" w:eastAsia="Times New Roman" w:hAnsi="Arial" w:cs="Times New Roman"/>
      <w:i/>
      <w:color w:val="00B050"/>
      <w:sz w:val="20"/>
      <w:szCs w:val="20"/>
    </w:rPr>
  </w:style>
  <w:style w:type="numbering" w:styleId="111111">
    <w:name w:val="Outline List 2"/>
    <w:basedOn w:val="Ingenliste"/>
    <w:semiHidden/>
    <w:unhideWhenUsed/>
    <w:rsid w:val="002D66D8"/>
    <w:pPr>
      <w:numPr>
        <w:numId w:val="1"/>
      </w:numPr>
    </w:pPr>
  </w:style>
  <w:style w:type="numbering" w:styleId="1ai">
    <w:name w:val="Outline List 1"/>
    <w:basedOn w:val="Ingenliste"/>
    <w:semiHidden/>
    <w:unhideWhenUsed/>
    <w:rsid w:val="002D66D8"/>
    <w:pPr>
      <w:numPr>
        <w:numId w:val="2"/>
      </w:numPr>
    </w:pPr>
  </w:style>
  <w:style w:type="numbering" w:styleId="Artikkelavsnitt">
    <w:name w:val="Outline List 3"/>
    <w:basedOn w:val="Ingenliste"/>
    <w:semiHidden/>
    <w:unhideWhenUsed/>
    <w:rsid w:val="002D66D8"/>
    <w:pPr>
      <w:numPr>
        <w:numId w:val="3"/>
      </w:numPr>
    </w:pPr>
  </w:style>
  <w:style w:type="paragraph" w:styleId="Bibliografi">
    <w:name w:val="Bibliography"/>
    <w:basedOn w:val="Normal"/>
    <w:next w:val="Normal"/>
    <w:uiPriority w:val="37"/>
    <w:semiHidden/>
    <w:unhideWhenUsed/>
    <w:rsid w:val="002D66D8"/>
  </w:style>
  <w:style w:type="paragraph" w:styleId="Brdtekst2">
    <w:name w:val="Body Text 2"/>
    <w:basedOn w:val="Normal"/>
    <w:link w:val="Brdtekst2Tegn"/>
    <w:semiHidden/>
    <w:unhideWhenUsed/>
    <w:rsid w:val="002D66D8"/>
    <w:pPr>
      <w:spacing w:line="480" w:lineRule="auto"/>
    </w:pPr>
  </w:style>
  <w:style w:type="character" w:customStyle="1" w:styleId="Brdtekst2Tegn">
    <w:name w:val="Brødtekst 2 Tegn"/>
    <w:basedOn w:val="Standardskriftforavsnitt"/>
    <w:link w:val="Brdtekst2"/>
    <w:semiHidden/>
    <w:rsid w:val="002D66D8"/>
    <w:rPr>
      <w:rFonts w:eastAsia="Calibri" w:cs="Cordia New"/>
      <w:sz w:val="24"/>
      <w:szCs w:val="22"/>
    </w:rPr>
  </w:style>
  <w:style w:type="paragraph" w:styleId="Brdtekst3">
    <w:name w:val="Body Text 3"/>
    <w:basedOn w:val="Normal"/>
    <w:link w:val="Brdtekst3Tegn"/>
    <w:semiHidden/>
    <w:unhideWhenUsed/>
    <w:rsid w:val="002D66D8"/>
    <w:rPr>
      <w:sz w:val="16"/>
      <w:szCs w:val="16"/>
    </w:rPr>
  </w:style>
  <w:style w:type="character" w:customStyle="1" w:styleId="Brdtekst3Tegn">
    <w:name w:val="Brødtekst 3 Tegn"/>
    <w:basedOn w:val="Standardskriftforavsnitt"/>
    <w:link w:val="Brdtekst3"/>
    <w:semiHidden/>
    <w:rsid w:val="002D66D8"/>
    <w:rPr>
      <w:rFonts w:eastAsia="Calibri" w:cs="Cordia New"/>
      <w:sz w:val="16"/>
      <w:szCs w:val="16"/>
    </w:rPr>
  </w:style>
  <w:style w:type="paragraph" w:styleId="Brdtekstinnrykk">
    <w:name w:val="Body Text Indent"/>
    <w:basedOn w:val="Normal"/>
    <w:link w:val="BrdtekstinnrykkTegn"/>
    <w:semiHidden/>
    <w:unhideWhenUsed/>
    <w:rsid w:val="002D66D8"/>
    <w:pPr>
      <w:ind w:left="360"/>
    </w:pPr>
  </w:style>
  <w:style w:type="character" w:customStyle="1" w:styleId="BrdtekstinnrykkTegn">
    <w:name w:val="Brødtekstinnrykk Tegn"/>
    <w:basedOn w:val="Standardskriftforavsnitt"/>
    <w:link w:val="Brdtekstinnrykk"/>
    <w:semiHidden/>
    <w:rsid w:val="002D66D8"/>
    <w:rPr>
      <w:rFonts w:eastAsia="Calibri" w:cs="Cordia New"/>
      <w:sz w:val="24"/>
      <w:szCs w:val="22"/>
    </w:rPr>
  </w:style>
  <w:style w:type="paragraph" w:styleId="Brdtekst-frsteinnrykk2">
    <w:name w:val="Body Text First Indent 2"/>
    <w:basedOn w:val="Brdtekstinnrykk"/>
    <w:link w:val="Brdtekst-frsteinnrykk2Tegn"/>
    <w:semiHidden/>
    <w:unhideWhenUsed/>
    <w:rsid w:val="002D66D8"/>
    <w:pPr>
      <w:ind w:firstLine="360"/>
    </w:pPr>
  </w:style>
  <w:style w:type="character" w:customStyle="1" w:styleId="Brdtekst-frsteinnrykk2Tegn">
    <w:name w:val="Brødtekst - første innrykk 2 Tegn"/>
    <w:basedOn w:val="BrdtekstinnrykkTegn"/>
    <w:link w:val="Brdtekst-frsteinnrykk2"/>
    <w:semiHidden/>
    <w:rsid w:val="002D66D8"/>
    <w:rPr>
      <w:rFonts w:eastAsia="Calibri" w:cs="Cordia New"/>
      <w:sz w:val="24"/>
      <w:szCs w:val="22"/>
    </w:rPr>
  </w:style>
  <w:style w:type="paragraph" w:styleId="Brdtekstinnrykk2">
    <w:name w:val="Body Text Indent 2"/>
    <w:basedOn w:val="Normal"/>
    <w:link w:val="Brdtekstinnrykk2Tegn"/>
    <w:semiHidden/>
    <w:unhideWhenUsed/>
    <w:rsid w:val="002D66D8"/>
    <w:pPr>
      <w:spacing w:line="480" w:lineRule="auto"/>
      <w:ind w:left="360"/>
    </w:pPr>
  </w:style>
  <w:style w:type="character" w:customStyle="1" w:styleId="Brdtekstinnrykk2Tegn">
    <w:name w:val="Brødtekstinnrykk 2 Tegn"/>
    <w:basedOn w:val="Standardskriftforavsnitt"/>
    <w:link w:val="Brdtekstinnrykk2"/>
    <w:semiHidden/>
    <w:rsid w:val="002D66D8"/>
    <w:rPr>
      <w:rFonts w:eastAsia="Calibri" w:cs="Cordia New"/>
      <w:sz w:val="24"/>
      <w:szCs w:val="22"/>
    </w:rPr>
  </w:style>
  <w:style w:type="paragraph" w:styleId="Brdtekstinnrykk3">
    <w:name w:val="Body Text Indent 3"/>
    <w:basedOn w:val="Normal"/>
    <w:link w:val="Brdtekstinnrykk3Tegn"/>
    <w:semiHidden/>
    <w:unhideWhenUsed/>
    <w:rsid w:val="002D66D8"/>
    <w:pPr>
      <w:ind w:left="360"/>
    </w:pPr>
    <w:rPr>
      <w:sz w:val="16"/>
      <w:szCs w:val="16"/>
    </w:rPr>
  </w:style>
  <w:style w:type="character" w:customStyle="1" w:styleId="Brdtekstinnrykk3Tegn">
    <w:name w:val="Brødtekstinnrykk 3 Tegn"/>
    <w:basedOn w:val="Standardskriftforavsnitt"/>
    <w:link w:val="Brdtekstinnrykk3"/>
    <w:semiHidden/>
    <w:rsid w:val="002D66D8"/>
    <w:rPr>
      <w:rFonts w:eastAsia="Calibri" w:cs="Cordia New"/>
      <w:sz w:val="16"/>
      <w:szCs w:val="16"/>
    </w:rPr>
  </w:style>
  <w:style w:type="paragraph" w:styleId="Hilsen">
    <w:name w:val="Closing"/>
    <w:basedOn w:val="Normal"/>
    <w:link w:val="HilsenTegn"/>
    <w:semiHidden/>
    <w:unhideWhenUsed/>
    <w:rsid w:val="002D66D8"/>
    <w:pPr>
      <w:spacing w:before="0" w:after="0" w:line="240" w:lineRule="auto"/>
      <w:ind w:left="4320"/>
    </w:pPr>
  </w:style>
  <w:style w:type="character" w:customStyle="1" w:styleId="HilsenTegn">
    <w:name w:val="Hilsen Tegn"/>
    <w:basedOn w:val="Standardskriftforavsnitt"/>
    <w:link w:val="Hilsen"/>
    <w:semiHidden/>
    <w:rsid w:val="002D66D8"/>
    <w:rPr>
      <w:rFonts w:eastAsia="Calibri" w:cs="Cordia New"/>
      <w:sz w:val="24"/>
      <w:szCs w:val="22"/>
    </w:rPr>
  </w:style>
  <w:style w:type="table" w:styleId="Fargeriktrutenett">
    <w:name w:val="Colorful Grid"/>
    <w:basedOn w:val="Vanligtabell"/>
    <w:uiPriority w:val="73"/>
    <w:rsid w:val="002D66D8"/>
    <w:rPr>
      <w:color w:val="000000" w:themeColor="text1"/>
    </w:rPr>
    <w:tblPr>
      <w:tblStyleRowBandSize w:val="1"/>
      <w:tblStyleColBandSize w:val="1"/>
    </w:tblPr>
    <w:tcPr>
      <w:shd w:val="clear" w:color="auto" w:fill="CCCCCC" w:themeFill="text1" w:themeFillTint="33"/>
    </w:tc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Fargeriktrutenettuthevingsfarge1">
    <w:name w:val="Colorful Grid Accent 1"/>
    <w:basedOn w:val="Vanligtabell"/>
    <w:uiPriority w:val="73"/>
    <w:rsid w:val="002D66D8"/>
    <w:rPr>
      <w:color w:val="000000" w:themeColor="text1"/>
    </w:rPr>
    <w:tblPr>
      <w:tblInd w:w="0" w:type="nil"/>
      <w:tblCellMar>
        <w:left w:w="0" w:type="dxa"/>
        <w:right w:w="0" w:type="dxa"/>
      </w:tblCellMa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Fargeriktrutenettuthevingsfarge2">
    <w:name w:val="Colorful Grid Accent 2"/>
    <w:basedOn w:val="Vanligtabel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Fargeriktrutenettuthevingsfarge3">
    <w:name w:val="Colorful Grid Accent 3"/>
    <w:basedOn w:val="Vanligtabel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Fargeriktrutenettuthevingsfarge4">
    <w:name w:val="Colorful Grid Accent 4"/>
    <w:basedOn w:val="Vanligtabel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Fargeriktrutenettuthevingsfarge5">
    <w:name w:val="Colorful Grid Accent 5"/>
    <w:basedOn w:val="Vanligtabel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Fargeriktrutenettuthevingsfarge6">
    <w:name w:val="Colorful Grid Accent 6"/>
    <w:basedOn w:val="Vanligtabel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Fargerikliste">
    <w:name w:val="Colorful List"/>
    <w:basedOn w:val="Vanligtabell"/>
    <w:uiPriority w:val="72"/>
    <w:rsid w:val="002D66D8"/>
    <w:rPr>
      <w:color w:val="000000" w:themeColor="text1"/>
    </w:rPr>
    <w:tblPr>
      <w:tblStyleRowBandSize w:val="1"/>
      <w:tblStyleColBandSize w:val="1"/>
    </w:tblPr>
    <w:tcPr>
      <w:tcBorders>
        <w:top w:val="single" w:sz="12" w:space="0" w:color="000000" w:themeColor="text1"/>
      </w:tcBorders>
      <w:shd w:val="clear" w:color="auto" w:fill="E6E6E6" w:themeFill="text1" w:themeFillTint="19"/>
    </w:tc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styleId="Fargeriklisteuthevingsfarge1">
    <w:name w:val="Colorful List Accent 1"/>
    <w:basedOn w:val="Vanligtabell"/>
    <w:uiPriority w:val="72"/>
    <w:rsid w:val="002D66D8"/>
    <w:rPr>
      <w:color w:val="000000" w:themeColor="text1"/>
    </w:rPr>
    <w:tblPr>
      <w:tblStyleRowBandSize w:val="1"/>
      <w:tblStyleColBandSize w:val="1"/>
    </w:tblPr>
    <w:tcPr>
      <w:tcBorders>
        <w:top w:val="single" w:sz="12" w:space="0" w:color="000000" w:themeColor="text1"/>
      </w:tcBorders>
      <w:shd w:val="clear" w:color="auto" w:fill="EDF2F8" w:themeFill="accent1" w:themeFillTint="19"/>
    </w:tc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styleId="Fargeriklisteuthevingsfarge2">
    <w:name w:val="Colorful List Accent 2"/>
    <w:basedOn w:val="Vanligtabell"/>
    <w:uiPriority w:val="72"/>
    <w:rsid w:val="002D66D8"/>
    <w:rPr>
      <w:color w:val="000000" w:themeColor="text1"/>
    </w:rPr>
    <w:tblPr>
      <w:tblStyleRowBandSize w:val="1"/>
      <w:tblStyleColBandSize w:val="1"/>
    </w:tblPr>
    <w:tcPr>
      <w:tcBorders>
        <w:top w:val="single" w:sz="12" w:space="0" w:color="000000" w:themeColor="text1"/>
      </w:tcBorders>
      <w:shd w:val="clear" w:color="auto" w:fill="F8EDED" w:themeFill="accent2" w:themeFillTint="19"/>
    </w:tc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styleId="Fargeriklisteuthevingsfarge3">
    <w:name w:val="Colorful List Accent 3"/>
    <w:basedOn w:val="Vanligtabell"/>
    <w:uiPriority w:val="72"/>
    <w:rsid w:val="002D66D8"/>
    <w:rPr>
      <w:color w:val="000000" w:themeColor="text1"/>
    </w:rPr>
    <w:tblPr>
      <w:tblStyleRowBandSize w:val="1"/>
      <w:tblStyleColBandSize w:val="1"/>
    </w:tblPr>
    <w:tcPr>
      <w:tcBorders>
        <w:top w:val="single" w:sz="12" w:space="0" w:color="000000" w:themeColor="text1"/>
      </w:tcBorders>
      <w:shd w:val="clear" w:color="auto" w:fill="F5F8EE" w:themeFill="accent3" w:themeFillTint="19"/>
    </w:tcPr>
    <w:tblStylePr w:type="firstRow">
      <w:rPr>
        <w:b/>
        <w:bCs/>
        <w:color w:val="FFFFFF" w:themeColor="background1"/>
      </w:rPr>
    </w:tblStylePr>
    <w:tblStylePr w:type="lastRow">
      <w:rPr>
        <w:b/>
        <w:bCs/>
        <w:color w:val="664E82" w:themeColor="accent4" w:themeShade="CC"/>
      </w:rPr>
    </w:tblStylePr>
    <w:tblStylePr w:type="firstCol">
      <w:rPr>
        <w:b/>
        <w:bCs/>
      </w:rPr>
    </w:tblStylePr>
    <w:tblStylePr w:type="lastCol">
      <w:rPr>
        <w:b/>
        <w:bCs/>
      </w:rPr>
    </w:tblStylePr>
  </w:style>
  <w:style w:type="table" w:styleId="Fargeriklisteuthevingsfarge4">
    <w:name w:val="Colorful List Accent 4"/>
    <w:basedOn w:val="Vanligtabell"/>
    <w:uiPriority w:val="72"/>
    <w:rsid w:val="002D66D8"/>
    <w:rPr>
      <w:color w:val="000000" w:themeColor="text1"/>
    </w:rPr>
    <w:tblPr>
      <w:tblStyleRowBandSize w:val="1"/>
      <w:tblStyleColBandSize w:val="1"/>
    </w:tblPr>
    <w:tcPr>
      <w:tcBorders>
        <w:top w:val="single" w:sz="12" w:space="0" w:color="000000" w:themeColor="text1"/>
      </w:tcBorders>
      <w:shd w:val="clear" w:color="auto" w:fill="F2EFF6" w:themeFill="accent4" w:themeFillTint="19"/>
    </w:tcPr>
    <w:tblStylePr w:type="firstRow">
      <w:rPr>
        <w:b/>
        <w:bCs/>
        <w:color w:val="FFFFFF" w:themeColor="background1"/>
      </w:rPr>
    </w:tblStylePr>
    <w:tblStylePr w:type="lastRow">
      <w:rPr>
        <w:b/>
        <w:bCs/>
        <w:color w:val="7E9C40" w:themeColor="accent3" w:themeShade="CC"/>
      </w:rPr>
    </w:tblStylePr>
    <w:tblStylePr w:type="firstCol">
      <w:rPr>
        <w:b/>
        <w:bCs/>
      </w:rPr>
    </w:tblStylePr>
    <w:tblStylePr w:type="lastCol">
      <w:rPr>
        <w:b/>
        <w:bCs/>
      </w:rPr>
    </w:tblStylePr>
  </w:style>
  <w:style w:type="table" w:styleId="Fargeriklisteuthevingsfarge5">
    <w:name w:val="Colorful List Accent 5"/>
    <w:basedOn w:val="Vanligtabell"/>
    <w:uiPriority w:val="72"/>
    <w:rsid w:val="002D66D8"/>
    <w:rPr>
      <w:color w:val="000000" w:themeColor="text1"/>
    </w:rPr>
    <w:tblPr>
      <w:tblStyleRowBandSize w:val="1"/>
      <w:tblStyleColBandSize w:val="1"/>
    </w:tblPr>
    <w:tcPr>
      <w:tcBorders>
        <w:top w:val="single" w:sz="12" w:space="0" w:color="000000" w:themeColor="text1"/>
      </w:tcBorders>
      <w:shd w:val="clear" w:color="auto" w:fill="EDF6F9" w:themeFill="accent5" w:themeFillTint="19"/>
    </w:tcPr>
    <w:tblStylePr w:type="firstRow">
      <w:rPr>
        <w:b/>
        <w:bCs/>
        <w:color w:val="FFFFFF" w:themeColor="background1"/>
      </w:rPr>
    </w:tblStylePr>
    <w:tblStylePr w:type="lastRow">
      <w:rPr>
        <w:b/>
        <w:bCs/>
        <w:color w:val="F2730A" w:themeColor="accent6" w:themeShade="CC"/>
      </w:rPr>
    </w:tblStylePr>
    <w:tblStylePr w:type="firstCol">
      <w:rPr>
        <w:b/>
        <w:bCs/>
      </w:rPr>
    </w:tblStylePr>
    <w:tblStylePr w:type="lastCol">
      <w:rPr>
        <w:b/>
        <w:bCs/>
      </w:rPr>
    </w:tblStylePr>
  </w:style>
  <w:style w:type="table" w:styleId="Fargeriklisteuthevingsfarge6">
    <w:name w:val="Colorful List Accent 6"/>
    <w:basedOn w:val="Vanligtabell"/>
    <w:uiPriority w:val="72"/>
    <w:rsid w:val="002D66D8"/>
    <w:rPr>
      <w:color w:val="000000" w:themeColor="text1"/>
    </w:rPr>
    <w:tblPr>
      <w:tblStyleRowBandSize w:val="1"/>
      <w:tblStyleColBandSize w:val="1"/>
    </w:tblPr>
    <w:tcPr>
      <w:tcBorders>
        <w:top w:val="single" w:sz="12" w:space="0" w:color="000000" w:themeColor="text1"/>
      </w:tcBorders>
      <w:shd w:val="clear" w:color="auto" w:fill="FEF4EC" w:themeFill="accent6" w:themeFillTint="19"/>
    </w:tcPr>
    <w:tblStylePr w:type="firstRow">
      <w:rPr>
        <w:b/>
        <w:bCs/>
        <w:color w:val="FFFFFF" w:themeColor="background1"/>
      </w:rPr>
    </w:tblStylePr>
    <w:tblStylePr w:type="lastRow">
      <w:rPr>
        <w:b/>
        <w:bCs/>
        <w:color w:val="348DA5" w:themeColor="accent5" w:themeShade="CC"/>
      </w:rPr>
    </w:tblStylePr>
    <w:tblStylePr w:type="firstCol">
      <w:rPr>
        <w:b/>
        <w:bCs/>
      </w:rPr>
    </w:tblStylePr>
    <w:tblStylePr w:type="lastCol">
      <w:rPr>
        <w:b/>
        <w:bCs/>
      </w:rPr>
    </w:tblStylePr>
  </w:style>
  <w:style w:type="table" w:styleId="Fargerikskyggelegging">
    <w:name w:val="Colorful Shading"/>
    <w:basedOn w:val="Vanligtabell"/>
    <w:uiPriority w:val="71"/>
    <w:rsid w:val="002D66D8"/>
    <w:rPr>
      <w:color w:val="000000" w:themeColor="text1"/>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2D66D8"/>
    <w:rPr>
      <w:color w:val="000000" w:themeColor="text1"/>
    </w:rPr>
    <w:tblPr>
      <w:tblStyleRowBandSize w:val="1"/>
      <w:tblStyleColBandSize w:val="1"/>
    </w:tblPr>
    <w:tcPr>
      <w:tcBorders>
        <w:top w:val="nil"/>
        <w:left w:val="nil"/>
        <w:bottom w:val="nil"/>
        <w:right w:val="nil"/>
      </w:tcBorders>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2D66D8"/>
    <w:rPr>
      <w:color w:val="000000" w:themeColor="text1"/>
    </w:rPr>
    <w:tblPr>
      <w:tblStyleRowBandSize w:val="1"/>
      <w:tblStyleColBandSize w:val="1"/>
    </w:tblPr>
    <w:tcPr>
      <w:tcBorders>
        <w:top w:val="nil"/>
        <w:left w:val="nil"/>
        <w:bottom w:val="nil"/>
        <w:right w:val="nil"/>
      </w:tcBorders>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2D66D8"/>
    <w:rPr>
      <w:color w:val="000000" w:themeColor="text1"/>
    </w:rPr>
    <w:tblPr>
      <w:tblStyleRowBandSize w:val="1"/>
      <w:tblStyleColBandSize w:val="1"/>
    </w:tblPr>
    <w:tcPr>
      <w:tcBorders>
        <w:top w:val="nil"/>
        <w:left w:val="nil"/>
        <w:bottom w:val="nil"/>
        <w:right w:val="nil"/>
      </w:tcBorders>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StylePr>
    <w:tblStylePr w:type="lastCol">
      <w:rPr>
        <w:color w:val="FFFFFF" w:themeColor="background1"/>
      </w:rPr>
    </w:tblStylePr>
  </w:style>
  <w:style w:type="table" w:styleId="Fargerikskyggelegginguthevingsfarge4">
    <w:name w:val="Colorful Shading Accent 4"/>
    <w:basedOn w:val="Vanligtabell"/>
    <w:uiPriority w:val="71"/>
    <w:rsid w:val="002D66D8"/>
    <w:rPr>
      <w:color w:val="000000" w:themeColor="text1"/>
    </w:rPr>
    <w:tblPr>
      <w:tblStyleRowBandSize w:val="1"/>
      <w:tblStyleColBandSize w:val="1"/>
    </w:tblPr>
    <w:tcPr>
      <w:tcBorders>
        <w:top w:val="nil"/>
        <w:left w:val="nil"/>
        <w:bottom w:val="nil"/>
        <w:right w:val="nil"/>
      </w:tcBorders>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2D66D8"/>
    <w:rPr>
      <w:color w:val="000000" w:themeColor="text1"/>
    </w:rPr>
    <w:tblPr>
      <w:tblStyleRowBandSize w:val="1"/>
      <w:tblStyleColBandSize w:val="1"/>
    </w:tblPr>
    <w:tcPr>
      <w:tcBorders>
        <w:top w:val="nil"/>
        <w:left w:val="nil"/>
        <w:bottom w:val="nil"/>
        <w:right w:val="nil"/>
      </w:tcBorders>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2D66D8"/>
    <w:rPr>
      <w:color w:val="000000" w:themeColor="text1"/>
    </w:rPr>
    <w:tblPr>
      <w:tblStyleRowBandSize w:val="1"/>
      <w:tblStyleColBandSize w:val="1"/>
    </w:tblPr>
    <w:tcPr>
      <w:tcBorders>
        <w:top w:val="nil"/>
        <w:left w:val="nil"/>
        <w:bottom w:val="nil"/>
        <w:right w:val="nil"/>
      </w:tcBorders>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Mrkliste">
    <w:name w:val="Dark List"/>
    <w:basedOn w:val="Vanligtabell"/>
    <w:uiPriority w:val="70"/>
    <w:rsid w:val="002D66D8"/>
    <w:rPr>
      <w:color w:val="FFFFFF" w:themeColor="background1"/>
    </w:rPr>
    <w:tblPr>
      <w:tblStyleRowBandSize w:val="1"/>
      <w:tblStyleColBandSize w:val="1"/>
    </w:tblPr>
    <w:tcPr>
      <w:tcBorders>
        <w:top w:val="nil"/>
        <w:left w:val="nil"/>
        <w:bottom w:val="nil"/>
        <w:right w:val="nil"/>
      </w:tcBorders>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6" w:space="0" w:color="FFFFFF" w:themeColor="background1"/>
        </w:tcBorders>
        <w:shd w:val="clear" w:color="auto" w:fill="B65608" w:themeFill="accent6" w:themeFillShade="99"/>
      </w:tcPr>
    </w:tblStylePr>
  </w:style>
  <w:style w:type="table" w:styleId="Mrklisteuthevingsfarge1">
    <w:name w:val="Dark List Accent 1"/>
    <w:basedOn w:val="Vanligtabel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style>
  <w:style w:type="paragraph" w:styleId="E-postsignatur">
    <w:name w:val="E-mail Signature"/>
    <w:basedOn w:val="Normal"/>
    <w:link w:val="E-postsignaturTegn"/>
    <w:semiHidden/>
    <w:unhideWhenUsed/>
    <w:rsid w:val="002D66D8"/>
    <w:pPr>
      <w:spacing w:before="0" w:after="0" w:line="240" w:lineRule="auto"/>
    </w:pPr>
  </w:style>
  <w:style w:type="character" w:customStyle="1" w:styleId="E-postsignaturTegn">
    <w:name w:val="E-postsignatur Tegn"/>
    <w:basedOn w:val="Standardskriftforavsnitt"/>
    <w:link w:val="E-postsignatur"/>
    <w:semiHidden/>
    <w:rsid w:val="002D66D8"/>
    <w:rPr>
      <w:rFonts w:eastAsia="Calibri" w:cs="Cordia New"/>
      <w:sz w:val="24"/>
      <w:szCs w:val="22"/>
    </w:rPr>
  </w:style>
  <w:style w:type="character" w:styleId="Sluttnotereferanse">
    <w:name w:val="endnote reference"/>
    <w:basedOn w:val="Standardskriftforavsnitt"/>
    <w:semiHidden/>
    <w:unhideWhenUsed/>
    <w:rsid w:val="002D66D8"/>
    <w:rPr>
      <w:vertAlign w:val="superscript"/>
    </w:rPr>
  </w:style>
  <w:style w:type="paragraph" w:styleId="Konvoluttadresse">
    <w:name w:val="envelope address"/>
    <w:basedOn w:val="Normal"/>
    <w:semiHidden/>
    <w:unhideWhenUsed/>
    <w:rsid w:val="002D66D8"/>
    <w:pPr>
      <w:framePr w:w="7920" w:h="1980" w:hRule="exact" w:hSpace="180" w:wrap="auto" w:hAnchor="page" w:xAlign="center" w:yAlign="bottom"/>
      <w:spacing w:before="0" w:after="0" w:line="240" w:lineRule="auto"/>
      <w:ind w:left="2880"/>
    </w:pPr>
    <w:rPr>
      <w:rFonts w:asciiTheme="majorHAnsi" w:eastAsiaTheme="majorEastAsia" w:hAnsiTheme="majorHAnsi" w:cstheme="majorBidi"/>
      <w:szCs w:val="24"/>
    </w:rPr>
  </w:style>
  <w:style w:type="paragraph" w:styleId="Avsenderadresse">
    <w:name w:val="envelope return"/>
    <w:basedOn w:val="Normal"/>
    <w:semiHidden/>
    <w:unhideWhenUsed/>
    <w:rsid w:val="002D66D8"/>
    <w:pPr>
      <w:spacing w:before="0" w:after="0" w:line="240" w:lineRule="auto"/>
    </w:pPr>
    <w:rPr>
      <w:rFonts w:asciiTheme="majorHAnsi" w:eastAsiaTheme="majorEastAsia" w:hAnsiTheme="majorHAnsi" w:cstheme="majorBidi"/>
      <w:sz w:val="20"/>
      <w:szCs w:val="20"/>
    </w:rPr>
  </w:style>
  <w:style w:type="character" w:styleId="Fotnotereferanse">
    <w:name w:val="footnote reference"/>
    <w:basedOn w:val="Standardskriftforavsnitt"/>
    <w:semiHidden/>
    <w:unhideWhenUsed/>
    <w:rsid w:val="002D66D8"/>
    <w:rPr>
      <w:vertAlign w:val="superscript"/>
    </w:rPr>
  </w:style>
  <w:style w:type="character" w:styleId="HTML-akronym">
    <w:name w:val="HTML Acronym"/>
    <w:basedOn w:val="Standardskriftforavsnitt"/>
    <w:semiHidden/>
    <w:unhideWhenUsed/>
    <w:rsid w:val="002D66D8"/>
  </w:style>
  <w:style w:type="paragraph" w:styleId="HTML-adresse">
    <w:name w:val="HTML Address"/>
    <w:basedOn w:val="Normal"/>
    <w:link w:val="HTML-adresseTegn"/>
    <w:semiHidden/>
    <w:unhideWhenUsed/>
    <w:rsid w:val="002D66D8"/>
    <w:pPr>
      <w:spacing w:before="0" w:after="0" w:line="240" w:lineRule="auto"/>
    </w:pPr>
    <w:rPr>
      <w:i/>
      <w:iCs/>
    </w:rPr>
  </w:style>
  <w:style w:type="character" w:customStyle="1" w:styleId="HTML-adresseTegn">
    <w:name w:val="HTML-adresse Tegn"/>
    <w:basedOn w:val="Standardskriftforavsnitt"/>
    <w:link w:val="HTML-adresse"/>
    <w:semiHidden/>
    <w:rsid w:val="002D66D8"/>
    <w:rPr>
      <w:rFonts w:eastAsia="Calibri" w:cs="Cordia New"/>
      <w:i/>
      <w:iCs/>
      <w:sz w:val="24"/>
      <w:szCs w:val="22"/>
    </w:rPr>
  </w:style>
  <w:style w:type="character" w:styleId="HTML-sitat">
    <w:name w:val="HTML Cite"/>
    <w:basedOn w:val="Standardskriftforavsnitt"/>
    <w:semiHidden/>
    <w:unhideWhenUsed/>
    <w:rsid w:val="002D66D8"/>
    <w:rPr>
      <w:i/>
      <w:iCs/>
    </w:rPr>
  </w:style>
  <w:style w:type="character" w:styleId="HTML-kode">
    <w:name w:val="HTML Code"/>
    <w:basedOn w:val="Standardskriftforavsnitt"/>
    <w:semiHidden/>
    <w:unhideWhenUsed/>
    <w:rsid w:val="002D66D8"/>
    <w:rPr>
      <w:rFonts w:ascii="Consolas" w:hAnsi="Consolas" w:cs="Consolas"/>
      <w:sz w:val="20"/>
      <w:szCs w:val="20"/>
    </w:rPr>
  </w:style>
  <w:style w:type="character" w:styleId="HTML-definisjon">
    <w:name w:val="HTML Definition"/>
    <w:basedOn w:val="Standardskriftforavsnitt"/>
    <w:semiHidden/>
    <w:unhideWhenUsed/>
    <w:rsid w:val="002D66D8"/>
    <w:rPr>
      <w:i/>
      <w:iCs/>
    </w:rPr>
  </w:style>
  <w:style w:type="character" w:styleId="HTML-tastatur">
    <w:name w:val="HTML Keyboard"/>
    <w:basedOn w:val="Standardskriftforavsnitt"/>
    <w:semiHidden/>
    <w:unhideWhenUsed/>
    <w:rsid w:val="002D66D8"/>
    <w:rPr>
      <w:rFonts w:ascii="Consolas" w:hAnsi="Consolas" w:cs="Consolas"/>
      <w:sz w:val="20"/>
      <w:szCs w:val="20"/>
    </w:rPr>
  </w:style>
  <w:style w:type="paragraph" w:styleId="HTML-forhndsformatert">
    <w:name w:val="HTML Preformatted"/>
    <w:basedOn w:val="Normal"/>
    <w:link w:val="HTML-forhndsformatertTegn"/>
    <w:semiHidden/>
    <w:unhideWhenUsed/>
    <w:rsid w:val="002D66D8"/>
    <w:pPr>
      <w:spacing w:before="0" w:after="0" w:line="240" w:lineRule="auto"/>
    </w:pPr>
    <w:rPr>
      <w:rFonts w:ascii="Consolas" w:hAnsi="Consolas" w:cs="Consolas"/>
      <w:sz w:val="20"/>
      <w:szCs w:val="20"/>
    </w:rPr>
  </w:style>
  <w:style w:type="character" w:customStyle="1" w:styleId="HTML-forhndsformatertTegn">
    <w:name w:val="HTML-forhåndsformatert Tegn"/>
    <w:basedOn w:val="Standardskriftforavsnitt"/>
    <w:link w:val="HTML-forhndsformatert"/>
    <w:semiHidden/>
    <w:rsid w:val="002D66D8"/>
    <w:rPr>
      <w:rFonts w:ascii="Consolas" w:eastAsia="Calibri" w:hAnsi="Consolas" w:cs="Consolas"/>
    </w:rPr>
  </w:style>
  <w:style w:type="character" w:styleId="HTML-eksempel">
    <w:name w:val="HTML Sample"/>
    <w:basedOn w:val="Standardskriftforavsnitt"/>
    <w:semiHidden/>
    <w:unhideWhenUsed/>
    <w:rsid w:val="002D66D8"/>
    <w:rPr>
      <w:rFonts w:ascii="Consolas" w:hAnsi="Consolas" w:cs="Consolas"/>
      <w:sz w:val="24"/>
      <w:szCs w:val="24"/>
    </w:rPr>
  </w:style>
  <w:style w:type="character" w:styleId="HTML-variabel">
    <w:name w:val="HTML Variable"/>
    <w:basedOn w:val="Standardskriftforavsnitt"/>
    <w:semiHidden/>
    <w:unhideWhenUsed/>
    <w:rsid w:val="002D66D8"/>
    <w:rPr>
      <w:i/>
      <w:iCs/>
    </w:rPr>
  </w:style>
  <w:style w:type="paragraph" w:styleId="Indeks1">
    <w:name w:val="index 1"/>
    <w:basedOn w:val="Normal"/>
    <w:next w:val="Normal"/>
    <w:autoRedefine/>
    <w:semiHidden/>
    <w:unhideWhenUsed/>
    <w:rsid w:val="002D66D8"/>
    <w:pPr>
      <w:spacing w:before="0" w:after="0" w:line="240" w:lineRule="auto"/>
      <w:ind w:left="240" w:hanging="240"/>
    </w:pPr>
  </w:style>
  <w:style w:type="paragraph" w:styleId="Indeks2">
    <w:name w:val="index 2"/>
    <w:basedOn w:val="Normal"/>
    <w:next w:val="Normal"/>
    <w:autoRedefine/>
    <w:semiHidden/>
    <w:unhideWhenUsed/>
    <w:rsid w:val="002D66D8"/>
    <w:pPr>
      <w:spacing w:before="0" w:after="0" w:line="240" w:lineRule="auto"/>
      <w:ind w:left="480" w:hanging="240"/>
    </w:pPr>
  </w:style>
  <w:style w:type="paragraph" w:styleId="Indeks3">
    <w:name w:val="index 3"/>
    <w:basedOn w:val="Normal"/>
    <w:next w:val="Normal"/>
    <w:autoRedefine/>
    <w:semiHidden/>
    <w:unhideWhenUsed/>
    <w:rsid w:val="002D66D8"/>
    <w:pPr>
      <w:spacing w:before="0" w:after="0" w:line="240" w:lineRule="auto"/>
      <w:ind w:left="720" w:hanging="240"/>
    </w:pPr>
  </w:style>
  <w:style w:type="paragraph" w:styleId="Indeks4">
    <w:name w:val="index 4"/>
    <w:basedOn w:val="Normal"/>
    <w:next w:val="Normal"/>
    <w:autoRedefine/>
    <w:semiHidden/>
    <w:unhideWhenUsed/>
    <w:rsid w:val="002D66D8"/>
    <w:pPr>
      <w:spacing w:before="0" w:after="0" w:line="240" w:lineRule="auto"/>
      <w:ind w:left="960" w:hanging="240"/>
    </w:pPr>
  </w:style>
  <w:style w:type="paragraph" w:styleId="Indeks5">
    <w:name w:val="index 5"/>
    <w:basedOn w:val="Normal"/>
    <w:next w:val="Normal"/>
    <w:autoRedefine/>
    <w:semiHidden/>
    <w:unhideWhenUsed/>
    <w:rsid w:val="002D66D8"/>
    <w:pPr>
      <w:spacing w:before="0" w:after="0" w:line="240" w:lineRule="auto"/>
      <w:ind w:left="1200" w:hanging="240"/>
    </w:pPr>
  </w:style>
  <w:style w:type="paragraph" w:styleId="Indeks6">
    <w:name w:val="index 6"/>
    <w:basedOn w:val="Normal"/>
    <w:next w:val="Normal"/>
    <w:autoRedefine/>
    <w:semiHidden/>
    <w:unhideWhenUsed/>
    <w:rsid w:val="002D66D8"/>
    <w:pPr>
      <w:spacing w:before="0" w:after="0" w:line="240" w:lineRule="auto"/>
      <w:ind w:left="1440" w:hanging="240"/>
    </w:pPr>
  </w:style>
  <w:style w:type="paragraph" w:styleId="Indeks7">
    <w:name w:val="index 7"/>
    <w:basedOn w:val="Normal"/>
    <w:next w:val="Normal"/>
    <w:autoRedefine/>
    <w:semiHidden/>
    <w:unhideWhenUsed/>
    <w:rsid w:val="002D66D8"/>
    <w:pPr>
      <w:spacing w:before="0" w:after="0" w:line="240" w:lineRule="auto"/>
      <w:ind w:left="1680" w:hanging="240"/>
    </w:pPr>
  </w:style>
  <w:style w:type="paragraph" w:styleId="Indeks8">
    <w:name w:val="index 8"/>
    <w:basedOn w:val="Normal"/>
    <w:next w:val="Normal"/>
    <w:autoRedefine/>
    <w:semiHidden/>
    <w:unhideWhenUsed/>
    <w:rsid w:val="002D66D8"/>
    <w:pPr>
      <w:spacing w:before="0" w:after="0" w:line="240" w:lineRule="auto"/>
      <w:ind w:left="1920" w:hanging="240"/>
    </w:pPr>
  </w:style>
  <w:style w:type="paragraph" w:styleId="Indeks9">
    <w:name w:val="index 9"/>
    <w:basedOn w:val="Normal"/>
    <w:next w:val="Normal"/>
    <w:autoRedefine/>
    <w:semiHidden/>
    <w:unhideWhenUsed/>
    <w:rsid w:val="002D66D8"/>
    <w:pPr>
      <w:spacing w:before="0" w:after="0" w:line="240" w:lineRule="auto"/>
      <w:ind w:left="2160" w:hanging="240"/>
    </w:pPr>
  </w:style>
  <w:style w:type="paragraph" w:styleId="Stikkordregisteroverskrift">
    <w:name w:val="index heading"/>
    <w:basedOn w:val="Normal"/>
    <w:next w:val="Indeks1"/>
    <w:semiHidden/>
    <w:unhideWhenUsed/>
    <w:rsid w:val="002D66D8"/>
    <w:rPr>
      <w:rFonts w:asciiTheme="majorHAnsi" w:eastAsiaTheme="majorEastAsia" w:hAnsiTheme="majorHAnsi" w:cstheme="majorBidi"/>
      <w:b/>
      <w:bCs/>
    </w:rPr>
  </w:style>
  <w:style w:type="table" w:styleId="Lystrutenett">
    <w:name w:val="Light Grid"/>
    <w:basedOn w:val="Vanligtabell"/>
    <w:uiPriority w:val="62"/>
    <w:rsid w:val="002D66D8"/>
    <w:tblPr>
      <w:tblStyleRowBandSize w:val="1"/>
      <w:tblStyleColBandSize w:val="1"/>
    </w:tblPr>
    <w:tcPr>
      <w:tcBorders>
        <w:top w:val="nil"/>
        <w:left w:val="single" w:sz="18" w:space="0" w:color="FFFFFF" w:themeColor="background1"/>
        <w:bottom w:val="nil"/>
        <w:right w:val="nil"/>
      </w:tcBorders>
      <w:shd w:val="clear" w:color="auto" w:fill="31849B" w:themeFill="accent5" w:themeFillShade="BF"/>
    </w:tc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tcBorders>
      </w:tcPr>
    </w:tblStylePr>
  </w:style>
  <w:style w:type="table" w:styleId="Lystrutenettuthevingsfarge1">
    <w:name w:val="Light Grid Accent 1"/>
    <w:basedOn w:val="Vanligtabell"/>
    <w:uiPriority w:val="62"/>
    <w:rsid w:val="002D66D8"/>
    <w:tblPr>
      <w:tblStyleRowBandSize w:val="1"/>
      <w:tblStyleColBandSize w:val="1"/>
    </w:tblPr>
    <w:tcPr>
      <w:tcBorders>
        <w:top w:val="nil"/>
        <w:left w:val="nil"/>
        <w:bottom w:val="nil"/>
        <w:right w:val="nil"/>
      </w:tcBorders>
      <w:shd w:val="clear" w:color="auto" w:fill="000000" w:themeFill="text1"/>
    </w:tc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tcBorders>
      </w:tcPr>
    </w:tblStylePr>
  </w:style>
  <w:style w:type="table" w:styleId="Lystrutenettuthevingsfarge2">
    <w:name w:val="Light Grid Accent 2"/>
    <w:basedOn w:val="Vanligtabell"/>
    <w:uiPriority w:val="62"/>
    <w:rsid w:val="002D66D8"/>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tcBorders>
      </w:tcPr>
    </w:tblStylePr>
  </w:style>
  <w:style w:type="table" w:styleId="Lystrutenettuthevingsfarge3">
    <w:name w:val="Light Grid Accent 3"/>
    <w:basedOn w:val="Vanligtabell"/>
    <w:uiPriority w:val="62"/>
    <w:rsid w:val="002D66D8"/>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3DFEE" w:themeFill="accen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2D66D8"/>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FD3D2" w:themeFill="accent2"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2D66D8"/>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F81BD" w:themeColor="accent1"/>
      </w:tcBorders>
      <w:shd w:val="clear" w:color="auto" w:fill="E6EED5" w:themeFill="accent3"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2D66D8"/>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C0504D" w:themeColor="accent2"/>
      </w:tcBorders>
      <w:shd w:val="clear" w:color="auto" w:fill="DFD8E8" w:themeFill="accent4"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liste">
    <w:name w:val="Light List"/>
    <w:basedOn w:val="Vanligtabell"/>
    <w:uiPriority w:val="61"/>
    <w:rsid w:val="002D66D8"/>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2EAF1" w:themeFill="accent5"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style>
  <w:style w:type="table" w:styleId="Lyslisteuthevingsfarge1">
    <w:name w:val="Light List Accent 1"/>
    <w:basedOn w:val="Vanligtabell"/>
    <w:uiPriority w:val="61"/>
    <w:rsid w:val="002D66D8"/>
    <w:tblPr>
      <w:tblInd w:w="0" w:type="nil"/>
      <w:tblCellMar>
        <w:left w:w="0" w:type="dxa"/>
        <w:right w:w="0" w:type="dxa"/>
      </w:tblCellMa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yslisteuthevingsfarge2">
    <w:name w:val="Light List Accent 2"/>
    <w:basedOn w:val="Vanligtabell"/>
    <w:uiPriority w:val="61"/>
    <w:rsid w:val="002D66D8"/>
    <w:tblPr>
      <w:tblStyleRowBandSize w:val="1"/>
      <w:tblStyleColBandSize w:val="1"/>
      <w:tblInd w:w="0" w:type="nil"/>
      <w:tblCellMar>
        <w:left w:w="0" w:type="dxa"/>
        <w:right w:w="0" w:type="dxa"/>
      </w:tblCellMa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C0504D" w:themeFill="accent2"/>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yslisteuthevingsfarge3">
    <w:name w:val="Light List Accent 3"/>
    <w:basedOn w:val="Vanligtabell"/>
    <w:uiPriority w:val="61"/>
    <w:rsid w:val="002D66D8"/>
    <w:tblPr>
      <w:tblStyleRowBandSize w:val="1"/>
      <w:tblStyleColBandSize w:val="1"/>
      <w:tblInd w:w="0" w:type="nil"/>
      <w:tblCellMar>
        <w:left w:w="0" w:type="dxa"/>
        <w:right w:w="0" w:type="dxa"/>
      </w:tblCellMa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9BBB59" w:themeFill="accent3"/>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yslisteuthevingsfarge4">
    <w:name w:val="Light List Accent 4"/>
    <w:basedOn w:val="Vanligtabell"/>
    <w:uiPriority w:val="61"/>
    <w:rsid w:val="002D66D8"/>
    <w:tblPr>
      <w:tblInd w:w="0" w:type="nil"/>
      <w:tblCellMar>
        <w:left w:w="0" w:type="dxa"/>
        <w:right w:w="0" w:type="dxa"/>
      </w:tblCellMa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yslisteuthevingsfarge5">
    <w:name w:val="Light List Accent 5"/>
    <w:basedOn w:val="Vanligtabell"/>
    <w:uiPriority w:val="61"/>
    <w:rsid w:val="002D66D8"/>
    <w:tblPr>
      <w:tblInd w:w="0" w:type="nil"/>
      <w:tblCellMar>
        <w:left w:w="0" w:type="dxa"/>
        <w:right w:w="0" w:type="dxa"/>
      </w:tblCellMa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yslisteuthevingsfarge6">
    <w:name w:val="Light List Accent 6"/>
    <w:basedOn w:val="Vanligtabell"/>
    <w:uiPriority w:val="61"/>
    <w:rsid w:val="002D66D8"/>
    <w:tblPr>
      <w:tblInd w:w="0" w:type="nil"/>
      <w:tblCellMar>
        <w:left w:w="0" w:type="dxa"/>
        <w:right w:w="0" w:type="dxa"/>
      </w:tblCellMa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ysskyggelegging">
    <w:name w:val="Light Shading"/>
    <w:basedOn w:val="Vanligtabell"/>
    <w:uiPriority w:val="60"/>
    <w:rsid w:val="002D66D8"/>
    <w:rPr>
      <w:color w:val="000000" w:themeColor="text1" w:themeShade="BF"/>
    </w:rPr>
    <w:tblPr>
      <w:tblStyleRowBandSize w:val="1"/>
      <w:tblStyleColBandSize w:val="1"/>
    </w:tblPr>
    <w:tcPr>
      <w:tcBorders>
        <w:left w:val="bats" w:sz="8" w:space="5" w:color="F79646" w:themeColor="accent6" w:shadow="1" w:frame="1"/>
        <w:right w:val="nil"/>
      </w:tcBorders>
      <w:shd w:val="clear" w:color="auto" w:fill="F79646" w:themeFill="accent6"/>
    </w:tc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styleId="Lysskyggelegginguthevingsfarge1">
    <w:name w:val="Light Shading Accent 1"/>
    <w:basedOn w:val="Vanligtabell"/>
    <w:uiPriority w:val="60"/>
    <w:rsid w:val="002D66D8"/>
    <w:rPr>
      <w:color w:val="365F91" w:themeColor="accent1" w:themeShade="BF"/>
    </w:rPr>
    <w:tblPr>
      <w:tblStyleRowBandSize w:val="1"/>
      <w:tblStyleColBandSize w:val="1"/>
      <w:tblInd w:w="0" w:type="nil"/>
      <w:tblCellMar>
        <w:left w:w="0" w:type="dxa"/>
        <w:right w:w="0" w:type="dxa"/>
      </w:tblCellMar>
    </w:tblPr>
    <w:tcPr>
      <w:tcBorders>
        <w:top w:val="single" w:sz="8" w:space="0" w:color="F79646" w:themeColor="accent6"/>
        <w:left w:val="bats" w:sz="8" w:space="5" w:color="F79646" w:themeColor="accent6" w:shadow="1" w:frame="1"/>
        <w:bottom w:val="single" w:sz="8" w:space="0" w:color="F79646" w:themeColor="accent6"/>
        <w:right w:val="single" w:sz="8" w:space="0" w:color="4BACC6" w:themeColor="accent5"/>
      </w:tcBorders>
      <w:shd w:val="clear" w:color="auto" w:fill="F79646" w:themeFill="accent6"/>
    </w:tc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top w:val="celticKnotwork" w:sz="58" w:space="0" w:color="4BACC6" w:themeColor="accent5"/>
          <w:left w:val="nil"/>
          <w:bottom w:val="single" w:sz="8" w:space="0" w:color="8064A2" w:themeColor="accent4"/>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2D66D8"/>
    <w:rPr>
      <w:color w:val="943634" w:themeColor="accent2" w:themeShade="BF"/>
    </w:rPr>
    <w:tblPr>
      <w:tblStyleRowBandSize w:val="1"/>
      <w:tblStyleColBandSize w:val="1"/>
      <w:tblInd w:w="0" w:type="nil"/>
      <w:tblCellMar>
        <w:left w:w="0" w:type="dxa"/>
        <w:right w:w="0" w:type="dxa"/>
      </w:tblCellMar>
    </w:tblPr>
    <w:tcPr>
      <w:tcBorders>
        <w:top w:val="single" w:sz="8" w:space="0" w:color="F79646" w:themeColor="accent6"/>
        <w:left w:val="bats" w:sz="8" w:space="5" w:color="F79646" w:themeColor="accent6" w:shadow="1" w:frame="1"/>
        <w:bottom w:val="single" w:sz="8" w:space="0" w:color="F79646" w:themeColor="accent6"/>
        <w:right w:val="single" w:sz="8" w:space="0" w:color="4BACC6" w:themeColor="accent5"/>
      </w:tcBorders>
      <w:shd w:val="clear" w:color="auto" w:fill="F79646" w:themeFill="accent6"/>
    </w:tc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top w:val="celticKnotwork" w:sz="58" w:space="0" w:color="4BACC6" w:themeColor="accent5"/>
          <w:left w:val="nil"/>
          <w:bottom w:val="single" w:sz="8" w:space="0" w:color="8064A2" w:themeColor="accent4"/>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2D66D8"/>
    <w:rPr>
      <w:color w:val="76923C" w:themeColor="accent3" w:themeShade="BF"/>
    </w:rPr>
    <w:tblPr>
      <w:tblStyleRowBandSize w:val="1"/>
      <w:tblStyleColBandSize w:val="1"/>
    </w:tblPr>
    <w:tcPr>
      <w:tcBorders>
        <w:left w:val="nil"/>
        <w:right w:val="nil"/>
      </w:tcBorders>
      <w:shd w:val="clear" w:color="auto" w:fill="E6EED5" w:themeFill="accent3" w:themeFillTint="3F"/>
    </w:tc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2D66D8"/>
    <w:rPr>
      <w:color w:val="5F497A" w:themeColor="accent4" w:themeShade="BF"/>
    </w:rPr>
    <w:tblPr>
      <w:tblStyleRowBandSize w:val="1"/>
      <w:tblStyleColBandSize w:val="1"/>
    </w:tblPr>
    <w:tcPr>
      <w:tcBorders>
        <w:left w:val="nil"/>
        <w:right w:val="nil"/>
      </w:tcBorders>
      <w:shd w:val="clear" w:color="auto" w:fill="DFD8E8" w:themeFill="accent4" w:themeFillTint="3F"/>
    </w:tc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2D66D8"/>
    <w:rPr>
      <w:color w:val="31849B" w:themeColor="accent5" w:themeShade="BF"/>
    </w:rPr>
    <w:tblPr>
      <w:tblStyleRowBandSize w:val="1"/>
      <w:tblStyleColBandSize w:val="1"/>
    </w:tblPr>
    <w:tcPr>
      <w:tcBorders>
        <w:left w:val="nil"/>
        <w:right w:val="nil"/>
      </w:tcBorders>
      <w:shd w:val="clear" w:color="auto" w:fill="D2EAF1" w:themeFill="accent5" w:themeFillTint="3F"/>
    </w:tc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2D66D8"/>
    <w:rPr>
      <w:color w:val="E36C0A" w:themeColor="accent6" w:themeShade="BF"/>
    </w:rPr>
    <w:tblPr>
      <w:tblStyleRowBandSize w:val="1"/>
      <w:tblStyleColBandSize w:val="1"/>
    </w:tblPr>
    <w:tcPr>
      <w:tcBorders>
        <w:left w:val="nil"/>
        <w:right w:val="nil"/>
      </w:tcBorders>
      <w:shd w:val="clear" w:color="auto" w:fill="FDE4D0" w:themeFill="accent6" w:themeFillTint="3F"/>
    </w:tc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style>
  <w:style w:type="character" w:styleId="Linjenummer">
    <w:name w:val="line number"/>
    <w:basedOn w:val="Standardskriftforavsnitt"/>
    <w:semiHidden/>
    <w:unhideWhenUsed/>
    <w:rsid w:val="002D66D8"/>
  </w:style>
  <w:style w:type="paragraph" w:styleId="Liste">
    <w:name w:val="List"/>
    <w:basedOn w:val="Normal"/>
    <w:semiHidden/>
    <w:unhideWhenUsed/>
    <w:rsid w:val="002D66D8"/>
    <w:pPr>
      <w:ind w:left="360" w:hanging="360"/>
      <w:contextualSpacing/>
    </w:pPr>
  </w:style>
  <w:style w:type="paragraph" w:styleId="Liste2">
    <w:name w:val="List 2"/>
    <w:basedOn w:val="Normal"/>
    <w:semiHidden/>
    <w:unhideWhenUsed/>
    <w:rsid w:val="002D66D8"/>
    <w:pPr>
      <w:ind w:left="720" w:hanging="360"/>
      <w:contextualSpacing/>
    </w:pPr>
  </w:style>
  <w:style w:type="paragraph" w:styleId="Liste3">
    <w:name w:val="List 3"/>
    <w:basedOn w:val="Normal"/>
    <w:semiHidden/>
    <w:unhideWhenUsed/>
    <w:rsid w:val="002D66D8"/>
    <w:pPr>
      <w:ind w:left="1080" w:hanging="360"/>
      <w:contextualSpacing/>
    </w:pPr>
  </w:style>
  <w:style w:type="paragraph" w:styleId="Punktliste3">
    <w:name w:val="List Bullet 3"/>
    <w:basedOn w:val="Normal"/>
    <w:semiHidden/>
    <w:unhideWhenUsed/>
    <w:rsid w:val="002D66D8"/>
    <w:pPr>
      <w:numPr>
        <w:numId w:val="4"/>
      </w:numPr>
      <w:contextualSpacing/>
    </w:pPr>
  </w:style>
  <w:style w:type="paragraph" w:styleId="Punktliste4">
    <w:name w:val="List Bullet 4"/>
    <w:basedOn w:val="Normal"/>
    <w:semiHidden/>
    <w:unhideWhenUsed/>
    <w:rsid w:val="002D66D8"/>
    <w:pPr>
      <w:numPr>
        <w:numId w:val="5"/>
      </w:numPr>
      <w:contextualSpacing/>
    </w:pPr>
  </w:style>
  <w:style w:type="paragraph" w:styleId="Punktliste5">
    <w:name w:val="List Bullet 5"/>
    <w:basedOn w:val="Normal"/>
    <w:semiHidden/>
    <w:unhideWhenUsed/>
    <w:rsid w:val="002D66D8"/>
    <w:pPr>
      <w:numPr>
        <w:numId w:val="6"/>
      </w:numPr>
      <w:contextualSpacing/>
    </w:pPr>
  </w:style>
  <w:style w:type="paragraph" w:styleId="Liste-forts">
    <w:name w:val="List Continue"/>
    <w:basedOn w:val="Normal"/>
    <w:semiHidden/>
    <w:unhideWhenUsed/>
    <w:rsid w:val="002D66D8"/>
    <w:pPr>
      <w:ind w:left="360"/>
      <w:contextualSpacing/>
    </w:pPr>
  </w:style>
  <w:style w:type="paragraph" w:styleId="Liste-forts2">
    <w:name w:val="List Continue 2"/>
    <w:basedOn w:val="Normal"/>
    <w:semiHidden/>
    <w:unhideWhenUsed/>
    <w:rsid w:val="002D66D8"/>
    <w:pPr>
      <w:ind w:left="720"/>
      <w:contextualSpacing/>
    </w:pPr>
  </w:style>
  <w:style w:type="paragraph" w:styleId="Liste-forts3">
    <w:name w:val="List Continue 3"/>
    <w:basedOn w:val="Normal"/>
    <w:semiHidden/>
    <w:unhideWhenUsed/>
    <w:rsid w:val="002D66D8"/>
    <w:pPr>
      <w:ind w:left="1080"/>
      <w:contextualSpacing/>
    </w:pPr>
  </w:style>
  <w:style w:type="paragraph" w:styleId="Liste-forts4">
    <w:name w:val="List Continue 4"/>
    <w:basedOn w:val="Normal"/>
    <w:semiHidden/>
    <w:unhideWhenUsed/>
    <w:rsid w:val="002D66D8"/>
    <w:pPr>
      <w:ind w:left="1440"/>
      <w:contextualSpacing/>
    </w:pPr>
  </w:style>
  <w:style w:type="paragraph" w:styleId="Liste-forts5">
    <w:name w:val="List Continue 5"/>
    <w:basedOn w:val="Normal"/>
    <w:semiHidden/>
    <w:unhideWhenUsed/>
    <w:rsid w:val="002D66D8"/>
    <w:pPr>
      <w:ind w:left="1800"/>
      <w:contextualSpacing/>
    </w:pPr>
  </w:style>
  <w:style w:type="paragraph" w:styleId="Nummerertliste2">
    <w:name w:val="List Number 2"/>
    <w:basedOn w:val="Normal"/>
    <w:semiHidden/>
    <w:unhideWhenUsed/>
    <w:rsid w:val="002D66D8"/>
    <w:pPr>
      <w:numPr>
        <w:numId w:val="8"/>
      </w:numPr>
      <w:contextualSpacing/>
    </w:pPr>
  </w:style>
  <w:style w:type="paragraph" w:styleId="Nummerertliste3">
    <w:name w:val="List Number 3"/>
    <w:basedOn w:val="Normal"/>
    <w:semiHidden/>
    <w:unhideWhenUsed/>
    <w:rsid w:val="002D66D8"/>
    <w:pPr>
      <w:numPr>
        <w:numId w:val="9"/>
      </w:numPr>
      <w:contextualSpacing/>
    </w:pPr>
  </w:style>
  <w:style w:type="paragraph" w:styleId="Nummerertliste4">
    <w:name w:val="List Number 4"/>
    <w:basedOn w:val="Normal"/>
    <w:semiHidden/>
    <w:unhideWhenUsed/>
    <w:rsid w:val="002D66D8"/>
    <w:pPr>
      <w:numPr>
        <w:numId w:val="10"/>
      </w:numPr>
      <w:contextualSpacing/>
    </w:pPr>
  </w:style>
  <w:style w:type="paragraph" w:styleId="Nummerertliste5">
    <w:name w:val="List Number 5"/>
    <w:basedOn w:val="Normal"/>
    <w:semiHidden/>
    <w:unhideWhenUsed/>
    <w:rsid w:val="002D66D8"/>
    <w:pPr>
      <w:numPr>
        <w:numId w:val="11"/>
      </w:numPr>
      <w:contextualSpacing/>
    </w:pPr>
  </w:style>
  <w:style w:type="paragraph" w:styleId="Makrotekst">
    <w:name w:val="macro"/>
    <w:link w:val="MakrotekstTegn"/>
    <w:semiHidden/>
    <w:unhideWhenUsed/>
    <w:rsid w:val="002D66D8"/>
    <w:pPr>
      <w:tabs>
        <w:tab w:val="left" w:pos="480"/>
        <w:tab w:val="left" w:pos="960"/>
        <w:tab w:val="left" w:pos="1440"/>
        <w:tab w:val="left" w:pos="1920"/>
        <w:tab w:val="left" w:pos="2400"/>
        <w:tab w:val="left" w:pos="2880"/>
        <w:tab w:val="left" w:pos="3360"/>
        <w:tab w:val="left" w:pos="3840"/>
        <w:tab w:val="left" w:pos="4320"/>
      </w:tabs>
      <w:spacing w:before="120" w:line="280" w:lineRule="atLeast"/>
    </w:pPr>
    <w:rPr>
      <w:rFonts w:ascii="Consolas" w:eastAsia="Calibri" w:hAnsi="Consolas" w:cs="Consolas"/>
    </w:rPr>
  </w:style>
  <w:style w:type="character" w:customStyle="1" w:styleId="MakrotekstTegn">
    <w:name w:val="Makrotekst Tegn"/>
    <w:basedOn w:val="Standardskriftforavsnitt"/>
    <w:link w:val="Makrotekst"/>
    <w:semiHidden/>
    <w:rsid w:val="002D66D8"/>
    <w:rPr>
      <w:rFonts w:ascii="Consolas" w:eastAsia="Calibri" w:hAnsi="Consolas" w:cs="Consolas"/>
    </w:rPr>
  </w:style>
  <w:style w:type="table" w:styleId="Middelsrutenett1">
    <w:name w:val="Medium Grid 1"/>
    <w:basedOn w:val="Vanligtabell"/>
    <w:uiPriority w:val="67"/>
    <w:rsid w:val="002D66D8"/>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Middelsrutenett1uthevingsfarge1">
    <w:name w:val="Medium Grid 1 Accent 1"/>
    <w:basedOn w:val="Vanligtabell"/>
    <w:uiPriority w:val="67"/>
    <w:rsid w:val="002D66D8"/>
    <w:tblPr>
      <w:tblStyleRowBandSize w:val="1"/>
      <w:tblStyleColBandSize w:val="1"/>
      <w:tblInd w:w="0" w:type="nil"/>
      <w:tblCellMar>
        <w:left w:w="0" w:type="dxa"/>
        <w:right w:w="0" w:type="dxa"/>
      </w:tblCellMar>
    </w:tblPr>
    <w:tcPr>
      <w:tcBorders>
        <w:left w:val="nil"/>
        <w:right w:val="nil"/>
      </w:tcBorders>
      <w:shd w:val="clear" w:color="auto" w:fill="D3DFEE" w:themeFill="accent1" w:themeFillTint="3F"/>
    </w:tcPr>
    <w:tblStylePr w:type="firstRow">
      <w:rPr>
        <w:b/>
        <w:bCs/>
      </w:rPr>
    </w:tblStylePr>
    <w:tblStylePr w:type="lastRow">
      <w:rPr>
        <w:b/>
        <w:bCs/>
      </w:rPr>
      <w:tblPr/>
      <w:tcPr>
        <w:tcBorders>
          <w:top w:val="single" w:sz="18" w:space="0" w:color="7BA0CD" w:themeColor="accent1" w:themeTint="BF"/>
          <w:left w:val="nil"/>
          <w:bottom w:val="single" w:sz="8" w:space="0" w:color="8064A2" w:themeColor="accent4"/>
          <w:right w:val="nil"/>
        </w:tcBorders>
      </w:tcPr>
    </w:tblStylePr>
    <w:tblStylePr w:type="firstCol">
      <w:rPr>
        <w:b/>
        <w:bCs/>
      </w:rPr>
    </w:tblStylePr>
    <w:tblStylePr w:type="lastCol">
      <w:rPr>
        <w:b/>
        <w:bCs/>
      </w:rPr>
    </w:tblStylePr>
    <w:tblStylePr w:type="band1Vert">
      <w:tblPr/>
      <w:tcPr>
        <w:shd w:val="clear" w:color="auto" w:fill="A7BFDE" w:themeFill="accent1" w:themeFillTint="7F"/>
      </w:tcPr>
    </w:tblStylePr>
  </w:style>
  <w:style w:type="table" w:styleId="Middelsrutenett1uthevingsfarge2">
    <w:name w:val="Medium Grid 1 Accent 2"/>
    <w:basedOn w:val="Vanligtabel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iddelsrutenett1uthevingsfarge3">
    <w:name w:val="Medium Grid 1 Accent 3"/>
    <w:basedOn w:val="Vanligtabel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iddelsrutenett1uthevingsfarge4">
    <w:name w:val="Medium Grid 1 Accent 4"/>
    <w:basedOn w:val="Vanligtabel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iddelsrutenett1uthevingsfarge5">
    <w:name w:val="Medium Grid 1 Accent 5"/>
    <w:basedOn w:val="Vanligtabel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iddelsrutenett1uthevingsfarge6">
    <w:name w:val="Medium Grid 1 Accent 6"/>
    <w:basedOn w:val="Vanligtabel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iddelsrutenett2">
    <w:name w:val="Medium Grid 2"/>
    <w:basedOn w:val="Vanligtabel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8" w:space="0" w:color="404040" w:themeColor="text1" w:themeTint="BF"/>
        <w:left w:val="nil"/>
        <w:right w:val="nil"/>
      </w:tcBorders>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2D66D8"/>
    <w:rPr>
      <w:rFonts w:asciiTheme="majorHAnsi" w:eastAsiaTheme="majorEastAsia" w:hAnsiTheme="majorHAnsi" w:cstheme="majorBidi"/>
      <w:color w:val="000000" w:themeColor="text1"/>
    </w:rPr>
    <w:tblPr>
      <w:tblStyleRowBandSize w:val="1"/>
      <w:tblStyleColBandSize w:val="1"/>
    </w:tblPr>
    <w:tcPr>
      <w:tcBorders>
        <w:left w:val="nil"/>
        <w:right w:val="nil"/>
      </w:tcBorders>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iddelsrutenett3">
    <w:name w:val="Medium Grid 3"/>
    <w:basedOn w:val="Vanligtabel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top w:val="nil"/>
          <w:left w:val="nil"/>
          <w:bottom w:val="nil"/>
          <w:right w:val="nil"/>
          <w:insideH w:val="nil"/>
          <w:insideV w:val="nil"/>
        </w:tcBorders>
        <w:shd w:val="clear" w:color="auto" w:fill="FFFFFF" w:themeFill="background1"/>
      </w:tcPr>
    </w:tblStylePr>
    <w:tblStylePr w:type="lastCol">
      <w:rPr>
        <w:b/>
        <w:bCs/>
        <w:i w:val="0"/>
        <w:iCs w:val="0"/>
        <w:color w:val="FFFFFF" w:themeColor="background1"/>
      </w:rPr>
    </w:tblStylePr>
  </w:style>
  <w:style w:type="table" w:styleId="Middelsrutenett3uthevingsfarge1">
    <w:name w:val="Medium Grid 3 Accent 1"/>
    <w:basedOn w:val="Vanligtabel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top w:val="nil"/>
          <w:left w:val="single" w:sz="8" w:space="0" w:color="FFFFFF" w:themeColor="background1"/>
          <w:bottom w:val="nil"/>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StylePr>
  </w:style>
  <w:style w:type="table" w:styleId="Middelsrutenett3uthevingsfarge2">
    <w:name w:val="Medium Grid 3 Accent 2"/>
    <w:basedOn w:val="Vanligtabell"/>
    <w:uiPriority w:val="69"/>
    <w:rsid w:val="002D66D8"/>
    <w:tblPr>
      <w:tblStyleRowBandSize w:val="1"/>
      <w:tblStyleColBandSize w:val="1"/>
      <w:tblInd w:w="0" w:type="nil"/>
      <w:tblCellMar>
        <w:left w:w="0" w:type="dxa"/>
        <w:right w:w="0" w:type="dxa"/>
      </w:tblCellMa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top w:val="nil"/>
          <w:left w:val="single" w:sz="8" w:space="0" w:color="FFFFFF" w:themeColor="background1"/>
          <w:bottom w:val="nil"/>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style>
  <w:style w:type="table" w:styleId="Middelsrutenett3uthevingsfarge3">
    <w:name w:val="Medium Grid 3 Accent 3"/>
    <w:basedOn w:val="Vanligtabel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iddelsrutenett3uthevingsfarge4">
    <w:name w:val="Medium Grid 3 Accent 4"/>
    <w:basedOn w:val="Vanligtabel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iddelsrutenett3uthevingsfarge5">
    <w:name w:val="Medium Grid 3 Accent 5"/>
    <w:basedOn w:val="Vanligtabel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iddelsrutenett3uthevingsfarge6">
    <w:name w:val="Medium Grid 3 Accent 6"/>
    <w:basedOn w:val="Vanligtabel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iddelsliste1">
    <w:name w:val="Medium List 1"/>
    <w:basedOn w:val="Vanligtabell"/>
    <w:uiPriority w:val="65"/>
    <w:rsid w:val="002D66D8"/>
    <w:rPr>
      <w:color w:val="000000" w:themeColor="text1"/>
    </w:rPr>
    <w:tblPr>
      <w:tblStyleRowBandSize w:val="1"/>
      <w:tblStyleColBandSize w:val="1"/>
      <w:tblInd w:w="0" w:type="nil"/>
      <w:tblCellMar>
        <w:left w:w="0" w:type="dxa"/>
        <w:right w:w="0" w:type="dxa"/>
      </w:tblCellMar>
    </w:tblPr>
    <w:tcPr>
      <w:tcBorders>
        <w:right w:val="single" w:sz="8" w:space="0" w:color="FFFFFF" w:themeColor="background1"/>
      </w:tcBorders>
      <w:shd w:val="clear" w:color="auto" w:fill="C0C0C0" w:themeFill="text1" w:themeFillTint="3F"/>
    </w:tcPr>
    <w:tblStylePr w:type="firstRow">
      <w:rPr>
        <w:rFonts w:asciiTheme="majorHAnsi" w:eastAsiaTheme="majorEastAsia" w:hAnsiTheme="majorHAnsi" w:cstheme="majorBidi"/>
      </w:r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StylePr>
  </w:style>
  <w:style w:type="table" w:styleId="Middelsliste1uthevingsfarge1">
    <w:name w:val="Medium List 1 Accent 1"/>
    <w:basedOn w:val="Vanligtabell"/>
    <w:uiPriority w:val="65"/>
    <w:rsid w:val="002D66D8"/>
    <w:rPr>
      <w:color w:val="000000" w:themeColor="text1"/>
    </w:rPr>
    <w:tblPr>
      <w:tblStyleRowBandSize w:val="1"/>
      <w:tblStyleColBandSize w:val="1"/>
      <w:tblInd w:w="0" w:type="nil"/>
      <w:tblCellMar>
        <w:left w:w="0" w:type="dxa"/>
        <w:right w:w="0" w:type="dxa"/>
      </w:tblCellMar>
    </w:tblPr>
    <w:tcPr>
      <w:tcBorders>
        <w:right w:val="safari" w:sz="86" w:space="0" w:color="FFFFFF"/>
      </w:tcBorders>
      <w:shd w:val="clear" w:color="auto" w:fill="D3DFEE" w:themeFill="accent1"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iddelsliste1uthevingsfarge2">
    <w:name w:val="Medium List 1 Accent 2"/>
    <w:basedOn w:val="Vanligtabell"/>
    <w:uiPriority w:val="65"/>
    <w:rsid w:val="002D66D8"/>
    <w:rPr>
      <w:color w:val="000000" w:themeColor="text1"/>
    </w:rPr>
    <w:tblPr>
      <w:tblStyleRowBandSize w:val="1"/>
      <w:tblStyleColBandSize w:val="1"/>
      <w:tblInd w:w="0" w:type="nil"/>
      <w:tblCellMar>
        <w:left w:w="0" w:type="dxa"/>
        <w:right w:w="0" w:type="dxa"/>
      </w:tblCellMar>
    </w:tblPr>
    <w:tcPr>
      <w:tcBorders>
        <w:right w:val="sawtooth" w:sz="86" w:space="0" w:color="FFFFFF"/>
      </w:tcBorders>
      <w:shd w:val="clear" w:color="auto" w:fill="EFD3D2" w:themeFill="accent2"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iddelsliste1uthevingsfarge3">
    <w:name w:val="Medium List 1 Accent 3"/>
    <w:basedOn w:val="Vanligtabell"/>
    <w:uiPriority w:val="65"/>
    <w:rsid w:val="002D66D8"/>
    <w:rPr>
      <w:color w:val="000000" w:themeColor="text1"/>
    </w:rPr>
    <w:tblPr>
      <w:tblStyleRowBandSize w:val="1"/>
      <w:tblStyleColBandSize w:val="1"/>
      <w:tblInd w:w="0" w:type="nil"/>
      <w:tblCellMar>
        <w:left w:w="0" w:type="dxa"/>
        <w:right w:w="0" w:type="dxa"/>
      </w:tblCellMar>
    </w:tblPr>
    <w:tcPr>
      <w:tcBorders>
        <w:right w:val="sawtoothGray" w:sz="86" w:space="0" w:color="FFFFFF"/>
      </w:tcBorders>
      <w:shd w:val="clear" w:color="auto" w:fill="E6EED5" w:themeFill="accent3"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iddelsliste1uthevingsfarge4">
    <w:name w:val="Medium List 1 Accent 4"/>
    <w:basedOn w:val="Vanligtabell"/>
    <w:uiPriority w:val="65"/>
    <w:rsid w:val="002D66D8"/>
    <w:rPr>
      <w:color w:val="000000" w:themeColor="text1"/>
    </w:rPr>
    <w:tblPr>
      <w:tblStyleRowBandSize w:val="1"/>
      <w:tblStyleColBandSize w:val="1"/>
      <w:tblInd w:w="0" w:type="nil"/>
      <w:tblCellMar>
        <w:left w:w="0" w:type="dxa"/>
        <w:right w:w="0" w:type="dxa"/>
      </w:tblCellMar>
    </w:tblPr>
    <w:tcPr>
      <w:tcBorders>
        <w:right w:val="scaredCat" w:sz="86" w:space="0" w:color="FFFFFF"/>
      </w:tcBorders>
      <w:shd w:val="clear" w:color="auto" w:fill="DFD8E8" w:themeFill="accent4"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iddelsliste1uthevingsfarge5">
    <w:name w:val="Medium List 1 Accent 5"/>
    <w:basedOn w:val="Vanligtabell"/>
    <w:uiPriority w:val="65"/>
    <w:rsid w:val="002D66D8"/>
    <w:rPr>
      <w:color w:val="000000" w:themeColor="text1"/>
    </w:rPr>
    <w:tblPr>
      <w:tblStyleRowBandSize w:val="1"/>
      <w:tblStyleColBandSize w:val="1"/>
      <w:tblInd w:w="0" w:type="nil"/>
      <w:tblCellMar>
        <w:left w:w="0" w:type="dxa"/>
        <w:right w:w="0" w:type="dxa"/>
      </w:tblCellMar>
    </w:tblPr>
    <w:tcPr>
      <w:tcBorders>
        <w:right w:val="seattle" w:sz="86" w:space="0" w:color="FFFFFF"/>
      </w:tcBorders>
      <w:shd w:val="clear" w:color="auto" w:fill="D2EAF1" w:themeFill="accent5"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iddelsliste1uthevingsfarge6">
    <w:name w:val="Medium List 1 Accent 6"/>
    <w:basedOn w:val="Vanligtabell"/>
    <w:uiPriority w:val="65"/>
    <w:rsid w:val="002D66D8"/>
    <w:rPr>
      <w:color w:val="000000" w:themeColor="text1"/>
    </w:rPr>
    <w:tblPr>
      <w:tblStyleRowBandSize w:val="1"/>
      <w:tblStyleColBandSize w:val="1"/>
      <w:tblInd w:w="0" w:type="nil"/>
      <w:tblCellMar>
        <w:left w:w="0" w:type="dxa"/>
        <w:right w:w="0" w:type="dxa"/>
      </w:tblCellMar>
    </w:tblPr>
    <w:tcPr>
      <w:tcBorders>
        <w:right w:val="shadowedSquares" w:sz="86" w:space="0" w:color="FFFFFF"/>
      </w:tcBorders>
      <w:shd w:val="clear" w:color="auto" w:fill="FDE4D0" w:themeFill="accent6"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iddelsliste2">
    <w:name w:val="Medium List 2"/>
    <w:basedOn w:val="Vanligtabell"/>
    <w:uiPriority w:val="66"/>
    <w:rsid w:val="002D66D8"/>
    <w:rPr>
      <w:rFonts w:asciiTheme="majorHAnsi" w:eastAsiaTheme="majorEastAsia" w:hAnsiTheme="majorHAnsi" w:cstheme="majorBidi"/>
      <w:color w:val="000000" w:themeColor="text1"/>
    </w:rPr>
    <w:tblPr>
      <w:tblStyleRowBandSize w:val="1"/>
      <w:tblStyleColBandSize w:val="1"/>
    </w:tblPr>
    <w:tcPr>
      <w:tcBorders>
        <w:top w:val="nil"/>
        <w:left w:val="single" w:sz="8" w:space="0" w:color="FFFFFF" w:themeColor="background1"/>
        <w:bottom w:val="nil"/>
        <w:right w:val="single" w:sz="24" w:space="0" w:color="FFFFFF" w:themeColor="background1"/>
      </w:tcBorders>
      <w:shd w:val="clear" w:color="auto" w:fill="C0C0C0" w:themeFill="text1" w:themeFillTint="3F"/>
    </w:tc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2D66D8"/>
    <w:rPr>
      <w:rFonts w:asciiTheme="majorHAnsi" w:eastAsiaTheme="majorEastAsia" w:hAnsiTheme="majorHAnsi" w:cstheme="majorBidi"/>
      <w:color w:val="000000" w:themeColor="text1"/>
    </w:rPr>
    <w:tblPr>
      <w:tblStyleRowBandSize w:val="1"/>
      <w:tblStyleColBandSize w:val="1"/>
    </w:tblPr>
    <w:tcPr>
      <w:tcBorders>
        <w:top w:val="nil"/>
        <w:left w:val="single" w:sz="8" w:space="0" w:color="FFFFFF" w:themeColor="background1"/>
        <w:bottom w:val="nil"/>
        <w:right w:val="single" w:sz="24" w:space="0" w:color="FFFFFF" w:themeColor="background1"/>
      </w:tcBorders>
      <w:shd w:val="clear" w:color="auto" w:fill="C0C0C0" w:themeFill="text1" w:themeFillTint="3F"/>
    </w:tc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2D66D8"/>
    <w:rPr>
      <w:rFonts w:asciiTheme="majorHAnsi" w:eastAsiaTheme="majorEastAsia" w:hAnsiTheme="majorHAnsi" w:cstheme="majorBidi"/>
      <w:color w:val="000000" w:themeColor="text1"/>
    </w:rPr>
    <w:tblPr>
      <w:tblStyleRowBandSize w:val="1"/>
      <w:tblStyleColBandSize w:val="1"/>
    </w:tblPr>
    <w:tcPr>
      <w:tcBorders>
        <w:top w:val="nil"/>
        <w:left w:val="nil"/>
        <w:bottom w:val="nil"/>
        <w:right w:val="nil"/>
      </w:tcBorders>
      <w:shd w:val="clear" w:color="auto" w:fill="C0C0C0" w:themeFill="text1" w:themeFillTint="3F"/>
    </w:tc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2D66D8"/>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D3DFEE" w:themeFill="accent1" w:themeFillTint="3F"/>
    </w:tc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2D66D8"/>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EFD3D2" w:themeFill="accent2" w:themeFillTint="3F"/>
    </w:tc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2D66D8"/>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E6EED5" w:themeFill="accent3" w:themeFillTint="3F"/>
    </w:tc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2D66D8"/>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DFD8E8" w:themeFill="accent4" w:themeFillTint="3F"/>
    </w:tc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skyggelegging1">
    <w:name w:val="Medium Shading 1"/>
    <w:basedOn w:val="Vanligtabell"/>
    <w:uiPriority w:val="63"/>
    <w:rsid w:val="002D66D8"/>
    <w:tblPr>
      <w:tblStyleRowBandSize w:val="1"/>
      <w:tblStyleColBandSize w:val="1"/>
    </w:tblPr>
    <w:tcPr>
      <w:tcBorders>
        <w:top w:val="nil"/>
        <w:left w:val="nil"/>
        <w:bottom w:val="nil"/>
        <w:right w:val="nil"/>
      </w:tcBorders>
      <w:shd w:val="clear" w:color="auto" w:fill="C0C0C0" w:themeFill="text1" w:themeFillTint="3F"/>
    </w:tc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rPr>
        <w:b/>
        <w:bCs/>
      </w:rPr>
      <w:tblPr/>
      <w:tcPr>
        <w:tcBorders>
          <w:top w:val="nil"/>
          <w:left w:val="single" w:sz="8" w:space="0" w:color="4BACC6" w:themeColor="accent5"/>
          <w:bottom w:val="nil"/>
          <w:right w:val="nil"/>
          <w:insideH w:val="nil"/>
          <w:insideV w:val="nil"/>
        </w:tcBorders>
        <w:shd w:val="clear" w:color="auto" w:fill="FFFFFF" w:themeFill="background1"/>
      </w:tcPr>
    </w:tblStylePr>
  </w:style>
  <w:style w:type="table" w:styleId="Middelsskyggelegging1uthevingsfarge1">
    <w:name w:val="Medium Shading 1 Accent 1"/>
    <w:basedOn w:val="Vanligtabell"/>
    <w:uiPriority w:val="63"/>
    <w:rsid w:val="002D66D8"/>
    <w:tblPr>
      <w:tblStyleRowBandSize w:val="1"/>
      <w:tblStyleColBandSize w:val="1"/>
      <w:tblInd w:w="0" w:type="nil"/>
      <w:tblCellMar>
        <w:left w:w="0" w:type="dxa"/>
        <w:right w:w="0" w:type="dxa"/>
      </w:tblCellMa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D3DFEE" w:themeFill="accent1"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rPr>
        <w:b/>
        <w:bCs/>
      </w:rPr>
    </w:tblStylePr>
  </w:style>
  <w:style w:type="table" w:styleId="Middelsskyggelegging1uthevingsfarge2">
    <w:name w:val="Medium Shading 1 Accent 2"/>
    <w:basedOn w:val="Vanligtabell"/>
    <w:uiPriority w:val="63"/>
    <w:rsid w:val="002D66D8"/>
    <w:tblPr>
      <w:tblStyleRowBandSize w:val="1"/>
      <w:tblStyleColBandSize w:val="1"/>
      <w:tblInd w:w="0" w:type="nil"/>
      <w:tblCellMar>
        <w:left w:w="0" w:type="dxa"/>
        <w:right w:w="0" w:type="dxa"/>
      </w:tblCellMa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tcBorders>
      <w:shd w:val="clear" w:color="auto" w:fill="EFD3D2" w:themeFill="accent2"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styleId="Middelsskyggelegging1uthevingsfarge3">
    <w:name w:val="Medium Shading 1 Accent 3"/>
    <w:basedOn w:val="Vanligtabell"/>
    <w:uiPriority w:val="63"/>
    <w:rsid w:val="002D66D8"/>
    <w:tblPr>
      <w:tblStyleRowBandSize w:val="1"/>
      <w:tblStyleColBandSize w:val="1"/>
      <w:tblInd w:w="0" w:type="nil"/>
      <w:tblCellMar>
        <w:left w:w="0" w:type="dxa"/>
        <w:right w:w="0" w:type="dxa"/>
      </w:tblCellMa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tcBorders>
      <w:shd w:val="clear" w:color="auto" w:fill="E6EED5" w:themeFill="accent3" w:themeFillTint="3F"/>
    </w:tc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StylePr>
    <w:tblStylePr w:type="firstCol">
      <w:rPr>
        <w:b/>
        <w:bCs/>
      </w:rPr>
    </w:tblStylePr>
    <w:tblStylePr w:type="lastCol">
      <w:rPr>
        <w:b/>
        <w:bCs/>
      </w:rPr>
    </w:tblStylePr>
  </w:style>
  <w:style w:type="table" w:styleId="Middelsskyggelegging1uthevingsfarge4">
    <w:name w:val="Medium Shading 1 Accent 4"/>
    <w:basedOn w:val="Vanligtabell"/>
    <w:uiPriority w:val="63"/>
    <w:rsid w:val="002D66D8"/>
    <w:tblPr>
      <w:tblStyleRowBandSize w:val="1"/>
      <w:tblStyleColBandSize w:val="1"/>
      <w:tblInd w:w="0" w:type="nil"/>
      <w:tblCellMar>
        <w:left w:w="0" w:type="dxa"/>
        <w:right w:w="0" w:type="dxa"/>
      </w:tblCellMa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shd w:val="clear" w:color="auto" w:fill="DFD8E8" w:themeFill="accent4" w:themeFillTint="3F"/>
    </w:tc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StylePr>
    <w:tblStylePr w:type="firstCol">
      <w:rPr>
        <w:b/>
        <w:bCs/>
      </w:rPr>
    </w:tblStylePr>
    <w:tblStylePr w:type="lastCol">
      <w:rPr>
        <w:b/>
        <w:bCs/>
      </w:rPr>
    </w:tblStylePr>
  </w:style>
  <w:style w:type="table" w:styleId="Middelsskyggelegging1uthevingsfarge5">
    <w:name w:val="Medium Shading 1 Accent 5"/>
    <w:basedOn w:val="Vanligtabell"/>
    <w:uiPriority w:val="63"/>
    <w:rsid w:val="002D66D8"/>
    <w:tblPr>
      <w:tblStyleRowBandSize w:val="1"/>
      <w:tblStyleColBandSize w:val="1"/>
      <w:tblInd w:w="0" w:type="nil"/>
      <w:tblCellMar>
        <w:left w:w="0" w:type="dxa"/>
        <w:right w:w="0" w:type="dxa"/>
      </w:tblCellMa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tcBorders>
      <w:shd w:val="clear" w:color="auto" w:fill="D2EAF1" w:themeFill="accent5" w:themeFillTint="3F"/>
    </w:tc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StylePr>
    <w:tblStylePr w:type="firstCol">
      <w:rPr>
        <w:b/>
        <w:bCs/>
      </w:rPr>
    </w:tblStylePr>
    <w:tblStylePr w:type="lastCol">
      <w:rPr>
        <w:b/>
        <w:bCs/>
      </w:rPr>
    </w:tblStylePr>
  </w:style>
  <w:style w:type="table" w:styleId="Middelsskyggelegging1uthevingsfarge6">
    <w:name w:val="Medium Shading 1 Accent 6"/>
    <w:basedOn w:val="Vanligtabell"/>
    <w:uiPriority w:val="63"/>
    <w:rsid w:val="002D66D8"/>
    <w:tblPr>
      <w:tblStyleRowBandSize w:val="1"/>
      <w:tblStyleColBandSize w:val="1"/>
      <w:tblInd w:w="0" w:type="nil"/>
      <w:tblCellMar>
        <w:left w:w="0" w:type="dxa"/>
        <w:right w:w="0" w:type="dxa"/>
      </w:tblCellMa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tcBorders>
      <w:shd w:val="clear" w:color="auto" w:fill="FDE4D0" w:themeFill="accent6" w:themeFillTint="3F"/>
    </w:tc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StylePr>
    <w:tblStylePr w:type="firstCol">
      <w:rPr>
        <w:b/>
        <w:bCs/>
      </w:rPr>
    </w:tblStylePr>
    <w:tblStylePr w:type="lastCol">
      <w:rPr>
        <w:b/>
        <w:bCs/>
      </w:rPr>
    </w:tblStylePr>
  </w:style>
  <w:style w:type="table" w:styleId="Middelsskyggelegging2">
    <w:name w:val="Medium Shading 2"/>
    <w:basedOn w:val="Vanligtabell"/>
    <w:uiPriority w:val="64"/>
    <w:rsid w:val="002D66D8"/>
    <w:tblPr>
      <w:tblStyleRowBandSize w:val="1"/>
      <w:tblStyleColBandSize w:val="1"/>
      <w:tblInd w:w="0" w:type="nil"/>
      <w:tblCellMar>
        <w:left w:w="0" w:type="dxa"/>
        <w:right w:w="0" w:type="dxa"/>
      </w:tblCellMar>
    </w:tblPr>
    <w:tcPr>
      <w:tcBorders>
        <w:top w:val="nil"/>
        <w:left w:val="nil"/>
        <w:bottom w:val="nil"/>
        <w:right w:val="single" w:sz="8" w:space="0" w:color="F79646" w:themeColor="accent6"/>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2D66D8"/>
    <w:tblPr>
      <w:tblStyleRowBandSize w:val="1"/>
      <w:tblStyleColBandSize w:val="1"/>
      <w:tblInd w:w="0" w:type="nil"/>
      <w:tblCellMar>
        <w:left w:w="0" w:type="dxa"/>
        <w:right w:w="0" w:type="dxa"/>
      </w:tblCellMar>
    </w:tblPr>
    <w:tcPr>
      <w:tcBorders>
        <w:top w:val="nil"/>
        <w:left w:val="nil"/>
        <w:bottom w:val="nil"/>
        <w:right w:val="single" w:sz="8" w:space="0" w:color="F79646" w:themeColor="accent6"/>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2D66D8"/>
    <w:tblPr>
      <w:tblStyleRowBandSize w:val="1"/>
      <w:tblStyleColBandSize w:val="1"/>
    </w:tblPr>
    <w:tcPr>
      <w:tcBorders>
        <w:left w:val="nil"/>
        <w:right w:val="nil"/>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2D66D8"/>
    <w:tblPr>
      <w:tblStyleRowBandSize w:val="1"/>
      <w:tblStyleColBandSize w:val="1"/>
      <w:tblInd w:w="0" w:type="nil"/>
      <w:tblCellMar>
        <w:left w:w="0" w:type="dxa"/>
        <w:right w:w="0" w:type="dxa"/>
      </w:tblCellMar>
    </w:tblPr>
    <w:tcPr>
      <w:tcBorders>
        <w:top w:val="double" w:sz="6" w:space="0" w:color="auto"/>
        <w:left w:val="nil"/>
        <w:bottom w:val="single" w:sz="18" w:space="0" w:color="auto"/>
        <w:right w:val="nil"/>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2D66D8"/>
    <w:tblPr>
      <w:tblStyleRowBandSize w:val="1"/>
      <w:tblStyleColBandSize w:val="1"/>
      <w:tblInd w:w="0" w:type="nil"/>
      <w:tblCellMar>
        <w:left w:w="0" w:type="dxa"/>
        <w:right w:w="0" w:type="dxa"/>
      </w:tblCellMar>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2D66D8"/>
    <w:tblPr>
      <w:tblStyleRowBandSize w:val="1"/>
      <w:tblStyleColBandSize w:val="1"/>
      <w:tblInd w:w="0" w:type="nil"/>
      <w:tblCellMar>
        <w:left w:w="0" w:type="dxa"/>
        <w:right w:w="0"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2D66D8"/>
    <w:tblPr>
      <w:tblStyleRowBandSize w:val="1"/>
      <w:tblStyleColBandSize w:val="1"/>
    </w:tblPr>
    <w:tcPr>
      <w:tcBorders>
        <w:left w:val="nil"/>
        <w:right w:val="nil"/>
      </w:tcBorders>
      <w:shd w:val="clear" w:color="auto" w:fill="3A56CE"/>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ldingshode">
    <w:name w:val="Message Header"/>
    <w:basedOn w:val="Normal"/>
    <w:link w:val="MeldingshodeTegn"/>
    <w:semiHidden/>
    <w:unhideWhenUsed/>
    <w:rsid w:val="002D66D8"/>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pPr>
    <w:rPr>
      <w:rFonts w:asciiTheme="majorHAnsi" w:eastAsiaTheme="majorEastAsia" w:hAnsiTheme="majorHAnsi" w:cstheme="majorBidi"/>
      <w:szCs w:val="24"/>
    </w:rPr>
  </w:style>
  <w:style w:type="character" w:customStyle="1" w:styleId="MeldingshodeTegn">
    <w:name w:val="Meldingshode Tegn"/>
    <w:basedOn w:val="Standardskriftforavsnitt"/>
    <w:link w:val="Meldingshode"/>
    <w:semiHidden/>
    <w:rsid w:val="002D66D8"/>
    <w:rPr>
      <w:rFonts w:asciiTheme="majorHAnsi" w:eastAsiaTheme="majorEastAsia" w:hAnsiTheme="majorHAnsi" w:cstheme="majorBidi"/>
      <w:sz w:val="24"/>
      <w:szCs w:val="24"/>
      <w:shd w:val="pct20" w:color="auto" w:fill="auto"/>
    </w:rPr>
  </w:style>
  <w:style w:type="paragraph" w:styleId="Notatoverskrift">
    <w:name w:val="Note Heading"/>
    <w:basedOn w:val="Normal"/>
    <w:next w:val="Normal"/>
    <w:link w:val="NotatoverskriftTegn"/>
    <w:semiHidden/>
    <w:unhideWhenUsed/>
    <w:rsid w:val="002D66D8"/>
    <w:pPr>
      <w:spacing w:before="0" w:after="0" w:line="240" w:lineRule="auto"/>
    </w:pPr>
  </w:style>
  <w:style w:type="character" w:customStyle="1" w:styleId="NotatoverskriftTegn">
    <w:name w:val="Notatoverskrift Tegn"/>
    <w:basedOn w:val="Standardskriftforavsnitt"/>
    <w:link w:val="Notatoverskrift"/>
    <w:semiHidden/>
    <w:rsid w:val="002D66D8"/>
    <w:rPr>
      <w:rFonts w:eastAsia="Calibri" w:cs="Cordia New"/>
      <w:sz w:val="24"/>
      <w:szCs w:val="22"/>
    </w:rPr>
  </w:style>
  <w:style w:type="paragraph" w:styleId="Rentekst">
    <w:name w:val="Plain Text"/>
    <w:basedOn w:val="Normal"/>
    <w:link w:val="RentekstTegn"/>
    <w:semiHidden/>
    <w:unhideWhenUsed/>
    <w:rsid w:val="002D66D8"/>
    <w:pPr>
      <w:spacing w:before="0" w:after="0" w:line="240" w:lineRule="auto"/>
    </w:pPr>
    <w:rPr>
      <w:rFonts w:ascii="Consolas" w:hAnsi="Consolas" w:cs="Consolas"/>
      <w:sz w:val="21"/>
      <w:szCs w:val="21"/>
    </w:rPr>
  </w:style>
  <w:style w:type="character" w:customStyle="1" w:styleId="RentekstTegn">
    <w:name w:val="Ren tekst Tegn"/>
    <w:basedOn w:val="Standardskriftforavsnitt"/>
    <w:link w:val="Rentekst"/>
    <w:semiHidden/>
    <w:rsid w:val="002D66D8"/>
    <w:rPr>
      <w:rFonts w:ascii="Consolas" w:eastAsia="Calibri" w:hAnsi="Consolas" w:cs="Consolas"/>
      <w:sz w:val="21"/>
      <w:szCs w:val="21"/>
    </w:rPr>
  </w:style>
  <w:style w:type="paragraph" w:styleId="Underskrift">
    <w:name w:val="Signature"/>
    <w:basedOn w:val="Normal"/>
    <w:link w:val="UnderskriftTegn"/>
    <w:semiHidden/>
    <w:unhideWhenUsed/>
    <w:rsid w:val="002D66D8"/>
    <w:pPr>
      <w:spacing w:before="0" w:after="0" w:line="240" w:lineRule="auto"/>
      <w:ind w:left="4320"/>
    </w:pPr>
  </w:style>
  <w:style w:type="character" w:customStyle="1" w:styleId="UnderskriftTegn">
    <w:name w:val="Underskrift Tegn"/>
    <w:basedOn w:val="Standardskriftforavsnitt"/>
    <w:link w:val="Underskrift"/>
    <w:semiHidden/>
    <w:rsid w:val="002D66D8"/>
    <w:rPr>
      <w:rFonts w:eastAsia="Calibri" w:cs="Cordia New"/>
      <w:sz w:val="24"/>
      <w:szCs w:val="22"/>
    </w:rPr>
  </w:style>
  <w:style w:type="table" w:styleId="Tabell-3D-effekt1">
    <w:name w:val="Table 3D effects 1"/>
    <w:basedOn w:val="Vanligtabell"/>
    <w:semiHidden/>
    <w:unhideWhenUsed/>
    <w:rsid w:val="002D66D8"/>
    <w:pPr>
      <w:spacing w:before="120" w:after="120" w:line="280" w:lineRule="atLeast"/>
    </w:pPr>
    <w:tblPr>
      <w:tblInd w:w="0" w:type="nil"/>
      <w:tblCellMar>
        <w:left w:w="0" w:type="dxa"/>
        <w:right w:w="0" w:type="dxa"/>
      </w:tblCellMar>
    </w:tblPr>
    <w:tcPr>
      <w:tcBorders>
        <w:top w:val="nil"/>
        <w:left w:val="single" w:sz="6" w:space="0" w:color="FFFFFF"/>
        <w:right w:val="single" w:sz="6" w:space="0" w:color="808080"/>
      </w:tcBorders>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StylePr>
    <w:tblStylePr w:type="lastCol">
      <w:tblPr/>
      <w:tcPr>
        <w:tcBorders>
          <w:left w:val="nil"/>
          <w:right w:val="nil"/>
          <w:insideH w:val="nil"/>
          <w:insideV w:val="nil"/>
        </w:tcBorders>
        <w:shd w:val="clear" w:color="auto" w:fill="3A56D0"/>
      </w:tcPr>
    </w:tblStylePr>
    <w:tblStylePr w:type="band1Vert">
      <w:tblPr/>
      <w:tcPr>
        <w:tcBorders>
          <w:left w:val="nil"/>
          <w:right w:val="nil"/>
        </w:tcBorders>
      </w:tcPr>
    </w:tblStylePr>
    <w:tblStylePr w:type="band1Horz">
      <w:tblPr/>
      <w:tcPr>
        <w:shd w:val="clear" w:color="auto" w:fill="D8D8D8" w:themeFill="background1" w:themeFillShade="D8"/>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semiHidden/>
    <w:unhideWhenUsed/>
    <w:rsid w:val="002D66D8"/>
    <w:pPr>
      <w:spacing w:before="120" w:after="120" w:line="280" w:lineRule="atLeast"/>
    </w:pPr>
    <w:tblPr>
      <w:tblStyleRowBandSize w:val="1"/>
      <w:tblInd w:w="0" w:type="nil"/>
      <w:tblCellMar>
        <w:left w:w="0" w:type="dxa"/>
        <w:right w:w="0" w:type="dxa"/>
      </w:tblCellMar>
    </w:tblPr>
    <w:tcPr>
      <w:tcBorders>
        <w:top w:val="nil"/>
        <w:left w:val="single" w:sz="6" w:space="0" w:color="FFFFFF"/>
        <w:bottom w:val="single" w:sz="6" w:space="0" w:color="FFFFFF"/>
        <w:right w:val="single" w:sz="6" w:space="0" w:color="FFFFFF"/>
      </w:tcBorders>
      <w:shd w:val="solid" w:color="C0C0C0" w:fill="FFFFFF"/>
    </w:tcPr>
    <w:tblStylePr w:type="firstRow">
      <w:rPr>
        <w:b/>
        <w:bCs/>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band1Vert">
      <w:tblPr/>
      <w:tcPr>
        <w:tcBorders>
          <w:left w:val="nil"/>
          <w:right w:val="nil"/>
        </w:tcBorders>
      </w:tcPr>
    </w:tblStylePr>
    <w:tblStylePr w:type="band1Horz">
      <w:tblPr/>
      <w:tcPr>
        <w:shd w:val="clear" w:color="auto" w:fill="D8D8D8" w:themeFill="background1" w:themeFillShade="D8"/>
      </w:tcPr>
    </w:tblStylePr>
    <w:tblStylePr w:type="seCell">
      <w:tblPr/>
      <w:tcPr>
        <w:tcBorders>
          <w:top w:val="none" w:sz="0" w:space="0" w:color="auto"/>
          <w:left w:val="none" w:sz="0" w:space="0" w:color="auto"/>
          <w:tl2br w:val="twistedLines1" w:sz="52" w:space="6" w:color="3A56DB"/>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semiHidden/>
    <w:unhideWhenUsed/>
    <w:rsid w:val="002D66D8"/>
    <w:pPr>
      <w:spacing w:before="120" w:after="120" w:line="280" w:lineRule="atLeast"/>
    </w:pPr>
    <w:tblPr>
      <w:tblStyleRowBandSize w:val="1"/>
      <w:tblStyleColBandSize w:val="1"/>
      <w:tblInd w:w="0" w:type="nil"/>
      <w:tblCellMar>
        <w:left w:w="0" w:type="dxa"/>
        <w:right w:w="0" w:type="dxa"/>
      </w:tblCellMar>
    </w:tblPr>
    <w:tcPr>
      <w:tcBorders>
        <w:bottom w:val="single" w:sz="6" w:space="0" w:color="FFFFFF"/>
        <w:right w:val="single" w:sz="6" w:space="0" w:color="FFFFFF"/>
      </w:tcBorders>
      <w:shd w:val="solid" w:color="C0C0C0" w:fill="FFFFFF"/>
    </w:tcPr>
    <w:tblStylePr w:type="firstRow">
      <w:rPr>
        <w:b/>
        <w:bCs/>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80" w:space="2"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StylePr>
    <w:tblStylePr w:type="band2Vert">
      <w:rPr>
        <w:color w:val="auto"/>
      </w:rPr>
    </w:tblStylePr>
    <w:tblStylePr w:type="seCell">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1">
    <w:name w:val="Table Classic 1"/>
    <w:basedOn w:val="Vanligtabell"/>
    <w:semiHidden/>
    <w:unhideWhenUsed/>
    <w:rsid w:val="002D66D8"/>
    <w:pPr>
      <w:spacing w:before="120" w:after="120" w:line="280" w:lineRule="atLeast"/>
    </w:pPr>
    <w:tblPr>
      <w:tblStyleRowBandSize w:val="1"/>
      <w:tblStyleColBandSize w:val="1"/>
    </w:tblPr>
    <w:tcPr>
      <w:tcBorders>
        <w:bottom w:val="single" w:sz="6" w:space="0" w:color="FFFFFF"/>
        <w:right w:val="single" w:sz="6" w:space="0" w:color="000000"/>
        <w:insideH w:val="celticKnotwork" w:sz="58" w:space="29" w:color="auto" w:frame="1"/>
        <w:tl2br w:val="celticKnotwork" w:sz="58" w:space="29" w:color="auto" w:frame="1"/>
      </w:tcBorders>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semiHidden/>
    <w:unhideWhenUsed/>
    <w:rsid w:val="002D66D8"/>
    <w:pPr>
      <w:spacing w:before="120" w:after="120" w:line="280" w:lineRule="atLeast"/>
    </w:pPr>
    <w:tblPr>
      <w:tblStyleRowBandSize w:val="1"/>
      <w:tblStyleColBandSize w:val="1"/>
    </w:tblPr>
    <w:tcPr>
      <w:tcBorders>
        <w:top w:val="single" w:sz="6" w:space="0" w:color="000000"/>
        <w:bottom w:val="single" w:sz="6" w:space="0" w:color="FFFFFF"/>
        <w:insideH w:val="celticKnotwork" w:sz="58" w:space="30" w:color="auto" w:frame="1"/>
        <w:tl2br w:val="celticKnotwork" w:sz="58" w:space="30" w:color="auto" w:frame="1"/>
      </w:tcBorders>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firstCol">
      <w:rPr>
        <w:b/>
        <w:bCs/>
      </w:r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semiHidden/>
    <w:unhideWhenUsed/>
    <w:rsid w:val="002D66D8"/>
    <w:pPr>
      <w:spacing w:before="120" w:after="120" w:line="280" w:lineRule="atLeast"/>
    </w:pPr>
    <w:rPr>
      <w:color w:val="000080"/>
    </w:rPr>
    <w:tblPr>
      <w:tblInd w:w="0" w:type="nil"/>
      <w:tblCellMar>
        <w:left w:w="0" w:type="dxa"/>
        <w:right w:w="0" w:type="dxa"/>
      </w:tblCellMar>
    </w:tblPr>
    <w:tcPr>
      <w:tcBorders>
        <w:top w:val="single" w:sz="6" w:space="0" w:color="000000"/>
      </w:tcBorders>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shd w:val="solid" w:color="C0C0C0" w:fill="FFFFFF"/>
      </w:tcPr>
    </w:tblStylePr>
    <w:tblStylePr w:type="neCell">
      <w:tblPr/>
      <w:tcPr>
        <w:tcBorders>
          <w:tl2br w:val="none" w:sz="0" w:space="0" w:color="auto"/>
          <w:tr2bl w:val="none" w:sz="0" w:space="26" w:color="auto" w:shadow="1"/>
        </w:tcBorders>
      </w:tcPr>
    </w:tblStylePr>
    <w:tblStylePr w:type="nwCell">
      <w:tblPr/>
      <w:tcPr>
        <w:tcBorders>
          <w:tl2br w:val="none" w:sz="0" w:space="0" w:color="auto"/>
          <w:tr2bl w:val="none" w:sz="0" w:space="0" w:color="auto"/>
        </w:tcBorders>
        <w:shd w:val="solid" w:color="800080" w:fill="FFFFFF"/>
      </w:tcPr>
    </w:tblStylePr>
    <w:tblStylePr w:type="swCell">
      <w:tblPr/>
      <w:tcPr>
        <w:tcBorders>
          <w:tl2br w:val="none" w:sz="0" w:space="0" w:color="auto"/>
          <w:tr2bl w:val="none" w:sz="0" w:space="0" w:color="auto"/>
        </w:tcBorders>
      </w:tcPr>
    </w:tblStylePr>
  </w:style>
  <w:style w:type="table" w:styleId="Tabell-klassisk4">
    <w:name w:val="Table Classic 4"/>
    <w:basedOn w:val="Vanligtabell"/>
    <w:semiHidden/>
    <w:unhideWhenUsed/>
    <w:rsid w:val="002D66D8"/>
    <w:pPr>
      <w:spacing w:before="120" w:after="120" w:line="280" w:lineRule="atLeast"/>
    </w:pPr>
    <w:tblPr>
      <w:tblInd w:w="0" w:type="nil"/>
      <w:tblCellMar>
        <w:left w:w="0" w:type="dxa"/>
        <w:right w:w="0" w:type="dxa"/>
      </w:tblCellMar>
    </w:tblPr>
    <w:tcPr>
      <w:tcBorders>
        <w:bottom w:val="single" w:sz="6" w:space="0" w:color="000000"/>
      </w:tcBorders>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StylePr>
    <w:tblStylePr w:type="firstCol">
      <w:rPr>
        <w:b/>
        <w:bCs/>
      </w:r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fargerik1">
    <w:name w:val="Table Colorful 1"/>
    <w:basedOn w:val="Vanligtabell"/>
    <w:semiHidden/>
    <w:unhideWhenUsed/>
    <w:rsid w:val="002D66D8"/>
    <w:pPr>
      <w:spacing w:before="120" w:after="120" w:line="280" w:lineRule="atLeast"/>
    </w:pPr>
    <w:rPr>
      <w:color w:val="FFFFFF"/>
    </w:rPr>
    <w:tblPr>
      <w:tblInd w:w="0" w:type="nil"/>
      <w:tblCellMar>
        <w:left w:w="0" w:type="dxa"/>
        <w:right w:w="0" w:type="dxa"/>
      </w:tblCellMar>
    </w:tblPr>
    <w:tblStylePr w:type="firstRow">
      <w:rPr>
        <w:b/>
        <w:bCs/>
        <w:i/>
        <w:iCs/>
      </w:rPr>
    </w:tblStylePr>
    <w:tblStylePr w:type="firstCol">
      <w:rPr>
        <w:b/>
        <w:bCs/>
        <w:i/>
        <w:iCs/>
      </w:rPr>
    </w:tblStylePr>
    <w:tblStylePr w:type="swCell">
      <w:rPr>
        <w:b/>
        <w:bCs/>
        <w:i w:val="0"/>
        <w:iCs w:val="0"/>
      </w:rPr>
    </w:tblStylePr>
  </w:style>
  <w:style w:type="table" w:styleId="Tabell-fargerik2">
    <w:name w:val="Table Colorful 2"/>
    <w:basedOn w:val="Vanligtabell"/>
    <w:semiHidden/>
    <w:unhideWhenUsed/>
    <w:rsid w:val="002D66D8"/>
    <w:pPr>
      <w:spacing w:before="120" w:after="120" w:line="280" w:lineRule="atLeast"/>
    </w:pPr>
    <w:tblPr/>
    <w:tcPr>
      <w:tcBorders>
        <w:top w:val="single" w:sz="6" w:space="0" w:color="000000"/>
      </w:tcBorders>
      <w:shd w:val="pct20" w:color="FFFF00" w:fill="FFFFFF"/>
    </w:tcPr>
    <w:tblStylePr w:type="firstRow">
      <w:rPr>
        <w:b/>
        <w:bCs/>
        <w:i/>
        <w:iCs/>
        <w:color w:val="FFFFFF"/>
      </w:rPr>
      <w:tblPr/>
      <w:tcPr>
        <w:tcBorders>
          <w:top w:val="single" w:sz="12" w:space="0" w:color="000000"/>
          <w:bottom w:val="single" w:sz="12" w:space="0" w:color="000000"/>
          <w:tl2br w:val="none" w:sz="0" w:space="0" w:color="auto"/>
          <w:tr2bl w:val="none" w:sz="0" w:space="0" w:color="auto"/>
        </w:tcBorders>
        <w:shd w:val="solid" w:color="800000" w:fill="FFFFFF"/>
      </w:tcPr>
    </w:tblStylePr>
    <w:tblStylePr w:type="lastRow">
      <w:tblPr/>
      <w:tcPr>
        <w:tcBorders>
          <w:top w:val="single" w:sz="12" w:space="0" w:color="000000"/>
          <w:tl2br w:val="none" w:sz="0" w:space="0" w:color="auto"/>
          <w:tr2bl w:val="none" w:sz="0" w:space="0" w:color="auto"/>
        </w:tcBorders>
        <w:shd w:val="solid" w:color="FFFFFF" w:fill="FFFFFF"/>
      </w:tcPr>
    </w:tblStylePr>
    <w:tblStylePr w:type="firstCol">
      <w:rPr>
        <w:b/>
        <w:bCs/>
        <w:i/>
        <w:iCs/>
      </w:rPr>
      <w:tblPr/>
      <w:tcPr>
        <w:tcBorders>
          <w:tl2br w:val="none" w:sz="0" w:space="0" w:color="auto"/>
          <w:tr2bl w:val="none" w:sz="0" w:space="0" w:color="auto"/>
        </w:tcBorders>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semiHidden/>
    <w:unhideWhenUsed/>
    <w:rsid w:val="002D66D8"/>
    <w:pPr>
      <w:spacing w:before="120" w:after="120" w:line="280" w:lineRule="atLeast"/>
    </w:pPr>
    <w:tblPr>
      <w:tblInd w:w="0" w:type="nil"/>
      <w:tblCellMar>
        <w:left w:w="0" w:type="dxa"/>
        <w:right w:w="0" w:type="dxa"/>
      </w:tblCellMar>
    </w:tblPr>
    <w:tblStylePr w:type="nwCell">
      <w:rPr>
        <w:b/>
        <w:bCs/>
        <w:color w:val="FFFFFF"/>
      </w:rPr>
    </w:tblStylePr>
  </w:style>
  <w:style w:type="table" w:styleId="Tabellkolonne1">
    <w:name w:val="Table Columns 1"/>
    <w:basedOn w:val="Vanligtabell"/>
    <w:semiHidden/>
    <w:unhideWhenUsed/>
    <w:rsid w:val="002D66D8"/>
    <w:pPr>
      <w:spacing w:before="120" w:after="120" w:line="280" w:lineRule="atLeast"/>
    </w:pPr>
    <w:rPr>
      <w:b/>
      <w:bCs/>
    </w:rPr>
    <w:tblPr/>
    <w:tcPr>
      <w:shd w:val="solid" w:color="FFFFFF" w:fill="FFFFFF"/>
    </w:tcPr>
    <w:tblStylePr w:type="firstRow">
      <w:rPr>
        <w:b w:val="0"/>
        <w:bCs w:val="0"/>
      </w:rPr>
      <w:tblPr/>
      <w:tcPr>
        <w:tcBorders>
          <w:tl2br w:val="none" w:sz="0" w:space="0" w:color="auto"/>
          <w:tr2bl w:val="none" w:sz="0" w:space="0" w:color="auto"/>
        </w:tcBorders>
        <w:shd w:val="solid" w:color="800000" w:fill="FFFFFF"/>
      </w:tc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table" w:styleId="Tabellkolonne2">
    <w:name w:val="Table Columns 2"/>
    <w:basedOn w:val="Vanligtabell"/>
    <w:semiHidden/>
    <w:unhideWhenUsed/>
    <w:rsid w:val="002D66D8"/>
    <w:pPr>
      <w:spacing w:before="120" w:after="120" w:line="280" w:lineRule="atLeast"/>
    </w:pPr>
    <w:rPr>
      <w:b/>
      <w:bCs/>
    </w:rPr>
    <w:tblPr>
      <w:tblStyleColBandSize w:val="1"/>
      <w:tblInd w:w="0" w:type="nil"/>
      <w:tblCellMar>
        <w:left w:w="0" w:type="dxa"/>
        <w:right w:w="0" w:type="dxa"/>
      </w:tblCellMar>
    </w:tblPr>
    <w:tcPr>
      <w:tcBorders>
        <w:bottom w:val="double" w:sz="6" w:space="0" w:color="000000"/>
      </w:tcBorders>
      <w:shd w:val="pct30" w:color="000000" w:fill="FFFFFF"/>
    </w:tcPr>
    <w:tblStylePr w:type="firstRow">
      <w:rPr>
        <w:color w:val="FFFFFF"/>
      </w:rPr>
      <w:tblPr/>
      <w:tcPr>
        <w:tcBorders>
          <w:bottom w:val="double" w:sz="6" w:space="0" w:color="000000"/>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semiHidden/>
    <w:unhideWhenUsed/>
    <w:rsid w:val="002D66D8"/>
    <w:pPr>
      <w:spacing w:before="120" w:after="120" w:line="280" w:lineRule="atLeast"/>
    </w:pPr>
    <w:rPr>
      <w:b/>
      <w:bCs/>
    </w:rPr>
    <w:tblPr>
      <w:tblInd w:w="0" w:type="nil"/>
      <w:tblCellMar>
        <w:left w:w="0" w:type="dxa"/>
        <w:right w:w="0" w:type="dxa"/>
      </w:tblCellMa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styleId="Tabellkolonne4">
    <w:name w:val="Table Columns 4"/>
    <w:basedOn w:val="Vanligtabell"/>
    <w:semiHidden/>
    <w:unhideWhenUsed/>
    <w:rsid w:val="002D66D8"/>
    <w:pPr>
      <w:spacing w:before="120" w:after="120" w:line="280" w:lineRule="atLeast"/>
    </w:pPr>
    <w:tblPr>
      <w:tblStyleColBandSize w:val="1"/>
    </w:tblPr>
    <w:tcPr>
      <w:tcBorders>
        <w:bottom w:val="double" w:sz="6" w:space="0" w:color="000000"/>
        <w:insideH w:val="celticKnotwork" w:sz="58" w:space="7" w:color="auto" w:shadow="1" w:frame="1"/>
        <w:tl2br w:val="celticKnotwork" w:sz="58" w:space="7" w:color="auto" w:shadow="1" w:frame="1"/>
      </w:tcBorders>
      <w:shd w:val="pct50" w:color="008080" w:fill="FFFFFF"/>
    </w:tc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00FF00" w:fill="FFFFFF"/>
      </w:tcPr>
    </w:tblStylePr>
    <w:tblStylePr w:type="neCell">
      <w:tblPr/>
      <w:tcPr>
        <w:tcBorders>
          <w:tl2br w:val="none" w:sz="0" w:space="0" w:color="auto"/>
          <w:tr2bl w:val="none" w:sz="0" w:space="0" w:color="auto"/>
        </w:tcBorders>
      </w:tcPr>
    </w:tblStylePr>
  </w:style>
  <w:style w:type="table" w:styleId="Tabellkolonne5">
    <w:name w:val="Table Columns 5"/>
    <w:basedOn w:val="Vanligtabell"/>
    <w:semiHidden/>
    <w:unhideWhenUsed/>
    <w:rsid w:val="002D66D8"/>
    <w:pPr>
      <w:spacing w:before="120" w:after="120" w:line="280" w:lineRule="atLeast"/>
    </w:pPr>
    <w:tblPr>
      <w:tblInd w:w="0" w:type="nil"/>
      <w:tblCellMar>
        <w:left w:w="0" w:type="dxa"/>
        <w:right w:w="0" w:type="dxa"/>
      </w:tblCellMa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styleId="Tabell-moderne">
    <w:name w:val="Table Contemporary"/>
    <w:basedOn w:val="Vanligtabell"/>
    <w:semiHidden/>
    <w:unhideWhenUsed/>
    <w:rsid w:val="002D66D8"/>
    <w:pPr>
      <w:spacing w:before="120" w:after="120" w:line="280" w:lineRule="atLeast"/>
    </w:pPr>
    <w:tblPr>
      <w:tblInd w:w="0" w:type="nil"/>
      <w:tblCellMar>
        <w:left w:w="0" w:type="dxa"/>
        <w:right w:w="0" w:type="dxa"/>
      </w:tblCellMar>
    </w:tblPr>
    <w:tblStylePr w:type="firstRow">
      <w:rPr>
        <w:b/>
        <w:bCs/>
        <w:color w:val="auto"/>
      </w:rPr>
    </w:tblStylePr>
    <w:tblStylePr w:type="band1Horz">
      <w:rPr>
        <w:color w:val="auto"/>
      </w:rPr>
    </w:tblStylePr>
    <w:tblStylePr w:type="band2Horz">
      <w:rPr>
        <w:color w:val="auto"/>
      </w:rPr>
    </w:tblStylePr>
  </w:style>
  <w:style w:type="table" w:styleId="Tabell-elegant">
    <w:name w:val="Table Elegant"/>
    <w:basedOn w:val="Vanligtabell"/>
    <w:semiHidden/>
    <w:unhideWhenUsed/>
    <w:rsid w:val="002D66D8"/>
    <w:pPr>
      <w:spacing w:before="120" w:after="120" w:line="280" w:lineRule="atLeast"/>
    </w:pPr>
    <w:tblPr>
      <w:tblInd w:w="0" w:type="nil"/>
      <w:tblCellMar>
        <w:left w:w="0" w:type="dxa"/>
        <w:right w:w="0" w:type="dxa"/>
      </w:tblCellMar>
    </w:tblPr>
    <w:tblStylePr w:type="firstRow">
      <w:rPr>
        <w:caps/>
        <w:color w:val="auto"/>
      </w:rPr>
    </w:tblStylePr>
  </w:style>
  <w:style w:type="table" w:styleId="Tabellrutenett1">
    <w:name w:val="Table Grid 1"/>
    <w:basedOn w:val="Vanligtabell"/>
    <w:semiHidden/>
    <w:unhideWhenUsed/>
    <w:rsid w:val="002D66D8"/>
    <w:pPr>
      <w:spacing w:before="120" w:after="120" w:line="280" w:lineRule="atLeast"/>
    </w:pPr>
    <w:tblPr/>
    <w:tblStylePr w:type="lastRow">
      <w:rPr>
        <w:i/>
        <w:iCs/>
      </w:rPr>
    </w:tblStylePr>
    <w:tblStylePr w:type="lastCol">
      <w:rPr>
        <w:i/>
        <w:iCs/>
      </w:rPr>
    </w:tblStylePr>
  </w:style>
  <w:style w:type="table" w:styleId="Tabellrutenett2">
    <w:name w:val="Table Grid 2"/>
    <w:basedOn w:val="Vanligtabell"/>
    <w:semiHidden/>
    <w:unhideWhenUsed/>
    <w:rsid w:val="002D66D8"/>
    <w:pPr>
      <w:spacing w:before="120" w:after="120" w:line="280" w:lineRule="atLeast"/>
    </w:pPr>
    <w:tblPr/>
    <w:tblStylePr w:type="firstRow">
      <w:rPr>
        <w:b/>
        <w:bCs/>
      </w:rPr>
    </w:tblStylePr>
    <w:tblStylePr w:type="lastRow">
      <w:rPr>
        <w:b/>
        <w:bCs/>
      </w:rPr>
    </w:tblStylePr>
    <w:tblStylePr w:type="firstCol">
      <w:rPr>
        <w:b/>
        <w:bCs/>
      </w:rPr>
    </w:tblStylePr>
    <w:tblStylePr w:type="lastCol">
      <w:rPr>
        <w:b/>
        <w:bCs/>
      </w:rPr>
    </w:tblStylePr>
  </w:style>
  <w:style w:type="table" w:styleId="Tabellrutenett3">
    <w:name w:val="Table Grid 3"/>
    <w:basedOn w:val="Vanligtabell"/>
    <w:semiHidden/>
    <w:unhideWhenUsed/>
    <w:rsid w:val="002D66D8"/>
    <w:pPr>
      <w:spacing w:before="120" w:after="120" w:line="280" w:lineRule="atLeast"/>
    </w:pPr>
    <w:tblPr/>
    <w:tblStylePr w:type="lastRow">
      <w:rPr>
        <w:b/>
        <w:bCs/>
      </w:rPr>
    </w:tblStylePr>
    <w:tblStylePr w:type="lastCol">
      <w:rPr>
        <w:b/>
        <w:bCs/>
      </w:rPr>
    </w:tblStylePr>
  </w:style>
  <w:style w:type="table" w:styleId="Tabellrutenett4">
    <w:name w:val="Table Grid 4"/>
    <w:basedOn w:val="Vanligtabell"/>
    <w:semiHidden/>
    <w:unhideWhenUsed/>
    <w:rsid w:val="002D66D8"/>
    <w:pPr>
      <w:spacing w:before="120" w:after="120" w:line="280" w:lineRule="atLeast"/>
    </w:pPr>
    <w:tblPr>
      <w:tblInd w:w="0" w:type="nil"/>
      <w:tblCellMar>
        <w:left w:w="0" w:type="dxa"/>
        <w:right w:w="0" w:type="dxa"/>
      </w:tblCellMar>
    </w:tblPr>
    <w:tblStylePr w:type="firstRow">
      <w:rPr>
        <w:color w:val="auto"/>
      </w:rPr>
    </w:tblStylePr>
    <w:tblStylePr w:type="lastRow">
      <w:rPr>
        <w:b/>
        <w:bCs/>
        <w:color w:val="auto"/>
      </w:rPr>
    </w:tblStylePr>
    <w:tblStylePr w:type="lastCol">
      <w:rPr>
        <w:b/>
        <w:bCs/>
        <w:color w:val="auto"/>
      </w:rPr>
    </w:tblStylePr>
  </w:style>
  <w:style w:type="table" w:styleId="Tabellrutenett5">
    <w:name w:val="Table Grid 5"/>
    <w:basedOn w:val="Vanligtabell"/>
    <w:semiHidden/>
    <w:unhideWhenUsed/>
    <w:rsid w:val="002D66D8"/>
    <w:pPr>
      <w:spacing w:before="120" w:after="120" w:line="280" w:lineRule="atLeast"/>
    </w:pPr>
    <w:tblPr>
      <w:tblInd w:w="0" w:type="nil"/>
      <w:tblCellMar>
        <w:left w:w="0" w:type="dxa"/>
        <w:right w:w="0" w:type="dxa"/>
      </w:tblCellMar>
    </w:tblPr>
    <w:tblStylePr w:type="lastRow">
      <w:rPr>
        <w:b/>
        <w:bCs/>
      </w:rPr>
    </w:tblStylePr>
    <w:tblStylePr w:type="lastCol">
      <w:rPr>
        <w:b/>
        <w:bCs/>
      </w:rPr>
    </w:tblStylePr>
  </w:style>
  <w:style w:type="table" w:styleId="Tabellrutenett6">
    <w:name w:val="Table Grid 6"/>
    <w:basedOn w:val="Vanligtabell"/>
    <w:semiHidden/>
    <w:unhideWhenUsed/>
    <w:rsid w:val="002D66D8"/>
    <w:pPr>
      <w:spacing w:before="120" w:after="120" w:line="280" w:lineRule="atLeast"/>
    </w:pPr>
    <w:tblPr>
      <w:tblInd w:w="0" w:type="nil"/>
      <w:tblCellMar>
        <w:left w:w="0" w:type="dxa"/>
        <w:right w:w="0"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tblPr/>
      <w:tcPr>
        <w:tcBorders>
          <w:tl2br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semiHidden/>
    <w:unhideWhenUsed/>
    <w:rsid w:val="002D66D8"/>
    <w:pPr>
      <w:spacing w:before="120" w:after="120" w:line="280" w:lineRule="atLeast"/>
    </w:pPr>
    <w:rPr>
      <w:b/>
      <w:bCs/>
    </w:rPr>
    <w:tblPr/>
    <w:tcPr>
      <w:tcBorders>
        <w:bottom w:val="single" w:sz="6" w:space="0" w:color="000000"/>
      </w:tcBorders>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StylePr>
    <w:tblStylePr w:type="lastCol">
      <w:rPr>
        <w:b w:val="0"/>
        <w:bCs w:val="0"/>
      </w:rPr>
    </w:tblStylePr>
    <w:tblStylePr w:type="nwCell">
      <w:tblPr/>
      <w:tcPr>
        <w:tcBorders>
          <w:tl2br w:val="single" w:sz="6" w:space="0" w:color="000000"/>
          <w:tr2bl w:val="none" w:sz="0" w:space="0" w:color="auto"/>
        </w:tcBorders>
      </w:tcPr>
    </w:tblStylePr>
  </w:style>
  <w:style w:type="table" w:styleId="Tabellrutenett8">
    <w:name w:val="Table Grid 8"/>
    <w:basedOn w:val="Vanligtabell"/>
    <w:semiHidden/>
    <w:unhideWhenUsed/>
    <w:rsid w:val="002D66D8"/>
    <w:pPr>
      <w:spacing w:before="120" w:after="120" w:line="280" w:lineRule="atLeast"/>
    </w:pPr>
    <w:tblPr/>
    <w:tcPr>
      <w:tcBorders>
        <w:bottom w:val="single" w:sz="12" w:space="0" w:color="000000"/>
      </w:tcBorders>
      <w:shd w:val="clear" w:color="auto" w:fill="auto"/>
    </w:tcPr>
    <w:tblStylePr w:type="firstRow">
      <w:rPr>
        <w:b/>
        <w:bCs/>
        <w:color w:val="FFFFFF"/>
      </w:rPr>
    </w:tblStylePr>
    <w:tblStylePr w:type="lastRow">
      <w:rPr>
        <w:b/>
        <w:bCs/>
        <w:color w:val="auto"/>
      </w:rPr>
    </w:tblStylePr>
    <w:tblStylePr w:type="lastCol">
      <w:rPr>
        <w:b/>
        <w:bCs/>
        <w:color w:val="auto"/>
      </w:rPr>
    </w:tblStylePr>
    <w:tblStylePr w:type="nwCell">
      <w:tblPr/>
      <w:tcPr>
        <w:tcBorders>
          <w:tl2br w:val="single" w:sz="6" w:space="0" w:color="000000"/>
          <w:tr2bl w:val="none" w:sz="0" w:space="0" w:color="auto"/>
        </w:tcBorders>
      </w:tcPr>
    </w:tblStylePr>
  </w:style>
  <w:style w:type="table" w:styleId="Tabelliste1">
    <w:name w:val="Table List 1"/>
    <w:basedOn w:val="Vanligtabell"/>
    <w:semiHidden/>
    <w:unhideWhenUsed/>
    <w:rsid w:val="002D66D8"/>
    <w:pPr>
      <w:spacing w:before="120" w:after="120" w:line="280" w:lineRule="atLeast"/>
    </w:pPr>
    <w:tblPr/>
    <w:tblStylePr w:type="firstRow">
      <w:rPr>
        <w:b/>
        <w:bCs/>
        <w:i/>
        <w:iCs/>
        <w:color w:val="800000"/>
      </w:rPr>
    </w:tblStylePr>
    <w:tblStylePr w:type="band1Horz">
      <w:rPr>
        <w:color w:val="auto"/>
      </w:rPr>
    </w:tblStylePr>
    <w:tblStylePr w:type="band2Horz">
      <w:rPr>
        <w:color w:val="auto"/>
      </w:rPr>
    </w:tblStylePr>
    <w:tblStylePr w:type="swCell">
      <w:rPr>
        <w:b/>
        <w:bCs/>
      </w:rPr>
    </w:tblStylePr>
  </w:style>
  <w:style w:type="table" w:styleId="Tabelliste2">
    <w:name w:val="Table List 2"/>
    <w:basedOn w:val="Vanligtabell"/>
    <w:semiHidden/>
    <w:unhideWhenUsed/>
    <w:rsid w:val="002D66D8"/>
    <w:pPr>
      <w:spacing w:before="120" w:after="120" w:line="280" w:lineRule="atLeast"/>
    </w:pPr>
    <w:tblPr>
      <w:tblStyleRowBandSize w:val="2"/>
    </w:tblPr>
    <w:tcPr>
      <w:tcBorders>
        <w:top w:val="single" w:sz="6" w:space="0" w:color="000000"/>
        <w:bottom w:val="single" w:sz="6" w:space="0" w:color="000000"/>
      </w:tcBorders>
      <w:shd w:val="pct20" w:color="00FF00" w:fill="FFFFFF"/>
    </w:tcPr>
    <w:tblStylePr w:type="firstRow">
      <w:rPr>
        <w:b/>
        <w:bCs/>
        <w:color w:val="FFFFFF"/>
      </w:r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semiHidden/>
    <w:unhideWhenUsed/>
    <w:rsid w:val="002D66D8"/>
    <w:pPr>
      <w:spacing w:before="120" w:after="120" w:line="280" w:lineRule="atLeast"/>
    </w:pPr>
    <w:tblPr>
      <w:tblInd w:w="0" w:type="nil"/>
      <w:tblCellMar>
        <w:left w:w="0" w:type="dxa"/>
        <w:right w:w="0" w:type="dxa"/>
      </w:tblCellMar>
    </w:tblPr>
    <w:tcPr>
      <w:tcBorders>
        <w:bottom w:val="single" w:sz="6" w:space="0" w:color="000000"/>
      </w:tcBorders>
      <w:shd w:val="clear" w:color="auto" w:fill="auto"/>
    </w:tcPr>
    <w:tblStylePr w:type="firstRow">
      <w:rPr>
        <w:b/>
        <w:bCs/>
        <w:color w:val="000080"/>
      </w:rPr>
    </w:tblStylePr>
    <w:tblStylePr w:type="swCell">
      <w:rPr>
        <w:i/>
        <w:iCs/>
        <w:color w:val="000080"/>
      </w:rPr>
    </w:tblStylePr>
  </w:style>
  <w:style w:type="table" w:styleId="Tabelliste4">
    <w:name w:val="Table List 4"/>
    <w:basedOn w:val="Vanligtabell"/>
    <w:semiHidden/>
    <w:unhideWhenUsed/>
    <w:rsid w:val="002D66D8"/>
    <w:pPr>
      <w:spacing w:before="120" w:after="120" w:line="280" w:lineRule="atLeast"/>
    </w:pPr>
    <w:tblPr>
      <w:tblInd w:w="0" w:type="nil"/>
      <w:tblCellMar>
        <w:left w:w="0" w:type="dxa"/>
        <w:right w:w="0" w:type="dxa"/>
      </w:tblCellMar>
    </w:tblPr>
    <w:tblStylePr w:type="firstRow">
      <w:rPr>
        <w:b/>
        <w:bCs/>
        <w:color w:val="FFFFFF"/>
      </w:rPr>
    </w:tblStylePr>
  </w:style>
  <w:style w:type="table" w:styleId="Tabelliste6">
    <w:name w:val="Table List 6"/>
    <w:basedOn w:val="Vanligtabell"/>
    <w:semiHidden/>
    <w:unhideWhenUsed/>
    <w:rsid w:val="002D66D8"/>
    <w:pPr>
      <w:spacing w:before="120" w:after="120" w:line="280" w:lineRule="atLeast"/>
    </w:pPr>
    <w:tblPr>
      <w:tblStyleRowBandSize w:val="1"/>
    </w:tblPr>
    <w:tcPr>
      <w:tcBorders>
        <w:bottom w:val="single" w:sz="12" w:space="0" w:color="000000"/>
        <w:right w:val="single" w:sz="12" w:space="0" w:color="000000"/>
      </w:tcBorders>
      <w:shd w:val="pct50" w:color="000000" w:fill="FFFFFF"/>
    </w:tcPr>
    <w:tblStylePr w:type="firstRow">
      <w:rPr>
        <w:b/>
        <w:bCs/>
      </w:rPr>
    </w:tblStylePr>
    <w:tblStylePr w:type="firstCol">
      <w:rPr>
        <w:b/>
        <w:bCs/>
      </w:rPr>
    </w:tblStylePr>
  </w:style>
  <w:style w:type="table" w:styleId="Tabelliste7">
    <w:name w:val="Table List 7"/>
    <w:basedOn w:val="Vanligtabell"/>
    <w:semiHidden/>
    <w:unhideWhenUsed/>
    <w:rsid w:val="002D66D8"/>
    <w:pPr>
      <w:spacing w:before="120" w:after="120" w:line="280" w:lineRule="atLeast"/>
    </w:pPr>
    <w:tblPr>
      <w:tblStyleRowBandSize w:val="1"/>
    </w:tblPr>
    <w:tcPr>
      <w:tcBorders>
        <w:top w:val="single" w:sz="12" w:space="0" w:color="008000"/>
        <w:right w:val="single" w:sz="12" w:space="0" w:color="000000"/>
      </w:tcBorders>
    </w:tc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StylePr>
    <w:tblStylePr w:type="firstCol">
      <w:rPr>
        <w:b/>
        <w:bCs/>
      </w:rPr>
    </w:tblStylePr>
    <w:tblStylePr w:type="lastCol">
      <w:rPr>
        <w:b/>
        <w:bCs/>
      </w:rPr>
    </w:tblStylePr>
    <w:tblStylePr w:type="band1Horz">
      <w:rPr>
        <w:color w:val="auto"/>
      </w:rPr>
    </w:tblStylePr>
  </w:style>
  <w:style w:type="table" w:styleId="Tabelliste8">
    <w:name w:val="Table List 8"/>
    <w:basedOn w:val="Vanligtabell"/>
    <w:semiHidden/>
    <w:unhideWhenUsed/>
    <w:rsid w:val="002D66D8"/>
    <w:pPr>
      <w:spacing w:before="120" w:after="120" w:line="280" w:lineRule="atLeast"/>
    </w:pPr>
    <w:tblPr>
      <w:tblStyleRowBandSize w:val="1"/>
      <w:tblInd w:w="0" w:type="nil"/>
      <w:tblCellMar>
        <w:left w:w="0" w:type="dxa"/>
        <w:right w:w="0" w:type="dxa"/>
      </w:tblCellMar>
    </w:tblPr>
    <w:tcPr>
      <w:tcBorders>
        <w:top w:val="single" w:sz="6" w:space="0" w:color="000000"/>
      </w:tcBorders>
      <w:shd w:val="pct25" w:color="FFFF00" w:fill="FFFFFF"/>
    </w:tc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StylePr>
    <w:tblStylePr w:type="firstCol">
      <w:rPr>
        <w:b/>
        <w:bCs/>
      </w:rPr>
    </w:tblStylePr>
    <w:tblStylePr w:type="lastCol">
      <w:rPr>
        <w:b/>
        <w:bCs/>
      </w:rPr>
    </w:tblStylePr>
    <w:tblStylePr w:type="band1Horz">
      <w:rPr>
        <w:color w:val="auto"/>
      </w:rPr>
    </w:tblStylePr>
  </w:style>
  <w:style w:type="paragraph" w:styleId="Kildeliste">
    <w:name w:val="table of authorities"/>
    <w:basedOn w:val="Normal"/>
    <w:next w:val="Normal"/>
    <w:semiHidden/>
    <w:unhideWhenUsed/>
    <w:rsid w:val="002D66D8"/>
    <w:pPr>
      <w:spacing w:after="0"/>
      <w:ind w:left="240" w:hanging="240"/>
    </w:pPr>
  </w:style>
  <w:style w:type="table" w:styleId="Tabell-profesjonell">
    <w:name w:val="Table Professional"/>
    <w:basedOn w:val="Vanligtabell"/>
    <w:semiHidden/>
    <w:unhideWhenUsed/>
    <w:rsid w:val="002D66D8"/>
    <w:pPr>
      <w:spacing w:before="120" w:after="120" w:line="280" w:lineRule="atLeast"/>
    </w:pPr>
    <w:tblPr/>
    <w:tblStylePr w:type="firstRow">
      <w:rPr>
        <w:b/>
        <w:bCs/>
        <w:color w:val="auto"/>
      </w:rPr>
    </w:tblStylePr>
  </w:style>
  <w:style w:type="table" w:styleId="Enkelttabell1">
    <w:name w:val="Table Simple 1"/>
    <w:basedOn w:val="Vanligtabell"/>
    <w:semiHidden/>
    <w:unhideWhenUsed/>
    <w:rsid w:val="002D66D8"/>
    <w:pPr>
      <w:spacing w:before="120" w:after="120" w:line="280" w:lineRule="atLeast"/>
    </w:pPr>
    <w:tblPr/>
  </w:style>
  <w:style w:type="table" w:styleId="Enkelttabell2">
    <w:name w:val="Table Simple 2"/>
    <w:basedOn w:val="Vanligtabell"/>
    <w:semiHidden/>
    <w:unhideWhenUsed/>
    <w:rsid w:val="002D66D8"/>
    <w:pPr>
      <w:spacing w:before="120" w:after="120" w:line="280" w:lineRule="atLeast"/>
    </w:pPr>
    <w:tblPr>
      <w:tblInd w:w="0" w:type="nil"/>
      <w:tblCellMar>
        <w:left w:w="0" w:type="dxa"/>
        <w:right w:w="0" w:type="dxa"/>
      </w:tblCellMa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styleId="Enkelttabell3">
    <w:name w:val="Table Simple 3"/>
    <w:basedOn w:val="Vanligtabell"/>
    <w:semiHidden/>
    <w:unhideWhenUsed/>
    <w:rsid w:val="002D66D8"/>
    <w:pPr>
      <w:spacing w:before="120" w:after="120" w:line="280" w:lineRule="atLeast"/>
    </w:pPr>
    <w:tblPr>
      <w:tblInd w:w="0" w:type="nil"/>
      <w:tblCellMar>
        <w:left w:w="0" w:type="dxa"/>
        <w:right w:w="0" w:type="dxa"/>
      </w:tblCellMar>
    </w:tblPr>
    <w:tcPr>
      <w:tcBorders>
        <w:bottom w:val="single" w:sz="12" w:space="0" w:color="000000"/>
        <w:insideH w:val="single" w:sz="6" w:space="0" w:color="000000"/>
        <w:tl2br w:val="single" w:sz="6" w:space="0" w:color="000000"/>
      </w:tcBorders>
      <w:shd w:val="clear" w:color="auto" w:fill="auto"/>
    </w:tcPr>
    <w:tblStylePr w:type="firstRow">
      <w:rPr>
        <w:b/>
        <w:bCs/>
        <w:color w:val="FFFFFF"/>
      </w:rPr>
      <w:tblPr/>
      <w:tcPr>
        <w:tcBorders>
          <w:tl2br w:val="none" w:sz="0" w:space="0" w:color="auto"/>
          <w:tr2bl w:val="none" w:sz="0" w:space="0" w:color="auto"/>
        </w:tcBorders>
        <w:shd w:val="solid" w:color="000000" w:fill="FFFFFF"/>
      </w:tcPr>
    </w:tblStylePr>
    <w:tblStylePr w:type="nwCell">
      <w:tblPr/>
      <w:tcPr>
        <w:tcBorders>
          <w:tl2br w:val="single" w:sz="6" w:space="0" w:color="000000"/>
        </w:tcBorders>
      </w:tcPr>
    </w:tblStylePr>
  </w:style>
  <w:style w:type="table" w:styleId="Tabell-svak1">
    <w:name w:val="Table Subtle 1"/>
    <w:basedOn w:val="Vanligtabell"/>
    <w:semiHidden/>
    <w:unhideWhenUsed/>
    <w:rsid w:val="002D66D8"/>
    <w:pPr>
      <w:spacing w:before="120" w:after="120" w:line="280" w:lineRule="atLeast"/>
    </w:pPr>
    <w:tblPr>
      <w:tblStyleRowBandSize w:val="1"/>
    </w:tblPr>
    <w:tcPr>
      <w:tcBorders>
        <w:top w:val="single" w:sz="12" w:space="0" w:color="000000"/>
        <w:bottom w:val="none" w:sz="0" w:space="0" w:color="714A80"/>
      </w:tcBorders>
      <w:shd w:val="pct25" w:color="800080" w:fill="FFFFFF"/>
    </w:tc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semiHidden/>
    <w:unhideWhenUsed/>
    <w:rsid w:val="002D66D8"/>
    <w:pPr>
      <w:spacing w:before="120" w:after="120" w:line="280" w:lineRule="atLeast"/>
    </w:pPr>
    <w:tblPr>
      <w:tblStyleRowBandSize w:val="1"/>
      <w:tblInd w:w="0" w:type="nil"/>
      <w:tblCellMar>
        <w:left w:w="0" w:type="dxa"/>
        <w:right w:w="0" w:type="dxa"/>
      </w:tblCellMar>
    </w:tblPr>
    <w:tcPr>
      <w:tcBorders>
        <w:bottom w:val="none" w:sz="0" w:space="0" w:color="714A80"/>
        <w:insideH w:val="none" w:sz="0" w:space="22" w:color="auto" w:frame="1"/>
        <w:tl2br w:val="none" w:sz="0" w:space="22" w:color="auto" w:frame="1"/>
      </w:tcBorders>
      <w:shd w:val="pct25" w:color="808000" w:fill="FFFFFF"/>
    </w:tc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nwCell">
      <w:tblPr/>
      <w:tcPr>
        <w:tcBorders>
          <w:tl2br w:val="snowflakeFancy" w:sz="6" w:space="26" w:color="000000" w:shadow="1" w:frame="1"/>
        </w:tcBorders>
      </w:tcPr>
    </w:tblStylePr>
    <w:tblStylePr w:type="swCell">
      <w:rPr>
        <w:b/>
        <w:bCs/>
      </w:rPr>
      <w:tblPr/>
      <w:tcPr>
        <w:tcBorders>
          <w:tl2br w:val="none" w:sz="0" w:space="0" w:color="auto"/>
          <w:tr2bl w:val="none" w:sz="0" w:space="0" w:color="auto"/>
        </w:tcBorders>
      </w:tcPr>
    </w:tblStylePr>
  </w:style>
  <w:style w:type="table" w:styleId="Tabelltemaer">
    <w:name w:val="Table Theme"/>
    <w:basedOn w:val="Vanligtabell"/>
    <w:semiHidden/>
    <w:unhideWhenUsed/>
    <w:rsid w:val="002D66D8"/>
    <w:pPr>
      <w:spacing w:before="120" w:after="120" w:line="280" w:lineRule="atLeast"/>
    </w:pPr>
    <w:tblPr>
      <w:tblInd w:w="0" w:type="nil"/>
      <w:tblCellMar>
        <w:left w:w="0" w:type="dxa"/>
        <w:right w:w="0" w:type="dxa"/>
      </w:tblCellMar>
    </w:tblPr>
  </w:style>
  <w:style w:type="table" w:styleId="Tabell-Web1">
    <w:name w:val="Table Web 1"/>
    <w:basedOn w:val="Vanligtabell"/>
    <w:semiHidden/>
    <w:unhideWhenUsed/>
    <w:rsid w:val="002D66D8"/>
    <w:pPr>
      <w:spacing w:before="120" w:after="120" w:line="280" w:lineRule="atLeast"/>
    </w:pPr>
    <w:tblPr>
      <w:tblInd w:w="0" w:type="nil"/>
      <w:tblCellMar>
        <w:left w:w="0" w:type="dxa"/>
        <w:right w:w="0" w:type="dxa"/>
      </w:tblCellMar>
    </w:tblPr>
    <w:tblStylePr w:type="firstRow">
      <w:rPr>
        <w:color w:val="auto"/>
      </w:rPr>
    </w:tblStylePr>
  </w:style>
  <w:style w:type="table" w:styleId="Tabell-Web2">
    <w:name w:val="Table Web 2"/>
    <w:basedOn w:val="Vanligtabell"/>
    <w:semiHidden/>
    <w:unhideWhenUsed/>
    <w:rsid w:val="002D66D8"/>
    <w:pPr>
      <w:spacing w:before="120" w:after="120" w:line="280" w:lineRule="atLeast"/>
    </w:pPr>
    <w:tblPr>
      <w:tblStyleRowBandSize w:val="1"/>
      <w:tblInd w:w="0" w:type="nil"/>
      <w:tblCellMar>
        <w:left w:w="0" w:type="dxa"/>
        <w:right w:w="0" w:type="dxa"/>
      </w:tblCellMar>
    </w:tblPr>
    <w:tblStylePr w:type="firstRow">
      <w:rPr>
        <w:color w:val="auto"/>
      </w:rPr>
    </w:tblStylePr>
  </w:style>
  <w:style w:type="table" w:styleId="Tabell-Web3">
    <w:name w:val="Table Web 3"/>
    <w:basedOn w:val="Vanligtabell"/>
    <w:semiHidden/>
    <w:unhideWhenUsed/>
    <w:rsid w:val="002D66D8"/>
    <w:pPr>
      <w:spacing w:before="120" w:after="120" w:line="280" w:lineRule="atLeast"/>
    </w:pPr>
    <w:tblPr>
      <w:tblStyleRowBandSize w:val="1"/>
      <w:tblInd w:w="0" w:type="nil"/>
      <w:tblCellMar>
        <w:left w:w="0" w:type="dxa"/>
        <w:right w:w="0" w:type="dxa"/>
      </w:tblCellMar>
    </w:tblPr>
    <w:tblStylePr w:type="firstRow">
      <w:rPr>
        <w:color w:val="auto"/>
      </w:rPr>
    </w:tblStylePr>
  </w:style>
  <w:style w:type="paragraph" w:styleId="Kildelisteoverskrift">
    <w:name w:val="toa heading"/>
    <w:basedOn w:val="Normal"/>
    <w:next w:val="Normal"/>
    <w:semiHidden/>
    <w:unhideWhenUsed/>
    <w:rsid w:val="002D66D8"/>
    <w:rPr>
      <w:rFonts w:asciiTheme="majorHAnsi" w:eastAsiaTheme="majorEastAsia" w:hAnsiTheme="majorHAnsi" w:cstheme="majorBidi"/>
      <w:b/>
      <w:bCs/>
      <w:szCs w:val="24"/>
    </w:rPr>
  </w:style>
  <w:style w:type="paragraph" w:customStyle="1" w:styleId="TableHeadings">
    <w:name w:val="Table Headings"/>
    <w:basedOn w:val="Normal"/>
    <w:rsid w:val="00C44549"/>
    <w:pPr>
      <w:keepNext/>
      <w:spacing w:before="40" w:after="40" w:line="240" w:lineRule="auto"/>
      <w:jc w:val="center"/>
    </w:pPr>
    <w:rPr>
      <w:rFonts w:eastAsia="Times New Roman" w:cs="Times New Roman"/>
      <w:b/>
      <w:kern w:val="24"/>
      <w:szCs w:val="24"/>
      <w:lang w:eastAsia="ja-JP"/>
    </w:rPr>
  </w:style>
  <w:style w:type="character" w:customStyle="1" w:styleId="ListeavsnittTegn">
    <w:name w:val="Listeavsnitt Tegn"/>
    <w:basedOn w:val="Standardskriftforavsnitt"/>
    <w:link w:val="Listeavsnitt"/>
    <w:uiPriority w:val="34"/>
    <w:locked/>
    <w:rsid w:val="002C4DB0"/>
    <w:rPr>
      <w:rFonts w:eastAsia="Times New Roman"/>
      <w:sz w:val="24"/>
      <w:szCs w:val="24"/>
    </w:rPr>
  </w:style>
  <w:style w:type="paragraph" w:styleId="Topptekst">
    <w:name w:val="header"/>
    <w:basedOn w:val="Normal"/>
    <w:link w:val="TopptekstTegn"/>
    <w:unhideWhenUsed/>
    <w:rsid w:val="00970CA5"/>
    <w:pPr>
      <w:tabs>
        <w:tab w:val="center" w:pos="4680"/>
        <w:tab w:val="right" w:pos="9360"/>
      </w:tabs>
      <w:spacing w:before="0" w:after="0" w:line="240" w:lineRule="auto"/>
    </w:pPr>
  </w:style>
  <w:style w:type="character" w:customStyle="1" w:styleId="TopptekstTegn">
    <w:name w:val="Topptekst Tegn"/>
    <w:basedOn w:val="Standardskriftforavsnitt"/>
    <w:link w:val="Topptekst"/>
    <w:rsid w:val="00970CA5"/>
    <w:rPr>
      <w:rFonts w:eastAsia="Calibri" w:cs="Cordia New"/>
      <w:sz w:val="24"/>
      <w:szCs w:val="22"/>
    </w:rPr>
  </w:style>
  <w:style w:type="paragraph" w:styleId="Bunntekst">
    <w:name w:val="footer"/>
    <w:basedOn w:val="Normal"/>
    <w:link w:val="BunntekstTegn"/>
    <w:uiPriority w:val="99"/>
    <w:unhideWhenUsed/>
    <w:rsid w:val="00970CA5"/>
    <w:pPr>
      <w:tabs>
        <w:tab w:val="center" w:pos="4680"/>
        <w:tab w:val="right" w:pos="9360"/>
      </w:tabs>
      <w:spacing w:before="0" w:after="0" w:line="240" w:lineRule="auto"/>
    </w:pPr>
  </w:style>
  <w:style w:type="character" w:customStyle="1" w:styleId="BunntekstTegn">
    <w:name w:val="Bunntekst Tegn"/>
    <w:basedOn w:val="Standardskriftforavsnitt"/>
    <w:link w:val="Bunntekst"/>
    <w:uiPriority w:val="99"/>
    <w:rsid w:val="00970CA5"/>
    <w:rPr>
      <w:rFonts w:eastAsia="Calibri" w:cs="Cordia New"/>
      <w:sz w:val="24"/>
      <w:szCs w:val="22"/>
    </w:rPr>
  </w:style>
  <w:style w:type="paragraph" w:styleId="Blokktekst">
    <w:name w:val="Block Text"/>
    <w:basedOn w:val="Normal"/>
    <w:semiHidden/>
    <w:unhideWhenUsed/>
    <w:qFormat/>
    <w:rsid w:val="00DA0ACE"/>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cstheme="minorBidi"/>
      <w:i/>
      <w:iCs/>
      <w:color w:val="4F81BD" w:themeColor="accent1"/>
    </w:rPr>
  </w:style>
  <w:style w:type="paragraph" w:styleId="Brdtekst">
    <w:name w:val="Body Text"/>
    <w:basedOn w:val="Normal"/>
    <w:link w:val="BrdtekstTegn"/>
    <w:uiPriority w:val="99"/>
    <w:unhideWhenUsed/>
    <w:rsid w:val="00DA0ACE"/>
  </w:style>
  <w:style w:type="character" w:customStyle="1" w:styleId="BrdtekstTegn">
    <w:name w:val="Brødtekst Tegn"/>
    <w:basedOn w:val="Standardskriftforavsnitt"/>
    <w:link w:val="Brdtekst"/>
    <w:uiPriority w:val="99"/>
    <w:rsid w:val="00DA0ACE"/>
    <w:rPr>
      <w:rFonts w:eastAsia="Calibri" w:cs="Cordia New"/>
      <w:sz w:val="24"/>
      <w:szCs w:val="22"/>
    </w:rPr>
  </w:style>
  <w:style w:type="paragraph" w:styleId="Bildetekst">
    <w:name w:val="caption"/>
    <w:basedOn w:val="Normal"/>
    <w:next w:val="Normal"/>
    <w:unhideWhenUsed/>
    <w:rsid w:val="00DA0ACE"/>
    <w:pPr>
      <w:spacing w:before="0" w:after="200" w:line="240" w:lineRule="auto"/>
    </w:pPr>
    <w:rPr>
      <w:b/>
      <w:bCs/>
      <w:color w:val="4F81BD" w:themeColor="accent1"/>
      <w:sz w:val="18"/>
      <w:szCs w:val="18"/>
    </w:rPr>
  </w:style>
  <w:style w:type="paragraph" w:styleId="Merknadstekst">
    <w:name w:val="annotation text"/>
    <w:basedOn w:val="Normal"/>
    <w:link w:val="MerknadstekstTegn"/>
    <w:uiPriority w:val="99"/>
    <w:unhideWhenUsed/>
    <w:rsid w:val="00DA0ACE"/>
    <w:pPr>
      <w:spacing w:line="240" w:lineRule="auto"/>
    </w:pPr>
    <w:rPr>
      <w:sz w:val="20"/>
      <w:szCs w:val="20"/>
    </w:rPr>
  </w:style>
  <w:style w:type="character" w:customStyle="1" w:styleId="MerknadstekstTegn">
    <w:name w:val="Merknadstekst Tegn"/>
    <w:basedOn w:val="Standardskriftforavsnitt"/>
    <w:link w:val="Merknadstekst"/>
    <w:uiPriority w:val="99"/>
    <w:rsid w:val="00DA0ACE"/>
    <w:rPr>
      <w:rFonts w:eastAsia="Calibri" w:cs="Cordia New"/>
    </w:rPr>
  </w:style>
  <w:style w:type="paragraph" w:styleId="Kommentaremne">
    <w:name w:val="annotation subject"/>
    <w:basedOn w:val="Merknadstekst"/>
    <w:next w:val="Merknadstekst"/>
    <w:link w:val="KommentaremneTegn"/>
    <w:uiPriority w:val="99"/>
    <w:semiHidden/>
    <w:unhideWhenUsed/>
    <w:rsid w:val="00DA0ACE"/>
    <w:rPr>
      <w:b/>
      <w:bCs/>
    </w:rPr>
  </w:style>
  <w:style w:type="character" w:customStyle="1" w:styleId="KommentaremneTegn">
    <w:name w:val="Kommentaremne Tegn"/>
    <w:basedOn w:val="MerknadstekstTegn"/>
    <w:link w:val="Kommentaremne"/>
    <w:uiPriority w:val="99"/>
    <w:semiHidden/>
    <w:rsid w:val="00DA0ACE"/>
    <w:rPr>
      <w:rFonts w:eastAsia="Calibri" w:cs="Cordia New"/>
      <w:b/>
      <w:bCs/>
    </w:rPr>
  </w:style>
  <w:style w:type="paragraph" w:styleId="Dokumentkart">
    <w:name w:val="Document Map"/>
    <w:basedOn w:val="Normal"/>
    <w:link w:val="DokumentkartTegn"/>
    <w:uiPriority w:val="99"/>
    <w:semiHidden/>
    <w:unhideWhenUsed/>
    <w:rsid w:val="00DA0ACE"/>
    <w:pPr>
      <w:spacing w:before="0" w:after="0" w:line="240" w:lineRule="auto"/>
    </w:pPr>
    <w:rPr>
      <w:rFonts w:ascii="Tahoma" w:hAnsi="Tahoma" w:cs="Tahoma"/>
      <w:sz w:val="16"/>
      <w:szCs w:val="16"/>
    </w:rPr>
  </w:style>
  <w:style w:type="character" w:customStyle="1" w:styleId="DokumentkartTegn">
    <w:name w:val="Dokumentkart Tegn"/>
    <w:basedOn w:val="Standardskriftforavsnitt"/>
    <w:link w:val="Dokumentkart"/>
    <w:uiPriority w:val="99"/>
    <w:semiHidden/>
    <w:rsid w:val="00DA0ACE"/>
    <w:rPr>
      <w:rFonts w:ascii="Tahoma" w:eastAsia="Calibri" w:hAnsi="Tahoma" w:cs="Tahoma"/>
      <w:sz w:val="16"/>
      <w:szCs w:val="16"/>
    </w:rPr>
  </w:style>
  <w:style w:type="paragraph" w:styleId="Sluttnotetekst">
    <w:name w:val="endnote text"/>
    <w:basedOn w:val="Normal"/>
    <w:link w:val="SluttnotetekstTegn"/>
    <w:semiHidden/>
    <w:unhideWhenUsed/>
    <w:rsid w:val="00DA0ACE"/>
    <w:pPr>
      <w:spacing w:before="0" w:after="0" w:line="240" w:lineRule="auto"/>
    </w:pPr>
    <w:rPr>
      <w:sz w:val="20"/>
      <w:szCs w:val="20"/>
    </w:rPr>
  </w:style>
  <w:style w:type="character" w:customStyle="1" w:styleId="SluttnotetekstTegn">
    <w:name w:val="Sluttnotetekst Tegn"/>
    <w:basedOn w:val="Standardskriftforavsnitt"/>
    <w:link w:val="Sluttnotetekst"/>
    <w:semiHidden/>
    <w:rsid w:val="00DA0ACE"/>
    <w:rPr>
      <w:rFonts w:eastAsia="Calibri" w:cs="Cordia New"/>
    </w:rPr>
  </w:style>
  <w:style w:type="character" w:styleId="Fulgthyperkobling">
    <w:name w:val="FollowedHyperlink"/>
    <w:basedOn w:val="Standardskriftforavsnitt"/>
    <w:uiPriority w:val="99"/>
    <w:semiHidden/>
    <w:unhideWhenUsed/>
    <w:rsid w:val="00DA0ACE"/>
    <w:rPr>
      <w:color w:val="800080" w:themeColor="followedHyperlink"/>
      <w:u w:val="single"/>
    </w:rPr>
  </w:style>
  <w:style w:type="paragraph" w:styleId="Fotnotetekst">
    <w:name w:val="footnote text"/>
    <w:basedOn w:val="Normal"/>
    <w:link w:val="FotnotetekstTegn"/>
    <w:semiHidden/>
    <w:unhideWhenUsed/>
    <w:rsid w:val="00DA0ACE"/>
    <w:pPr>
      <w:spacing w:before="0" w:after="0" w:line="240" w:lineRule="auto"/>
    </w:pPr>
    <w:rPr>
      <w:sz w:val="20"/>
      <w:szCs w:val="20"/>
    </w:rPr>
  </w:style>
  <w:style w:type="character" w:customStyle="1" w:styleId="FotnotetekstTegn">
    <w:name w:val="Fotnotetekst Tegn"/>
    <w:basedOn w:val="Standardskriftforavsnitt"/>
    <w:link w:val="Fotnotetekst"/>
    <w:semiHidden/>
    <w:rsid w:val="00DA0ACE"/>
    <w:rPr>
      <w:rFonts w:eastAsia="Calibri" w:cs="Cordia New"/>
    </w:rPr>
  </w:style>
  <w:style w:type="character" w:styleId="HTML-skrivemaskin">
    <w:name w:val="HTML Typewriter"/>
    <w:basedOn w:val="Standardskriftforavsnitt"/>
    <w:uiPriority w:val="99"/>
    <w:semiHidden/>
    <w:unhideWhenUsed/>
    <w:rsid w:val="00DA0ACE"/>
    <w:rPr>
      <w:rFonts w:ascii="Consolas" w:hAnsi="Consolas" w:cs="Consolas"/>
      <w:sz w:val="20"/>
      <w:szCs w:val="20"/>
    </w:rPr>
  </w:style>
  <w:style w:type="character" w:styleId="Hyperkobling">
    <w:name w:val="Hyperlink"/>
    <w:basedOn w:val="Standardskriftforavsnitt"/>
    <w:uiPriority w:val="99"/>
    <w:unhideWhenUsed/>
    <w:rsid w:val="00DA0ACE"/>
    <w:rPr>
      <w:color w:val="0000FF" w:themeColor="hyperlink"/>
      <w:u w:val="single"/>
    </w:rPr>
  </w:style>
  <w:style w:type="paragraph" w:styleId="NormalWeb">
    <w:name w:val="Normal (Web)"/>
    <w:basedOn w:val="Normal"/>
    <w:uiPriority w:val="99"/>
    <w:semiHidden/>
    <w:unhideWhenUsed/>
    <w:rsid w:val="00DA0ACE"/>
    <w:rPr>
      <w:rFonts w:cs="Times New Roman"/>
      <w:szCs w:val="24"/>
    </w:rPr>
  </w:style>
  <w:style w:type="paragraph" w:styleId="Vanliginnrykk">
    <w:name w:val="Normal Indent"/>
    <w:basedOn w:val="Normal"/>
    <w:uiPriority w:val="99"/>
    <w:semiHidden/>
    <w:unhideWhenUsed/>
    <w:rsid w:val="00DA0ACE"/>
    <w:pPr>
      <w:ind w:left="720"/>
    </w:pPr>
  </w:style>
  <w:style w:type="character" w:styleId="Sidetall">
    <w:name w:val="page number"/>
    <w:basedOn w:val="Standardskriftforavsnitt"/>
    <w:semiHidden/>
    <w:unhideWhenUsed/>
    <w:rsid w:val="00DA0ACE"/>
  </w:style>
  <w:style w:type="paragraph" w:styleId="Figurliste">
    <w:name w:val="table of figures"/>
    <w:basedOn w:val="Normal"/>
    <w:next w:val="Normal"/>
    <w:uiPriority w:val="99"/>
    <w:semiHidden/>
    <w:unhideWhenUsed/>
    <w:rsid w:val="00DA0ACE"/>
    <w:pPr>
      <w:spacing w:after="0"/>
    </w:pPr>
  </w:style>
  <w:style w:type="paragraph" w:styleId="INNH5">
    <w:name w:val="toc 5"/>
    <w:basedOn w:val="Normal"/>
    <w:next w:val="Normal"/>
    <w:autoRedefine/>
    <w:uiPriority w:val="39"/>
    <w:unhideWhenUsed/>
    <w:rsid w:val="00DA0ACE"/>
    <w:pPr>
      <w:spacing w:after="100"/>
      <w:ind w:left="960"/>
    </w:pPr>
  </w:style>
  <w:style w:type="paragraph" w:styleId="INNH6">
    <w:name w:val="toc 6"/>
    <w:basedOn w:val="Normal"/>
    <w:next w:val="Normal"/>
    <w:autoRedefine/>
    <w:uiPriority w:val="39"/>
    <w:unhideWhenUsed/>
    <w:rsid w:val="00DA0ACE"/>
    <w:pPr>
      <w:spacing w:after="100"/>
      <w:ind w:left="1200"/>
    </w:pPr>
  </w:style>
  <w:style w:type="paragraph" w:styleId="INNH7">
    <w:name w:val="toc 7"/>
    <w:basedOn w:val="Normal"/>
    <w:next w:val="Normal"/>
    <w:autoRedefine/>
    <w:uiPriority w:val="39"/>
    <w:unhideWhenUsed/>
    <w:rsid w:val="00DA0ACE"/>
    <w:pPr>
      <w:spacing w:after="100"/>
      <w:ind w:left="1440"/>
    </w:pPr>
  </w:style>
  <w:style w:type="paragraph" w:styleId="INNH8">
    <w:name w:val="toc 8"/>
    <w:basedOn w:val="Normal"/>
    <w:next w:val="Normal"/>
    <w:autoRedefine/>
    <w:uiPriority w:val="39"/>
    <w:unhideWhenUsed/>
    <w:rsid w:val="00DA0ACE"/>
    <w:pPr>
      <w:spacing w:after="100"/>
      <w:ind w:left="1680"/>
    </w:pPr>
  </w:style>
  <w:style w:type="paragraph" w:styleId="INNH9">
    <w:name w:val="toc 9"/>
    <w:basedOn w:val="Normal"/>
    <w:next w:val="Normal"/>
    <w:autoRedefine/>
    <w:uiPriority w:val="39"/>
    <w:unhideWhenUsed/>
    <w:rsid w:val="00DA0ACE"/>
    <w:pPr>
      <w:spacing w:after="100"/>
      <w:ind w:left="1920"/>
    </w:pPr>
  </w:style>
  <w:style w:type="table" w:customStyle="1" w:styleId="ColorfulGrid1">
    <w:name w:val="Colorful Grid1"/>
    <w:basedOn w:val="Vanligtabell"/>
    <w:uiPriority w:val="73"/>
    <w:rsid w:val="00C64BC3"/>
    <w:rPr>
      <w:color w:val="000000" w:themeColor="text1"/>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tcBorders>
          <w:right w:val="single" w:sz="12" w:space="0" w:color="000000"/>
          <w:tl2br w:val="none" w:sz="0" w:space="0" w:color="auto"/>
          <w:tr2bl w:val="none" w:sz="0" w:space="0" w:color="auto"/>
        </w:tcBorders>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style>
  <w:style w:type="table" w:customStyle="1" w:styleId="ColorfulList1">
    <w:name w:val="Colorful List1"/>
    <w:basedOn w:val="Vanligtabell"/>
    <w:uiPriority w:val="72"/>
    <w:rsid w:val="00C64BC3"/>
    <w:rPr>
      <w:color w:val="000000" w:themeColor="text1"/>
    </w:rPr>
    <w:tblPr>
      <w:tblStyleRowBandSize w:val="1"/>
      <w:tblStyleColBandSize w:val="1"/>
    </w:tblPr>
    <w:tcPr>
      <w:tcBorders>
        <w:right w:val="single" w:sz="12" w:space="0" w:color="000000"/>
      </w:tcBorders>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Pr/>
      <w:tcPr>
        <w:tcBorders>
          <w:right w:val="single" w:sz="12" w:space="0" w:color="000000"/>
          <w:tl2br w:val="none" w:sz="0" w:space="0" w:color="auto"/>
          <w:tr2bl w:val="none" w:sz="0" w:space="0" w:color="auto"/>
        </w:tcBorders>
        <w:shd w:val="clear" w:color="auto" w:fill="000000" w:themeFill="text1" w:themeFillShade="BF"/>
      </w:tcPr>
    </w:tblStylePr>
    <w:tblStylePr w:type="lastCol">
      <w:rPr>
        <w:b/>
        <w:bCs/>
      </w:rPr>
      <w:tblPr/>
      <w:tcPr>
        <w:shd w:val="clear" w:color="auto" w:fill="000000" w:themeFill="text1" w:themeFillShade="BF"/>
      </w:tcPr>
    </w:tblStylePr>
    <w:tblStylePr w:type="band1Vert">
      <w:tblPr/>
      <w:tcPr>
        <w:tcBorders>
          <w:top w:val="nil"/>
          <w:left w:val="nil"/>
          <w:bottom w:val="nil"/>
          <w:right w:val="nil"/>
          <w:insideH w:val="nil"/>
          <w:insideV w:val="nil"/>
        </w:tcBorders>
        <w:shd w:val="clear" w:color="auto" w:fill="C0C0C0" w:themeFill="text1" w:themeFillTint="3F"/>
      </w:tcPr>
    </w:tblStylePr>
  </w:style>
  <w:style w:type="table" w:customStyle="1" w:styleId="ColorfulShading1">
    <w:name w:val="Colorful Shading1"/>
    <w:basedOn w:val="Vanligtabell"/>
    <w:uiPriority w:val="71"/>
    <w:rsid w:val="00C64BC3"/>
    <w:rPr>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l2br w:val="none" w:sz="0" w:space="0" w:color="auto"/>
          <w:tr2bl w:val="none" w:sz="0" w:space="0" w:color="auto"/>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DarkList1">
    <w:name w:val="Dark List1"/>
    <w:basedOn w:val="Vanligtabell"/>
    <w:uiPriority w:val="70"/>
    <w:rsid w:val="00C64BC3"/>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l2br w:val="none" w:sz="0" w:space="26" w:color="auto" w:shadow="1"/>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l2br w:val="none" w:sz="0" w:space="0" w:color="auto"/>
          <w:tr2bl w:val="none" w:sz="0" w:space="0" w:color="auto"/>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neCell">
      <w:tblPr/>
      <w:tcPr>
        <w:tcBorders>
          <w:tl2br w:val="none" w:sz="0" w:space="0" w:color="auto"/>
          <w:tr2bl w:val="none" w:sz="0" w:space="0" w:color="auto"/>
        </w:tcBorders>
      </w:tcPr>
    </w:tblStylePr>
  </w:style>
  <w:style w:type="table" w:customStyle="1" w:styleId="LightGrid1">
    <w:name w:val="Light Grid1"/>
    <w:basedOn w:val="Vanligtabell"/>
    <w:uiPriority w:val="62"/>
    <w:rsid w:val="00C64BC3"/>
    <w:tblPr>
      <w:tblStyleRowBandSize w:val="1"/>
      <w:tblStyleColBandSize w:val="1"/>
    </w:tblPr>
    <w:tcPr>
      <w:tcBorders>
        <w:top w:val="nil"/>
        <w:left w:val="nil"/>
        <w:bottom w:val="nil"/>
        <w:right w:val="nil"/>
      </w:tcBorders>
      <w:shd w:val="clear" w:color="003A56" w:fill="0134D6"/>
    </w:tc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shd w:val="clear" w:color="auto" w:fill="FFFFFF" w:themeFill="background1"/>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l2br w:val="none" w:sz="0" w:space="26" w:color="auto" w:shadow="1"/>
        </w:tcBorders>
        <w:shd w:val="clear" w:color="auto" w:fill="000000" w:themeFill="text1" w:themeFillShade="99"/>
      </w:tcPr>
    </w:tblStylePr>
    <w:tblStylePr w:type="firstCol">
      <w:rPr>
        <w:rFonts w:asciiTheme="majorHAnsi" w:eastAsiaTheme="majorEastAsia" w:hAnsiTheme="majorHAnsi" w:cstheme="majorBidi"/>
        <w:b/>
        <w:bCs/>
      </w:rPr>
      <w:tblPr/>
      <w:tcPr>
        <w:tcBorders>
          <w:top w:val="nil"/>
          <w:left w:val="nil"/>
          <w:bottom w:val="nil"/>
          <w:right w:val="single" w:sz="18" w:space="0" w:color="FFFFFF" w:themeColor="background1"/>
          <w:insideH w:val="nil"/>
          <w:insideV w:val="nil"/>
          <w:tl2br w:val="none" w:sz="0" w:space="0" w:color="auto"/>
          <w:tr2bl w:val="none" w:sz="0" w:space="0" w:color="auto"/>
        </w:tcBorders>
        <w:shd w:val="clear" w:color="auto" w:fill="000000" w:themeFill="text1" w:themeFillShade="BF"/>
      </w:tc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3A562A"/>
      </w:tcPr>
    </w:tblStylePr>
    <w:tblStylePr w:type="neCell">
      <w:tblPr/>
      <w:tcPr>
        <w:tcBorders>
          <w:tl2br w:val="none" w:sz="0" w:space="0" w:color="auto"/>
          <w:tr2bl w:val="none" w:sz="0" w:space="0" w:color="auto"/>
        </w:tcBorders>
      </w:tcPr>
    </w:tblStylePr>
  </w:style>
  <w:style w:type="table" w:customStyle="1" w:styleId="LightGrid-Accent11">
    <w:name w:val="Light Grid - Accent 11"/>
    <w:basedOn w:val="Vanligtabell"/>
    <w:uiPriority w:val="62"/>
    <w:rsid w:val="00C64BC3"/>
    <w:tblPr>
      <w:tblStyleRowBandSize w:val="1"/>
      <w:tblStyleColBandSize w:val="1"/>
      <w:tblInd w:w="0" w:type="nil"/>
      <w:tblCellMar>
        <w:left w:w="0" w:type="dxa"/>
        <w:right w:w="0" w:type="dxa"/>
      </w:tblCellMar>
    </w:tblPr>
    <w:tcPr>
      <w:tcBorders>
        <w:left w:val="nil"/>
        <w:right w:val="nil"/>
      </w:tcBorders>
      <w:shd w:val="clear" w:color="auto" w:fill="C0C0C0" w:themeFill="tex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l2br w:val="none" w:sz="0" w:space="26" w:color="auto" w:shadow="1"/>
        </w:tcBorders>
      </w:tcPr>
    </w:tblStylePr>
    <w:tblStylePr w:type="firstCol">
      <w:rPr>
        <w:rFonts w:asciiTheme="majorHAnsi" w:eastAsiaTheme="majorEastAsia" w:hAnsiTheme="majorHAnsi" w:cstheme="majorBidi"/>
        <w:b/>
        <w:bCs/>
      </w:rPr>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3A562A"/>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1">
    <w:name w:val="Light List1"/>
    <w:basedOn w:val="Vanligtabell"/>
    <w:uiPriority w:val="61"/>
    <w:rsid w:val="00C64BC3"/>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nil"/>
        </w:tcBorders>
      </w:tcPr>
    </w:tblStylePr>
    <w:tblStylePr w:type="firstCol">
      <w:rPr>
        <w:b/>
        <w:bCs/>
      </w:rPr>
    </w:tblStylePr>
    <w:tblStylePr w:type="lastCol">
      <w:rPr>
        <w:b/>
        <w:bCs/>
      </w:rPr>
      <w:tblPr/>
      <w:tcPr>
        <w:tcBorders>
          <w:top w:val="nil"/>
        </w:tcBorders>
      </w:tcPr>
    </w:tblStylePr>
  </w:style>
  <w:style w:type="table" w:customStyle="1" w:styleId="LightList-Accent11">
    <w:name w:val="Light List - Accent 11"/>
    <w:basedOn w:val="Vanligtabell"/>
    <w:uiPriority w:val="61"/>
    <w:rsid w:val="00C64BC3"/>
    <w:tblPr>
      <w:tblStyleRowBandSize w:val="1"/>
      <w:tblStyleColBandSize w:val="1"/>
      <w:tblInd w:w="0" w:type="nil"/>
      <w:tblCellMar>
        <w:left w:w="0" w:type="dxa"/>
        <w:right w:w="0" w:type="dxa"/>
      </w:tblCellMa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C0C0C0" w:themeFill="text1" w:themeFillTint="3F"/>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Shading1">
    <w:name w:val="Light Shading1"/>
    <w:basedOn w:val="Vanligtabell"/>
    <w:uiPriority w:val="60"/>
    <w:rsid w:val="00C64BC3"/>
    <w:rPr>
      <w:color w:val="000000" w:themeColor="text1" w:themeShade="BF"/>
    </w:rPr>
    <w:tblPr>
      <w:tblStyleRowBandSize w:val="1"/>
      <w:tblStyleColBandSize w:val="1"/>
      <w:tblInd w:w="2048" w:type="nil"/>
      <w:tblBorders>
        <w:top w:val="single" w:sz="8" w:space="0" w:color="4F81BD" w:themeColor="accent1"/>
        <w:left w:val="single" w:sz="8" w:space="0" w:color="4F81BD" w:themeColor="accent1"/>
        <w:bottom w:val="single" w:sz="8" w:space="0" w:color="4F81BD" w:themeColor="accent1"/>
        <w:right w:val="none" w:sz="80" w:space="2" w:color="4F81BD" w:themeColor="accent1"/>
        <w:insideH w:val="none" w:sz="2" w:space="31" w:color="016AD6" w:shadow="1" w:frame="1"/>
        <w:insideV w:val="dotted" w:sz="212" w:space="3" w:color="08FFFF"/>
      </w:tblBorders>
      <w:tblCellMar>
        <w:left w:w="0" w:type="dxa"/>
        <w:right w:w="0" w:type="dxa"/>
      </w:tblCellMar>
    </w:tblPr>
    <w:tcPr>
      <w:tcBorders>
        <w:top w:val="single" w:sz="8" w:space="0" w:color="4F81BD" w:themeColor="accent1"/>
        <w:left w:val="single" w:sz="8" w:space="0" w:color="000000" w:themeColor="text1"/>
        <w:bottom w:val="single" w:sz="8" w:space="0" w:color="4F81BD" w:themeColor="accent1"/>
        <w:right w:val="none" w:sz="0" w:space="0" w:color="4F81BD" w:themeColor="accent1"/>
      </w:tcBorders>
    </w:tc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shd w:val="clear" w:color="auto" w:fill="4F81BD" w:themeFill="accent1"/>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Vanligtabell"/>
    <w:uiPriority w:val="60"/>
    <w:rsid w:val="00C64BC3"/>
    <w:rPr>
      <w:color w:val="365F91" w:themeColor="accent1" w:themeShade="BF"/>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none" w:sz="80" w:space="2" w:color="4F81BD" w:themeColor="accent1"/>
        <w:insideH w:val="none" w:sz="2" w:space="31" w:color="016AD6" w:shadow="1" w:frame="1"/>
        <w:insideV w:val="dotted" w:sz="212" w:space="3" w:color="08FFFF"/>
      </w:tblBorders>
      <w:tblCellMar>
        <w:left w:w="0" w:type="dxa"/>
        <w:right w:w="0" w:type="dxa"/>
      </w:tblCellMar>
    </w:tblPr>
    <w:tcPr>
      <w:tcBorders>
        <w:top w:val="single" w:sz="8" w:space="0" w:color="4F81BD" w:themeColor="accent1"/>
        <w:left w:val="nil"/>
        <w:bottom w:val="single" w:sz="8" w:space="0" w:color="4F81BD" w:themeColor="accent1"/>
        <w:right w:val="nil"/>
      </w:tcBorders>
      <w:shd w:val="clear" w:color="auto" w:fill="C0C0C0" w:themeFill="text1" w:themeFillTint="3F"/>
    </w:tc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MediumGrid11">
    <w:name w:val="Medium Grid 11"/>
    <w:basedOn w:val="Vanligtabell"/>
    <w:uiPriority w:val="67"/>
    <w:rsid w:val="00C64BC3"/>
    <w:tblPr>
      <w:tblStyleRowBandSize w:val="1"/>
      <w:tblStyleColBandSize w:val="1"/>
    </w:tblPr>
    <w:tcPr>
      <w:tcBorders>
        <w:top w:val="single" w:sz="8" w:space="0" w:color="4F81BD" w:themeColor="accent1"/>
        <w:left w:val="nil"/>
        <w:bottom w:val="single" w:sz="8" w:space="0" w:color="4F81BD" w:themeColor="accent1"/>
        <w:right w:val="nil"/>
      </w:tcBorders>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style>
  <w:style w:type="table" w:customStyle="1" w:styleId="MediumGrid21">
    <w:name w:val="Medium Grid 21"/>
    <w:basedOn w:val="Vanligtabell"/>
    <w:uiPriority w:val="68"/>
    <w:rsid w:val="00C64BC3"/>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single" w:sz="18" w:space="0" w:color="404040" w:themeColor="text1" w:themeTint="BF"/>
        <w:left w:val="nil"/>
        <w:right w:val="nil"/>
      </w:tcBorders>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tcBorders>
          <w:left w:val="nil"/>
          <w:right w:val="twistedLines1" w:sz="106" w:space="27" w:color="3A5631" w:shadow="1"/>
          <w:insideH w:val="nil"/>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31">
    <w:name w:val="Medium Grid 31"/>
    <w:basedOn w:val="Vanligtabell"/>
    <w:uiPriority w:val="69"/>
    <w:rsid w:val="00C64BC3"/>
    <w:tblPr>
      <w:tblStyleRowBandSize w:val="1"/>
      <w:tblStyleColBandSize w:val="1"/>
      <w:tblInd w:w="0" w:type="nil"/>
      <w:tblCellMar>
        <w:left w:w="0" w:type="dxa"/>
        <w:right w:w="0" w:type="dxa"/>
      </w:tblCellMa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top w:val="nil"/>
          <w:left w:val="nil"/>
          <w:bottom w:val="nil"/>
          <w:right w:val="nil"/>
          <w:insideH w:val="nil"/>
          <w:insideV w:val="nil"/>
        </w:tcBorders>
        <w:shd w:val="clear" w:color="auto" w:fill="FFFFFF" w:themeFill="background1"/>
      </w:tcPr>
    </w:tblStylePr>
    <w:tblStylePr w:type="lastCol">
      <w:rPr>
        <w:b/>
        <w:bCs/>
        <w:i w:val="0"/>
        <w:iCs w:val="0"/>
        <w:color w:val="FFFFFF" w:themeColor="background1"/>
      </w:rPr>
      <w:tblPr/>
      <w:tcPr>
        <w:tcBorders>
          <w:top w:val="nil"/>
          <w:left w:val="nil"/>
          <w:bottom w:val="nil"/>
          <w:right w:val="nil"/>
          <w:insideH w:val="nil"/>
          <w:insideV w:val="nil"/>
        </w:tcBorders>
        <w:shd w:val="clear" w:color="auto" w:fill="CCCCCC" w:themeFill="text1" w:themeFillTint="33"/>
      </w:tcPr>
    </w:tblStylePr>
    <w:tblStylePr w:type="band1Vert">
      <w:tblPr/>
      <w:tcPr>
        <w:tcBorders>
          <w:left w:val="nil"/>
          <w:right w:val="twistedLines1" w:sz="106" w:space="27" w:color="3A5631" w:shadow="1"/>
          <w:insideH w:val="nil"/>
          <w:insideV w:val="single" w:sz="6" w:space="0" w:color="000000" w:themeColor="text1"/>
        </w:tcBorders>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style>
  <w:style w:type="table" w:customStyle="1" w:styleId="MediumList11">
    <w:name w:val="Medium List 11"/>
    <w:basedOn w:val="Vanligtabell"/>
    <w:uiPriority w:val="65"/>
    <w:rsid w:val="00C64BC3"/>
    <w:rPr>
      <w:color w:val="000000" w:themeColor="text1"/>
    </w:rPr>
    <w:tblPr>
      <w:tblStyleRowBandSize w:val="1"/>
      <w:tblStyleColBandSize w:val="1"/>
      <w:tblInd w:w="0" w:type="nil"/>
      <w:tblCellMar>
        <w:left w:w="0" w:type="dxa"/>
        <w:right w:w="0" w:type="dxa"/>
      </w:tblCellMar>
    </w:tblPr>
    <w:tcPr>
      <w:tcBorders>
        <w:top w:val="single" w:sz="50" w:space="20" w:color="FFFF3A" w:shadow="1"/>
      </w:tcBorders>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Pr/>
      <w:tcPr>
        <w:tcBorders>
          <w:top w:val="nil"/>
          <w:left w:val="nil"/>
          <w:bottom w:val="nil"/>
          <w:right w:val="nil"/>
          <w:insideH w:val="nil"/>
          <w:insideV w:val="nil"/>
        </w:tcBorders>
        <w:shd w:val="clear" w:color="auto" w:fill="FFFF3A"/>
      </w:tcPr>
    </w:tblStylePr>
    <w:tblStylePr w:type="lastCol">
      <w:rPr>
        <w:b/>
        <w:bCs/>
      </w:rPr>
      <w:tblPr>
        <w:tblCellMar>
          <w:top w:w="0" w:type="dxa"/>
          <w:left w:w="0" w:type="dxa"/>
          <w:bottom w:w="0" w:type="dxa"/>
          <w:right w:w="0" w:type="dxa"/>
        </w:tblCellMar>
      </w:tblPr>
      <w:tcPr>
        <w:tcBorders>
          <w:top w:val="single" w:sz="8" w:space="0" w:color="000000" w:themeColor="text1"/>
          <w:left w:val="single" w:sz="24" w:space="0" w:color="FFFFFF" w:themeColor="background1"/>
          <w:bottom w:val="single" w:sz="8" w:space="0" w:color="000000" w:themeColor="text1"/>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style>
  <w:style w:type="table" w:customStyle="1" w:styleId="MediumList1-Accent11">
    <w:name w:val="Medium List 1 - Accent 11"/>
    <w:basedOn w:val="Vanligtabell"/>
    <w:uiPriority w:val="65"/>
    <w:rsid w:val="00C64BC3"/>
    <w:rPr>
      <w:color w:val="000000" w:themeColor="text1"/>
    </w:rPr>
    <w:tblPr>
      <w:tblStyleRowBandSize w:val="1"/>
      <w:tblStyleColBandSize w:val="1"/>
    </w:tblPr>
    <w:tcPr>
      <w:tcBorders>
        <w:top w:val="nil"/>
        <w:left w:val="mosaic" w:sz="122" w:space="9" w:color="FFFFFF"/>
        <w:bottom w:val="nil"/>
      </w:tcBorders>
      <w:shd w:val="clear" w:color="auto" w:fill="D3DFEE" w:themeFill="accent1" w:themeFillTint="3F"/>
    </w:tc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StylePr>
  </w:style>
  <w:style w:type="table" w:customStyle="1" w:styleId="MediumList21">
    <w:name w:val="Medium List 21"/>
    <w:basedOn w:val="Vanligtabell"/>
    <w:uiPriority w:val="66"/>
    <w:rsid w:val="00C64BC3"/>
    <w:rPr>
      <w:rFonts w:asciiTheme="majorHAnsi" w:eastAsiaTheme="majorEastAsia" w:hAnsiTheme="majorHAnsi" w:cstheme="majorBidi"/>
      <w:color w:val="000000" w:themeColor="text1"/>
    </w:rPr>
    <w:tblPr>
      <w:tblStyleRowBandSize w:val="1"/>
      <w:tblStyleColBandSize w:val="1"/>
    </w:tblPr>
    <w:tcPr>
      <w:tcBorders>
        <w:top w:val="nil"/>
        <w:left w:val="single" w:sz="8" w:space="0" w:color="FFFFFF" w:themeColor="background1"/>
        <w:bottom w:val="nil"/>
        <w:right w:val="single" w:sz="24" w:space="0" w:color="FFFFFF" w:themeColor="background1"/>
      </w:tcBorders>
      <w:shd w:val="clear" w:color="auto" w:fill="C0C0C0" w:themeFill="text1" w:themeFillTint="3F"/>
    </w:tc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1">
    <w:name w:val="Medium Shading 11"/>
    <w:basedOn w:val="Vanligtabell"/>
    <w:uiPriority w:val="63"/>
    <w:rsid w:val="00C64BC3"/>
    <w:tblPr>
      <w:tblStyleRowBandSize w:val="1"/>
      <w:tblStyleColBandSize w:val="1"/>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C0C0C0" w:themeFill="text1"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single" w:sz="50" w:space="20" w:color="FFFF3A" w:shadow="1"/>
        </w:tcBorders>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bCs/>
      </w:rPr>
    </w:tblStylePr>
  </w:style>
  <w:style w:type="table" w:customStyle="1" w:styleId="MediumShading1-Accent11">
    <w:name w:val="Medium Shading 1 - Accent 11"/>
    <w:basedOn w:val="Vanligtabell"/>
    <w:uiPriority w:val="63"/>
    <w:rsid w:val="00C64BC3"/>
    <w:tblPr>
      <w:tblStyleRowBandSize w:val="1"/>
      <w:tblStyleColBandSize w:val="1"/>
      <w:tblInd w:w="0" w:type="nil"/>
      <w:tblCellMar>
        <w:left w:w="0" w:type="dxa"/>
        <w:right w:w="0" w:type="dxa"/>
      </w:tblCellMa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D3DFEE" w:themeFill="accent1"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21">
    <w:name w:val="Medium Shading 21"/>
    <w:basedOn w:val="Vanligtabell"/>
    <w:uiPriority w:val="64"/>
    <w:rsid w:val="00C64BC3"/>
    <w:tblPr>
      <w:tblStyleRowBandSize w:val="1"/>
      <w:tblStyleColBandSize w:val="1"/>
      <w:tblInd w:w="0" w:type="nil"/>
      <w:tblCellMar>
        <w:left w:w="0" w:type="dxa"/>
        <w:right w:w="0" w:type="dxa"/>
      </w:tblCellMar>
    </w:tblPr>
    <w:tcPr>
      <w:tcBorders>
        <w:top w:val="nil"/>
        <w:left w:val="nil"/>
        <w:bottom w:val="nil"/>
        <w:right w:val="single" w:sz="8" w:space="0" w:color="000000" w:themeColor="text1"/>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Vanligtabell"/>
    <w:uiPriority w:val="64"/>
    <w:rsid w:val="00C64BC3"/>
    <w:tblPr>
      <w:tblStyleRowBandSize w:val="1"/>
      <w:tblStyleColBandSize w:val="1"/>
      <w:tblInd w:w="0" w:type="nil"/>
      <w:tblCellMar>
        <w:left w:w="0" w:type="dxa"/>
        <w:right w:w="0" w:type="dxa"/>
      </w:tblCellMar>
    </w:tblPr>
    <w:tcPr>
      <w:tcBorders>
        <w:top w:val="nil"/>
        <w:left w:val="nil"/>
        <w:bottom w:val="nil"/>
        <w:right w:val="single" w:sz="8" w:space="0" w:color="000000" w:themeColor="text1"/>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Heading1NoTOC">
    <w:name w:val="Heading 1 (No TOC)"/>
    <w:basedOn w:val="Overskrift1"/>
    <w:next w:val="Normal"/>
    <w:rsid w:val="007A7A30"/>
    <w:pPr>
      <w:ind w:left="0" w:firstLine="0"/>
      <w:jc w:val="center"/>
    </w:pPr>
    <w:rPr>
      <w:sz w:val="32"/>
    </w:rPr>
  </w:style>
  <w:style w:type="paragraph" w:customStyle="1" w:styleId="Heading3NoTOC">
    <w:name w:val="Heading 3 (No TOC)"/>
    <w:basedOn w:val="Heading1NoTOC"/>
    <w:next w:val="Normal"/>
    <w:rsid w:val="00BA285C"/>
    <w:pPr>
      <w:pageBreakBefore w:val="0"/>
      <w:spacing w:before="240" w:after="0"/>
      <w:jc w:val="left"/>
      <w:outlineLvl w:val="2"/>
    </w:pPr>
    <w:rPr>
      <w:sz w:val="24"/>
    </w:rPr>
  </w:style>
  <w:style w:type="paragraph" w:styleId="Nummerertliste">
    <w:name w:val="List Number"/>
    <w:basedOn w:val="Normal"/>
    <w:rsid w:val="00261EA0"/>
    <w:pPr>
      <w:numPr>
        <w:numId w:val="7"/>
      </w:numPr>
      <w:contextualSpacing/>
    </w:pPr>
  </w:style>
  <w:style w:type="character" w:styleId="Sterkreferanse">
    <w:name w:val="Intense Reference"/>
    <w:basedOn w:val="Standardskriftforavsnitt"/>
    <w:uiPriority w:val="32"/>
    <w:rsid w:val="009C66CF"/>
    <w:rPr>
      <w:b/>
      <w:bCs/>
      <w:smallCaps/>
      <w:color w:val="C0504D" w:themeColor="accent2"/>
      <w:spacing w:val="5"/>
      <w:u w:val="single"/>
    </w:rPr>
  </w:style>
  <w:style w:type="paragraph" w:styleId="Ingenmellomrom">
    <w:name w:val="No Spacing"/>
    <w:uiPriority w:val="1"/>
    <w:rsid w:val="009C66CF"/>
    <w:rPr>
      <w:rFonts w:eastAsia="Calibri" w:cs="Cordia New"/>
      <w:sz w:val="24"/>
      <w:szCs w:val="22"/>
    </w:rPr>
  </w:style>
  <w:style w:type="paragraph" w:styleId="Sitat">
    <w:name w:val="Quote"/>
    <w:basedOn w:val="Normal"/>
    <w:next w:val="Normal"/>
    <w:link w:val="SitatTegn"/>
    <w:uiPriority w:val="29"/>
    <w:rsid w:val="009C66CF"/>
    <w:rPr>
      <w:i/>
      <w:iCs/>
      <w:color w:val="000000" w:themeColor="text1"/>
    </w:rPr>
  </w:style>
  <w:style w:type="character" w:customStyle="1" w:styleId="SitatTegn">
    <w:name w:val="Sitat Tegn"/>
    <w:basedOn w:val="Standardskriftforavsnitt"/>
    <w:link w:val="Sitat"/>
    <w:uiPriority w:val="29"/>
    <w:rsid w:val="009C66CF"/>
    <w:rPr>
      <w:rFonts w:eastAsia="Calibri" w:cs="Cordia New"/>
      <w:i/>
      <w:iCs/>
      <w:color w:val="000000" w:themeColor="text1"/>
      <w:sz w:val="24"/>
      <w:szCs w:val="22"/>
    </w:rPr>
  </w:style>
  <w:style w:type="paragraph" w:styleId="Innledendehilsen">
    <w:name w:val="Salutation"/>
    <w:basedOn w:val="Normal"/>
    <w:next w:val="Normal"/>
    <w:link w:val="InnledendehilsenTegn"/>
    <w:rsid w:val="009C66CF"/>
  </w:style>
  <w:style w:type="character" w:customStyle="1" w:styleId="InnledendehilsenTegn">
    <w:name w:val="Innledende hilsen Tegn"/>
    <w:basedOn w:val="Standardskriftforavsnitt"/>
    <w:link w:val="Innledendehilsen"/>
    <w:rsid w:val="009C66CF"/>
    <w:rPr>
      <w:rFonts w:eastAsia="Calibri" w:cs="Cordia New"/>
      <w:sz w:val="24"/>
      <w:szCs w:val="22"/>
    </w:rPr>
  </w:style>
  <w:style w:type="character" w:styleId="Sterk">
    <w:name w:val="Strong"/>
    <w:basedOn w:val="Standardskriftforavsnitt"/>
    <w:uiPriority w:val="22"/>
    <w:rsid w:val="009C66CF"/>
    <w:rPr>
      <w:b/>
      <w:bCs/>
    </w:rPr>
  </w:style>
  <w:style w:type="paragraph" w:styleId="Undertittel">
    <w:name w:val="Subtitle"/>
    <w:basedOn w:val="Normal"/>
    <w:next w:val="Normal"/>
    <w:link w:val="UndertittelTegn"/>
    <w:rsid w:val="009C66CF"/>
    <w:pPr>
      <w:numPr>
        <w:ilvl w:val="1"/>
      </w:numPr>
    </w:pPr>
    <w:rPr>
      <w:rFonts w:asciiTheme="majorHAnsi" w:eastAsiaTheme="majorEastAsia" w:hAnsiTheme="majorHAnsi" w:cstheme="majorBidi"/>
      <w:i/>
      <w:iCs/>
      <w:color w:val="4F81BD" w:themeColor="accent1"/>
      <w:spacing w:val="15"/>
      <w:szCs w:val="24"/>
    </w:rPr>
  </w:style>
  <w:style w:type="character" w:customStyle="1" w:styleId="UndertittelTegn">
    <w:name w:val="Undertittel Tegn"/>
    <w:basedOn w:val="Standardskriftforavsnitt"/>
    <w:link w:val="Undertittel"/>
    <w:rsid w:val="009C66CF"/>
    <w:rPr>
      <w:rFonts w:asciiTheme="majorHAnsi" w:eastAsiaTheme="majorEastAsia" w:hAnsiTheme="majorHAnsi" w:cstheme="majorBidi"/>
      <w:i/>
      <w:iCs/>
      <w:color w:val="4F81BD" w:themeColor="accent1"/>
      <w:spacing w:val="15"/>
      <w:sz w:val="24"/>
      <w:szCs w:val="24"/>
    </w:rPr>
  </w:style>
  <w:style w:type="character" w:styleId="Svakreferanse">
    <w:name w:val="Subtle Reference"/>
    <w:basedOn w:val="Standardskriftforavsnitt"/>
    <w:uiPriority w:val="31"/>
    <w:rsid w:val="009C66CF"/>
    <w:rPr>
      <w:smallCaps/>
      <w:color w:val="C0504D" w:themeColor="accent2"/>
      <w:u w:val="single"/>
    </w:rPr>
  </w:style>
  <w:style w:type="table" w:customStyle="1" w:styleId="GridTable1Light-Accent11">
    <w:name w:val="Grid Table 1 Light - Accent 11"/>
    <w:basedOn w:val="Vanligtabell"/>
    <w:uiPriority w:val="46"/>
    <w:tblPr>
      <w:tblStyleRowBandSize w:val="1"/>
      <w:tblStyleColBandSize w:val="1"/>
      <w:tblInd w:w="0" w:type="nil"/>
      <w:tblCellMar>
        <w:left w:w="0" w:type="dxa"/>
        <w:right w:w="0" w:type="dxa"/>
      </w:tblCellMar>
    </w:tblPr>
    <w:tcPr>
      <w:tcBorders>
        <w:top w:val="double" w:sz="2" w:space="0" w:color="95B3D7" w:themeColor="accent1" w:themeTint="99"/>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paragraph" w:customStyle="1" w:styleId="Paragraph">
    <w:name w:val="Paragraph"/>
    <w:link w:val="ParagraphChar"/>
    <w:rsid w:val="00AF1AE1"/>
    <w:pPr>
      <w:spacing w:after="240"/>
    </w:pPr>
    <w:rPr>
      <w:rFonts w:eastAsia="SimSun"/>
      <w:color w:val="009900"/>
      <w:sz w:val="24"/>
      <w:szCs w:val="24"/>
    </w:rPr>
  </w:style>
  <w:style w:type="character" w:customStyle="1" w:styleId="ParagraphChar">
    <w:name w:val="Paragraph Char"/>
    <w:link w:val="Paragraph"/>
    <w:rsid w:val="00AF1AE1"/>
    <w:rPr>
      <w:rFonts w:eastAsia="SimSun"/>
      <w:color w:val="009900"/>
      <w:sz w:val="24"/>
      <w:szCs w:val="24"/>
    </w:rPr>
  </w:style>
  <w:style w:type="character" w:customStyle="1" w:styleId="CPTExampleChar">
    <w:name w:val="CPT_Example Char"/>
    <w:basedOn w:val="Standardskriftforavsnitt"/>
    <w:link w:val="CPTExample"/>
    <w:uiPriority w:val="1"/>
    <w:rsid w:val="003B5FE8"/>
    <w:rPr>
      <w:rFonts w:ascii="Arial" w:eastAsia="Times New Roman" w:hAnsi="Arial"/>
      <w:i/>
      <w:color w:val="00B050"/>
    </w:rPr>
  </w:style>
  <w:style w:type="paragraph" w:customStyle="1" w:styleId="paragraph0">
    <w:name w:val="paragraph"/>
    <w:basedOn w:val="Normal"/>
    <w:rsid w:val="008E4430"/>
    <w:pPr>
      <w:spacing w:before="0" w:after="0" w:line="240" w:lineRule="auto"/>
    </w:pPr>
    <w:rPr>
      <w:rFonts w:eastAsia="Times New Roman" w:cs="Times New Roman"/>
      <w:szCs w:val="24"/>
      <w:lang w:eastAsia="zh-CN"/>
    </w:rPr>
  </w:style>
  <w:style w:type="paragraph" w:customStyle="1" w:styleId="TableFigureTitle">
    <w:name w:val="Table/Figure Title"/>
    <w:basedOn w:val="Bildetekst"/>
    <w:next w:val="Normal"/>
    <w:qFormat/>
    <w:rsid w:val="004204DB"/>
    <w:pPr>
      <w:keepNext/>
      <w:spacing w:before="240" w:after="120"/>
      <w:ind w:left="2160" w:hanging="2160"/>
    </w:pPr>
    <w:rPr>
      <w:rFonts w:eastAsia="Times New Roman" w:cs="Times New Roman"/>
      <w:color w:val="auto"/>
      <w:kern w:val="24"/>
      <w:sz w:val="20"/>
      <w:szCs w:val="24"/>
      <w:lang w:eastAsia="ja-JP"/>
    </w:rPr>
  </w:style>
  <w:style w:type="character" w:customStyle="1" w:styleId="CPTVariable">
    <w:name w:val="CPT_Variable"/>
    <w:basedOn w:val="Standardskriftforavsnitt"/>
    <w:uiPriority w:val="1"/>
    <w:qFormat/>
    <w:rsid w:val="00355A35"/>
    <w:rPr>
      <w:color w:val="0070C0"/>
    </w:rPr>
  </w:style>
  <w:style w:type="paragraph" w:customStyle="1" w:styleId="Heading1NoNumbering">
    <w:name w:val="Heading 1 (No Numbering)"/>
    <w:basedOn w:val="Overskrift1"/>
    <w:next w:val="Normal"/>
    <w:rsid w:val="00825345"/>
    <w:pPr>
      <w:ind w:left="0" w:firstLine="0"/>
    </w:pPr>
  </w:style>
  <w:style w:type="table" w:styleId="Rutenettabell1lys">
    <w:name w:val="Grid Table 1 Light"/>
    <w:basedOn w:val="Vanligtabel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666666" w:themeColor="text1"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Rutenettabell1lysuthevingsfarge1">
    <w:name w:val="Grid Table 1 Light Accent 1"/>
    <w:basedOn w:val="Vanligtabel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95B3D7" w:themeColor="accent1"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Rutenettabell1lysuthevingsfarge2">
    <w:name w:val="Grid Table 1 Light Accent 2"/>
    <w:basedOn w:val="Vanligtabel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D99594" w:themeColor="accent2"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Rutenettabell1lysuthevingsfarge3">
    <w:name w:val="Grid Table 1 Light Accent 3"/>
    <w:basedOn w:val="Vanligtabel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C2D69B" w:themeColor="accent3"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Rutenettabell1lysuthevingsfarge4">
    <w:name w:val="Grid Table 1 Light Accent 4"/>
    <w:basedOn w:val="Vanligtabell"/>
    <w:uiPriority w:val="46"/>
    <w:rsid w:val="00150F71"/>
    <w:tblPr/>
    <w:tblStylePr w:type="firstRow">
      <w:rPr>
        <w:b/>
        <w:bCs/>
      </w:rPr>
    </w:tblStylePr>
    <w:tblStylePr w:type="lastRow">
      <w:rPr>
        <w:b/>
        <w:bCs/>
      </w:rPr>
    </w:tblStylePr>
    <w:tblStylePr w:type="firstCol">
      <w:rPr>
        <w:b/>
        <w:bCs/>
      </w:rPr>
    </w:tblStylePr>
    <w:tblStylePr w:type="lastCol">
      <w:rPr>
        <w:b/>
        <w:bCs/>
      </w:rPr>
    </w:tblStylePr>
  </w:style>
  <w:style w:type="table" w:styleId="Rutenettabell1lysuthevingsfarge5">
    <w:name w:val="Grid Table 1 Light Accent 5"/>
    <w:basedOn w:val="Vanligtabel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92CDDC" w:themeColor="accent5"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Rutenettabell1lysuthevingsfarge6">
    <w:name w:val="Grid Table 1 Light Accent 6"/>
    <w:basedOn w:val="Vanligtabel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FABF8F" w:themeColor="accent6"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Rutenettabell2">
    <w:name w:val="Grid Table 2"/>
    <w:basedOn w:val="Vanligtabell"/>
    <w:uiPriority w:val="47"/>
    <w:rsid w:val="00150F71"/>
    <w:tblPr>
      <w:tblStyleRowBandSize w:val="1"/>
      <w:tblStyleColBandSize w:val="1"/>
    </w:tblPr>
    <w:tcPr>
      <w:tcBorders>
        <w:top w:val="double" w:sz="2" w:space="0" w:color="95B3D7" w:themeColor="accent1" w:themeTint="99"/>
        <w:left w:val="nil"/>
        <w:right w:val="nil"/>
      </w:tcBorders>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style>
  <w:style w:type="table" w:styleId="Rutenettabell2uthevingsfarge1">
    <w:name w:val="Grid Table 2 Accent 1"/>
    <w:basedOn w:val="Vanligtabell"/>
    <w:uiPriority w:val="47"/>
    <w:rsid w:val="00150F71"/>
    <w:tblPr>
      <w:tblStyleRowBandSize w:val="1"/>
      <w:tblStyleColBandSize w:val="1"/>
    </w:tblPr>
    <w:tcPr>
      <w:tcBorders>
        <w:top w:val="double" w:sz="2" w:space="0" w:color="666666" w:themeColor="text1" w:themeTint="99"/>
        <w:left w:val="nil"/>
        <w:bottom w:val="nil"/>
      </w:tcBorders>
      <w:shd w:val="clear" w:color="auto" w:fill="DBE5F1" w:themeFill="accent1" w:themeFillTint="33"/>
    </w:tc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style>
  <w:style w:type="table" w:styleId="Rutenettabell2uthevingsfarge2">
    <w:name w:val="Grid Table 2 Accent 2"/>
    <w:basedOn w:val="Vanligtabell"/>
    <w:uiPriority w:val="47"/>
    <w:rsid w:val="00150F71"/>
    <w:tblPr>
      <w:tblStyleRowBandSize w:val="1"/>
      <w:tblStyleColBandSize w:val="1"/>
    </w:tblPr>
    <w:tcPr>
      <w:tcBorders>
        <w:left w:val="nil"/>
      </w:tcBorders>
      <w:shd w:val="clear" w:color="auto" w:fill="F2DBDB" w:themeFill="accent2" w:themeFillTint="33"/>
    </w:tcPr>
    <w:tblStylePr w:type="firstRow">
      <w:rPr>
        <w:b/>
        <w:bCs/>
      </w:rPr>
    </w:tblStylePr>
    <w:tblStylePr w:type="lastRow">
      <w:rPr>
        <w:b/>
        <w:bCs/>
      </w:rPr>
    </w:tblStylePr>
    <w:tblStylePr w:type="firstCol">
      <w:rPr>
        <w:b/>
        <w:bCs/>
      </w:rPr>
    </w:tblStylePr>
    <w:tblStylePr w:type="lastCol">
      <w:rPr>
        <w:b/>
        <w:bCs/>
      </w:rPr>
    </w:tblStylePr>
  </w:style>
  <w:style w:type="table" w:styleId="Rutenettabell2uthevingsfarge3">
    <w:name w:val="Grid Table 2 Accent 3"/>
    <w:basedOn w:val="Vanligtabell"/>
    <w:uiPriority w:val="47"/>
    <w:rsid w:val="00150F71"/>
    <w:tblPr>
      <w:tblStyleRowBandSize w:val="1"/>
      <w:tblStyleColBandSize w:val="1"/>
    </w:tblPr>
    <w:tcPr>
      <w:tcBorders>
        <w:left w:val="nil"/>
      </w:tcBorders>
      <w:shd w:val="clear" w:color="auto" w:fill="EAF1DD" w:themeFill="accent3" w:themeFillTint="33"/>
    </w:tcPr>
    <w:tblStylePr w:type="firstRow">
      <w:rPr>
        <w:b/>
        <w:bCs/>
      </w:rPr>
    </w:tblStylePr>
    <w:tblStylePr w:type="lastRow">
      <w:rPr>
        <w:b/>
        <w:bCs/>
      </w:rPr>
    </w:tblStylePr>
    <w:tblStylePr w:type="firstCol">
      <w:rPr>
        <w:b/>
        <w:bCs/>
      </w:rPr>
    </w:tblStylePr>
    <w:tblStylePr w:type="lastCol">
      <w:rPr>
        <w:b/>
        <w:bCs/>
      </w:rPr>
    </w:tblStylePr>
  </w:style>
  <w:style w:type="table" w:styleId="Rutenettabell2uthevingsfarge4">
    <w:name w:val="Grid Table 2 Accent 4"/>
    <w:basedOn w:val="Vanligtabell"/>
    <w:uiPriority w:val="47"/>
    <w:rsid w:val="00150F71"/>
    <w:tblPr>
      <w:tblStyleRowBandSize w:val="1"/>
      <w:tblStyleColBandSize w:val="1"/>
    </w:tblPr>
    <w:tcPr>
      <w:tcBorders>
        <w:left w:val="nil"/>
      </w:tcBorders>
      <w:shd w:val="clear" w:color="auto" w:fill="E5DFEC" w:themeFill="accent4" w:themeFillTint="33"/>
    </w:tcPr>
    <w:tblStylePr w:type="firstRow">
      <w:rPr>
        <w:b/>
        <w:bCs/>
      </w:rPr>
    </w:tblStylePr>
    <w:tblStylePr w:type="lastRow">
      <w:rPr>
        <w:b/>
        <w:bCs/>
      </w:rPr>
    </w:tblStylePr>
    <w:tblStylePr w:type="firstCol">
      <w:rPr>
        <w:b/>
        <w:bCs/>
      </w:rPr>
    </w:tblStylePr>
    <w:tblStylePr w:type="lastCol">
      <w:rPr>
        <w:b/>
        <w:bCs/>
      </w:rPr>
    </w:tblStylePr>
  </w:style>
  <w:style w:type="table" w:styleId="Rutenettabell2uthevingsfarge5">
    <w:name w:val="Grid Table 2 Accent 5"/>
    <w:basedOn w:val="Vanligtabell"/>
    <w:uiPriority w:val="47"/>
    <w:rsid w:val="00150F71"/>
    <w:tblPr>
      <w:tblStyleRowBandSize w:val="1"/>
      <w:tblStyleColBandSize w:val="1"/>
    </w:tblPr>
    <w:tcPr>
      <w:tcBorders>
        <w:left w:val="nil"/>
      </w:tcBorders>
      <w:shd w:val="clear" w:color="auto" w:fill="DAEEF3" w:themeFill="accent5" w:themeFillTint="33"/>
    </w:tcPr>
    <w:tblStylePr w:type="firstRow">
      <w:rPr>
        <w:b/>
        <w:bCs/>
      </w:rPr>
    </w:tblStylePr>
    <w:tblStylePr w:type="lastRow">
      <w:rPr>
        <w:b/>
        <w:bCs/>
      </w:rPr>
    </w:tblStylePr>
    <w:tblStylePr w:type="firstCol">
      <w:rPr>
        <w:b/>
        <w:bCs/>
      </w:rPr>
    </w:tblStylePr>
    <w:tblStylePr w:type="lastCol">
      <w:rPr>
        <w:b/>
        <w:bCs/>
      </w:rPr>
    </w:tblStylePr>
  </w:style>
  <w:style w:type="table" w:styleId="Rutenettabell2uthevingsfarge6">
    <w:name w:val="Grid Table 2 Accent 6"/>
    <w:basedOn w:val="Vanligtabell"/>
    <w:uiPriority w:val="47"/>
    <w:rsid w:val="00150F71"/>
    <w:tblPr>
      <w:tblStyleRowBandSize w:val="1"/>
      <w:tblStyleColBandSize w:val="1"/>
    </w:tblPr>
    <w:tcPr>
      <w:tcBorders>
        <w:left w:val="nil"/>
      </w:tcBorders>
      <w:shd w:val="clear" w:color="auto" w:fill="FDE9D9" w:themeFill="accent6" w:themeFillTint="33"/>
    </w:tcPr>
    <w:tblStylePr w:type="firstRow">
      <w:rPr>
        <w:b/>
        <w:bCs/>
      </w:rPr>
    </w:tblStylePr>
    <w:tblStylePr w:type="lastRow">
      <w:rPr>
        <w:b/>
        <w:bCs/>
      </w:rPr>
    </w:tblStylePr>
    <w:tblStylePr w:type="firstCol">
      <w:rPr>
        <w:b/>
        <w:bCs/>
      </w:rPr>
    </w:tblStylePr>
    <w:tblStylePr w:type="lastCol">
      <w:rPr>
        <w:b/>
        <w:bCs/>
      </w:rPr>
    </w:tblStylePr>
  </w:style>
  <w:style w:type="table" w:styleId="Rutenettabell3">
    <w:name w:val="Grid Table 3"/>
    <w:basedOn w:val="Vanligtabell"/>
    <w:uiPriority w:val="48"/>
    <w:rsid w:val="00150F71"/>
    <w:tblPr>
      <w:tblStyleRowBandSize w:val="1"/>
      <w:tblStyleColBandSize w:val="1"/>
      <w:tblInd w:w="0" w:type="nil"/>
      <w:tblCellMar>
        <w:left w:w="0" w:type="dxa"/>
        <w:right w:w="0" w:type="dxa"/>
      </w:tblCellMar>
    </w:tblPr>
    <w:tcPr>
      <w:tcBorders>
        <w:top w:val="nil"/>
        <w:left w:val="nil"/>
        <w:bottom w:val="nil"/>
        <w:right w:val="nil"/>
      </w:tcBorders>
      <w:shd w:val="clear" w:color="auto" w:fill="CCCCCC" w:themeFill="text1" w:themeFillTint="33"/>
    </w:tcPr>
    <w:tblStylePr w:type="firstRow">
      <w:rPr>
        <w:b/>
        <w:bCs/>
      </w:rPr>
      <w:tblPr/>
      <w:tcPr>
        <w:tcBorders>
          <w:top w:val="nil"/>
          <w:left w:val="nil"/>
          <w:bottom w:val="single" w:sz="12" w:space="0" w:color="666666" w:themeColor="text1" w:themeTint="99"/>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48"/>
    <w:rsid w:val="00150F71"/>
    <w:tblPr>
      <w:tblStyleRowBandSize w:val="1"/>
      <w:tblStyleColBandSize w:val="1"/>
    </w:tblPr>
    <w:tcPr>
      <w:tcBorders>
        <w:top w:val="nil"/>
        <w:left w:val="nil"/>
        <w:bottom w:val="nil"/>
        <w:right w:val="nil"/>
      </w:tcBorders>
      <w:shd w:val="clear" w:color="auto" w:fill="DBE5F1"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Rutenettabell3uthevingsfarge2">
    <w:name w:val="Grid Table 3 Accent 2"/>
    <w:basedOn w:val="Vanligtabell"/>
    <w:uiPriority w:val="48"/>
    <w:rsid w:val="00150F71"/>
    <w:tblPr>
      <w:tblStyleRowBandSize w:val="1"/>
      <w:tblStyleColBandSize w:val="1"/>
    </w:tblPr>
    <w:tcPr>
      <w:tcBorders>
        <w:top w:val="nil"/>
        <w:left w:val="nil"/>
        <w:bottom w:val="nil"/>
        <w:right w:val="nil"/>
      </w:tcBorders>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Rutenettabell3uthevingsfarge3">
    <w:name w:val="Grid Table 3 Accent 3"/>
    <w:basedOn w:val="Vanligtabell"/>
    <w:uiPriority w:val="48"/>
    <w:rsid w:val="00150F71"/>
    <w:tblPr>
      <w:tblStyleRowBandSize w:val="1"/>
      <w:tblStyleColBandSize w:val="1"/>
      <w:tblInd w:w="0" w:type="nil"/>
      <w:tblCellMar>
        <w:left w:w="0" w:type="dxa"/>
        <w:right w:w="0" w:type="dxa"/>
      </w:tblCellMar>
    </w:tblPr>
    <w:tcPr>
      <w:tcBorders>
        <w:top w:val="nil"/>
        <w:bottom w:val="nil"/>
        <w:right w:val="nil"/>
      </w:tcBorders>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tcBorders>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Rutenettabell3uthevingsfarge4">
    <w:name w:val="Grid Table 3 Accent 4"/>
    <w:basedOn w:val="Vanligtabell"/>
    <w:uiPriority w:val="48"/>
    <w:rsid w:val="00150F71"/>
    <w:tblPr>
      <w:tblStyleRowBandSize w:val="1"/>
      <w:tblStyleColBandSize w:val="1"/>
    </w:tblPr>
    <w:tcPr>
      <w:tcBorders>
        <w:top w:val="nil"/>
        <w:bottom w:val="nil"/>
        <w:right w:val="nil"/>
      </w:tcBorders>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tcBorders>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Rutenettabell3uthevingsfarge5">
    <w:name w:val="Grid Table 3 Accent 5"/>
    <w:basedOn w:val="Vanligtabell"/>
    <w:uiPriority w:val="48"/>
    <w:rsid w:val="00150F71"/>
    <w:tblPr>
      <w:tblStyleRowBandSize w:val="1"/>
      <w:tblStyleColBandSize w:val="1"/>
    </w:tblPr>
    <w:tcPr>
      <w:tcBorders>
        <w:top w:val="nil"/>
        <w:left w:val="nil"/>
        <w:bottom w:val="nil"/>
        <w:right w:val="nil"/>
      </w:tcBorders>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StylePr>
    <w:tblStylePr w:type="lastCol">
      <w:rPr>
        <w:i/>
        <w:iCs/>
      </w:r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Rutenettabell3uthevingsfarge6">
    <w:name w:val="Grid Table 3 Accent 6"/>
    <w:basedOn w:val="Vanligtabell"/>
    <w:uiPriority w:val="48"/>
    <w:rsid w:val="00150F71"/>
    <w:tblPr>
      <w:tblStyleRowBandSize w:val="1"/>
      <w:tblStyleColBandSize w:val="1"/>
    </w:tblPr>
    <w:tcPr>
      <w:tcBorders>
        <w:top w:val="nil"/>
        <w:left w:val="nil"/>
        <w:bottom w:val="nil"/>
        <w:right w:val="nil"/>
      </w:tcBorders>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StylePr>
    <w:tblStylePr w:type="lastCol">
      <w:rPr>
        <w:i/>
        <w:iCs/>
      </w:r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Rutenettabell4">
    <w:name w:val="Grid Table 4"/>
    <w:basedOn w:val="Vanligtabell"/>
    <w:uiPriority w:val="49"/>
    <w:rsid w:val="00150F71"/>
    <w:tblPr>
      <w:tblStyleRowBandSize w:val="1"/>
      <w:tblStyleColBandSize w:val="1"/>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hemeFill="text1" w:themeFillTint="33"/>
    </w:tcPr>
    <w:tblStylePr w:type="firstRow">
      <w:rPr>
        <w:b/>
        <w:bCs/>
        <w:color w:val="FFFFFF" w:themeColor="background1"/>
      </w:rPr>
      <w:tblPr/>
      <w:tcPr>
        <w:tcBorders>
          <w:top w:val="nil"/>
          <w:left w:val="thinThickThinLargeGap" w:sz="1" w:space="22" w:color="FF3A56" w:frame="1"/>
        </w:tcBorders>
      </w:tcPr>
    </w:tblStylePr>
    <w:tblStylePr w:type="lastRow">
      <w:rPr>
        <w:b/>
        <w:bCs/>
      </w:rPr>
      <w:tblPr/>
      <w:tcPr>
        <w:tcBorders>
          <w:bottom w:val="nil"/>
        </w:tcBorders>
      </w:tcPr>
    </w:tblStylePr>
    <w:tblStylePr w:type="firstCol">
      <w:rPr>
        <w:b/>
        <w:bCs/>
      </w:rPr>
    </w:tblStylePr>
    <w:tblStylePr w:type="lastCol">
      <w:rPr>
        <w:b/>
        <w:bCs/>
      </w:rPr>
    </w:tblStylePr>
  </w:style>
  <w:style w:type="table" w:styleId="Rutenettabell4uthevingsfarge1">
    <w:name w:val="Grid Table 4 Accent 1"/>
    <w:basedOn w:val="Vanligtabell"/>
    <w:uiPriority w:val="49"/>
    <w:rsid w:val="00150F71"/>
    <w:tblPr>
      <w:tblStyleRowBandSize w:val="1"/>
      <w:tblStyleColBandSize w:val="1"/>
    </w:tblPr>
    <w:tcPr>
      <w:tcBorders>
        <w:right w:val="single" w:sz="4" w:space="0" w:color="4F81BD" w:themeColor="accent1"/>
      </w:tcBorders>
      <w:shd w:val="clear" w:color="auto" w:fill="DBE5F1" w:themeFill="accen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Rutenettabell4uthevingsfarge2">
    <w:name w:val="Grid Table 4 Accent 2"/>
    <w:basedOn w:val="Vanligtabel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Rutenettabell4uthevingsfarge3">
    <w:name w:val="Grid Table 4 Accent 3"/>
    <w:basedOn w:val="Vanligtabel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Rutenettabell4uthevingsfarge4">
    <w:name w:val="Grid Table 4 Accent 4"/>
    <w:basedOn w:val="Vanligtabel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Rutenettabell4uthevingsfarge5">
    <w:name w:val="Grid Table 4 Accent 5"/>
    <w:basedOn w:val="Vanligtabel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Rutenettabell4uthevingsfarge6">
    <w:name w:val="Grid Table 4 Accent 6"/>
    <w:basedOn w:val="Vanligtabel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Rutenettabell5mrk">
    <w:name w:val="Grid Table 5 Dark"/>
    <w:basedOn w:val="Vanligtabell"/>
    <w:uiPriority w:val="50"/>
    <w:rsid w:val="00150F71"/>
    <w:tblPr>
      <w:tblStyleRowBandSize w:val="1"/>
      <w:tblStyleColBandSize w:val="1"/>
    </w:tblPr>
    <w:tcPr>
      <w:tcBorders>
        <w:top w:val="single" w:sz="4" w:space="0" w:color="FFFFFF" w:themeColor="background1"/>
        <w:left w:val="nil"/>
        <w:bottom w:val="single" w:sz="4" w:space="0" w:color="FFFFFF" w:themeColor="background1"/>
        <w:right w:val="nil"/>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StylePr>
    <w:tblStylePr w:type="lastCol">
      <w:rPr>
        <w:b/>
        <w:bCs/>
        <w:color w:val="FFFFFF" w:themeColor="background1"/>
      </w:rPr>
    </w:tblStylePr>
  </w:style>
  <w:style w:type="table" w:styleId="Rutenettabell5mrkuthevingsfarge1">
    <w:name w:val="Grid Table 5 Dark Accent 1"/>
    <w:basedOn w:val="Vanligtabell"/>
    <w:uiPriority w:val="50"/>
    <w:rsid w:val="00150F71"/>
    <w:tblPr>
      <w:tblStyleRowBandSize w:val="1"/>
      <w:tblStyleColBandSize w:val="1"/>
      <w:tblInd w:w="0" w:type="nil"/>
      <w:tblCellMar>
        <w:left w:w="0" w:type="dxa"/>
        <w:right w:w="0" w:type="dxa"/>
      </w:tblCellMar>
    </w:tblPr>
    <w:tcPr>
      <w:tcBorders>
        <w:top w:val="single" w:sz="4" w:space="0" w:color="FFFFFF" w:themeColor="background1"/>
        <w:left w:val="nil"/>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top w:val="double" w:sz="4" w:space="0" w:color="000000" w:themeColor="text1"/>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StylePr>
  </w:style>
  <w:style w:type="table" w:styleId="Rutenettabell5mrkuthevingsfarge2">
    <w:name w:val="Grid Table 5 Dark Accent 2"/>
    <w:basedOn w:val="Vanligtabell"/>
    <w:uiPriority w:val="50"/>
    <w:rsid w:val="00150F71"/>
    <w:tblPr>
      <w:tblStyleRowBandSize w:val="1"/>
      <w:tblStyleColBandSize w:val="1"/>
    </w:tblPr>
    <w:tcPr>
      <w:tcBorders>
        <w:top w:val="single" w:sz="4" w:space="0" w:color="FFFFFF" w:themeColor="background1"/>
        <w:left w:val="nil"/>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StylePr>
    <w:tblStylePr w:type="lastCol">
      <w:rPr>
        <w:b/>
        <w:bCs/>
        <w:color w:val="FFFFFF" w:themeColor="background1"/>
      </w:rPr>
    </w:tblStylePr>
  </w:style>
  <w:style w:type="table" w:styleId="Rutenettabell5mrkuthevingsfarge3">
    <w:name w:val="Grid Table 5 Dark Accent 3"/>
    <w:basedOn w:val="Vanligtabell"/>
    <w:uiPriority w:val="50"/>
    <w:rsid w:val="00150F71"/>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StylePr>
    <w:tblStylePr w:type="lastCol">
      <w:rPr>
        <w:b/>
        <w:bCs/>
        <w:color w:val="FFFFFF" w:themeColor="background1"/>
      </w:rPr>
    </w:tblStylePr>
  </w:style>
  <w:style w:type="table" w:styleId="Rutenettabell5mrkuthevingsfarge4">
    <w:name w:val="Grid Table 5 Dark Accent 4"/>
    <w:basedOn w:val="Vanligtabell"/>
    <w:uiPriority w:val="50"/>
    <w:rsid w:val="00150F71"/>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StylePr>
    <w:tblStylePr w:type="lastCol">
      <w:rPr>
        <w:b/>
        <w:bCs/>
        <w:color w:val="FFFFFF" w:themeColor="background1"/>
      </w:rPr>
    </w:tblStylePr>
  </w:style>
  <w:style w:type="table" w:styleId="Rutenettabell5mrkuthevingsfarge5">
    <w:name w:val="Grid Table 5 Dark Accent 5"/>
    <w:basedOn w:val="Vanligtabell"/>
    <w:uiPriority w:val="50"/>
    <w:rsid w:val="00150F71"/>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StylePr>
    <w:tblStylePr w:type="lastCol">
      <w:rPr>
        <w:b/>
        <w:bCs/>
        <w:color w:val="FFFFFF" w:themeColor="background1"/>
      </w:rPr>
    </w:tblStylePr>
  </w:style>
  <w:style w:type="table" w:styleId="Rutenettabell5mrkuthevingsfarge6">
    <w:name w:val="Grid Table 5 Dark Accent 6"/>
    <w:basedOn w:val="Vanligtabell"/>
    <w:uiPriority w:val="50"/>
    <w:rsid w:val="00150F71"/>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StylePr>
    <w:tblStylePr w:type="lastCol">
      <w:rPr>
        <w:b/>
        <w:bCs/>
        <w:color w:val="FFFFFF" w:themeColor="background1"/>
      </w:rPr>
    </w:tblStylePr>
  </w:style>
  <w:style w:type="table" w:styleId="Rutenettabell6fargerik">
    <w:name w:val="Grid Table 6 Colorful"/>
    <w:basedOn w:val="Vanligtabell"/>
    <w:uiPriority w:val="51"/>
    <w:rsid w:val="00150F71"/>
    <w:rPr>
      <w:color w:val="000000" w:themeColor="text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FF00"/>
      </w:tcPr>
    </w:tblStylePr>
    <w:tblStylePr w:type="firstCol">
      <w:rPr>
        <w:b/>
        <w:bCs/>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rPr>
    </w:tblStylePr>
  </w:style>
  <w:style w:type="table" w:styleId="Rutenettabell6fargerikuthevingsfarge1">
    <w:name w:val="Grid Table 6 Colorful Accent 1"/>
    <w:basedOn w:val="Vanligtabell"/>
    <w:uiPriority w:val="51"/>
    <w:rsid w:val="00150F71"/>
    <w:rPr>
      <w:color w:val="365F91" w:themeColor="accent1" w:themeShade="BF"/>
    </w:rPr>
    <w:tblPr>
      <w:tblStyleRowBandSize w:val="1"/>
      <w:tblStyleColBandSize w:val="1"/>
      <w:tblInd w:w="0" w:type="nil"/>
      <w:tblCellMar>
        <w:left w:w="0" w:type="dxa"/>
        <w:right w:w="0" w:type="dxa"/>
      </w:tblCellMar>
    </w:tblPr>
    <w:tcPr>
      <w:tcBorders>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Rutenettabell6fargerikuthevingsfarge2">
    <w:name w:val="Grid Table 6 Colorful Accent 2"/>
    <w:basedOn w:val="Vanligtabell"/>
    <w:uiPriority w:val="51"/>
    <w:rsid w:val="00150F71"/>
    <w:rPr>
      <w:color w:val="943634" w:themeColor="accent2"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Rutenettabell6fargerikuthevingsfarge3">
    <w:name w:val="Grid Table 6 Colorful Accent 3"/>
    <w:basedOn w:val="Vanligtabell"/>
    <w:uiPriority w:val="51"/>
    <w:rsid w:val="00150F71"/>
    <w:rPr>
      <w:color w:val="76923C" w:themeColor="accent3"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Rutenettabell6fargerikuthevingsfarge4">
    <w:name w:val="Grid Table 6 Colorful Accent 4"/>
    <w:basedOn w:val="Vanligtabell"/>
    <w:uiPriority w:val="51"/>
    <w:rsid w:val="00150F71"/>
    <w:rPr>
      <w:color w:val="5F497A" w:themeColor="accent4"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Rutenettabell6fargerikuthevingsfarge5">
    <w:name w:val="Grid Table 6 Colorful Accent 5"/>
    <w:basedOn w:val="Vanligtabell"/>
    <w:uiPriority w:val="51"/>
    <w:rsid w:val="00150F71"/>
    <w:rPr>
      <w:color w:val="31849B" w:themeColor="accent5"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Rutenettabell6fargerikuthevingsfarge6">
    <w:name w:val="Grid Table 6 Colorful Accent 6"/>
    <w:basedOn w:val="Vanligtabell"/>
    <w:uiPriority w:val="51"/>
    <w:rsid w:val="00150F71"/>
    <w:rPr>
      <w:color w:val="E36C0A" w:themeColor="accent6"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Rutenettabell7fargerik">
    <w:name w:val="Grid Table 7 Colorful"/>
    <w:basedOn w:val="Vanligtabell"/>
    <w:uiPriority w:val="52"/>
    <w:rsid w:val="00150F71"/>
    <w:rPr>
      <w:color w:val="000000" w:themeColor="text1"/>
    </w:rPr>
    <w:tblPr>
      <w:tblStyleRowBandSize w:val="1"/>
      <w:tblStyleColBandSize w:val="1"/>
      <w:tblInd w:w="0" w:type="nil"/>
      <w:tblCellMar>
        <w:left w:w="0" w:type="dxa"/>
        <w:right w:w="0" w:type="dxa"/>
      </w:tblCellMar>
    </w:tblPr>
    <w:tcPr>
      <w:tcBorders>
        <w:right w:val="single" w:sz="4" w:space="0" w:color="FFFFFF" w:themeColor="background1"/>
      </w:tcBorders>
      <w:shd w:val="clear" w:color="auto" w:fill="F79646" w:themeFill="accent6"/>
    </w:tcPr>
    <w:tblStylePr w:type="firstRow">
      <w:rPr>
        <w:b/>
        <w:bCs/>
      </w:rPr>
      <w:tblPr>
        <w:tblCellMar>
          <w:top w:w="0" w:type="dxa"/>
          <w:left w:w="0" w:type="dxa"/>
          <w:bottom w:w="0" w:type="dxa"/>
          <w:right w:w="0" w:type="dxa"/>
        </w:tblCellMar>
      </w:tblPr>
      <w:tcPr>
        <w:tcBorders>
          <w:top w:val="nil"/>
          <w:left w:val="nil"/>
          <w:bottom w:val="single" w:sz="12" w:space="0" w:color="666666" w:themeColor="text1" w:themeTint="99"/>
          <w:right w:val="nil"/>
          <w:insideH w:val="nil"/>
          <w:insideV w:val="nil"/>
        </w:tcBorders>
        <w:shd w:val="clear" w:color="auto" w:fill="FFFFFF" w:themeFill="background1"/>
      </w:tcPr>
    </w:tblStylePr>
    <w:tblStylePr w:type="lastRow">
      <w:rPr>
        <w:b/>
        <w:bCs/>
      </w:rPr>
      <w:tblPr/>
      <w:tcPr>
        <w:tcBorders>
          <w:top w:val="double" w:sz="4" w:space="0" w:color="666666" w:themeColor="text1" w:themeTint="99"/>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52"/>
    <w:rsid w:val="00150F71"/>
    <w:rPr>
      <w:color w:val="365F91" w:themeColor="accent1" w:themeShade="BF"/>
    </w:rPr>
    <w:tblPr>
      <w:tblStyleRowBandSize w:val="1"/>
      <w:tblStyleColBandSize w:val="1"/>
      <w:tblInd w:w="0" w:type="nil"/>
      <w:tblCellMar>
        <w:left w:w="0" w:type="dxa"/>
        <w:right w:w="0" w:type="dxa"/>
      </w:tblCellMar>
    </w:tblPr>
    <w:tcPr>
      <w:tcBorders>
        <w:right w:val="single" w:sz="4" w:space="0" w:color="FFFFFF" w:themeColor="background1"/>
      </w:tcBorders>
      <w:shd w:val="clear" w:color="auto" w:fill="DBE5F1" w:themeFill="accent1" w:themeFillTint="33"/>
    </w:tcPr>
    <w:tblStylePr w:type="firstRow">
      <w:rPr>
        <w:b/>
        <w:bCs/>
      </w:rPr>
      <w:tblPr>
        <w:tblCellMar>
          <w:top w:w="0" w:type="dxa"/>
          <w:left w:w="0" w:type="dxa"/>
          <w:bottom w:w="0" w:type="dxa"/>
          <w:right w:w="0" w:type="dxa"/>
        </w:tblCellMar>
      </w:tblPr>
      <w:tcPr>
        <w:tcBorders>
          <w:top w:val="nil"/>
          <w:left w:val="nil"/>
          <w:bottom w:val="single" w:sz="12" w:space="0" w:color="666666" w:themeColor="text1" w:themeTint="99"/>
          <w:right w:val="nil"/>
          <w:insideH w:val="nil"/>
          <w:insideV w:val="nil"/>
        </w:tcBorders>
        <w:shd w:val="clear" w:color="auto" w:fill="FFFFFF" w:themeFill="background1"/>
      </w:tcPr>
    </w:tblStylePr>
    <w:tblStylePr w:type="lastRow">
      <w:rPr>
        <w:b/>
        <w:bCs/>
      </w:rPr>
      <w:tblPr/>
      <w:tcPr>
        <w:tcBorders>
          <w:top w:val="double" w:sz="4" w:space="0" w:color="666666" w:themeColor="text1" w:themeTint="99"/>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Rutenettabell7fargerikuthevingsfarge2">
    <w:name w:val="Grid Table 7 Colorful Accent 2"/>
    <w:basedOn w:val="Vanligtabell"/>
    <w:uiPriority w:val="52"/>
    <w:rsid w:val="00150F71"/>
    <w:rPr>
      <w:color w:val="943634" w:themeColor="accent2" w:themeShade="BF"/>
    </w:rPr>
    <w:tblPr>
      <w:tblStyleRowBandSize w:val="1"/>
      <w:tblStyleColBandSize w:val="1"/>
      <w:tblInd w:w="0" w:type="nil"/>
      <w:tblCellMar>
        <w:left w:w="0" w:type="dxa"/>
        <w:right w:w="0" w:type="dxa"/>
      </w:tblCellMar>
    </w:tblPr>
    <w:tcPr>
      <w:tcBorders>
        <w:top w:val="nil"/>
        <w:bottom w:val="nil"/>
        <w:right w:val="nil"/>
      </w:tcBorders>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single" w:sz="4" w:space="0" w:color="FFFFFF" w:themeColor="background1"/>
          <w:bottom w:val="single" w:sz="123" w:space="10" w:color="FFFF3A" w:shadow="1" w:frame="1"/>
          <w:insideH w:val="nil"/>
          <w:insideV w:val="nil"/>
        </w:tcBorders>
        <w:shd w:val="clear" w:color="auto" w:fill="DBE5F1" w:themeFill="accent1" w:themeFillTint="33"/>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Rutenettabell7fargerikuthevingsfarge3">
    <w:name w:val="Grid Table 7 Colorful Accent 3"/>
    <w:basedOn w:val="Vanligtabell"/>
    <w:uiPriority w:val="52"/>
    <w:rsid w:val="00150F71"/>
    <w:rPr>
      <w:color w:val="76923C" w:themeColor="accent3" w:themeShade="BF"/>
    </w:rPr>
    <w:tblPr>
      <w:tblStyleRowBandSize w:val="1"/>
      <w:tblStyleColBandSize w:val="1"/>
    </w:tblPr>
    <w:tcPr>
      <w:tcBorders>
        <w:top w:val="nil"/>
        <w:bottom w:val="nil"/>
        <w:right w:val="nil"/>
      </w:tcBorders>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single" w:sz="4" w:space="0" w:color="FFFFFF" w:themeColor="background1"/>
          <w:bottom w:val="single" w:sz="123" w:space="10" w:color="FFFF3A" w:shadow="1" w:frame="1"/>
          <w:insideV w:val="nil"/>
        </w:tcBorders>
        <w:shd w:val="clear" w:color="auto" w:fill="DBE5F1" w:themeFill="accent1" w:themeFillTint="33"/>
      </w:tcPr>
    </w:tblStylePr>
    <w:tblStylePr w:type="lastCol">
      <w:rPr>
        <w:i/>
        <w:iCs/>
      </w:r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Rutenettabell7fargerikuthevingsfarge4">
    <w:name w:val="Grid Table 7 Colorful Accent 4"/>
    <w:basedOn w:val="Vanligtabell"/>
    <w:uiPriority w:val="52"/>
    <w:rsid w:val="00150F71"/>
    <w:rPr>
      <w:color w:val="5F497A" w:themeColor="accent4" w:themeShade="BF"/>
    </w:rPr>
    <w:tblPr>
      <w:tblStyleRowBandSize w:val="1"/>
      <w:tblStyleColBandSize w:val="1"/>
      <w:tblInd w:w="0" w:type="nil"/>
      <w:tblCellMar>
        <w:left w:w="0" w:type="dxa"/>
        <w:right w:w="0" w:type="dxa"/>
      </w:tblCellMar>
    </w:tblPr>
    <w:tcPr>
      <w:tcBorders>
        <w:top w:val="nil"/>
        <w:bottom w:val="nil"/>
        <w:right w:val="nil"/>
      </w:tcBorders>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Pr/>
      <w:tcPr>
        <w:tcBorders>
          <w:top w:val="nil"/>
          <w:left w:val="single" w:sz="4" w:space="0" w:color="FFFFFF" w:themeColor="background1"/>
          <w:bottom w:val="single" w:sz="123" w:space="10" w:color="FFFF3A" w:shadow="1" w:frame="1"/>
          <w:insideV w:val="nil"/>
        </w:tcBorders>
        <w:shd w:val="clear" w:color="auto" w:fill="DBE5F1" w:themeFill="accent1" w:themeFillTint="33"/>
      </w:tcPr>
    </w:tblStylePr>
    <w:tblStylePr w:type="lastCol">
      <w:rPr>
        <w:i/>
        <w:iCs/>
      </w:rPr>
    </w:tblStylePr>
    <w:tblStylePr w:type="band1Vert">
      <w:tblPr/>
      <w:tcPr>
        <w:shd w:val="clear" w:color="auto" w:fill="F2DBDB" w:themeFill="accent2"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Rutenettabell7fargerikuthevingsfarge5">
    <w:name w:val="Grid Table 7 Colorful Accent 5"/>
    <w:basedOn w:val="Vanligtabell"/>
    <w:uiPriority w:val="52"/>
    <w:rsid w:val="00150F71"/>
    <w:rPr>
      <w:color w:val="31849B" w:themeColor="accent5" w:themeShade="BF"/>
    </w:rPr>
    <w:tblPr>
      <w:tblStyleRowBandSize w:val="1"/>
      <w:tblStyleColBandSize w:val="1"/>
    </w:tblPr>
    <w:tcPr>
      <w:tcBorders>
        <w:top w:val="nil"/>
        <w:left w:val="nil"/>
        <w:bottom w:val="nil"/>
        <w:right w:val="nil"/>
      </w:tcBorders>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StylePr>
    <w:tblStylePr w:type="lastCol">
      <w:rPr>
        <w:i/>
        <w:iCs/>
      </w:r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Rutenettabell7fargerikuthevingsfarge6">
    <w:name w:val="Grid Table 7 Colorful Accent 6"/>
    <w:basedOn w:val="Vanligtabell"/>
    <w:uiPriority w:val="52"/>
    <w:rsid w:val="00150F71"/>
    <w:rPr>
      <w:color w:val="E36C0A" w:themeColor="accent6" w:themeShade="BF"/>
    </w:rPr>
    <w:tblPr>
      <w:tblStyleRowBandSize w:val="1"/>
      <w:tblStyleColBandSize w:val="1"/>
    </w:tblPr>
    <w:tcPr>
      <w:tcBorders>
        <w:top w:val="nil"/>
        <w:left w:val="nil"/>
        <w:bottom w:val="nil"/>
        <w:right w:val="nil"/>
      </w:tcBorders>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StylePr>
    <w:tblStylePr w:type="lastCol">
      <w:rPr>
        <w:i/>
        <w:iCs/>
      </w:r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Emneknagg">
    <w:name w:val="Hashtag"/>
    <w:basedOn w:val="Standardskriftforavsnitt"/>
    <w:uiPriority w:val="99"/>
    <w:semiHidden/>
    <w:unhideWhenUsed/>
    <w:rsid w:val="00150F71"/>
    <w:rPr>
      <w:color w:val="2B579A"/>
      <w:shd w:val="clear" w:color="auto" w:fill="E1DFDD"/>
    </w:rPr>
  </w:style>
  <w:style w:type="table" w:styleId="Listetabell1lys">
    <w:name w:val="List Table 1 Light"/>
    <w:basedOn w:val="Vanligtabell"/>
    <w:uiPriority w:val="46"/>
    <w:rsid w:val="00150F71"/>
    <w:tblPr>
      <w:tblStyleRowBandSize w:val="1"/>
      <w:tblStyleColBandSize w:val="1"/>
    </w:tblPr>
    <w:tcPr>
      <w:shd w:val="clear" w:color="auto" w:fill="FFFFFF" w:themeFill="background1"/>
    </w:tcPr>
    <w:tblStylePr w:type="firstRow">
      <w:rPr>
        <w:b/>
        <w:bCs/>
      </w:rPr>
    </w:tblStylePr>
    <w:tblStylePr w:type="lastRow">
      <w:rPr>
        <w:b/>
        <w:bCs/>
      </w:rPr>
    </w:tblStylePr>
    <w:tblStylePr w:type="firstCol">
      <w:rPr>
        <w:b/>
        <w:bCs/>
      </w:rPr>
      <w:tblPr>
        <w:tblCellMar>
          <w:top w:w="0" w:type="dxa"/>
          <w:left w:w="0" w:type="dxa"/>
          <w:bottom w:w="0" w:type="dxa"/>
          <w:right w:w="0" w:type="dxa"/>
        </w:tblCellMar>
      </w:tblPr>
      <w:tcPr>
        <w:tcBorders>
          <w:top w:val="nil"/>
        </w:tcBorders>
      </w:tcPr>
    </w:tblStylePr>
    <w:tblStylePr w:type="lastCol">
      <w:rPr>
        <w:b/>
        <w:bCs/>
      </w:rPr>
    </w:tblStylePr>
    <w:tblStylePr w:type="band1Vert">
      <w:tblPr/>
      <w:tcPr>
        <w:shd w:val="clear" w:color="auto" w:fill="CCCCCC" w:themeFill="text1" w:themeFillTint="33"/>
      </w:tcPr>
    </w:tblStylePr>
  </w:style>
  <w:style w:type="table" w:styleId="Listetabell1lysuthevingsfarge1">
    <w:name w:val="List Table 1 Light Accent 1"/>
    <w:basedOn w:val="Vanligtabell"/>
    <w:uiPriority w:val="46"/>
    <w:rsid w:val="00150F71"/>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etabell1lysuthevingsfarge2">
    <w:name w:val="List Table 1 Light Accent 2"/>
    <w:basedOn w:val="Vanligtabell"/>
    <w:uiPriority w:val="46"/>
    <w:rsid w:val="00150F71"/>
    <w:tblPr>
      <w:tblStyleRowBandSize w:val="1"/>
      <w:tblStyleColBandSize w:val="1"/>
      <w:tblInd w:w="0" w:type="nil"/>
      <w:tblCellMar>
        <w:left w:w="0" w:type="dxa"/>
        <w:right w:w="0" w:type="dxa"/>
      </w:tblCellMar>
    </w:tblPr>
    <w:tcPr>
      <w:shd w:val="clear" w:color="568301" w:fill="D60600"/>
    </w:tcPr>
    <w:tblStylePr w:type="firstRow">
      <w:rPr>
        <w:b/>
        <w:bCs/>
      </w:rPr>
    </w:tblStylePr>
    <w:tblStylePr w:type="lastRow">
      <w:rPr>
        <w:b/>
        <w:bCs/>
      </w:rPr>
    </w:tblStylePr>
    <w:tblStylePr w:type="firstCol">
      <w:rPr>
        <w:b/>
        <w:bCs/>
      </w:rPr>
      <w:tblPr/>
      <w:tcPr>
        <w:tcBorders>
          <w:top w:val="single" w:sz="4" w:space="0" w:color="D99594" w:themeColor="accent2" w:themeTint="99"/>
          <w:left w:val="nil"/>
          <w:right w:val="nil"/>
        </w:tcBorders>
      </w:tcPr>
    </w:tblStylePr>
    <w:tblStylePr w:type="lastCol">
      <w:rPr>
        <w:b/>
        <w:bCs/>
      </w:rPr>
    </w:tblStylePr>
  </w:style>
  <w:style w:type="table" w:styleId="Listetabell1lysuthevingsfarge3">
    <w:name w:val="List Table 1 Light Accent 3"/>
    <w:basedOn w:val="Vanligtabell"/>
    <w:uiPriority w:val="46"/>
    <w:rsid w:val="00150F71"/>
    <w:tblPr>
      <w:tblStyleRowBandSize w:val="1"/>
      <w:tblStyleColBandSize w:val="1"/>
      <w:tblInd w:w="0" w:type="nil"/>
      <w:tblCellMar>
        <w:left w:w="0" w:type="dxa"/>
        <w:right w:w="0" w:type="dxa"/>
      </w:tblCellMar>
    </w:tblPr>
    <w:tcPr>
      <w:shd w:val="clear" w:color="568401" w:fill="D60600"/>
    </w:tcPr>
    <w:tblStylePr w:type="firstRow">
      <w:rPr>
        <w:b/>
        <w:bCs/>
      </w:rPr>
    </w:tblStylePr>
    <w:tblStylePr w:type="lastRow">
      <w:rPr>
        <w:b/>
        <w:bCs/>
      </w:rPr>
    </w:tblStylePr>
    <w:tblStylePr w:type="firstCol">
      <w:rPr>
        <w:b/>
        <w:bCs/>
      </w:rPr>
      <w:tblPr/>
      <w:tcPr>
        <w:tcBorders>
          <w:top w:val="single" w:sz="4" w:space="0" w:color="C2D69B" w:themeColor="accent3" w:themeTint="99"/>
          <w:left w:val="nil"/>
          <w:right w:val="nil"/>
        </w:tcBorders>
      </w:tcPr>
    </w:tblStylePr>
    <w:tblStylePr w:type="lastCol">
      <w:rPr>
        <w:b/>
        <w:bCs/>
      </w:rPr>
    </w:tblStylePr>
  </w:style>
  <w:style w:type="table" w:styleId="Listetabell1lysuthevingsfarge4">
    <w:name w:val="List Table 1 Light Accent 4"/>
    <w:basedOn w:val="Vanligtabell"/>
    <w:uiPriority w:val="46"/>
    <w:rsid w:val="00150F71"/>
    <w:tblPr>
      <w:tblStyleRowBandSize w:val="1"/>
      <w:tblStyleColBandSize w:val="1"/>
      <w:tblInd w:w="0" w:type="nil"/>
      <w:tblCellMar>
        <w:left w:w="0" w:type="dxa"/>
        <w:right w:w="0" w:type="dxa"/>
      </w:tblCellMar>
    </w:tblPr>
    <w:tcPr>
      <w:shd w:val="clear" w:color="568501" w:fill="D60600"/>
    </w:tcPr>
    <w:tblStylePr w:type="firstRow">
      <w:rPr>
        <w:b/>
        <w:bCs/>
      </w:rPr>
    </w:tblStylePr>
    <w:tblStylePr w:type="lastRow">
      <w:rPr>
        <w:b/>
        <w:bCs/>
      </w:rPr>
    </w:tblStylePr>
    <w:tblStylePr w:type="firstCol">
      <w:rPr>
        <w:b/>
        <w:bCs/>
      </w:rPr>
      <w:tblPr/>
      <w:tcPr>
        <w:tcBorders>
          <w:top w:val="single" w:sz="4" w:space="0" w:color="B2A1C7" w:themeColor="accent4" w:themeTint="99"/>
          <w:left w:val="nil"/>
          <w:right w:val="nil"/>
        </w:tcBorders>
      </w:tcPr>
    </w:tblStylePr>
    <w:tblStylePr w:type="lastCol">
      <w:rPr>
        <w:b/>
        <w:bCs/>
      </w:rPr>
    </w:tblStylePr>
  </w:style>
  <w:style w:type="table" w:styleId="Listetabell1lysuthevingsfarge5">
    <w:name w:val="List Table 1 Light Accent 5"/>
    <w:basedOn w:val="Vanligtabell"/>
    <w:uiPriority w:val="46"/>
    <w:rsid w:val="00150F71"/>
    <w:tblPr>
      <w:tblStyleRowBandSize w:val="1"/>
      <w:tblStyleColBandSize w:val="1"/>
      <w:tblInd w:w="0" w:type="nil"/>
      <w:tblCellMar>
        <w:left w:w="0" w:type="dxa"/>
        <w:right w:w="0" w:type="dxa"/>
      </w:tblCellMar>
    </w:tblPr>
    <w:tcPr>
      <w:shd w:val="clear" w:color="568601" w:fill="D60600"/>
    </w:tcPr>
    <w:tblStylePr w:type="firstRow">
      <w:rPr>
        <w:b/>
        <w:bCs/>
      </w:rPr>
    </w:tblStylePr>
    <w:tblStylePr w:type="lastRow">
      <w:rPr>
        <w:b/>
        <w:bCs/>
      </w:rPr>
    </w:tblStylePr>
    <w:tblStylePr w:type="firstCol">
      <w:rPr>
        <w:b/>
        <w:bCs/>
      </w:rPr>
      <w:tblPr/>
      <w:tcPr>
        <w:tcBorders>
          <w:top w:val="single" w:sz="4" w:space="0" w:color="92CDDC" w:themeColor="accent5" w:themeTint="99"/>
          <w:left w:val="nil"/>
          <w:right w:val="nil"/>
        </w:tcBorders>
      </w:tcPr>
    </w:tblStylePr>
    <w:tblStylePr w:type="lastCol">
      <w:rPr>
        <w:b/>
        <w:bCs/>
      </w:rPr>
    </w:tblStylePr>
  </w:style>
  <w:style w:type="table" w:styleId="Listetabell1lysuthevingsfarge6">
    <w:name w:val="List Table 1 Light Accent 6"/>
    <w:basedOn w:val="Vanligtabell"/>
    <w:uiPriority w:val="46"/>
    <w:rsid w:val="00150F71"/>
    <w:tblPr>
      <w:tblStyleRowBandSize w:val="1"/>
      <w:tblStyleColBandSize w:val="1"/>
      <w:tblInd w:w="0" w:type="nil"/>
      <w:tblCellMar>
        <w:left w:w="0" w:type="dxa"/>
        <w:right w:w="0" w:type="dxa"/>
      </w:tblCellMar>
    </w:tblPr>
    <w:tcPr>
      <w:shd w:val="clear" w:color="568701" w:fill="D60600"/>
    </w:tcPr>
    <w:tblStylePr w:type="firstRow">
      <w:rPr>
        <w:b/>
        <w:bCs/>
      </w:rPr>
    </w:tblStylePr>
    <w:tblStylePr w:type="lastRow">
      <w:rPr>
        <w:b/>
        <w:bCs/>
      </w:rPr>
    </w:tblStylePr>
    <w:tblStylePr w:type="firstCol">
      <w:rPr>
        <w:b/>
        <w:bCs/>
      </w:rPr>
      <w:tblPr/>
      <w:tcPr>
        <w:tcBorders>
          <w:top w:val="single" w:sz="4" w:space="0" w:color="FABF8F" w:themeColor="accent6" w:themeTint="99"/>
          <w:left w:val="nil"/>
          <w:right w:val="nil"/>
        </w:tcBorders>
      </w:tcPr>
    </w:tblStylePr>
    <w:tblStylePr w:type="lastCol">
      <w:rPr>
        <w:b/>
        <w:bCs/>
      </w:rPr>
    </w:tblStylePr>
  </w:style>
  <w:style w:type="table" w:styleId="Listetabell2">
    <w:name w:val="List Table 2"/>
    <w:basedOn w:val="Vanligtabell"/>
    <w:uiPriority w:val="47"/>
    <w:rsid w:val="00150F71"/>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etabell2uthevingsfarge1">
    <w:name w:val="List Table 2 Accent 1"/>
    <w:basedOn w:val="Vanligtabell"/>
    <w:uiPriority w:val="47"/>
    <w:rsid w:val="00150F71"/>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etabell2uthevingsfarge2">
    <w:name w:val="List Table 2 Accent 2"/>
    <w:basedOn w:val="Vanligtabel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etabell2uthevingsfarge3">
    <w:name w:val="List Table 2 Accent 3"/>
    <w:basedOn w:val="Vanligtabel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etabell2uthevingsfarge4">
    <w:name w:val="List Table 2 Accent 4"/>
    <w:basedOn w:val="Vanligtabel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etabell2uthevingsfarge5">
    <w:name w:val="List Table 2 Accent 5"/>
    <w:basedOn w:val="Vanligtabel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etabell2uthevingsfarge6">
    <w:name w:val="List Table 2 Accent 6"/>
    <w:basedOn w:val="Vanligtabel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etabell3">
    <w:name w:val="List Table 3"/>
    <w:basedOn w:val="Vanligtabell"/>
    <w:uiPriority w:val="48"/>
    <w:rsid w:val="00150F71"/>
    <w:tblPr>
      <w:tblStyleRowBandSize w:val="1"/>
      <w:tblStyleColBandSize w:val="1"/>
    </w:tblPr>
    <w:tcPr>
      <w:tcBorders>
        <w:top w:val="single" w:sz="4" w:space="0" w:color="FABF8F" w:themeColor="accent6" w:themeTint="99"/>
        <w:left w:val="nil"/>
        <w:right w:val="nil"/>
      </w:tcBorders>
      <w:shd w:val="clear" w:color="auto" w:fill="FF0000"/>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48"/>
    <w:rsid w:val="00150F71"/>
    <w:tblPr>
      <w:tblStyleRowBandSize w:val="1"/>
      <w:tblStyleColBandSize w:val="1"/>
      <w:tblInd w:w="0" w:type="nil"/>
      <w:tblCellMar>
        <w:left w:w="0" w:type="dxa"/>
        <w:right w:w="0" w:type="dxa"/>
      </w:tblCellMar>
    </w:tblPr>
    <w:tcPr>
      <w:tcBorders>
        <w:top w:val="nil"/>
        <w:left w:val="nil"/>
        <w:bottom w:val="nil"/>
      </w:tcBorders>
      <w:shd w:val="clear" w:color="auto" w:fill="FDE9D9" w:themeFill="accent6" w:themeFillTint="33"/>
    </w:tc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etabell3uthevingsfarge2">
    <w:name w:val="List Table 3 Accent 2"/>
    <w:basedOn w:val="Vanligtabell"/>
    <w:uiPriority w:val="48"/>
    <w:rsid w:val="00150F71"/>
    <w:tblPr>
      <w:tblStyleRowBandSize w:val="1"/>
      <w:tblStyleColBandSize w:val="1"/>
    </w:tblPr>
    <w:tcPr>
      <w:tcBorders>
        <w:top w:val="double" w:sz="4" w:space="0" w:color="000000" w:themeColor="text1"/>
        <w:left w:val="nil"/>
        <w:right w:val="single" w:sz="4" w:space="0" w:color="C0504D" w:themeColor="accent2"/>
      </w:tcBorders>
      <w:shd w:val="clear" w:color="auto" w:fill="FDE9D9" w:themeFill="accent6" w:themeFillTint="33"/>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etabell3uthevingsfarge3">
    <w:name w:val="List Table 3 Accent 3"/>
    <w:basedOn w:val="Vanligtabell"/>
    <w:uiPriority w:val="48"/>
    <w:rsid w:val="00150F71"/>
    <w:tblPr>
      <w:tblStyleRowBandSize w:val="1"/>
      <w:tblStyleColBandSize w:val="1"/>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etabell3uthevingsfarge4">
    <w:name w:val="List Table 3 Accent 4"/>
    <w:basedOn w:val="Vanligtabell"/>
    <w:uiPriority w:val="48"/>
    <w:rsid w:val="00150F71"/>
    <w:tblPr>
      <w:tblStyleRowBandSize w:val="1"/>
      <w:tblStyleColBandSize w:val="1"/>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etabell3uthevingsfarge5">
    <w:name w:val="List Table 3 Accent 5"/>
    <w:basedOn w:val="Vanligtabell"/>
    <w:uiPriority w:val="48"/>
    <w:rsid w:val="00150F71"/>
    <w:tblPr>
      <w:tblStyleRowBandSize w:val="1"/>
      <w:tblStyleColBandSize w:val="1"/>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etabell3uthevingsfarge6">
    <w:name w:val="List Table 3 Accent 6"/>
    <w:basedOn w:val="Vanligtabell"/>
    <w:uiPriority w:val="48"/>
    <w:rsid w:val="00150F71"/>
    <w:tblPr>
      <w:tblStyleRowBandSize w:val="1"/>
      <w:tblStyleColBandSize w:val="1"/>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etabell4">
    <w:name w:val="List Table 4"/>
    <w:basedOn w:val="Vanligtabell"/>
    <w:uiPriority w:val="49"/>
    <w:rsid w:val="00150F71"/>
    <w:tblPr>
      <w:tblStyleRowBandSize w:val="1"/>
      <w:tblStyleColBandSize w:val="1"/>
    </w:tblPr>
    <w:tcPr>
      <w:tcBorders>
        <w:top w:val="single" w:sz="4" w:space="0" w:color="F79646" w:themeColor="accent6"/>
        <w:bottom w:val="single" w:sz="4" w:space="0" w:color="F79646" w:themeColor="accent6"/>
      </w:tcBorders>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shd w:val="clear" w:color="auto" w:fill="CCCCCC" w:themeFill="text1" w:themeFillTint="33"/>
      </w:tcPr>
    </w:tblStylePr>
  </w:style>
  <w:style w:type="table" w:styleId="Listetabell4uthevingsfarge1">
    <w:name w:val="List Table 4 Accent 1"/>
    <w:basedOn w:val="Vanligtabell"/>
    <w:uiPriority w:val="49"/>
    <w:rsid w:val="00150F71"/>
    <w:tblPr>
      <w:tblStyleRowBandSize w:val="1"/>
      <w:tblStyleColBandSize w:val="1"/>
    </w:tblPr>
    <w:tcPr>
      <w:tcBorders>
        <w:top w:val="single" w:sz="4" w:space="0" w:color="F79646" w:themeColor="accent6"/>
        <w:bottom w:val="single" w:sz="4" w:space="0" w:color="F79646" w:themeColor="accent6"/>
        <w:right w:val="single" w:sz="4" w:space="0" w:color="000000" w:themeColor="text1"/>
      </w:tcBorders>
      <w:shd w:val="clear" w:color="auto" w:fill="000000" w:themeFill="text1"/>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Pr/>
      <w:tcPr>
        <w:tcBorders>
          <w:right w:val="nil"/>
        </w:tcBorders>
        <w:shd w:val="clear" w:color="auto" w:fill="FFFFFF" w:themeFill="background1"/>
      </w:tcPr>
    </w:tblStylePr>
    <w:tblStylePr w:type="lastCol">
      <w:rPr>
        <w:b/>
        <w:bCs/>
      </w:rPr>
      <w:tblPr/>
      <w:tcPr>
        <w:tcBorders>
          <w:left w:val="single" w:sz="109" w:space="0" w:color="FF50E5"/>
        </w:tcBorders>
        <w:shd w:val="clear" w:color="auto" w:fill="FFFFFF" w:themeFill="background1"/>
      </w:tcPr>
    </w:tblStylePr>
    <w:tblStylePr w:type="band1Vert">
      <w:tblPr/>
      <w:tcPr>
        <w:tcBorders>
          <w:left w:val="single" w:sz="4" w:space="0" w:color="F79646" w:themeColor="accent6"/>
          <w:right w:val="single" w:sz="4" w:space="0" w:color="F79646" w:themeColor="accent6"/>
        </w:tcBorders>
        <w:shd w:val="clear" w:color="auto" w:fill="CCCCCC" w:themeFill="text1" w:themeFillTint="33"/>
      </w:tcPr>
    </w:tblStylePr>
  </w:style>
  <w:style w:type="table" w:styleId="Listetabell4uthevingsfarge2">
    <w:name w:val="List Table 4 Accent 2"/>
    <w:basedOn w:val="Vanligtabel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4F81BD" w:themeColor="accent1"/>
      </w:tcBorders>
      <w:shd w:val="clear" w:color="auto" w:fill="4F81BD" w:themeFill="accent1"/>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F2DBDB" w:themeFill="accent2" w:themeFillTint="33"/>
      </w:tcPr>
    </w:tblStylePr>
  </w:style>
  <w:style w:type="table" w:styleId="Listetabell4uthevingsfarge3">
    <w:name w:val="List Table 4 Accent 3"/>
    <w:basedOn w:val="Vanligtabel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C0504D" w:themeColor="accent2"/>
      </w:tcBorders>
      <w:shd w:val="clear" w:color="auto" w:fill="C0504D" w:themeFill="accent2"/>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EAF1DD" w:themeFill="accent3" w:themeFillTint="33"/>
      </w:tcPr>
    </w:tblStylePr>
  </w:style>
  <w:style w:type="table" w:styleId="Listetabell4uthevingsfarge4">
    <w:name w:val="List Table 4 Accent 4"/>
    <w:basedOn w:val="Vanligtabel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9BBB59" w:themeColor="accent3"/>
      </w:tcBorders>
      <w:shd w:val="clear" w:color="auto" w:fill="9BBB59" w:themeFill="accent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E5DFEC" w:themeFill="accent4" w:themeFillTint="33"/>
      </w:tcPr>
    </w:tblStylePr>
  </w:style>
  <w:style w:type="table" w:styleId="Listetabell4uthevingsfarge5">
    <w:name w:val="List Table 4 Accent 5"/>
    <w:basedOn w:val="Vanligtabel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8064A2" w:themeColor="accent4"/>
      </w:tcBorders>
      <w:shd w:val="clear" w:color="auto" w:fill="8064A2" w:themeFill="accent4"/>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DAEEF3" w:themeFill="accent5" w:themeFillTint="33"/>
      </w:tcPr>
    </w:tblStylePr>
  </w:style>
  <w:style w:type="table" w:styleId="Listetabell4uthevingsfarge6">
    <w:name w:val="List Table 4 Accent 6"/>
    <w:basedOn w:val="Vanligtabel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4BACC6" w:themeColor="accent5"/>
      </w:tcBorders>
      <w:shd w:val="clear" w:color="auto" w:fill="4BACC6" w:themeFill="accent5"/>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FDE9D9" w:themeFill="accent6" w:themeFillTint="33"/>
      </w:tcPr>
    </w:tblStylePr>
  </w:style>
  <w:style w:type="table" w:styleId="Listetabell5mrk">
    <w:name w:val="List Table 5 Dark"/>
    <w:basedOn w:val="Vanligtabell"/>
    <w:uiPriority w:val="50"/>
    <w:rsid w:val="00150F71"/>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51"/>
    <w:rsid w:val="00150F71"/>
    <w:rPr>
      <w:color w:val="000000" w:themeColor="text1"/>
    </w:rPr>
    <w:tblPr>
      <w:tblStyleRowBandSize w:val="1"/>
      <w:tblStyleColBandSize w:val="1"/>
    </w:tblPr>
    <w:tcPr>
      <w:tcBorders>
        <w:top w:val="none" w:sz="214" w:space="31" w:color="56A401" w:shadow="1" w:frame="1"/>
        <w:left w:val="single" w:sz="4" w:space="0" w:color="FFFFFF" w:themeColor="background1"/>
        <w:right w:val="single" w:sz="4" w:space="0" w:color="FFFFFF" w:themeColor="background1"/>
      </w:tcBorders>
      <w:shd w:val="clear" w:color="auto" w:fill="CCCCCC" w:themeFill="text1" w:themeFillTint="33"/>
    </w:tc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uthevingsfarge1">
    <w:name w:val="List Table 6 Colorful Accent 1"/>
    <w:basedOn w:val="Vanligtabell"/>
    <w:uiPriority w:val="51"/>
    <w:rsid w:val="00150F71"/>
    <w:rPr>
      <w:color w:val="365F91" w:themeColor="accent1" w:themeShade="BF"/>
    </w:rPr>
    <w:tblPr>
      <w:tblStyleRowBandSize w:val="1"/>
      <w:tblStyleColBandSize w:val="1"/>
    </w:tblPr>
    <w:tcPr>
      <w:tcBorders>
        <w:top w:val="none" w:sz="214" w:space="31" w:color="56A501" w:shadow="1" w:frame="1"/>
        <w:bottom w:val="single" w:sz="18" w:space="0" w:color="FFFFFF" w:themeColor="background1"/>
        <w:right w:val="single" w:sz="4" w:space="0" w:color="FFFFFF" w:themeColor="background1"/>
      </w:tcBorders>
      <w:shd w:val="clear" w:color="auto" w:fill="DBE5F1" w:themeFill="accent1" w:themeFillTint="33"/>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4F81BD" w:themeColor="accent1"/>
        </w:tcBorders>
      </w:tcPr>
    </w:tblStylePr>
    <w:tblStylePr w:type="swCell">
      <w:tblPr/>
      <w:tcPr>
        <w:tcBorders>
          <w:top w:val="nil"/>
          <w:right w:val="nil"/>
        </w:tcBorders>
      </w:tcPr>
    </w:tblStylePr>
  </w:style>
  <w:style w:type="table" w:styleId="Listetabell6fargerikuthevingsfarge2">
    <w:name w:val="List Table 6 Colorful Accent 2"/>
    <w:basedOn w:val="Vanligtabell"/>
    <w:uiPriority w:val="51"/>
    <w:rsid w:val="00150F71"/>
    <w:rPr>
      <w:color w:val="943634" w:themeColor="accent2" w:themeShade="BF"/>
    </w:rPr>
    <w:tblPr>
      <w:tblStyleRowBandSize w:val="1"/>
      <w:tblStyleColBandSize w:val="1"/>
    </w:tblPr>
    <w:tcPr>
      <w:tcBorders>
        <w:top w:val="none" w:sz="214" w:space="31" w:color="56A601" w:shadow="1" w:frame="1"/>
        <w:bottom w:val="single" w:sz="18" w:space="0" w:color="FFFFFF" w:themeColor="background1"/>
      </w:tcBorders>
      <w:shd w:val="clear" w:color="auto" w:fill="F2DBDB" w:themeFill="accent2" w:themeFillTint="33"/>
    </w:tc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C0504D" w:themeColor="accent2"/>
        </w:tcBorders>
      </w:tcPr>
    </w:tblStylePr>
    <w:tblStylePr w:type="swCell">
      <w:tblPr/>
      <w:tcPr>
        <w:tcBorders>
          <w:top w:val="nil"/>
          <w:right w:val="nil"/>
        </w:tcBorders>
      </w:tcPr>
    </w:tblStylePr>
  </w:style>
  <w:style w:type="table" w:styleId="Listetabell6fargerikuthevingsfarge3">
    <w:name w:val="List Table 6 Colorful Accent 3"/>
    <w:basedOn w:val="Vanligtabell"/>
    <w:uiPriority w:val="51"/>
    <w:rsid w:val="00150F71"/>
    <w:rPr>
      <w:color w:val="76923C" w:themeColor="accent3" w:themeShade="BF"/>
    </w:rPr>
    <w:tblPr>
      <w:tblStyleRowBandSize w:val="1"/>
      <w:tblStyleColBandSize w:val="1"/>
    </w:tblPr>
    <w:tcPr>
      <w:tcBorders>
        <w:top w:val="none" w:sz="214" w:space="31" w:color="56A701" w:shadow="1" w:frame="1"/>
        <w:bottom w:val="single" w:sz="18" w:space="0" w:color="FFFFFF" w:themeColor="background1"/>
      </w:tcBorders>
      <w:shd w:val="clear" w:color="auto" w:fill="EAF1DD" w:themeFill="accent3" w:themeFillTint="33"/>
    </w:tc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9BBB59" w:themeColor="accent3"/>
        </w:tcBorders>
      </w:tcPr>
    </w:tblStylePr>
    <w:tblStylePr w:type="swCell">
      <w:tblPr/>
      <w:tcPr>
        <w:tcBorders>
          <w:top w:val="nil"/>
          <w:right w:val="nil"/>
        </w:tcBorders>
      </w:tcPr>
    </w:tblStylePr>
  </w:style>
  <w:style w:type="table" w:styleId="Listetabell6fargerikuthevingsfarge4">
    <w:name w:val="List Table 6 Colorful Accent 4"/>
    <w:basedOn w:val="Vanligtabell"/>
    <w:uiPriority w:val="51"/>
    <w:rsid w:val="00150F71"/>
    <w:rPr>
      <w:color w:val="5F497A" w:themeColor="accent4" w:themeShade="BF"/>
    </w:rPr>
    <w:tblPr>
      <w:tblStyleRowBandSize w:val="1"/>
      <w:tblStyleColBandSize w:val="1"/>
    </w:tblPr>
    <w:tcPr>
      <w:tcBorders>
        <w:top w:val="none" w:sz="214" w:space="31" w:color="56A801" w:shadow="1" w:frame="1"/>
        <w:bottom w:val="single" w:sz="18" w:space="0" w:color="FFFFFF" w:themeColor="background1"/>
      </w:tcBorders>
      <w:shd w:val="clear" w:color="auto" w:fill="E5DFEC" w:themeFill="accent4" w:themeFillTint="33"/>
    </w:tc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8064A2" w:themeColor="accent4"/>
        </w:tcBorders>
      </w:tcPr>
    </w:tblStylePr>
    <w:tblStylePr w:type="swCell">
      <w:tblPr/>
      <w:tcPr>
        <w:tcBorders>
          <w:top w:val="nil"/>
          <w:right w:val="nil"/>
        </w:tcBorders>
      </w:tcPr>
    </w:tblStylePr>
  </w:style>
  <w:style w:type="table" w:styleId="Listetabell6fargerikuthevingsfarge5">
    <w:name w:val="List Table 6 Colorful Accent 5"/>
    <w:basedOn w:val="Vanligtabell"/>
    <w:uiPriority w:val="51"/>
    <w:rsid w:val="00150F71"/>
    <w:rPr>
      <w:color w:val="31849B" w:themeColor="accent5" w:themeShade="BF"/>
    </w:rPr>
    <w:tblPr>
      <w:tblStyleRowBandSize w:val="1"/>
      <w:tblStyleColBandSize w:val="1"/>
    </w:tblPr>
    <w:tcPr>
      <w:tcBorders>
        <w:top w:val="none" w:sz="214" w:space="31" w:color="56A901" w:shadow="1" w:frame="1"/>
        <w:bottom w:val="single" w:sz="18" w:space="0" w:color="FFFFFF" w:themeColor="background1"/>
      </w:tcBorders>
      <w:shd w:val="clear" w:color="auto" w:fill="DAEEF3" w:themeFill="accent5" w:themeFillTint="33"/>
    </w:tc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4BACC6" w:themeColor="accent5"/>
        </w:tcBorders>
      </w:tcPr>
    </w:tblStylePr>
    <w:tblStylePr w:type="swCell">
      <w:tblPr/>
      <w:tcPr>
        <w:tcBorders>
          <w:top w:val="nil"/>
          <w:right w:val="nil"/>
        </w:tcBorders>
      </w:tcPr>
    </w:tblStylePr>
  </w:style>
  <w:style w:type="table" w:styleId="Listetabell6fargerikuthevingsfarge6">
    <w:name w:val="List Table 6 Colorful Accent 6"/>
    <w:basedOn w:val="Vanligtabell"/>
    <w:uiPriority w:val="51"/>
    <w:rsid w:val="00150F71"/>
    <w:rPr>
      <w:color w:val="E36C0A" w:themeColor="accent6" w:themeShade="BF"/>
    </w:rPr>
    <w:tblPr>
      <w:tblStyleRowBandSize w:val="1"/>
      <w:tblStyleColBandSize w:val="1"/>
    </w:tblPr>
    <w:tcPr>
      <w:tcBorders>
        <w:top w:val="none" w:sz="214" w:space="31" w:color="56AA01" w:shadow="1" w:frame="1"/>
        <w:bottom w:val="single" w:sz="18" w:space="0" w:color="FFFFFF" w:themeColor="background1"/>
      </w:tcBorders>
      <w:shd w:val="clear" w:color="auto" w:fill="FDE9D9" w:themeFill="accent6" w:themeFillTint="33"/>
    </w:tc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F79646" w:themeColor="accent6"/>
        </w:tcBorders>
      </w:tcPr>
    </w:tblStylePr>
    <w:tblStylePr w:type="swCell">
      <w:tblPr/>
      <w:tcPr>
        <w:tcBorders>
          <w:top w:val="nil"/>
          <w:right w:val="nil"/>
        </w:tcBorders>
      </w:tcPr>
    </w:tblStylePr>
  </w:style>
  <w:style w:type="table" w:styleId="Listetabell7fargerik">
    <w:name w:val="List Table 7 Colorful"/>
    <w:basedOn w:val="Vanligtabell"/>
    <w:uiPriority w:val="52"/>
    <w:rsid w:val="00150F71"/>
    <w:rPr>
      <w:color w:val="000000" w:themeColor="text1"/>
    </w:rPr>
    <w:tblPr>
      <w:tblStyleRowBandSize w:val="1"/>
      <w:tblStyleColBandSize w:val="1"/>
    </w:tblPr>
    <w:tcPr>
      <w:tcBorders>
        <w:bottom w:val="single" w:sz="18" w:space="0" w:color="FFFFFF" w:themeColor="background1"/>
        <w:right w:val="nil"/>
      </w:tcBorders>
      <w:shd w:val="clear" w:color="auto" w:fill="CCCCCC" w:themeFill="text1"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etabell7fargerikuthevingsfarge1">
    <w:name w:val="List Table 7 Colorful Accent 1"/>
    <w:basedOn w:val="Vanligtabell"/>
    <w:uiPriority w:val="52"/>
    <w:rsid w:val="00150F71"/>
    <w:rPr>
      <w:color w:val="365F91" w:themeColor="accent1" w:themeShade="BF"/>
    </w:rPr>
    <w:tblPr>
      <w:tblStyleRowBandSize w:val="1"/>
      <w:tblStyleColBandSize w:val="1"/>
    </w:tblPr>
    <w:tcPr>
      <w:tcBorders>
        <w:top w:val="none" w:sz="214" w:space="31" w:color="56AA01" w:shadow="1" w:frame="1"/>
        <w:bottom w:val="single" w:sz="18" w:space="0" w:color="FFFFFF" w:themeColor="background1"/>
        <w:right w:val="single" w:sz="4" w:space="0" w:color="000000" w:themeColor="text1"/>
      </w:tcBorders>
      <w:shd w:val="clear" w:color="auto" w:fill="DBE5F1" w:themeFill="accent1"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etabell7fargerikuthevingsfarge2">
    <w:name w:val="List Table 7 Colorful Accent 2"/>
    <w:basedOn w:val="Vanligtabell"/>
    <w:uiPriority w:val="52"/>
    <w:rsid w:val="00150F71"/>
    <w:rPr>
      <w:color w:val="943634" w:themeColor="accent2" w:themeShade="BF"/>
    </w:rPr>
    <w:tblPr>
      <w:tblStyleRowBandSize w:val="1"/>
      <w:tblStyleColBandSize w:val="1"/>
    </w:tblPr>
    <w:tcPr>
      <w:tcBorders>
        <w:top w:val="none" w:sz="214" w:space="31" w:color="56AA01" w:shadow="1" w:frame="1"/>
        <w:bottom w:val="single" w:sz="18" w:space="0" w:color="FFFFFF" w:themeColor="background1"/>
        <w:right w:val="single" w:sz="4" w:space="0" w:color="4F81BD" w:themeColor="accent1"/>
      </w:tcBorders>
      <w:shd w:val="clear" w:color="auto" w:fill="F2DBDB" w:themeFill="accent2"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etabell7fargerikuthevingsfarge3">
    <w:name w:val="List Table 7 Colorful Accent 3"/>
    <w:basedOn w:val="Vanligtabell"/>
    <w:uiPriority w:val="52"/>
    <w:rsid w:val="00150F71"/>
    <w:rPr>
      <w:color w:val="76923C" w:themeColor="accent3" w:themeShade="BF"/>
    </w:rPr>
    <w:tblPr>
      <w:tblStyleRowBandSize w:val="1"/>
      <w:tblStyleColBandSize w:val="1"/>
    </w:tblPr>
    <w:tcPr>
      <w:tcBorders>
        <w:top w:val="none" w:sz="214" w:space="31" w:color="56AA01" w:shadow="1" w:frame="1"/>
        <w:bottom w:val="single" w:sz="18" w:space="0" w:color="FFFFFF" w:themeColor="background1"/>
        <w:right w:val="single" w:sz="4" w:space="0" w:color="C0504D" w:themeColor="accent2"/>
      </w:tcBorders>
      <w:shd w:val="clear" w:color="auto" w:fill="EAF1DD" w:themeFill="accent3"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etabell7fargerikuthevingsfarge4">
    <w:name w:val="List Table 7 Colorful Accent 4"/>
    <w:basedOn w:val="Vanligtabell"/>
    <w:uiPriority w:val="52"/>
    <w:rsid w:val="00150F71"/>
    <w:rPr>
      <w:color w:val="5F497A" w:themeColor="accent4" w:themeShade="BF"/>
    </w:rPr>
    <w:tblPr>
      <w:tblStyleRowBandSize w:val="1"/>
      <w:tblStyleColBandSize w:val="1"/>
    </w:tblPr>
    <w:tcPr>
      <w:tcBorders>
        <w:top w:val="none" w:sz="214" w:space="31" w:color="56AA01" w:shadow="1" w:frame="1"/>
        <w:bottom w:val="single" w:sz="18" w:space="0" w:color="FFFFFF" w:themeColor="background1"/>
        <w:right w:val="single" w:sz="4" w:space="0" w:color="9BBB59" w:themeColor="accent3"/>
      </w:tcBorders>
      <w:shd w:val="clear" w:color="auto" w:fill="E5DFEC" w:themeFill="accent4"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etabell7fargerikuthevingsfarge5">
    <w:name w:val="List Table 7 Colorful Accent 5"/>
    <w:basedOn w:val="Vanligtabell"/>
    <w:uiPriority w:val="52"/>
    <w:rsid w:val="00150F71"/>
    <w:rPr>
      <w:color w:val="31849B" w:themeColor="accent5" w:themeShade="BF"/>
    </w:rPr>
    <w:tblPr>
      <w:tblStyleRowBandSize w:val="1"/>
      <w:tblStyleColBandSize w:val="1"/>
    </w:tblPr>
    <w:tcPr>
      <w:tcBorders>
        <w:top w:val="none" w:sz="214" w:space="31" w:color="56AA01" w:shadow="1" w:frame="1"/>
        <w:bottom w:val="single" w:sz="18" w:space="0" w:color="FFFFFF" w:themeColor="background1"/>
        <w:right w:val="single" w:sz="4" w:space="0" w:color="8064A2" w:themeColor="accent4"/>
      </w:tcBorders>
      <w:shd w:val="clear" w:color="auto" w:fill="DAEEF3" w:themeFill="accent5"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etabell7fargerikuthevingsfarge6">
    <w:name w:val="List Table 7 Colorful Accent 6"/>
    <w:basedOn w:val="Vanligtabell"/>
    <w:uiPriority w:val="52"/>
    <w:rsid w:val="00150F71"/>
    <w:rPr>
      <w:color w:val="E36C0A" w:themeColor="accent6" w:themeShade="BF"/>
    </w:rPr>
    <w:tblPr>
      <w:tblStyleRowBandSize w:val="1"/>
      <w:tblStyleColBandSize w:val="1"/>
    </w:tblPr>
    <w:tcPr>
      <w:tcBorders>
        <w:top w:val="none" w:sz="214" w:space="31" w:color="56AA01" w:shadow="1" w:frame="1"/>
        <w:bottom w:val="single" w:sz="18" w:space="0" w:color="FFFFFF" w:themeColor="background1"/>
        <w:right w:val="single" w:sz="4" w:space="0" w:color="4BACC6" w:themeColor="accent5"/>
      </w:tcBorders>
      <w:shd w:val="clear" w:color="auto" w:fill="FDE9D9" w:themeFill="accent6"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character" w:styleId="Omtale">
    <w:name w:val="Mention"/>
    <w:basedOn w:val="Standardskriftforavsnitt"/>
    <w:uiPriority w:val="99"/>
    <w:semiHidden/>
    <w:unhideWhenUsed/>
    <w:rsid w:val="00150F71"/>
    <w:rPr>
      <w:color w:val="2B579A"/>
      <w:shd w:val="clear" w:color="auto" w:fill="E1DFDD"/>
    </w:rPr>
  </w:style>
  <w:style w:type="table" w:styleId="Vanligtabell1">
    <w:name w:val="Plain Table 1"/>
    <w:basedOn w:val="Vanligtabell"/>
    <w:uiPriority w:val="41"/>
    <w:rsid w:val="00150F71"/>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Vanligtabell2">
    <w:name w:val="Plain Table 2"/>
    <w:basedOn w:val="Vanligtabell"/>
    <w:uiPriority w:val="42"/>
    <w:rsid w:val="00150F71"/>
    <w:tblPr>
      <w:tblStyleRowBandSize w:val="1"/>
      <w:tblStyleColBandSize w:val="1"/>
    </w:tblPr>
    <w:tcPr>
      <w:tcBorders>
        <w:top w:val="single" w:sz="4" w:space="0" w:color="7F7F7F" w:themeColor="text1" w:themeTint="80"/>
        <w:bottom w:val="single" w:sz="18" w:space="0" w:color="FFFFFF" w:themeColor="background1"/>
        <w:right w:val="nil"/>
      </w:tcBorders>
      <w:shd w:val="clear" w:color="auto" w:fill="F2F2F2" w:themeFill="background1" w:themeFillShade="F2"/>
    </w:tc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2Vert">
      <w:tblPr/>
      <w:tcPr>
        <w:tcBorders>
          <w:left w:val="single" w:sz="4" w:space="0" w:color="7F7F7F" w:themeColor="text1" w:themeTint="80"/>
          <w:right w:val="single" w:sz="4" w:space="0" w:color="7F7F7F" w:themeColor="text1" w:themeTint="80"/>
        </w:tcBorders>
      </w:tcPr>
    </w:tblStylePr>
    <w:tblStylePr w:type="seCell">
      <w:tblPr/>
      <w:tcPr>
        <w:tcBorders>
          <w:top w:val="nil"/>
        </w:tcBorders>
      </w:tcPr>
    </w:tblStylePr>
  </w:style>
  <w:style w:type="table" w:styleId="Vanligtabell3">
    <w:name w:val="Plain Table 3"/>
    <w:basedOn w:val="Vanligtabell"/>
    <w:uiPriority w:val="43"/>
    <w:rsid w:val="00150F71"/>
    <w:tblPr>
      <w:tblStyleRowBandSize w:val="1"/>
      <w:tblStyleColBandSize w:val="1"/>
    </w:tblPr>
    <w:tcPr>
      <w:tcBorders>
        <w:left w:val="single" w:sz="4" w:space="0" w:color="7F7F7F" w:themeColor="text1" w:themeTint="80"/>
        <w:bottom w:val="single" w:sz="4" w:space="0" w:color="7F7F7F" w:themeColor="text1" w:themeTint="80"/>
        <w:right w:val="single" w:sz="4" w:space="0" w:color="7F7F7F" w:themeColor="text1" w:themeTint="80"/>
      </w:tcBorders>
    </w:tcPr>
    <w:tblStylePr w:type="firstRow">
      <w:rPr>
        <w:b/>
        <w:bCs/>
        <w:caps/>
      </w:rPr>
      <w:tblPr/>
      <w:tcPr>
        <w:tcBorders>
          <w:bottom w:val="celticKnotwork" w:sz="58" w:space="21" w:color="7F7F7F" w:themeColor="text1" w:themeTint="80" w:shadow="1"/>
        </w:tcBorders>
      </w:tcPr>
    </w:tblStylePr>
    <w:tblStylePr w:type="lastRow">
      <w:rPr>
        <w:b/>
        <w:bCs/>
        <w:caps/>
      </w:rPr>
      <w:tblPr/>
      <w:tcPr>
        <w:tcBorders>
          <w:top w:val="single" w:sz="4" w:space="0" w:color="7F7F7F" w:themeColor="text1" w:themeTint="80"/>
        </w:tcBorders>
      </w:tc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tblStylePr w:type="seCell">
      <w:tblPr/>
      <w:tcPr>
        <w:tcBorders>
          <w:top w:val="nil"/>
        </w:tcBorders>
      </w:tcPr>
    </w:tblStylePr>
  </w:style>
  <w:style w:type="table" w:styleId="Vanligtabell4">
    <w:name w:val="Plain Table 4"/>
    <w:basedOn w:val="Vanligtabell"/>
    <w:uiPriority w:val="44"/>
    <w:rsid w:val="00150F71"/>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Vanligtabell5">
    <w:name w:val="Plain Table 5"/>
    <w:basedOn w:val="Vanligtabell"/>
    <w:uiPriority w:val="45"/>
    <w:rsid w:val="00150F71"/>
    <w:tblPr>
      <w:tblStyleRowBandSize w:val="1"/>
      <w:tblStyleColBandSize w:val="1"/>
    </w:tblPr>
    <w:tcPr>
      <w:tcBorders>
        <w:top w:val="double" w:sz="4" w:space="0" w:color="BFBFBF" w:themeColor="background1" w:themeShade="BF"/>
        <w:bottom w:val="single" w:sz="4" w:space="0" w:color="7F7F7F" w:themeColor="text1" w:themeTint="80"/>
        <w:right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right w:val="single" w:sz="4" w:space="0" w:color="7F7F7F" w:themeColor="text1" w:themeTint="80"/>
        </w:tcBorders>
        <w:shd w:val="clear" w:color="auto" w:fill="FFFFFF" w:themeFill="background1"/>
      </w:tcPr>
    </w:tblStylePr>
    <w:tblStylePr w:type="nwCell">
      <w:tblPr/>
      <w:tcPr>
        <w:tcBorders>
          <w:right w:val="nil"/>
        </w:tcBorders>
        <w:shd w:val="clear" w:color="auto" w:fill="FFFFFF" w:themeFill="background1"/>
      </w:tcPr>
    </w:tblStylePr>
    <w:tblStylePr w:type="seCell">
      <w:tblPr/>
      <w:tcPr>
        <w:tcBorders>
          <w:top w:val="nil"/>
          <w:left w:val="nil"/>
          <w:right w:val="single" w:sz="4" w:space="0" w:color="7F7F7F" w:themeColor="text1" w:themeTint="80"/>
        </w:tcBorders>
        <w:shd w:val="clear" w:color="auto" w:fill="FFFFFF" w:themeFill="background1"/>
      </w:tcPr>
    </w:tblStylePr>
    <w:tblStylePr w:type="swCell">
      <w:tblPr/>
      <w:tcPr>
        <w:tcBorders>
          <w:right w:val="nil"/>
        </w:tcBorders>
        <w:shd w:val="clear" w:color="auto" w:fill="FFFFFF" w:themeFill="background1"/>
      </w:tcPr>
    </w:tblStylePr>
  </w:style>
  <w:style w:type="character" w:styleId="Smarthyperkobling">
    <w:name w:val="Smart Hyperlink"/>
    <w:basedOn w:val="Standardskriftforavsnitt"/>
    <w:uiPriority w:val="99"/>
    <w:semiHidden/>
    <w:unhideWhenUsed/>
    <w:rsid w:val="00150F71"/>
    <w:rPr>
      <w:u w:val="dotted"/>
    </w:rPr>
  </w:style>
  <w:style w:type="character" w:customStyle="1" w:styleId="SmartLink1">
    <w:name w:val="SmartLink1"/>
    <w:basedOn w:val="Standardskriftforavsnitt"/>
    <w:uiPriority w:val="99"/>
    <w:semiHidden/>
    <w:unhideWhenUsed/>
    <w:rsid w:val="00150F71"/>
    <w:rPr>
      <w:color w:val="2B579A"/>
      <w:shd w:val="clear" w:color="auto" w:fill="E1DFDD"/>
    </w:rPr>
  </w:style>
  <w:style w:type="table" w:styleId="Rutenettabelllys">
    <w:name w:val="Grid Table Light"/>
    <w:basedOn w:val="Vanligtabell"/>
    <w:uiPriority w:val="40"/>
    <w:rsid w:val="00150F71"/>
    <w:tblPr>
      <w:tblInd w:w="0" w:type="nil"/>
      <w:tblCellMar>
        <w:left w:w="0" w:type="dxa"/>
        <w:right w:w="0" w:type="dxa"/>
      </w:tblCellMar>
    </w:tblPr>
  </w:style>
  <w:style w:type="character" w:styleId="Ulstomtale">
    <w:name w:val="Unresolved Mention"/>
    <w:basedOn w:val="Standardskriftforavsnitt"/>
    <w:uiPriority w:val="99"/>
    <w:semiHidden/>
    <w:unhideWhenUsed/>
    <w:rsid w:val="00150F71"/>
    <w:rPr>
      <w:color w:val="605E5C"/>
      <w:shd w:val="clear" w:color="auto" w:fill="E1DFDD"/>
    </w:rPr>
  </w:style>
  <w:style w:type="character" w:styleId="Merknadsreferanse">
    <w:name w:val="annotation reference"/>
    <w:aliases w:val="-H18"/>
    <w:basedOn w:val="Standardskriftforavsnitt"/>
    <w:uiPriority w:val="99"/>
    <w:unhideWhenUsed/>
    <w:rsid w:val="009C3E51"/>
    <w:rPr>
      <w:sz w:val="16"/>
      <w:szCs w:val="16"/>
    </w:rPr>
  </w:style>
  <w:style w:type="paragraph" w:styleId="Liste4">
    <w:name w:val="List 4"/>
    <w:basedOn w:val="Normal"/>
    <w:rsid w:val="006D7639"/>
    <w:pPr>
      <w:ind w:left="1440" w:hanging="360"/>
      <w:contextualSpacing/>
    </w:pPr>
  </w:style>
  <w:style w:type="paragraph" w:styleId="Liste5">
    <w:name w:val="List 5"/>
    <w:basedOn w:val="Normal"/>
    <w:rsid w:val="006D7639"/>
    <w:pPr>
      <w:ind w:left="1800" w:hanging="360"/>
      <w:contextualSpacing/>
    </w:pPr>
  </w:style>
  <w:style w:type="paragraph" w:styleId="Punktliste">
    <w:name w:val="List Bullet"/>
    <w:basedOn w:val="Normal"/>
    <w:uiPriority w:val="99"/>
    <w:unhideWhenUsed/>
    <w:rsid w:val="0049596D"/>
    <w:pPr>
      <w:numPr>
        <w:numId w:val="13"/>
      </w:numPr>
      <w:spacing w:after="240" w:line="240" w:lineRule="auto"/>
    </w:pPr>
    <w:rPr>
      <w:rFonts w:eastAsia="Times New Roman" w:cs="Times New Roman"/>
      <w:szCs w:val="24"/>
    </w:rPr>
  </w:style>
  <w:style w:type="paragraph" w:styleId="Punktliste2">
    <w:name w:val="List Bullet 2"/>
    <w:basedOn w:val="Normal"/>
    <w:semiHidden/>
    <w:unhideWhenUsed/>
    <w:rsid w:val="006D7639"/>
    <w:pPr>
      <w:numPr>
        <w:numId w:val="12"/>
      </w:numPr>
      <w:contextualSpacing/>
    </w:pPr>
  </w:style>
  <w:style w:type="paragraph" w:styleId="Brdtekst-frsteinnrykk">
    <w:name w:val="Body Text First Indent"/>
    <w:basedOn w:val="Brdtekst"/>
    <w:link w:val="Brdtekst-frsteinnrykkTegn"/>
    <w:rsid w:val="00DE6DB4"/>
    <w:pPr>
      <w:ind w:firstLine="360"/>
    </w:pPr>
  </w:style>
  <w:style w:type="character" w:customStyle="1" w:styleId="Brdtekst-frsteinnrykkTegn">
    <w:name w:val="Brødtekst - første innrykk Tegn"/>
    <w:basedOn w:val="BrdtekstTegn"/>
    <w:link w:val="Brdtekst-frsteinnrykk"/>
    <w:rsid w:val="00DE6DB4"/>
    <w:rPr>
      <w:rFonts w:eastAsia="Calibri" w:cs="Cordia New"/>
      <w:sz w:val="24"/>
      <w:szCs w:val="22"/>
    </w:rPr>
  </w:style>
  <w:style w:type="character" w:styleId="Boktittel">
    <w:name w:val="Book Title"/>
    <w:basedOn w:val="Standardskriftforavsnitt"/>
    <w:uiPriority w:val="33"/>
    <w:rsid w:val="00DE6DB4"/>
    <w:rPr>
      <w:b/>
      <w:bCs/>
      <w:i/>
      <w:iCs/>
      <w:spacing w:val="5"/>
    </w:rPr>
  </w:style>
  <w:style w:type="paragraph" w:styleId="Dato">
    <w:name w:val="Date"/>
    <w:basedOn w:val="Normal"/>
    <w:next w:val="Normal"/>
    <w:link w:val="DatoTegn"/>
    <w:rsid w:val="00DE6DB4"/>
  </w:style>
  <w:style w:type="character" w:customStyle="1" w:styleId="DatoTegn">
    <w:name w:val="Dato Tegn"/>
    <w:basedOn w:val="Standardskriftforavsnitt"/>
    <w:link w:val="Dato"/>
    <w:rsid w:val="00DE6DB4"/>
    <w:rPr>
      <w:rFonts w:eastAsia="Calibri" w:cs="Cordia New"/>
      <w:sz w:val="24"/>
      <w:szCs w:val="22"/>
    </w:rPr>
  </w:style>
  <w:style w:type="character" w:styleId="Utheving">
    <w:name w:val="Emphasis"/>
    <w:basedOn w:val="Standardskriftforavsnitt"/>
    <w:uiPriority w:val="20"/>
    <w:rsid w:val="00DE6DB4"/>
    <w:rPr>
      <w:i/>
      <w:iCs/>
    </w:rPr>
  </w:style>
  <w:style w:type="character" w:styleId="Sterkutheving">
    <w:name w:val="Intense Emphasis"/>
    <w:basedOn w:val="Standardskriftforavsnitt"/>
    <w:uiPriority w:val="21"/>
    <w:rsid w:val="00DE6DB4"/>
    <w:rPr>
      <w:i/>
      <w:iCs/>
      <w:color w:val="4F81BD" w:themeColor="accent1"/>
    </w:rPr>
  </w:style>
  <w:style w:type="paragraph" w:styleId="Sterktsitat">
    <w:name w:val="Intense Quote"/>
    <w:basedOn w:val="Normal"/>
    <w:next w:val="Normal"/>
    <w:link w:val="SterktsitatTegn"/>
    <w:uiPriority w:val="30"/>
    <w:rsid w:val="00DE6DB4"/>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SterktsitatTegn">
    <w:name w:val="Sterkt sitat Tegn"/>
    <w:basedOn w:val="Standardskriftforavsnitt"/>
    <w:link w:val="Sterktsitat"/>
    <w:uiPriority w:val="30"/>
    <w:rsid w:val="00DE6DB4"/>
    <w:rPr>
      <w:rFonts w:eastAsia="Calibri" w:cs="Cordia New"/>
      <w:i/>
      <w:iCs/>
      <w:color w:val="4F81BD" w:themeColor="accent1"/>
      <w:sz w:val="24"/>
      <w:szCs w:val="22"/>
    </w:rPr>
  </w:style>
  <w:style w:type="character" w:styleId="Svakutheving">
    <w:name w:val="Subtle Emphasis"/>
    <w:basedOn w:val="Standardskriftforavsnitt"/>
    <w:uiPriority w:val="19"/>
    <w:rsid w:val="00DE6DB4"/>
    <w:rPr>
      <w:i/>
      <w:iCs/>
      <w:color w:val="404040" w:themeColor="text1" w:themeTint="BF"/>
    </w:rPr>
  </w:style>
  <w:style w:type="character" w:customStyle="1" w:styleId="SmartLinkError1">
    <w:name w:val="SmartLinkError1"/>
    <w:basedOn w:val="Standardskriftforavsnitt"/>
    <w:uiPriority w:val="99"/>
    <w:semiHidden/>
    <w:unhideWhenUsed/>
    <w:rsid w:val="002700D9"/>
    <w:rPr>
      <w:color w:val="FF0000"/>
    </w:rPr>
  </w:style>
  <w:style w:type="character" w:customStyle="1" w:styleId="SmartLink2">
    <w:name w:val="SmartLink2"/>
    <w:basedOn w:val="Standardskriftforavsnitt"/>
    <w:uiPriority w:val="99"/>
    <w:semiHidden/>
    <w:unhideWhenUsed/>
    <w:rsid w:val="00FF59D7"/>
    <w:rPr>
      <w:color w:val="0000FF" w:themeColor="hyperlink"/>
      <w:u w:val="single"/>
      <w:shd w:val="clear" w:color="auto" w:fill="E1DFDD"/>
    </w:rPr>
  </w:style>
  <w:style w:type="character" w:customStyle="1" w:styleId="SmartLinkError2">
    <w:name w:val="SmartLinkError2"/>
    <w:basedOn w:val="Standardskriftforavsnitt"/>
    <w:uiPriority w:val="99"/>
    <w:semiHidden/>
    <w:unhideWhenUsed/>
    <w:rsid w:val="00FF59D7"/>
    <w:rPr>
      <w:color w:val="FF0000"/>
    </w:rPr>
  </w:style>
  <w:style w:type="numbering" w:customStyle="1" w:styleId="CPTB">
    <w:name w:val="CPT_B"/>
    <w:uiPriority w:val="99"/>
    <w:rsid w:val="00C952D5"/>
    <w:pPr>
      <w:numPr>
        <w:numId w:val="14"/>
      </w:numPr>
    </w:pPr>
  </w:style>
  <w:style w:type="paragraph" w:customStyle="1" w:styleId="CPTListBullet">
    <w:name w:val="CPT_List Bullet"/>
    <w:basedOn w:val="Normal"/>
    <w:qFormat/>
    <w:rsid w:val="00355A35"/>
    <w:pPr>
      <w:numPr>
        <w:numId w:val="16"/>
      </w:numPr>
      <w:spacing w:before="0" w:line="240" w:lineRule="auto"/>
    </w:pPr>
    <w:rPr>
      <w:rFonts w:cs="Times New Roman"/>
    </w:rPr>
  </w:style>
  <w:style w:type="paragraph" w:customStyle="1" w:styleId="CPTListNumber">
    <w:name w:val="CPT_List Number"/>
    <w:basedOn w:val="CPTListBullet"/>
    <w:qFormat/>
    <w:rsid w:val="00355A35"/>
    <w:pPr>
      <w:numPr>
        <w:numId w:val="17"/>
      </w:numPr>
    </w:pPr>
  </w:style>
  <w:style w:type="numbering" w:customStyle="1" w:styleId="CPTN">
    <w:name w:val="CPT_N"/>
    <w:uiPriority w:val="99"/>
    <w:rsid w:val="00C952D5"/>
    <w:pPr>
      <w:numPr>
        <w:numId w:val="15"/>
      </w:numPr>
    </w:pPr>
  </w:style>
  <w:style w:type="character" w:customStyle="1" w:styleId="TableText12">
    <w:name w:val="TableText 12"/>
    <w:rsid w:val="000875F6"/>
    <w:rPr>
      <w:rFonts w:ascii="Times New Roman" w:hAnsi="Times New Roman" w:cs="Times New Roman" w:hint="default"/>
      <w:sz w:val="24"/>
    </w:rPr>
  </w:style>
  <w:style w:type="character" w:styleId="Smartkobling">
    <w:name w:val="Smart Link"/>
    <w:basedOn w:val="Standardskriftforavsnitt"/>
    <w:uiPriority w:val="99"/>
    <w:semiHidden/>
    <w:unhideWhenUsed/>
    <w:rsid w:val="006507EB"/>
    <w:rPr>
      <w:color w:val="0000FF"/>
      <w:u w:val="single"/>
      <w:shd w:val="clear" w:color="auto" w:fill="F3F2F1"/>
    </w:rPr>
  </w:style>
  <w:style w:type="character" w:customStyle="1" w:styleId="CPTInstructionalChar">
    <w:name w:val="CPT_Instructional Char"/>
    <w:basedOn w:val="Standardskriftforavsnitt"/>
    <w:link w:val="CPTInstructional"/>
    <w:rsid w:val="00A34E22"/>
    <w:rPr>
      <w:rFonts w:eastAsia="Calibri" w:cs="Arial"/>
      <w:vanish/>
      <w:color w:val="FF0000"/>
      <w:sz w:val="22"/>
    </w:rPr>
  </w:style>
  <w:style w:type="table" w:customStyle="1" w:styleId="TableGrid1">
    <w:name w:val="Table Grid1"/>
    <w:basedOn w:val="Vanligtabell"/>
    <w:next w:val="Tabellrutenett"/>
    <w:uiPriority w:val="39"/>
    <w:rsid w:val="00057DCD"/>
    <w:rPr>
      <w:rFonts w:ascii="Calibri" w:eastAsia="Calibri" w:hAnsi="Calibri"/>
      <w:sz w:val="22"/>
      <w:szCs w:val="22"/>
    </w:rPr>
    <w:tblPr>
      <w:tblInd w:w="0" w:type="nil"/>
      <w:tblCellMar>
        <w:left w:w="0" w:type="dxa"/>
        <w:right w:w="0" w:type="dxa"/>
      </w:tblCellMar>
    </w:tbl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7666">
      <w:bodyDiv w:val="1"/>
      <w:marLeft w:val="0"/>
      <w:marRight w:val="0"/>
      <w:marTop w:val="0"/>
      <w:marBottom w:val="0"/>
      <w:divBdr>
        <w:top w:val="none" w:sz="0" w:space="0" w:color="auto"/>
        <w:left w:val="none" w:sz="0" w:space="0" w:color="auto"/>
        <w:bottom w:val="none" w:sz="0" w:space="0" w:color="auto"/>
        <w:right w:val="none" w:sz="0" w:space="0" w:color="auto"/>
      </w:divBdr>
    </w:div>
    <w:div w:id="11079548">
      <w:bodyDiv w:val="1"/>
      <w:marLeft w:val="0"/>
      <w:marRight w:val="0"/>
      <w:marTop w:val="0"/>
      <w:marBottom w:val="0"/>
      <w:divBdr>
        <w:top w:val="none" w:sz="0" w:space="0" w:color="auto"/>
        <w:left w:val="none" w:sz="0" w:space="0" w:color="auto"/>
        <w:bottom w:val="none" w:sz="0" w:space="0" w:color="auto"/>
        <w:right w:val="none" w:sz="0" w:space="0" w:color="auto"/>
      </w:divBdr>
    </w:div>
    <w:div w:id="14041928">
      <w:bodyDiv w:val="1"/>
      <w:marLeft w:val="0"/>
      <w:marRight w:val="0"/>
      <w:marTop w:val="0"/>
      <w:marBottom w:val="0"/>
      <w:divBdr>
        <w:top w:val="none" w:sz="0" w:space="0" w:color="auto"/>
        <w:left w:val="none" w:sz="0" w:space="0" w:color="auto"/>
        <w:bottom w:val="none" w:sz="0" w:space="0" w:color="auto"/>
        <w:right w:val="none" w:sz="0" w:space="0" w:color="auto"/>
      </w:divBdr>
    </w:div>
    <w:div w:id="25759458">
      <w:bodyDiv w:val="1"/>
      <w:marLeft w:val="0"/>
      <w:marRight w:val="0"/>
      <w:marTop w:val="0"/>
      <w:marBottom w:val="0"/>
      <w:divBdr>
        <w:top w:val="none" w:sz="0" w:space="0" w:color="auto"/>
        <w:left w:val="none" w:sz="0" w:space="0" w:color="auto"/>
        <w:bottom w:val="none" w:sz="0" w:space="0" w:color="auto"/>
        <w:right w:val="none" w:sz="0" w:space="0" w:color="auto"/>
      </w:divBdr>
      <w:divsChild>
        <w:div w:id="494761272">
          <w:marLeft w:val="0"/>
          <w:marRight w:val="0"/>
          <w:marTop w:val="0"/>
          <w:marBottom w:val="0"/>
          <w:divBdr>
            <w:top w:val="none" w:sz="0" w:space="0" w:color="auto"/>
            <w:left w:val="none" w:sz="0" w:space="0" w:color="auto"/>
            <w:bottom w:val="none" w:sz="0" w:space="0" w:color="auto"/>
            <w:right w:val="none" w:sz="0" w:space="0" w:color="auto"/>
          </w:divBdr>
          <w:divsChild>
            <w:div w:id="1997804476">
              <w:marLeft w:val="0"/>
              <w:marRight w:val="0"/>
              <w:marTop w:val="0"/>
              <w:marBottom w:val="0"/>
              <w:divBdr>
                <w:top w:val="none" w:sz="0" w:space="0" w:color="auto"/>
                <w:left w:val="none" w:sz="0" w:space="0" w:color="auto"/>
                <w:bottom w:val="none" w:sz="0" w:space="0" w:color="auto"/>
                <w:right w:val="none" w:sz="0" w:space="0" w:color="auto"/>
              </w:divBdr>
              <w:divsChild>
                <w:div w:id="13186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09633">
      <w:bodyDiv w:val="1"/>
      <w:marLeft w:val="0"/>
      <w:marRight w:val="0"/>
      <w:marTop w:val="0"/>
      <w:marBottom w:val="0"/>
      <w:divBdr>
        <w:top w:val="none" w:sz="0" w:space="0" w:color="auto"/>
        <w:left w:val="none" w:sz="0" w:space="0" w:color="auto"/>
        <w:bottom w:val="none" w:sz="0" w:space="0" w:color="auto"/>
        <w:right w:val="none" w:sz="0" w:space="0" w:color="auto"/>
      </w:divBdr>
    </w:div>
    <w:div w:id="53891016">
      <w:bodyDiv w:val="1"/>
      <w:marLeft w:val="0"/>
      <w:marRight w:val="0"/>
      <w:marTop w:val="0"/>
      <w:marBottom w:val="0"/>
      <w:divBdr>
        <w:top w:val="none" w:sz="0" w:space="0" w:color="auto"/>
        <w:left w:val="none" w:sz="0" w:space="0" w:color="auto"/>
        <w:bottom w:val="none" w:sz="0" w:space="0" w:color="auto"/>
        <w:right w:val="none" w:sz="0" w:space="0" w:color="auto"/>
      </w:divBdr>
      <w:divsChild>
        <w:div w:id="1953517684">
          <w:marLeft w:val="0"/>
          <w:marRight w:val="0"/>
          <w:marTop w:val="0"/>
          <w:marBottom w:val="0"/>
          <w:divBdr>
            <w:top w:val="none" w:sz="0" w:space="0" w:color="auto"/>
            <w:left w:val="none" w:sz="0" w:space="0" w:color="auto"/>
            <w:bottom w:val="none" w:sz="0" w:space="0" w:color="auto"/>
            <w:right w:val="none" w:sz="0" w:space="0" w:color="auto"/>
          </w:divBdr>
          <w:divsChild>
            <w:div w:id="553851822">
              <w:marLeft w:val="0"/>
              <w:marRight w:val="0"/>
              <w:marTop w:val="0"/>
              <w:marBottom w:val="0"/>
              <w:divBdr>
                <w:top w:val="none" w:sz="0" w:space="0" w:color="auto"/>
                <w:left w:val="none" w:sz="0" w:space="0" w:color="auto"/>
                <w:bottom w:val="none" w:sz="0" w:space="0" w:color="auto"/>
                <w:right w:val="none" w:sz="0" w:space="0" w:color="auto"/>
              </w:divBdr>
              <w:divsChild>
                <w:div w:id="600257013">
                  <w:marLeft w:val="0"/>
                  <w:marRight w:val="0"/>
                  <w:marTop w:val="0"/>
                  <w:marBottom w:val="0"/>
                  <w:divBdr>
                    <w:top w:val="none" w:sz="0" w:space="0" w:color="auto"/>
                    <w:left w:val="none" w:sz="0" w:space="0" w:color="auto"/>
                    <w:bottom w:val="none" w:sz="0" w:space="0" w:color="auto"/>
                    <w:right w:val="none" w:sz="0" w:space="0" w:color="auto"/>
                  </w:divBdr>
                  <w:divsChild>
                    <w:div w:id="683900744">
                      <w:marLeft w:val="0"/>
                      <w:marRight w:val="0"/>
                      <w:marTop w:val="0"/>
                      <w:marBottom w:val="0"/>
                      <w:divBdr>
                        <w:top w:val="none" w:sz="0" w:space="0" w:color="auto"/>
                        <w:left w:val="none" w:sz="0" w:space="0" w:color="auto"/>
                        <w:bottom w:val="none" w:sz="0" w:space="0" w:color="auto"/>
                        <w:right w:val="none" w:sz="0" w:space="0" w:color="auto"/>
                      </w:divBdr>
                      <w:divsChild>
                        <w:div w:id="2041542282">
                          <w:marLeft w:val="0"/>
                          <w:marRight w:val="0"/>
                          <w:marTop w:val="0"/>
                          <w:marBottom w:val="0"/>
                          <w:divBdr>
                            <w:top w:val="none" w:sz="0" w:space="0" w:color="auto"/>
                            <w:left w:val="none" w:sz="0" w:space="0" w:color="auto"/>
                            <w:bottom w:val="none" w:sz="0" w:space="0" w:color="auto"/>
                            <w:right w:val="none" w:sz="0" w:space="0" w:color="auto"/>
                          </w:divBdr>
                          <w:divsChild>
                            <w:div w:id="1235051300">
                              <w:marLeft w:val="0"/>
                              <w:marRight w:val="0"/>
                              <w:marTop w:val="0"/>
                              <w:marBottom w:val="0"/>
                              <w:divBdr>
                                <w:top w:val="none" w:sz="0" w:space="0" w:color="auto"/>
                                <w:left w:val="none" w:sz="0" w:space="0" w:color="auto"/>
                                <w:bottom w:val="none" w:sz="0" w:space="0" w:color="auto"/>
                                <w:right w:val="none" w:sz="0" w:space="0" w:color="auto"/>
                              </w:divBdr>
                              <w:divsChild>
                                <w:div w:id="1424492860">
                                  <w:marLeft w:val="0"/>
                                  <w:marRight w:val="0"/>
                                  <w:marTop w:val="0"/>
                                  <w:marBottom w:val="0"/>
                                  <w:divBdr>
                                    <w:top w:val="none" w:sz="0" w:space="0" w:color="auto"/>
                                    <w:left w:val="none" w:sz="0" w:space="0" w:color="auto"/>
                                    <w:bottom w:val="none" w:sz="0" w:space="0" w:color="auto"/>
                                    <w:right w:val="none" w:sz="0" w:space="0" w:color="auto"/>
                                  </w:divBdr>
                                  <w:divsChild>
                                    <w:div w:id="1935235908">
                                      <w:marLeft w:val="0"/>
                                      <w:marRight w:val="0"/>
                                      <w:marTop w:val="0"/>
                                      <w:marBottom w:val="0"/>
                                      <w:divBdr>
                                        <w:top w:val="none" w:sz="0" w:space="0" w:color="auto"/>
                                        <w:left w:val="none" w:sz="0" w:space="0" w:color="auto"/>
                                        <w:bottom w:val="none" w:sz="0" w:space="0" w:color="auto"/>
                                        <w:right w:val="none" w:sz="0" w:space="0" w:color="auto"/>
                                      </w:divBdr>
                                      <w:divsChild>
                                        <w:div w:id="313997345">
                                          <w:marLeft w:val="0"/>
                                          <w:marRight w:val="0"/>
                                          <w:marTop w:val="0"/>
                                          <w:marBottom w:val="0"/>
                                          <w:divBdr>
                                            <w:top w:val="none" w:sz="0" w:space="0" w:color="auto"/>
                                            <w:left w:val="none" w:sz="0" w:space="0" w:color="auto"/>
                                            <w:bottom w:val="none" w:sz="0" w:space="0" w:color="auto"/>
                                            <w:right w:val="none" w:sz="0" w:space="0" w:color="auto"/>
                                          </w:divBdr>
                                          <w:divsChild>
                                            <w:div w:id="1859156677">
                                              <w:marLeft w:val="3444"/>
                                              <w:marRight w:val="0"/>
                                              <w:marTop w:val="0"/>
                                              <w:marBottom w:val="0"/>
                                              <w:divBdr>
                                                <w:top w:val="single" w:sz="4" w:space="0" w:color="D2D5D7"/>
                                                <w:left w:val="single" w:sz="4" w:space="0" w:color="D2D5D7"/>
                                                <w:bottom w:val="none" w:sz="0" w:space="0" w:color="auto"/>
                                                <w:right w:val="single" w:sz="4" w:space="0" w:color="D2D5D7"/>
                                              </w:divBdr>
                                              <w:divsChild>
                                                <w:div w:id="344744159">
                                                  <w:marLeft w:val="0"/>
                                                  <w:marRight w:val="0"/>
                                                  <w:marTop w:val="0"/>
                                                  <w:marBottom w:val="0"/>
                                                  <w:divBdr>
                                                    <w:top w:val="none" w:sz="0" w:space="0" w:color="auto"/>
                                                    <w:left w:val="none" w:sz="0" w:space="0" w:color="auto"/>
                                                    <w:bottom w:val="none" w:sz="0" w:space="0" w:color="auto"/>
                                                    <w:right w:val="none" w:sz="0" w:space="0" w:color="auto"/>
                                                  </w:divBdr>
                                                  <w:divsChild>
                                                    <w:div w:id="1192838189">
                                                      <w:marLeft w:val="0"/>
                                                      <w:marRight w:val="0"/>
                                                      <w:marTop w:val="0"/>
                                                      <w:marBottom w:val="0"/>
                                                      <w:divBdr>
                                                        <w:top w:val="none" w:sz="0" w:space="0" w:color="auto"/>
                                                        <w:left w:val="none" w:sz="0" w:space="0" w:color="auto"/>
                                                        <w:bottom w:val="none" w:sz="0" w:space="0" w:color="auto"/>
                                                        <w:right w:val="none" w:sz="0" w:space="0" w:color="auto"/>
                                                      </w:divBdr>
                                                      <w:divsChild>
                                                        <w:div w:id="252202672">
                                                          <w:marLeft w:val="0"/>
                                                          <w:marRight w:val="0"/>
                                                          <w:marTop w:val="0"/>
                                                          <w:marBottom w:val="0"/>
                                                          <w:divBdr>
                                                            <w:top w:val="none" w:sz="0" w:space="0" w:color="auto"/>
                                                            <w:left w:val="none" w:sz="0" w:space="0" w:color="auto"/>
                                                            <w:bottom w:val="none" w:sz="0" w:space="0" w:color="auto"/>
                                                            <w:right w:val="none" w:sz="0" w:space="0" w:color="auto"/>
                                                          </w:divBdr>
                                                          <w:divsChild>
                                                            <w:div w:id="1478761598">
                                                              <w:marLeft w:val="0"/>
                                                              <w:marRight w:val="0"/>
                                                              <w:marTop w:val="0"/>
                                                              <w:marBottom w:val="0"/>
                                                              <w:divBdr>
                                                                <w:top w:val="none" w:sz="0" w:space="0" w:color="auto"/>
                                                                <w:left w:val="none" w:sz="0" w:space="0" w:color="auto"/>
                                                                <w:bottom w:val="none" w:sz="0" w:space="0" w:color="auto"/>
                                                                <w:right w:val="none" w:sz="0" w:space="0" w:color="auto"/>
                                                              </w:divBdr>
                                                              <w:divsChild>
                                                                <w:div w:id="834145486">
                                                                  <w:marLeft w:val="-60"/>
                                                                  <w:marRight w:val="0"/>
                                                                  <w:marTop w:val="24"/>
                                                                  <w:marBottom w:val="24"/>
                                                                  <w:divBdr>
                                                                    <w:top w:val="none" w:sz="0" w:space="0" w:color="auto"/>
                                                                    <w:left w:val="none" w:sz="0" w:space="0" w:color="auto"/>
                                                                    <w:bottom w:val="none" w:sz="0" w:space="0" w:color="auto"/>
                                                                    <w:right w:val="none" w:sz="0" w:space="0" w:color="auto"/>
                                                                  </w:divBdr>
                                                                  <w:divsChild>
                                                                    <w:div w:id="216475956">
                                                                      <w:marLeft w:val="0"/>
                                                                      <w:marRight w:val="0"/>
                                                                      <w:marTop w:val="0"/>
                                                                      <w:marBottom w:val="0"/>
                                                                      <w:divBdr>
                                                                        <w:top w:val="none" w:sz="0" w:space="0" w:color="auto"/>
                                                                        <w:left w:val="none" w:sz="0" w:space="0" w:color="auto"/>
                                                                        <w:bottom w:val="none" w:sz="0" w:space="0" w:color="auto"/>
                                                                        <w:right w:val="none" w:sz="0" w:space="0" w:color="auto"/>
                                                                      </w:divBdr>
                                                                      <w:divsChild>
                                                                        <w:div w:id="507135184">
                                                                          <w:marLeft w:val="0"/>
                                                                          <w:marRight w:val="0"/>
                                                                          <w:marTop w:val="0"/>
                                                                          <w:marBottom w:val="0"/>
                                                                          <w:divBdr>
                                                                            <w:top w:val="none" w:sz="0" w:space="0" w:color="auto"/>
                                                                            <w:left w:val="none" w:sz="0" w:space="0" w:color="auto"/>
                                                                            <w:bottom w:val="none" w:sz="0" w:space="0" w:color="auto"/>
                                                                            <w:right w:val="none" w:sz="0" w:space="0" w:color="auto"/>
                                                                          </w:divBdr>
                                                                          <w:divsChild>
                                                                            <w:div w:id="2034915241">
                                                                              <w:marLeft w:val="0"/>
                                                                              <w:marRight w:val="0"/>
                                                                              <w:marTop w:val="0"/>
                                                                              <w:marBottom w:val="0"/>
                                                                              <w:divBdr>
                                                                                <w:top w:val="none" w:sz="0" w:space="0" w:color="auto"/>
                                                                                <w:left w:val="none" w:sz="0" w:space="0" w:color="auto"/>
                                                                                <w:bottom w:val="none" w:sz="0" w:space="0" w:color="auto"/>
                                                                                <w:right w:val="none" w:sz="0" w:space="0" w:color="auto"/>
                                                                              </w:divBdr>
                                                                              <w:divsChild>
                                                                                <w:div w:id="1171676713">
                                                                                  <w:marLeft w:val="0"/>
                                                                                  <w:marRight w:val="0"/>
                                                                                  <w:marTop w:val="0"/>
                                                                                  <w:marBottom w:val="0"/>
                                                                                  <w:divBdr>
                                                                                    <w:top w:val="none" w:sz="0" w:space="0" w:color="auto"/>
                                                                                    <w:left w:val="none" w:sz="0" w:space="0" w:color="auto"/>
                                                                                    <w:bottom w:val="none" w:sz="0" w:space="0" w:color="auto"/>
                                                                                    <w:right w:val="none" w:sz="0" w:space="0" w:color="auto"/>
                                                                                  </w:divBdr>
                                                                                  <w:divsChild>
                                                                                    <w:div w:id="1899898367">
                                                                                      <w:marLeft w:val="0"/>
                                                                                      <w:marRight w:val="0"/>
                                                                                      <w:marTop w:val="0"/>
                                                                                      <w:marBottom w:val="0"/>
                                                                                      <w:divBdr>
                                                                                        <w:top w:val="none" w:sz="0" w:space="0" w:color="auto"/>
                                                                                        <w:left w:val="none" w:sz="0" w:space="0" w:color="auto"/>
                                                                                        <w:bottom w:val="none" w:sz="0" w:space="0" w:color="auto"/>
                                                                                        <w:right w:val="none" w:sz="0" w:space="0" w:color="auto"/>
                                                                                      </w:divBdr>
                                                                                      <w:divsChild>
                                                                                        <w:div w:id="1039205706">
                                                                                          <w:marLeft w:val="0"/>
                                                                                          <w:marRight w:val="0"/>
                                                                                          <w:marTop w:val="24"/>
                                                                                          <w:marBottom w:val="24"/>
                                                                                          <w:divBdr>
                                                                                            <w:top w:val="none" w:sz="0" w:space="0" w:color="auto"/>
                                                                                            <w:left w:val="none" w:sz="0" w:space="0" w:color="auto"/>
                                                                                            <w:bottom w:val="none" w:sz="0" w:space="0" w:color="auto"/>
                                                                                            <w:right w:val="none" w:sz="0" w:space="0" w:color="auto"/>
                                                                                          </w:divBdr>
                                                                                          <w:divsChild>
                                                                                            <w:div w:id="273175576">
                                                                                              <w:marLeft w:val="0"/>
                                                                                              <w:marRight w:val="0"/>
                                                                                              <w:marTop w:val="0"/>
                                                                                              <w:marBottom w:val="0"/>
                                                                                              <w:divBdr>
                                                                                                <w:top w:val="none" w:sz="0" w:space="0" w:color="auto"/>
                                                                                                <w:left w:val="none" w:sz="0" w:space="0" w:color="auto"/>
                                                                                                <w:bottom w:val="none" w:sz="0" w:space="0" w:color="auto"/>
                                                                                                <w:right w:val="none" w:sz="0" w:space="0" w:color="auto"/>
                                                                                              </w:divBdr>
                                                                                            </w:div>
                                                                                            <w:div w:id="461122879">
                                                                                              <w:marLeft w:val="0"/>
                                                                                              <w:marRight w:val="0"/>
                                                                                              <w:marTop w:val="0"/>
                                                                                              <w:marBottom w:val="0"/>
                                                                                              <w:divBdr>
                                                                                                <w:top w:val="none" w:sz="0" w:space="0" w:color="auto"/>
                                                                                                <w:left w:val="none" w:sz="0" w:space="0" w:color="auto"/>
                                                                                                <w:bottom w:val="none" w:sz="0" w:space="0" w:color="auto"/>
                                                                                                <w:right w:val="none" w:sz="0" w:space="0" w:color="auto"/>
                                                                                              </w:divBdr>
                                                                                            </w:div>
                                                                                            <w:div w:id="478812040">
                                                                                              <w:marLeft w:val="0"/>
                                                                                              <w:marRight w:val="0"/>
                                                                                              <w:marTop w:val="0"/>
                                                                                              <w:marBottom w:val="0"/>
                                                                                              <w:divBdr>
                                                                                                <w:top w:val="none" w:sz="0" w:space="0" w:color="auto"/>
                                                                                                <w:left w:val="none" w:sz="0" w:space="0" w:color="auto"/>
                                                                                                <w:bottom w:val="none" w:sz="0" w:space="0" w:color="auto"/>
                                                                                                <w:right w:val="none" w:sz="0" w:space="0" w:color="auto"/>
                                                                                              </w:divBdr>
                                                                                              <w:divsChild>
                                                                                                <w:div w:id="576787361">
                                                                                                  <w:marLeft w:val="0"/>
                                                                                                  <w:marRight w:val="0"/>
                                                                                                  <w:marTop w:val="0"/>
                                                                                                  <w:marBottom w:val="0"/>
                                                                                                  <w:divBdr>
                                                                                                    <w:top w:val="none" w:sz="0" w:space="0" w:color="auto"/>
                                                                                                    <w:left w:val="none" w:sz="0" w:space="0" w:color="auto"/>
                                                                                                    <w:bottom w:val="none" w:sz="0" w:space="0" w:color="auto"/>
                                                                                                    <w:right w:val="none" w:sz="0" w:space="0" w:color="auto"/>
                                                                                                  </w:divBdr>
                                                                                                </w:div>
                                                                                              </w:divsChild>
                                                                                            </w:div>
                                                                                            <w:div w:id="600260729">
                                                                                              <w:marLeft w:val="0"/>
                                                                                              <w:marRight w:val="0"/>
                                                                                              <w:marTop w:val="0"/>
                                                                                              <w:marBottom w:val="0"/>
                                                                                              <w:divBdr>
                                                                                                <w:top w:val="none" w:sz="0" w:space="0" w:color="auto"/>
                                                                                                <w:left w:val="none" w:sz="0" w:space="0" w:color="auto"/>
                                                                                                <w:bottom w:val="none" w:sz="0" w:space="0" w:color="auto"/>
                                                                                                <w:right w:val="none" w:sz="0" w:space="0" w:color="auto"/>
                                                                                              </w:divBdr>
                                                                                              <w:divsChild>
                                                                                                <w:div w:id="1847480627">
                                                                                                  <w:marLeft w:val="0"/>
                                                                                                  <w:marRight w:val="0"/>
                                                                                                  <w:marTop w:val="0"/>
                                                                                                  <w:marBottom w:val="0"/>
                                                                                                  <w:divBdr>
                                                                                                    <w:top w:val="none" w:sz="0" w:space="0" w:color="auto"/>
                                                                                                    <w:left w:val="none" w:sz="0" w:space="0" w:color="auto"/>
                                                                                                    <w:bottom w:val="none" w:sz="0" w:space="0" w:color="auto"/>
                                                                                                    <w:right w:val="none" w:sz="0" w:space="0" w:color="auto"/>
                                                                                                  </w:divBdr>
                                                                                                </w:div>
                                                                                              </w:divsChild>
                                                                                            </w:div>
                                                                                            <w:div w:id="696346435">
                                                                                              <w:marLeft w:val="0"/>
                                                                                              <w:marRight w:val="0"/>
                                                                                              <w:marTop w:val="0"/>
                                                                                              <w:marBottom w:val="0"/>
                                                                                              <w:divBdr>
                                                                                                <w:top w:val="none" w:sz="0" w:space="0" w:color="auto"/>
                                                                                                <w:left w:val="none" w:sz="0" w:space="0" w:color="auto"/>
                                                                                                <w:bottom w:val="none" w:sz="0" w:space="0" w:color="auto"/>
                                                                                                <w:right w:val="none" w:sz="0" w:space="0" w:color="auto"/>
                                                                                              </w:divBdr>
                                                                                            </w:div>
                                                                                            <w:div w:id="816528747">
                                                                                              <w:marLeft w:val="0"/>
                                                                                              <w:marRight w:val="0"/>
                                                                                              <w:marTop w:val="0"/>
                                                                                              <w:marBottom w:val="0"/>
                                                                                              <w:divBdr>
                                                                                                <w:top w:val="none" w:sz="0" w:space="0" w:color="auto"/>
                                                                                                <w:left w:val="none" w:sz="0" w:space="0" w:color="auto"/>
                                                                                                <w:bottom w:val="none" w:sz="0" w:space="0" w:color="auto"/>
                                                                                                <w:right w:val="none" w:sz="0" w:space="0" w:color="auto"/>
                                                                                              </w:divBdr>
                                                                                              <w:divsChild>
                                                                                                <w:div w:id="253830495">
                                                                                                  <w:marLeft w:val="0"/>
                                                                                                  <w:marRight w:val="0"/>
                                                                                                  <w:marTop w:val="0"/>
                                                                                                  <w:marBottom w:val="0"/>
                                                                                                  <w:divBdr>
                                                                                                    <w:top w:val="none" w:sz="0" w:space="0" w:color="auto"/>
                                                                                                    <w:left w:val="none" w:sz="0" w:space="0" w:color="auto"/>
                                                                                                    <w:bottom w:val="none" w:sz="0" w:space="0" w:color="auto"/>
                                                                                                    <w:right w:val="none" w:sz="0" w:space="0" w:color="auto"/>
                                                                                                  </w:divBdr>
                                                                                                </w:div>
                                                                                                <w:div w:id="458960326">
                                                                                                  <w:marLeft w:val="0"/>
                                                                                                  <w:marRight w:val="0"/>
                                                                                                  <w:marTop w:val="0"/>
                                                                                                  <w:marBottom w:val="0"/>
                                                                                                  <w:divBdr>
                                                                                                    <w:top w:val="none" w:sz="0" w:space="0" w:color="auto"/>
                                                                                                    <w:left w:val="none" w:sz="0" w:space="0" w:color="auto"/>
                                                                                                    <w:bottom w:val="none" w:sz="0" w:space="0" w:color="auto"/>
                                                                                                    <w:right w:val="none" w:sz="0" w:space="0" w:color="auto"/>
                                                                                                  </w:divBdr>
                                                                                                </w:div>
                                                                                              </w:divsChild>
                                                                                            </w:div>
                                                                                            <w:div w:id="1263611001">
                                                                                              <w:marLeft w:val="0"/>
                                                                                              <w:marRight w:val="0"/>
                                                                                              <w:marTop w:val="0"/>
                                                                                              <w:marBottom w:val="0"/>
                                                                                              <w:divBdr>
                                                                                                <w:top w:val="none" w:sz="0" w:space="0" w:color="auto"/>
                                                                                                <w:left w:val="none" w:sz="0" w:space="0" w:color="auto"/>
                                                                                                <w:bottom w:val="none" w:sz="0" w:space="0" w:color="auto"/>
                                                                                                <w:right w:val="none" w:sz="0" w:space="0" w:color="auto"/>
                                                                                              </w:divBdr>
                                                                                            </w:div>
                                                                                            <w:div w:id="1871919723">
                                                                                              <w:marLeft w:val="0"/>
                                                                                              <w:marRight w:val="0"/>
                                                                                              <w:marTop w:val="0"/>
                                                                                              <w:marBottom w:val="0"/>
                                                                                              <w:divBdr>
                                                                                                <w:top w:val="none" w:sz="0" w:space="0" w:color="auto"/>
                                                                                                <w:left w:val="none" w:sz="0" w:space="0" w:color="auto"/>
                                                                                                <w:bottom w:val="none" w:sz="0" w:space="0" w:color="auto"/>
                                                                                                <w:right w:val="none" w:sz="0" w:space="0" w:color="auto"/>
                                                                                              </w:divBdr>
                                                                                              <w:divsChild>
                                                                                                <w:div w:id="939725257">
                                                                                                  <w:marLeft w:val="0"/>
                                                                                                  <w:marRight w:val="0"/>
                                                                                                  <w:marTop w:val="0"/>
                                                                                                  <w:marBottom w:val="0"/>
                                                                                                  <w:divBdr>
                                                                                                    <w:top w:val="none" w:sz="0" w:space="0" w:color="auto"/>
                                                                                                    <w:left w:val="none" w:sz="0" w:space="0" w:color="auto"/>
                                                                                                    <w:bottom w:val="none" w:sz="0" w:space="0" w:color="auto"/>
                                                                                                    <w:right w:val="none" w:sz="0" w:space="0" w:color="auto"/>
                                                                                                  </w:divBdr>
                                                                                                </w:div>
                                                                                                <w:div w:id="1800342104">
                                                                                                  <w:marLeft w:val="0"/>
                                                                                                  <w:marRight w:val="0"/>
                                                                                                  <w:marTop w:val="0"/>
                                                                                                  <w:marBottom w:val="0"/>
                                                                                                  <w:divBdr>
                                                                                                    <w:top w:val="none" w:sz="0" w:space="0" w:color="auto"/>
                                                                                                    <w:left w:val="none" w:sz="0" w:space="0" w:color="auto"/>
                                                                                                    <w:bottom w:val="none" w:sz="0" w:space="0" w:color="auto"/>
                                                                                                    <w:right w:val="none" w:sz="0" w:space="0" w:color="auto"/>
                                                                                                  </w:divBdr>
                                                                                                </w:div>
                                                                                                <w:div w:id="2081827701">
                                                                                                  <w:marLeft w:val="0"/>
                                                                                                  <w:marRight w:val="0"/>
                                                                                                  <w:marTop w:val="0"/>
                                                                                                  <w:marBottom w:val="0"/>
                                                                                                  <w:divBdr>
                                                                                                    <w:top w:val="none" w:sz="0" w:space="0" w:color="auto"/>
                                                                                                    <w:left w:val="none" w:sz="0" w:space="0" w:color="auto"/>
                                                                                                    <w:bottom w:val="none" w:sz="0" w:space="0" w:color="auto"/>
                                                                                                    <w:right w:val="none" w:sz="0" w:space="0" w:color="auto"/>
                                                                                                  </w:divBdr>
                                                                                                </w:div>
                                                                                              </w:divsChild>
                                                                                            </w:div>
                                                                                            <w:div w:id="1886526319">
                                                                                              <w:marLeft w:val="0"/>
                                                                                              <w:marRight w:val="0"/>
                                                                                              <w:marTop w:val="0"/>
                                                                                              <w:marBottom w:val="0"/>
                                                                                              <w:divBdr>
                                                                                                <w:top w:val="none" w:sz="0" w:space="0" w:color="auto"/>
                                                                                                <w:left w:val="none" w:sz="0" w:space="0" w:color="auto"/>
                                                                                                <w:bottom w:val="none" w:sz="0" w:space="0" w:color="auto"/>
                                                                                                <w:right w:val="none" w:sz="0" w:space="0" w:color="auto"/>
                                                                                              </w:divBdr>
                                                                                              <w:divsChild>
                                                                                                <w:div w:id="89870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3668054">
      <w:bodyDiv w:val="1"/>
      <w:marLeft w:val="0"/>
      <w:marRight w:val="0"/>
      <w:marTop w:val="0"/>
      <w:marBottom w:val="0"/>
      <w:divBdr>
        <w:top w:val="none" w:sz="0" w:space="0" w:color="auto"/>
        <w:left w:val="none" w:sz="0" w:space="0" w:color="auto"/>
        <w:bottom w:val="none" w:sz="0" w:space="0" w:color="auto"/>
        <w:right w:val="none" w:sz="0" w:space="0" w:color="auto"/>
      </w:divBdr>
    </w:div>
    <w:div w:id="95755978">
      <w:bodyDiv w:val="1"/>
      <w:marLeft w:val="0"/>
      <w:marRight w:val="0"/>
      <w:marTop w:val="0"/>
      <w:marBottom w:val="0"/>
      <w:divBdr>
        <w:top w:val="none" w:sz="0" w:space="0" w:color="auto"/>
        <w:left w:val="none" w:sz="0" w:space="0" w:color="auto"/>
        <w:bottom w:val="none" w:sz="0" w:space="0" w:color="auto"/>
        <w:right w:val="none" w:sz="0" w:space="0" w:color="auto"/>
      </w:divBdr>
    </w:div>
    <w:div w:id="104925466">
      <w:bodyDiv w:val="1"/>
      <w:marLeft w:val="0"/>
      <w:marRight w:val="0"/>
      <w:marTop w:val="0"/>
      <w:marBottom w:val="0"/>
      <w:divBdr>
        <w:top w:val="none" w:sz="0" w:space="0" w:color="auto"/>
        <w:left w:val="none" w:sz="0" w:space="0" w:color="auto"/>
        <w:bottom w:val="none" w:sz="0" w:space="0" w:color="auto"/>
        <w:right w:val="none" w:sz="0" w:space="0" w:color="auto"/>
      </w:divBdr>
    </w:div>
    <w:div w:id="128205798">
      <w:bodyDiv w:val="1"/>
      <w:marLeft w:val="0"/>
      <w:marRight w:val="0"/>
      <w:marTop w:val="0"/>
      <w:marBottom w:val="0"/>
      <w:divBdr>
        <w:top w:val="none" w:sz="0" w:space="0" w:color="auto"/>
        <w:left w:val="none" w:sz="0" w:space="0" w:color="auto"/>
        <w:bottom w:val="none" w:sz="0" w:space="0" w:color="auto"/>
        <w:right w:val="none" w:sz="0" w:space="0" w:color="auto"/>
      </w:divBdr>
    </w:div>
    <w:div w:id="142475324">
      <w:bodyDiv w:val="1"/>
      <w:marLeft w:val="0"/>
      <w:marRight w:val="0"/>
      <w:marTop w:val="0"/>
      <w:marBottom w:val="0"/>
      <w:divBdr>
        <w:top w:val="none" w:sz="0" w:space="0" w:color="auto"/>
        <w:left w:val="none" w:sz="0" w:space="0" w:color="auto"/>
        <w:bottom w:val="none" w:sz="0" w:space="0" w:color="auto"/>
        <w:right w:val="none" w:sz="0" w:space="0" w:color="auto"/>
      </w:divBdr>
      <w:divsChild>
        <w:div w:id="1044867453">
          <w:marLeft w:val="0"/>
          <w:marRight w:val="0"/>
          <w:marTop w:val="0"/>
          <w:marBottom w:val="0"/>
          <w:divBdr>
            <w:top w:val="none" w:sz="0" w:space="0" w:color="auto"/>
            <w:left w:val="none" w:sz="0" w:space="0" w:color="auto"/>
            <w:bottom w:val="none" w:sz="0" w:space="0" w:color="auto"/>
            <w:right w:val="none" w:sz="0" w:space="0" w:color="auto"/>
          </w:divBdr>
          <w:divsChild>
            <w:div w:id="1658654422">
              <w:marLeft w:val="0"/>
              <w:marRight w:val="0"/>
              <w:marTop w:val="0"/>
              <w:marBottom w:val="0"/>
              <w:divBdr>
                <w:top w:val="none" w:sz="0" w:space="0" w:color="auto"/>
                <w:left w:val="none" w:sz="0" w:space="0" w:color="auto"/>
                <w:bottom w:val="none" w:sz="0" w:space="0" w:color="auto"/>
                <w:right w:val="none" w:sz="0" w:space="0" w:color="auto"/>
              </w:divBdr>
              <w:divsChild>
                <w:div w:id="559177403">
                  <w:marLeft w:val="0"/>
                  <w:marRight w:val="0"/>
                  <w:marTop w:val="0"/>
                  <w:marBottom w:val="0"/>
                  <w:divBdr>
                    <w:top w:val="none" w:sz="0" w:space="0" w:color="auto"/>
                    <w:left w:val="none" w:sz="0" w:space="0" w:color="auto"/>
                    <w:bottom w:val="none" w:sz="0" w:space="0" w:color="auto"/>
                    <w:right w:val="none" w:sz="0" w:space="0" w:color="auto"/>
                  </w:divBdr>
                  <w:divsChild>
                    <w:div w:id="882443078">
                      <w:marLeft w:val="0"/>
                      <w:marRight w:val="0"/>
                      <w:marTop w:val="0"/>
                      <w:marBottom w:val="0"/>
                      <w:divBdr>
                        <w:top w:val="none" w:sz="0" w:space="0" w:color="auto"/>
                        <w:left w:val="none" w:sz="0" w:space="0" w:color="auto"/>
                        <w:bottom w:val="none" w:sz="0" w:space="0" w:color="auto"/>
                        <w:right w:val="none" w:sz="0" w:space="0" w:color="auto"/>
                      </w:divBdr>
                      <w:divsChild>
                        <w:div w:id="571086864">
                          <w:marLeft w:val="0"/>
                          <w:marRight w:val="0"/>
                          <w:marTop w:val="0"/>
                          <w:marBottom w:val="0"/>
                          <w:divBdr>
                            <w:top w:val="none" w:sz="0" w:space="0" w:color="auto"/>
                            <w:left w:val="none" w:sz="0" w:space="0" w:color="auto"/>
                            <w:bottom w:val="none" w:sz="0" w:space="0" w:color="auto"/>
                            <w:right w:val="none" w:sz="0" w:space="0" w:color="auto"/>
                          </w:divBdr>
                          <w:divsChild>
                            <w:div w:id="1076633319">
                              <w:marLeft w:val="0"/>
                              <w:marRight w:val="0"/>
                              <w:marTop w:val="0"/>
                              <w:marBottom w:val="0"/>
                              <w:divBdr>
                                <w:top w:val="none" w:sz="0" w:space="0" w:color="auto"/>
                                <w:left w:val="none" w:sz="0" w:space="0" w:color="auto"/>
                                <w:bottom w:val="none" w:sz="0" w:space="0" w:color="auto"/>
                                <w:right w:val="none" w:sz="0" w:space="0" w:color="auto"/>
                              </w:divBdr>
                              <w:divsChild>
                                <w:div w:id="213602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77251">
      <w:bodyDiv w:val="1"/>
      <w:marLeft w:val="0"/>
      <w:marRight w:val="0"/>
      <w:marTop w:val="0"/>
      <w:marBottom w:val="0"/>
      <w:divBdr>
        <w:top w:val="none" w:sz="0" w:space="0" w:color="auto"/>
        <w:left w:val="none" w:sz="0" w:space="0" w:color="auto"/>
        <w:bottom w:val="none" w:sz="0" w:space="0" w:color="auto"/>
        <w:right w:val="none" w:sz="0" w:space="0" w:color="auto"/>
      </w:divBdr>
    </w:div>
    <w:div w:id="163202410">
      <w:bodyDiv w:val="1"/>
      <w:marLeft w:val="0"/>
      <w:marRight w:val="0"/>
      <w:marTop w:val="0"/>
      <w:marBottom w:val="0"/>
      <w:divBdr>
        <w:top w:val="none" w:sz="0" w:space="0" w:color="auto"/>
        <w:left w:val="none" w:sz="0" w:space="0" w:color="auto"/>
        <w:bottom w:val="none" w:sz="0" w:space="0" w:color="auto"/>
        <w:right w:val="none" w:sz="0" w:space="0" w:color="auto"/>
      </w:divBdr>
    </w:div>
    <w:div w:id="174927130">
      <w:bodyDiv w:val="1"/>
      <w:marLeft w:val="0"/>
      <w:marRight w:val="0"/>
      <w:marTop w:val="0"/>
      <w:marBottom w:val="0"/>
      <w:divBdr>
        <w:top w:val="none" w:sz="0" w:space="0" w:color="auto"/>
        <w:left w:val="none" w:sz="0" w:space="0" w:color="auto"/>
        <w:bottom w:val="none" w:sz="0" w:space="0" w:color="auto"/>
        <w:right w:val="none" w:sz="0" w:space="0" w:color="auto"/>
      </w:divBdr>
    </w:div>
    <w:div w:id="180703083">
      <w:bodyDiv w:val="1"/>
      <w:marLeft w:val="0"/>
      <w:marRight w:val="0"/>
      <w:marTop w:val="0"/>
      <w:marBottom w:val="0"/>
      <w:divBdr>
        <w:top w:val="none" w:sz="0" w:space="0" w:color="auto"/>
        <w:left w:val="none" w:sz="0" w:space="0" w:color="auto"/>
        <w:bottom w:val="none" w:sz="0" w:space="0" w:color="auto"/>
        <w:right w:val="none" w:sz="0" w:space="0" w:color="auto"/>
      </w:divBdr>
    </w:div>
    <w:div w:id="184250121">
      <w:bodyDiv w:val="1"/>
      <w:marLeft w:val="0"/>
      <w:marRight w:val="0"/>
      <w:marTop w:val="0"/>
      <w:marBottom w:val="0"/>
      <w:divBdr>
        <w:top w:val="none" w:sz="0" w:space="0" w:color="auto"/>
        <w:left w:val="none" w:sz="0" w:space="0" w:color="auto"/>
        <w:bottom w:val="none" w:sz="0" w:space="0" w:color="auto"/>
        <w:right w:val="none" w:sz="0" w:space="0" w:color="auto"/>
      </w:divBdr>
    </w:div>
    <w:div w:id="184565281">
      <w:bodyDiv w:val="1"/>
      <w:marLeft w:val="0"/>
      <w:marRight w:val="0"/>
      <w:marTop w:val="0"/>
      <w:marBottom w:val="0"/>
      <w:divBdr>
        <w:top w:val="none" w:sz="0" w:space="0" w:color="auto"/>
        <w:left w:val="none" w:sz="0" w:space="0" w:color="auto"/>
        <w:bottom w:val="none" w:sz="0" w:space="0" w:color="auto"/>
        <w:right w:val="none" w:sz="0" w:space="0" w:color="auto"/>
      </w:divBdr>
    </w:div>
    <w:div w:id="196620405">
      <w:bodyDiv w:val="1"/>
      <w:marLeft w:val="0"/>
      <w:marRight w:val="0"/>
      <w:marTop w:val="0"/>
      <w:marBottom w:val="0"/>
      <w:divBdr>
        <w:top w:val="none" w:sz="0" w:space="0" w:color="auto"/>
        <w:left w:val="none" w:sz="0" w:space="0" w:color="auto"/>
        <w:bottom w:val="none" w:sz="0" w:space="0" w:color="auto"/>
        <w:right w:val="none" w:sz="0" w:space="0" w:color="auto"/>
      </w:divBdr>
    </w:div>
    <w:div w:id="202402865">
      <w:bodyDiv w:val="1"/>
      <w:marLeft w:val="0"/>
      <w:marRight w:val="0"/>
      <w:marTop w:val="0"/>
      <w:marBottom w:val="0"/>
      <w:divBdr>
        <w:top w:val="none" w:sz="0" w:space="0" w:color="auto"/>
        <w:left w:val="none" w:sz="0" w:space="0" w:color="auto"/>
        <w:bottom w:val="none" w:sz="0" w:space="0" w:color="auto"/>
        <w:right w:val="none" w:sz="0" w:space="0" w:color="auto"/>
      </w:divBdr>
    </w:div>
    <w:div w:id="205605489">
      <w:bodyDiv w:val="1"/>
      <w:marLeft w:val="0"/>
      <w:marRight w:val="0"/>
      <w:marTop w:val="0"/>
      <w:marBottom w:val="0"/>
      <w:divBdr>
        <w:top w:val="none" w:sz="0" w:space="0" w:color="auto"/>
        <w:left w:val="none" w:sz="0" w:space="0" w:color="auto"/>
        <w:bottom w:val="none" w:sz="0" w:space="0" w:color="auto"/>
        <w:right w:val="none" w:sz="0" w:space="0" w:color="auto"/>
      </w:divBdr>
    </w:div>
    <w:div w:id="236137126">
      <w:bodyDiv w:val="1"/>
      <w:marLeft w:val="0"/>
      <w:marRight w:val="0"/>
      <w:marTop w:val="0"/>
      <w:marBottom w:val="0"/>
      <w:divBdr>
        <w:top w:val="none" w:sz="0" w:space="0" w:color="auto"/>
        <w:left w:val="none" w:sz="0" w:space="0" w:color="auto"/>
        <w:bottom w:val="none" w:sz="0" w:space="0" w:color="auto"/>
        <w:right w:val="none" w:sz="0" w:space="0" w:color="auto"/>
      </w:divBdr>
    </w:div>
    <w:div w:id="241452767">
      <w:bodyDiv w:val="1"/>
      <w:marLeft w:val="0"/>
      <w:marRight w:val="0"/>
      <w:marTop w:val="0"/>
      <w:marBottom w:val="0"/>
      <w:divBdr>
        <w:top w:val="none" w:sz="0" w:space="0" w:color="auto"/>
        <w:left w:val="none" w:sz="0" w:space="0" w:color="auto"/>
        <w:bottom w:val="none" w:sz="0" w:space="0" w:color="auto"/>
        <w:right w:val="none" w:sz="0" w:space="0" w:color="auto"/>
      </w:divBdr>
    </w:div>
    <w:div w:id="245573317">
      <w:bodyDiv w:val="1"/>
      <w:marLeft w:val="0"/>
      <w:marRight w:val="0"/>
      <w:marTop w:val="0"/>
      <w:marBottom w:val="0"/>
      <w:divBdr>
        <w:top w:val="none" w:sz="0" w:space="0" w:color="auto"/>
        <w:left w:val="none" w:sz="0" w:space="0" w:color="auto"/>
        <w:bottom w:val="none" w:sz="0" w:space="0" w:color="auto"/>
        <w:right w:val="none" w:sz="0" w:space="0" w:color="auto"/>
      </w:divBdr>
      <w:divsChild>
        <w:div w:id="128592015">
          <w:marLeft w:val="360"/>
          <w:marRight w:val="0"/>
          <w:marTop w:val="144"/>
          <w:marBottom w:val="0"/>
          <w:divBdr>
            <w:top w:val="none" w:sz="0" w:space="0" w:color="auto"/>
            <w:left w:val="none" w:sz="0" w:space="0" w:color="auto"/>
            <w:bottom w:val="none" w:sz="0" w:space="0" w:color="auto"/>
            <w:right w:val="none" w:sz="0" w:space="0" w:color="auto"/>
          </w:divBdr>
        </w:div>
        <w:div w:id="936593910">
          <w:marLeft w:val="360"/>
          <w:marRight w:val="0"/>
          <w:marTop w:val="144"/>
          <w:marBottom w:val="0"/>
          <w:divBdr>
            <w:top w:val="none" w:sz="0" w:space="0" w:color="auto"/>
            <w:left w:val="none" w:sz="0" w:space="0" w:color="auto"/>
            <w:bottom w:val="none" w:sz="0" w:space="0" w:color="auto"/>
            <w:right w:val="none" w:sz="0" w:space="0" w:color="auto"/>
          </w:divBdr>
        </w:div>
        <w:div w:id="936672070">
          <w:marLeft w:val="360"/>
          <w:marRight w:val="0"/>
          <w:marTop w:val="144"/>
          <w:marBottom w:val="0"/>
          <w:divBdr>
            <w:top w:val="none" w:sz="0" w:space="0" w:color="auto"/>
            <w:left w:val="none" w:sz="0" w:space="0" w:color="auto"/>
            <w:bottom w:val="none" w:sz="0" w:space="0" w:color="auto"/>
            <w:right w:val="none" w:sz="0" w:space="0" w:color="auto"/>
          </w:divBdr>
        </w:div>
        <w:div w:id="1198816805">
          <w:marLeft w:val="360"/>
          <w:marRight w:val="0"/>
          <w:marTop w:val="144"/>
          <w:marBottom w:val="0"/>
          <w:divBdr>
            <w:top w:val="none" w:sz="0" w:space="0" w:color="auto"/>
            <w:left w:val="none" w:sz="0" w:space="0" w:color="auto"/>
            <w:bottom w:val="none" w:sz="0" w:space="0" w:color="auto"/>
            <w:right w:val="none" w:sz="0" w:space="0" w:color="auto"/>
          </w:divBdr>
        </w:div>
        <w:div w:id="1748073337">
          <w:marLeft w:val="360"/>
          <w:marRight w:val="0"/>
          <w:marTop w:val="144"/>
          <w:marBottom w:val="0"/>
          <w:divBdr>
            <w:top w:val="none" w:sz="0" w:space="0" w:color="auto"/>
            <w:left w:val="none" w:sz="0" w:space="0" w:color="auto"/>
            <w:bottom w:val="none" w:sz="0" w:space="0" w:color="auto"/>
            <w:right w:val="none" w:sz="0" w:space="0" w:color="auto"/>
          </w:divBdr>
        </w:div>
        <w:div w:id="1811366751">
          <w:marLeft w:val="360"/>
          <w:marRight w:val="0"/>
          <w:marTop w:val="144"/>
          <w:marBottom w:val="0"/>
          <w:divBdr>
            <w:top w:val="none" w:sz="0" w:space="0" w:color="auto"/>
            <w:left w:val="none" w:sz="0" w:space="0" w:color="auto"/>
            <w:bottom w:val="none" w:sz="0" w:space="0" w:color="auto"/>
            <w:right w:val="none" w:sz="0" w:space="0" w:color="auto"/>
          </w:divBdr>
        </w:div>
        <w:div w:id="1838155708">
          <w:marLeft w:val="360"/>
          <w:marRight w:val="0"/>
          <w:marTop w:val="144"/>
          <w:marBottom w:val="0"/>
          <w:divBdr>
            <w:top w:val="none" w:sz="0" w:space="0" w:color="auto"/>
            <w:left w:val="none" w:sz="0" w:space="0" w:color="auto"/>
            <w:bottom w:val="none" w:sz="0" w:space="0" w:color="auto"/>
            <w:right w:val="none" w:sz="0" w:space="0" w:color="auto"/>
          </w:divBdr>
        </w:div>
      </w:divsChild>
    </w:div>
    <w:div w:id="274752243">
      <w:bodyDiv w:val="1"/>
      <w:marLeft w:val="0"/>
      <w:marRight w:val="0"/>
      <w:marTop w:val="0"/>
      <w:marBottom w:val="0"/>
      <w:divBdr>
        <w:top w:val="none" w:sz="0" w:space="0" w:color="auto"/>
        <w:left w:val="none" w:sz="0" w:space="0" w:color="auto"/>
        <w:bottom w:val="none" w:sz="0" w:space="0" w:color="auto"/>
        <w:right w:val="none" w:sz="0" w:space="0" w:color="auto"/>
      </w:divBdr>
    </w:div>
    <w:div w:id="278613387">
      <w:bodyDiv w:val="1"/>
      <w:marLeft w:val="0"/>
      <w:marRight w:val="0"/>
      <w:marTop w:val="0"/>
      <w:marBottom w:val="0"/>
      <w:divBdr>
        <w:top w:val="none" w:sz="0" w:space="0" w:color="auto"/>
        <w:left w:val="none" w:sz="0" w:space="0" w:color="auto"/>
        <w:bottom w:val="none" w:sz="0" w:space="0" w:color="auto"/>
        <w:right w:val="none" w:sz="0" w:space="0" w:color="auto"/>
      </w:divBdr>
    </w:div>
    <w:div w:id="289945709">
      <w:bodyDiv w:val="1"/>
      <w:marLeft w:val="0"/>
      <w:marRight w:val="0"/>
      <w:marTop w:val="0"/>
      <w:marBottom w:val="0"/>
      <w:divBdr>
        <w:top w:val="none" w:sz="0" w:space="0" w:color="auto"/>
        <w:left w:val="none" w:sz="0" w:space="0" w:color="auto"/>
        <w:bottom w:val="none" w:sz="0" w:space="0" w:color="auto"/>
        <w:right w:val="none" w:sz="0" w:space="0" w:color="auto"/>
      </w:divBdr>
    </w:div>
    <w:div w:id="320549529">
      <w:bodyDiv w:val="1"/>
      <w:marLeft w:val="0"/>
      <w:marRight w:val="0"/>
      <w:marTop w:val="0"/>
      <w:marBottom w:val="0"/>
      <w:divBdr>
        <w:top w:val="none" w:sz="0" w:space="0" w:color="auto"/>
        <w:left w:val="none" w:sz="0" w:space="0" w:color="auto"/>
        <w:bottom w:val="none" w:sz="0" w:space="0" w:color="auto"/>
        <w:right w:val="none" w:sz="0" w:space="0" w:color="auto"/>
      </w:divBdr>
    </w:div>
    <w:div w:id="340276332">
      <w:bodyDiv w:val="1"/>
      <w:marLeft w:val="0"/>
      <w:marRight w:val="0"/>
      <w:marTop w:val="0"/>
      <w:marBottom w:val="0"/>
      <w:divBdr>
        <w:top w:val="none" w:sz="0" w:space="0" w:color="auto"/>
        <w:left w:val="none" w:sz="0" w:space="0" w:color="auto"/>
        <w:bottom w:val="none" w:sz="0" w:space="0" w:color="auto"/>
        <w:right w:val="none" w:sz="0" w:space="0" w:color="auto"/>
      </w:divBdr>
    </w:div>
    <w:div w:id="340789068">
      <w:bodyDiv w:val="1"/>
      <w:marLeft w:val="0"/>
      <w:marRight w:val="0"/>
      <w:marTop w:val="0"/>
      <w:marBottom w:val="0"/>
      <w:divBdr>
        <w:top w:val="none" w:sz="0" w:space="0" w:color="auto"/>
        <w:left w:val="none" w:sz="0" w:space="0" w:color="auto"/>
        <w:bottom w:val="none" w:sz="0" w:space="0" w:color="auto"/>
        <w:right w:val="none" w:sz="0" w:space="0" w:color="auto"/>
      </w:divBdr>
    </w:div>
    <w:div w:id="358554191">
      <w:bodyDiv w:val="1"/>
      <w:marLeft w:val="0"/>
      <w:marRight w:val="0"/>
      <w:marTop w:val="0"/>
      <w:marBottom w:val="0"/>
      <w:divBdr>
        <w:top w:val="none" w:sz="0" w:space="0" w:color="auto"/>
        <w:left w:val="none" w:sz="0" w:space="0" w:color="auto"/>
        <w:bottom w:val="none" w:sz="0" w:space="0" w:color="auto"/>
        <w:right w:val="none" w:sz="0" w:space="0" w:color="auto"/>
      </w:divBdr>
    </w:div>
    <w:div w:id="367150511">
      <w:bodyDiv w:val="1"/>
      <w:marLeft w:val="0"/>
      <w:marRight w:val="0"/>
      <w:marTop w:val="0"/>
      <w:marBottom w:val="0"/>
      <w:divBdr>
        <w:top w:val="none" w:sz="0" w:space="0" w:color="auto"/>
        <w:left w:val="none" w:sz="0" w:space="0" w:color="auto"/>
        <w:bottom w:val="none" w:sz="0" w:space="0" w:color="auto"/>
        <w:right w:val="none" w:sz="0" w:space="0" w:color="auto"/>
      </w:divBdr>
    </w:div>
    <w:div w:id="369109055">
      <w:bodyDiv w:val="1"/>
      <w:marLeft w:val="0"/>
      <w:marRight w:val="0"/>
      <w:marTop w:val="0"/>
      <w:marBottom w:val="0"/>
      <w:divBdr>
        <w:top w:val="none" w:sz="0" w:space="0" w:color="auto"/>
        <w:left w:val="none" w:sz="0" w:space="0" w:color="auto"/>
        <w:bottom w:val="none" w:sz="0" w:space="0" w:color="auto"/>
        <w:right w:val="none" w:sz="0" w:space="0" w:color="auto"/>
      </w:divBdr>
    </w:div>
    <w:div w:id="379474221">
      <w:bodyDiv w:val="1"/>
      <w:marLeft w:val="0"/>
      <w:marRight w:val="0"/>
      <w:marTop w:val="0"/>
      <w:marBottom w:val="0"/>
      <w:divBdr>
        <w:top w:val="none" w:sz="0" w:space="0" w:color="auto"/>
        <w:left w:val="none" w:sz="0" w:space="0" w:color="auto"/>
        <w:bottom w:val="none" w:sz="0" w:space="0" w:color="auto"/>
        <w:right w:val="none" w:sz="0" w:space="0" w:color="auto"/>
      </w:divBdr>
    </w:div>
    <w:div w:id="395207377">
      <w:bodyDiv w:val="1"/>
      <w:marLeft w:val="0"/>
      <w:marRight w:val="0"/>
      <w:marTop w:val="0"/>
      <w:marBottom w:val="0"/>
      <w:divBdr>
        <w:top w:val="none" w:sz="0" w:space="0" w:color="auto"/>
        <w:left w:val="none" w:sz="0" w:space="0" w:color="auto"/>
        <w:bottom w:val="none" w:sz="0" w:space="0" w:color="auto"/>
        <w:right w:val="none" w:sz="0" w:space="0" w:color="auto"/>
      </w:divBdr>
    </w:div>
    <w:div w:id="401295724">
      <w:bodyDiv w:val="1"/>
      <w:marLeft w:val="0"/>
      <w:marRight w:val="0"/>
      <w:marTop w:val="0"/>
      <w:marBottom w:val="0"/>
      <w:divBdr>
        <w:top w:val="none" w:sz="0" w:space="0" w:color="auto"/>
        <w:left w:val="none" w:sz="0" w:space="0" w:color="auto"/>
        <w:bottom w:val="none" w:sz="0" w:space="0" w:color="auto"/>
        <w:right w:val="none" w:sz="0" w:space="0" w:color="auto"/>
      </w:divBdr>
    </w:div>
    <w:div w:id="404842513">
      <w:bodyDiv w:val="1"/>
      <w:marLeft w:val="0"/>
      <w:marRight w:val="0"/>
      <w:marTop w:val="0"/>
      <w:marBottom w:val="0"/>
      <w:divBdr>
        <w:top w:val="none" w:sz="0" w:space="0" w:color="auto"/>
        <w:left w:val="none" w:sz="0" w:space="0" w:color="auto"/>
        <w:bottom w:val="none" w:sz="0" w:space="0" w:color="auto"/>
        <w:right w:val="none" w:sz="0" w:space="0" w:color="auto"/>
      </w:divBdr>
    </w:div>
    <w:div w:id="410128075">
      <w:bodyDiv w:val="1"/>
      <w:marLeft w:val="0"/>
      <w:marRight w:val="0"/>
      <w:marTop w:val="0"/>
      <w:marBottom w:val="0"/>
      <w:divBdr>
        <w:top w:val="none" w:sz="0" w:space="0" w:color="auto"/>
        <w:left w:val="none" w:sz="0" w:space="0" w:color="auto"/>
        <w:bottom w:val="none" w:sz="0" w:space="0" w:color="auto"/>
        <w:right w:val="none" w:sz="0" w:space="0" w:color="auto"/>
      </w:divBdr>
    </w:div>
    <w:div w:id="429816064">
      <w:bodyDiv w:val="1"/>
      <w:marLeft w:val="0"/>
      <w:marRight w:val="0"/>
      <w:marTop w:val="0"/>
      <w:marBottom w:val="0"/>
      <w:divBdr>
        <w:top w:val="none" w:sz="0" w:space="0" w:color="auto"/>
        <w:left w:val="none" w:sz="0" w:space="0" w:color="auto"/>
        <w:bottom w:val="none" w:sz="0" w:space="0" w:color="auto"/>
        <w:right w:val="none" w:sz="0" w:space="0" w:color="auto"/>
      </w:divBdr>
      <w:divsChild>
        <w:div w:id="1259101611">
          <w:marLeft w:val="0"/>
          <w:marRight w:val="0"/>
          <w:marTop w:val="0"/>
          <w:marBottom w:val="0"/>
          <w:divBdr>
            <w:top w:val="none" w:sz="0" w:space="0" w:color="auto"/>
            <w:left w:val="none" w:sz="0" w:space="0" w:color="auto"/>
            <w:bottom w:val="none" w:sz="0" w:space="0" w:color="auto"/>
            <w:right w:val="none" w:sz="0" w:space="0" w:color="auto"/>
          </w:divBdr>
          <w:divsChild>
            <w:div w:id="1899196736">
              <w:marLeft w:val="0"/>
              <w:marRight w:val="0"/>
              <w:marTop w:val="0"/>
              <w:marBottom w:val="0"/>
              <w:divBdr>
                <w:top w:val="none" w:sz="0" w:space="0" w:color="auto"/>
                <w:left w:val="none" w:sz="0" w:space="0" w:color="auto"/>
                <w:bottom w:val="none" w:sz="0" w:space="0" w:color="auto"/>
                <w:right w:val="none" w:sz="0" w:space="0" w:color="auto"/>
              </w:divBdr>
              <w:divsChild>
                <w:div w:id="477655101">
                  <w:marLeft w:val="0"/>
                  <w:marRight w:val="0"/>
                  <w:marTop w:val="0"/>
                  <w:marBottom w:val="0"/>
                  <w:divBdr>
                    <w:top w:val="none" w:sz="0" w:space="0" w:color="auto"/>
                    <w:left w:val="none" w:sz="0" w:space="0" w:color="auto"/>
                    <w:bottom w:val="none" w:sz="0" w:space="0" w:color="auto"/>
                    <w:right w:val="none" w:sz="0" w:space="0" w:color="auto"/>
                  </w:divBdr>
                  <w:divsChild>
                    <w:div w:id="1541628949">
                      <w:marLeft w:val="0"/>
                      <w:marRight w:val="0"/>
                      <w:marTop w:val="0"/>
                      <w:marBottom w:val="0"/>
                      <w:divBdr>
                        <w:top w:val="none" w:sz="0" w:space="0" w:color="auto"/>
                        <w:left w:val="none" w:sz="0" w:space="0" w:color="auto"/>
                        <w:bottom w:val="none" w:sz="0" w:space="0" w:color="auto"/>
                        <w:right w:val="none" w:sz="0" w:space="0" w:color="auto"/>
                      </w:divBdr>
                      <w:divsChild>
                        <w:div w:id="421293560">
                          <w:marLeft w:val="0"/>
                          <w:marRight w:val="0"/>
                          <w:marTop w:val="0"/>
                          <w:marBottom w:val="0"/>
                          <w:divBdr>
                            <w:top w:val="none" w:sz="0" w:space="0" w:color="auto"/>
                            <w:left w:val="none" w:sz="0" w:space="0" w:color="auto"/>
                            <w:bottom w:val="none" w:sz="0" w:space="0" w:color="auto"/>
                            <w:right w:val="none" w:sz="0" w:space="0" w:color="auto"/>
                          </w:divBdr>
                          <w:divsChild>
                            <w:div w:id="2084140441">
                              <w:marLeft w:val="0"/>
                              <w:marRight w:val="0"/>
                              <w:marTop w:val="0"/>
                              <w:marBottom w:val="0"/>
                              <w:divBdr>
                                <w:top w:val="none" w:sz="0" w:space="0" w:color="auto"/>
                                <w:left w:val="none" w:sz="0" w:space="0" w:color="auto"/>
                                <w:bottom w:val="none" w:sz="0" w:space="0" w:color="auto"/>
                                <w:right w:val="none" w:sz="0" w:space="0" w:color="auto"/>
                              </w:divBdr>
                              <w:divsChild>
                                <w:div w:id="1075857620">
                                  <w:marLeft w:val="0"/>
                                  <w:marRight w:val="0"/>
                                  <w:marTop w:val="0"/>
                                  <w:marBottom w:val="0"/>
                                  <w:divBdr>
                                    <w:top w:val="none" w:sz="0" w:space="0" w:color="auto"/>
                                    <w:left w:val="none" w:sz="0" w:space="0" w:color="auto"/>
                                    <w:bottom w:val="none" w:sz="0" w:space="0" w:color="auto"/>
                                    <w:right w:val="none" w:sz="0" w:space="0" w:color="auto"/>
                                  </w:divBdr>
                                  <w:divsChild>
                                    <w:div w:id="1850636191">
                                      <w:marLeft w:val="0"/>
                                      <w:marRight w:val="0"/>
                                      <w:marTop w:val="0"/>
                                      <w:marBottom w:val="0"/>
                                      <w:divBdr>
                                        <w:top w:val="none" w:sz="0" w:space="0" w:color="auto"/>
                                        <w:left w:val="none" w:sz="0" w:space="0" w:color="auto"/>
                                        <w:bottom w:val="none" w:sz="0" w:space="0" w:color="auto"/>
                                        <w:right w:val="none" w:sz="0" w:space="0" w:color="auto"/>
                                      </w:divBdr>
                                      <w:divsChild>
                                        <w:div w:id="96950938">
                                          <w:marLeft w:val="0"/>
                                          <w:marRight w:val="0"/>
                                          <w:marTop w:val="0"/>
                                          <w:marBottom w:val="0"/>
                                          <w:divBdr>
                                            <w:top w:val="none" w:sz="0" w:space="0" w:color="auto"/>
                                            <w:left w:val="none" w:sz="0" w:space="0" w:color="auto"/>
                                            <w:bottom w:val="none" w:sz="0" w:space="0" w:color="auto"/>
                                            <w:right w:val="none" w:sz="0" w:space="0" w:color="auto"/>
                                          </w:divBdr>
                                          <w:divsChild>
                                            <w:div w:id="229777417">
                                              <w:marLeft w:val="3444"/>
                                              <w:marRight w:val="0"/>
                                              <w:marTop w:val="0"/>
                                              <w:marBottom w:val="0"/>
                                              <w:divBdr>
                                                <w:top w:val="single" w:sz="4" w:space="0" w:color="D2D5D7"/>
                                                <w:left w:val="single" w:sz="4" w:space="0" w:color="D2D5D7"/>
                                                <w:bottom w:val="none" w:sz="0" w:space="0" w:color="auto"/>
                                                <w:right w:val="single" w:sz="4" w:space="0" w:color="D2D5D7"/>
                                              </w:divBdr>
                                              <w:divsChild>
                                                <w:div w:id="796945135">
                                                  <w:marLeft w:val="0"/>
                                                  <w:marRight w:val="0"/>
                                                  <w:marTop w:val="0"/>
                                                  <w:marBottom w:val="0"/>
                                                  <w:divBdr>
                                                    <w:top w:val="none" w:sz="0" w:space="0" w:color="auto"/>
                                                    <w:left w:val="none" w:sz="0" w:space="0" w:color="auto"/>
                                                    <w:bottom w:val="none" w:sz="0" w:space="0" w:color="auto"/>
                                                    <w:right w:val="none" w:sz="0" w:space="0" w:color="auto"/>
                                                  </w:divBdr>
                                                  <w:divsChild>
                                                    <w:div w:id="403184453">
                                                      <w:marLeft w:val="0"/>
                                                      <w:marRight w:val="0"/>
                                                      <w:marTop w:val="0"/>
                                                      <w:marBottom w:val="0"/>
                                                      <w:divBdr>
                                                        <w:top w:val="none" w:sz="0" w:space="0" w:color="auto"/>
                                                        <w:left w:val="none" w:sz="0" w:space="0" w:color="auto"/>
                                                        <w:bottom w:val="none" w:sz="0" w:space="0" w:color="auto"/>
                                                        <w:right w:val="none" w:sz="0" w:space="0" w:color="auto"/>
                                                      </w:divBdr>
                                                      <w:divsChild>
                                                        <w:div w:id="463039790">
                                                          <w:marLeft w:val="0"/>
                                                          <w:marRight w:val="0"/>
                                                          <w:marTop w:val="0"/>
                                                          <w:marBottom w:val="0"/>
                                                          <w:divBdr>
                                                            <w:top w:val="none" w:sz="0" w:space="0" w:color="auto"/>
                                                            <w:left w:val="none" w:sz="0" w:space="0" w:color="auto"/>
                                                            <w:bottom w:val="none" w:sz="0" w:space="0" w:color="auto"/>
                                                            <w:right w:val="none" w:sz="0" w:space="0" w:color="auto"/>
                                                          </w:divBdr>
                                                          <w:divsChild>
                                                            <w:div w:id="923950517">
                                                              <w:marLeft w:val="0"/>
                                                              <w:marRight w:val="0"/>
                                                              <w:marTop w:val="0"/>
                                                              <w:marBottom w:val="0"/>
                                                              <w:divBdr>
                                                                <w:top w:val="none" w:sz="0" w:space="0" w:color="auto"/>
                                                                <w:left w:val="none" w:sz="0" w:space="0" w:color="auto"/>
                                                                <w:bottom w:val="none" w:sz="0" w:space="0" w:color="auto"/>
                                                                <w:right w:val="none" w:sz="0" w:space="0" w:color="auto"/>
                                                              </w:divBdr>
                                                              <w:divsChild>
                                                                <w:div w:id="570195354">
                                                                  <w:marLeft w:val="0"/>
                                                                  <w:marRight w:val="0"/>
                                                                  <w:marTop w:val="0"/>
                                                                  <w:marBottom w:val="0"/>
                                                                  <w:divBdr>
                                                                    <w:top w:val="none" w:sz="0" w:space="0" w:color="auto"/>
                                                                    <w:left w:val="none" w:sz="0" w:space="0" w:color="auto"/>
                                                                    <w:bottom w:val="none" w:sz="0" w:space="0" w:color="auto"/>
                                                                    <w:right w:val="none" w:sz="0" w:space="0" w:color="auto"/>
                                                                  </w:divBdr>
                                                                  <w:divsChild>
                                                                    <w:div w:id="2026782452">
                                                                      <w:marLeft w:val="0"/>
                                                                      <w:marRight w:val="0"/>
                                                                      <w:marTop w:val="0"/>
                                                                      <w:marBottom w:val="0"/>
                                                                      <w:divBdr>
                                                                        <w:top w:val="none" w:sz="0" w:space="0" w:color="auto"/>
                                                                        <w:left w:val="none" w:sz="0" w:space="0" w:color="auto"/>
                                                                        <w:bottom w:val="none" w:sz="0" w:space="0" w:color="auto"/>
                                                                        <w:right w:val="none" w:sz="0" w:space="0" w:color="auto"/>
                                                                      </w:divBdr>
                                                                      <w:divsChild>
                                                                        <w:div w:id="629476576">
                                                                          <w:marLeft w:val="0"/>
                                                                          <w:marRight w:val="0"/>
                                                                          <w:marTop w:val="0"/>
                                                                          <w:marBottom w:val="0"/>
                                                                          <w:divBdr>
                                                                            <w:top w:val="none" w:sz="0" w:space="0" w:color="auto"/>
                                                                            <w:left w:val="none" w:sz="0" w:space="0" w:color="auto"/>
                                                                            <w:bottom w:val="none" w:sz="0" w:space="0" w:color="auto"/>
                                                                            <w:right w:val="none" w:sz="0" w:space="0" w:color="auto"/>
                                                                          </w:divBdr>
                                                                          <w:divsChild>
                                                                            <w:div w:id="191573613">
                                                                              <w:marLeft w:val="0"/>
                                                                              <w:marRight w:val="0"/>
                                                                              <w:marTop w:val="0"/>
                                                                              <w:marBottom w:val="0"/>
                                                                              <w:divBdr>
                                                                                <w:top w:val="none" w:sz="0" w:space="0" w:color="auto"/>
                                                                                <w:left w:val="none" w:sz="0" w:space="0" w:color="auto"/>
                                                                                <w:bottom w:val="none" w:sz="0" w:space="0" w:color="auto"/>
                                                                                <w:right w:val="none" w:sz="0" w:space="0" w:color="auto"/>
                                                                              </w:divBdr>
                                                                            </w:div>
                                                                            <w:div w:id="364795276">
                                                                              <w:marLeft w:val="0"/>
                                                                              <w:marRight w:val="0"/>
                                                                              <w:marTop w:val="0"/>
                                                                              <w:marBottom w:val="0"/>
                                                                              <w:divBdr>
                                                                                <w:top w:val="none" w:sz="0" w:space="0" w:color="auto"/>
                                                                                <w:left w:val="none" w:sz="0" w:space="0" w:color="auto"/>
                                                                                <w:bottom w:val="none" w:sz="0" w:space="0" w:color="auto"/>
                                                                                <w:right w:val="none" w:sz="0" w:space="0" w:color="auto"/>
                                                                              </w:divBdr>
                                                                            </w:div>
                                                                            <w:div w:id="179575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36756918">
      <w:bodyDiv w:val="1"/>
      <w:marLeft w:val="0"/>
      <w:marRight w:val="0"/>
      <w:marTop w:val="0"/>
      <w:marBottom w:val="0"/>
      <w:divBdr>
        <w:top w:val="none" w:sz="0" w:space="0" w:color="auto"/>
        <w:left w:val="none" w:sz="0" w:space="0" w:color="auto"/>
        <w:bottom w:val="none" w:sz="0" w:space="0" w:color="auto"/>
        <w:right w:val="none" w:sz="0" w:space="0" w:color="auto"/>
      </w:divBdr>
      <w:divsChild>
        <w:div w:id="850484531">
          <w:marLeft w:val="0"/>
          <w:marRight w:val="0"/>
          <w:marTop w:val="0"/>
          <w:marBottom w:val="0"/>
          <w:divBdr>
            <w:top w:val="none" w:sz="0" w:space="0" w:color="auto"/>
            <w:left w:val="none" w:sz="0" w:space="0" w:color="auto"/>
            <w:bottom w:val="none" w:sz="0" w:space="0" w:color="auto"/>
            <w:right w:val="none" w:sz="0" w:space="0" w:color="auto"/>
          </w:divBdr>
          <w:divsChild>
            <w:div w:id="314846786">
              <w:marLeft w:val="0"/>
              <w:marRight w:val="0"/>
              <w:marTop w:val="0"/>
              <w:marBottom w:val="0"/>
              <w:divBdr>
                <w:top w:val="none" w:sz="0" w:space="0" w:color="auto"/>
                <w:left w:val="none" w:sz="0" w:space="0" w:color="auto"/>
                <w:bottom w:val="none" w:sz="0" w:space="0" w:color="auto"/>
                <w:right w:val="none" w:sz="0" w:space="0" w:color="auto"/>
              </w:divBdr>
              <w:divsChild>
                <w:div w:id="224999925">
                  <w:marLeft w:val="0"/>
                  <w:marRight w:val="0"/>
                  <w:marTop w:val="0"/>
                  <w:marBottom w:val="0"/>
                  <w:divBdr>
                    <w:top w:val="none" w:sz="0" w:space="0" w:color="auto"/>
                    <w:left w:val="none" w:sz="0" w:space="0" w:color="auto"/>
                    <w:bottom w:val="none" w:sz="0" w:space="0" w:color="auto"/>
                    <w:right w:val="none" w:sz="0" w:space="0" w:color="auto"/>
                  </w:divBdr>
                  <w:divsChild>
                    <w:div w:id="1832603987">
                      <w:marLeft w:val="420"/>
                      <w:marRight w:val="0"/>
                      <w:marTop w:val="0"/>
                      <w:marBottom w:val="0"/>
                      <w:divBdr>
                        <w:top w:val="none" w:sz="0" w:space="0" w:color="auto"/>
                        <w:left w:val="none" w:sz="0" w:space="0" w:color="auto"/>
                        <w:bottom w:val="none" w:sz="0" w:space="0" w:color="auto"/>
                        <w:right w:val="none" w:sz="0" w:space="0" w:color="auto"/>
                      </w:divBdr>
                      <w:divsChild>
                        <w:div w:id="1064260523">
                          <w:marLeft w:val="0"/>
                          <w:marRight w:val="0"/>
                          <w:marTop w:val="0"/>
                          <w:marBottom w:val="0"/>
                          <w:divBdr>
                            <w:top w:val="none" w:sz="0" w:space="0" w:color="auto"/>
                            <w:left w:val="none" w:sz="0" w:space="0" w:color="auto"/>
                            <w:bottom w:val="none" w:sz="0" w:space="0" w:color="auto"/>
                            <w:right w:val="none" w:sz="0" w:space="0" w:color="auto"/>
                          </w:divBdr>
                          <w:divsChild>
                            <w:div w:id="1617981112">
                              <w:marLeft w:val="0"/>
                              <w:marRight w:val="0"/>
                              <w:marTop w:val="0"/>
                              <w:marBottom w:val="0"/>
                              <w:divBdr>
                                <w:top w:val="none" w:sz="0" w:space="0" w:color="auto"/>
                                <w:left w:val="none" w:sz="0" w:space="0" w:color="auto"/>
                                <w:bottom w:val="none" w:sz="0" w:space="0" w:color="auto"/>
                                <w:right w:val="none" w:sz="0" w:space="0" w:color="auto"/>
                              </w:divBdr>
                              <w:divsChild>
                                <w:div w:id="156388921">
                                  <w:marLeft w:val="0"/>
                                  <w:marRight w:val="0"/>
                                  <w:marTop w:val="0"/>
                                  <w:marBottom w:val="0"/>
                                  <w:divBdr>
                                    <w:top w:val="none" w:sz="0" w:space="0" w:color="auto"/>
                                    <w:left w:val="none" w:sz="0" w:space="0" w:color="auto"/>
                                    <w:bottom w:val="none" w:sz="0" w:space="0" w:color="auto"/>
                                    <w:right w:val="none" w:sz="0" w:space="0" w:color="auto"/>
                                  </w:divBdr>
                                </w:div>
                                <w:div w:id="1711997477">
                                  <w:marLeft w:val="0"/>
                                  <w:marRight w:val="0"/>
                                  <w:marTop w:val="0"/>
                                  <w:marBottom w:val="0"/>
                                  <w:divBdr>
                                    <w:top w:val="none" w:sz="0" w:space="0" w:color="auto"/>
                                    <w:left w:val="none" w:sz="0" w:space="0" w:color="auto"/>
                                    <w:bottom w:val="none" w:sz="0" w:space="0" w:color="auto"/>
                                    <w:right w:val="none" w:sz="0" w:space="0" w:color="auto"/>
                                  </w:divBdr>
                                  <w:divsChild>
                                    <w:div w:id="318191479">
                                      <w:marLeft w:val="0"/>
                                      <w:marRight w:val="0"/>
                                      <w:marTop w:val="0"/>
                                      <w:marBottom w:val="0"/>
                                      <w:divBdr>
                                        <w:top w:val="none" w:sz="0" w:space="0" w:color="auto"/>
                                        <w:left w:val="none" w:sz="0" w:space="0" w:color="auto"/>
                                        <w:bottom w:val="none" w:sz="0" w:space="0" w:color="auto"/>
                                        <w:right w:val="none" w:sz="0" w:space="0" w:color="auto"/>
                                      </w:divBdr>
                                      <w:divsChild>
                                        <w:div w:id="487214403">
                                          <w:marLeft w:val="0"/>
                                          <w:marRight w:val="0"/>
                                          <w:marTop w:val="0"/>
                                          <w:marBottom w:val="0"/>
                                          <w:divBdr>
                                            <w:top w:val="none" w:sz="0" w:space="0" w:color="auto"/>
                                            <w:left w:val="none" w:sz="0" w:space="0" w:color="auto"/>
                                            <w:bottom w:val="none" w:sz="0" w:space="0" w:color="auto"/>
                                            <w:right w:val="none" w:sz="0" w:space="0" w:color="auto"/>
                                          </w:divBdr>
                                        </w:div>
                                      </w:divsChild>
                                    </w:div>
                                    <w:div w:id="1541092367">
                                      <w:marLeft w:val="0"/>
                                      <w:marRight w:val="0"/>
                                      <w:marTop w:val="0"/>
                                      <w:marBottom w:val="0"/>
                                      <w:divBdr>
                                        <w:top w:val="none" w:sz="0" w:space="0" w:color="auto"/>
                                        <w:left w:val="none" w:sz="0" w:space="0" w:color="auto"/>
                                        <w:bottom w:val="none" w:sz="0" w:space="0" w:color="auto"/>
                                        <w:right w:val="none" w:sz="0" w:space="0" w:color="auto"/>
                                      </w:divBdr>
                                    </w:div>
                                    <w:div w:id="185318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4103763">
      <w:bodyDiv w:val="1"/>
      <w:marLeft w:val="0"/>
      <w:marRight w:val="0"/>
      <w:marTop w:val="0"/>
      <w:marBottom w:val="0"/>
      <w:divBdr>
        <w:top w:val="none" w:sz="0" w:space="0" w:color="auto"/>
        <w:left w:val="none" w:sz="0" w:space="0" w:color="auto"/>
        <w:bottom w:val="none" w:sz="0" w:space="0" w:color="auto"/>
        <w:right w:val="none" w:sz="0" w:space="0" w:color="auto"/>
      </w:divBdr>
    </w:div>
    <w:div w:id="455761562">
      <w:bodyDiv w:val="1"/>
      <w:marLeft w:val="0"/>
      <w:marRight w:val="0"/>
      <w:marTop w:val="0"/>
      <w:marBottom w:val="0"/>
      <w:divBdr>
        <w:top w:val="none" w:sz="0" w:space="0" w:color="auto"/>
        <w:left w:val="none" w:sz="0" w:space="0" w:color="auto"/>
        <w:bottom w:val="none" w:sz="0" w:space="0" w:color="auto"/>
        <w:right w:val="none" w:sz="0" w:space="0" w:color="auto"/>
      </w:divBdr>
    </w:div>
    <w:div w:id="485047793">
      <w:bodyDiv w:val="1"/>
      <w:marLeft w:val="0"/>
      <w:marRight w:val="0"/>
      <w:marTop w:val="0"/>
      <w:marBottom w:val="0"/>
      <w:divBdr>
        <w:top w:val="none" w:sz="0" w:space="0" w:color="auto"/>
        <w:left w:val="none" w:sz="0" w:space="0" w:color="auto"/>
        <w:bottom w:val="none" w:sz="0" w:space="0" w:color="auto"/>
        <w:right w:val="none" w:sz="0" w:space="0" w:color="auto"/>
      </w:divBdr>
    </w:div>
    <w:div w:id="490365771">
      <w:bodyDiv w:val="1"/>
      <w:marLeft w:val="0"/>
      <w:marRight w:val="0"/>
      <w:marTop w:val="0"/>
      <w:marBottom w:val="0"/>
      <w:divBdr>
        <w:top w:val="none" w:sz="0" w:space="0" w:color="auto"/>
        <w:left w:val="none" w:sz="0" w:space="0" w:color="auto"/>
        <w:bottom w:val="none" w:sz="0" w:space="0" w:color="auto"/>
        <w:right w:val="none" w:sz="0" w:space="0" w:color="auto"/>
      </w:divBdr>
    </w:div>
    <w:div w:id="495073386">
      <w:bodyDiv w:val="1"/>
      <w:marLeft w:val="0"/>
      <w:marRight w:val="0"/>
      <w:marTop w:val="0"/>
      <w:marBottom w:val="0"/>
      <w:divBdr>
        <w:top w:val="none" w:sz="0" w:space="0" w:color="auto"/>
        <w:left w:val="none" w:sz="0" w:space="0" w:color="auto"/>
        <w:bottom w:val="none" w:sz="0" w:space="0" w:color="auto"/>
        <w:right w:val="none" w:sz="0" w:space="0" w:color="auto"/>
      </w:divBdr>
    </w:div>
    <w:div w:id="515120086">
      <w:bodyDiv w:val="1"/>
      <w:marLeft w:val="0"/>
      <w:marRight w:val="0"/>
      <w:marTop w:val="0"/>
      <w:marBottom w:val="0"/>
      <w:divBdr>
        <w:top w:val="none" w:sz="0" w:space="0" w:color="auto"/>
        <w:left w:val="none" w:sz="0" w:space="0" w:color="auto"/>
        <w:bottom w:val="none" w:sz="0" w:space="0" w:color="auto"/>
        <w:right w:val="none" w:sz="0" w:space="0" w:color="auto"/>
      </w:divBdr>
    </w:div>
    <w:div w:id="523059866">
      <w:bodyDiv w:val="1"/>
      <w:marLeft w:val="0"/>
      <w:marRight w:val="0"/>
      <w:marTop w:val="0"/>
      <w:marBottom w:val="0"/>
      <w:divBdr>
        <w:top w:val="none" w:sz="0" w:space="0" w:color="auto"/>
        <w:left w:val="none" w:sz="0" w:space="0" w:color="auto"/>
        <w:bottom w:val="none" w:sz="0" w:space="0" w:color="auto"/>
        <w:right w:val="none" w:sz="0" w:space="0" w:color="auto"/>
      </w:divBdr>
    </w:div>
    <w:div w:id="523402136">
      <w:bodyDiv w:val="1"/>
      <w:marLeft w:val="0"/>
      <w:marRight w:val="0"/>
      <w:marTop w:val="0"/>
      <w:marBottom w:val="0"/>
      <w:divBdr>
        <w:top w:val="none" w:sz="0" w:space="0" w:color="auto"/>
        <w:left w:val="none" w:sz="0" w:space="0" w:color="auto"/>
        <w:bottom w:val="none" w:sz="0" w:space="0" w:color="auto"/>
        <w:right w:val="none" w:sz="0" w:space="0" w:color="auto"/>
      </w:divBdr>
    </w:div>
    <w:div w:id="524170646">
      <w:bodyDiv w:val="1"/>
      <w:marLeft w:val="0"/>
      <w:marRight w:val="0"/>
      <w:marTop w:val="0"/>
      <w:marBottom w:val="0"/>
      <w:divBdr>
        <w:top w:val="none" w:sz="0" w:space="0" w:color="auto"/>
        <w:left w:val="none" w:sz="0" w:space="0" w:color="auto"/>
        <w:bottom w:val="none" w:sz="0" w:space="0" w:color="auto"/>
        <w:right w:val="none" w:sz="0" w:space="0" w:color="auto"/>
      </w:divBdr>
    </w:div>
    <w:div w:id="527761925">
      <w:bodyDiv w:val="1"/>
      <w:marLeft w:val="0"/>
      <w:marRight w:val="0"/>
      <w:marTop w:val="0"/>
      <w:marBottom w:val="0"/>
      <w:divBdr>
        <w:top w:val="none" w:sz="0" w:space="0" w:color="auto"/>
        <w:left w:val="none" w:sz="0" w:space="0" w:color="auto"/>
        <w:bottom w:val="none" w:sz="0" w:space="0" w:color="auto"/>
        <w:right w:val="none" w:sz="0" w:space="0" w:color="auto"/>
      </w:divBdr>
    </w:div>
    <w:div w:id="545724581">
      <w:bodyDiv w:val="1"/>
      <w:marLeft w:val="0"/>
      <w:marRight w:val="0"/>
      <w:marTop w:val="0"/>
      <w:marBottom w:val="0"/>
      <w:divBdr>
        <w:top w:val="none" w:sz="0" w:space="0" w:color="auto"/>
        <w:left w:val="none" w:sz="0" w:space="0" w:color="auto"/>
        <w:bottom w:val="none" w:sz="0" w:space="0" w:color="auto"/>
        <w:right w:val="none" w:sz="0" w:space="0" w:color="auto"/>
      </w:divBdr>
      <w:divsChild>
        <w:div w:id="2017145367">
          <w:marLeft w:val="0"/>
          <w:marRight w:val="0"/>
          <w:marTop w:val="0"/>
          <w:marBottom w:val="0"/>
          <w:divBdr>
            <w:top w:val="none" w:sz="0" w:space="0" w:color="auto"/>
            <w:left w:val="none" w:sz="0" w:space="0" w:color="auto"/>
            <w:bottom w:val="none" w:sz="0" w:space="0" w:color="auto"/>
            <w:right w:val="none" w:sz="0" w:space="0" w:color="auto"/>
          </w:divBdr>
          <w:divsChild>
            <w:div w:id="928656207">
              <w:marLeft w:val="0"/>
              <w:marRight w:val="0"/>
              <w:marTop w:val="0"/>
              <w:marBottom w:val="0"/>
              <w:divBdr>
                <w:top w:val="none" w:sz="0" w:space="0" w:color="auto"/>
                <w:left w:val="none" w:sz="0" w:space="0" w:color="auto"/>
                <w:bottom w:val="none" w:sz="0" w:space="0" w:color="auto"/>
                <w:right w:val="none" w:sz="0" w:space="0" w:color="auto"/>
              </w:divBdr>
              <w:divsChild>
                <w:div w:id="238488001">
                  <w:marLeft w:val="0"/>
                  <w:marRight w:val="0"/>
                  <w:marTop w:val="0"/>
                  <w:marBottom w:val="0"/>
                  <w:divBdr>
                    <w:top w:val="none" w:sz="0" w:space="0" w:color="auto"/>
                    <w:left w:val="none" w:sz="0" w:space="0" w:color="auto"/>
                    <w:bottom w:val="none" w:sz="0" w:space="0" w:color="auto"/>
                    <w:right w:val="none" w:sz="0" w:space="0" w:color="auto"/>
                  </w:divBdr>
                  <w:divsChild>
                    <w:div w:id="972560990">
                      <w:marLeft w:val="0"/>
                      <w:marRight w:val="0"/>
                      <w:marTop w:val="0"/>
                      <w:marBottom w:val="0"/>
                      <w:divBdr>
                        <w:top w:val="none" w:sz="0" w:space="0" w:color="auto"/>
                        <w:left w:val="none" w:sz="0" w:space="0" w:color="auto"/>
                        <w:bottom w:val="none" w:sz="0" w:space="0" w:color="auto"/>
                        <w:right w:val="none" w:sz="0" w:space="0" w:color="auto"/>
                      </w:divBdr>
                      <w:divsChild>
                        <w:div w:id="2110074705">
                          <w:marLeft w:val="0"/>
                          <w:marRight w:val="0"/>
                          <w:marTop w:val="0"/>
                          <w:marBottom w:val="0"/>
                          <w:divBdr>
                            <w:top w:val="none" w:sz="0" w:space="0" w:color="auto"/>
                            <w:left w:val="none" w:sz="0" w:space="0" w:color="auto"/>
                            <w:bottom w:val="none" w:sz="0" w:space="0" w:color="auto"/>
                            <w:right w:val="none" w:sz="0" w:space="0" w:color="auto"/>
                          </w:divBdr>
                          <w:divsChild>
                            <w:div w:id="139465712">
                              <w:marLeft w:val="0"/>
                              <w:marRight w:val="0"/>
                              <w:marTop w:val="0"/>
                              <w:marBottom w:val="0"/>
                              <w:divBdr>
                                <w:top w:val="none" w:sz="0" w:space="0" w:color="auto"/>
                                <w:left w:val="none" w:sz="0" w:space="0" w:color="auto"/>
                                <w:bottom w:val="none" w:sz="0" w:space="0" w:color="auto"/>
                                <w:right w:val="none" w:sz="0" w:space="0" w:color="auto"/>
                              </w:divBdr>
                              <w:divsChild>
                                <w:div w:id="44250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1960677">
      <w:bodyDiv w:val="1"/>
      <w:marLeft w:val="0"/>
      <w:marRight w:val="0"/>
      <w:marTop w:val="0"/>
      <w:marBottom w:val="0"/>
      <w:divBdr>
        <w:top w:val="none" w:sz="0" w:space="0" w:color="auto"/>
        <w:left w:val="none" w:sz="0" w:space="0" w:color="auto"/>
        <w:bottom w:val="none" w:sz="0" w:space="0" w:color="auto"/>
        <w:right w:val="none" w:sz="0" w:space="0" w:color="auto"/>
      </w:divBdr>
    </w:div>
    <w:div w:id="556866629">
      <w:bodyDiv w:val="1"/>
      <w:marLeft w:val="0"/>
      <w:marRight w:val="0"/>
      <w:marTop w:val="0"/>
      <w:marBottom w:val="0"/>
      <w:divBdr>
        <w:top w:val="none" w:sz="0" w:space="0" w:color="auto"/>
        <w:left w:val="none" w:sz="0" w:space="0" w:color="auto"/>
        <w:bottom w:val="none" w:sz="0" w:space="0" w:color="auto"/>
        <w:right w:val="none" w:sz="0" w:space="0" w:color="auto"/>
      </w:divBdr>
    </w:div>
    <w:div w:id="564147575">
      <w:bodyDiv w:val="1"/>
      <w:marLeft w:val="0"/>
      <w:marRight w:val="0"/>
      <w:marTop w:val="0"/>
      <w:marBottom w:val="0"/>
      <w:divBdr>
        <w:top w:val="none" w:sz="0" w:space="0" w:color="auto"/>
        <w:left w:val="none" w:sz="0" w:space="0" w:color="auto"/>
        <w:bottom w:val="none" w:sz="0" w:space="0" w:color="auto"/>
        <w:right w:val="none" w:sz="0" w:space="0" w:color="auto"/>
      </w:divBdr>
    </w:div>
    <w:div w:id="592473953">
      <w:bodyDiv w:val="1"/>
      <w:marLeft w:val="0"/>
      <w:marRight w:val="0"/>
      <w:marTop w:val="0"/>
      <w:marBottom w:val="0"/>
      <w:divBdr>
        <w:top w:val="none" w:sz="0" w:space="0" w:color="auto"/>
        <w:left w:val="none" w:sz="0" w:space="0" w:color="auto"/>
        <w:bottom w:val="none" w:sz="0" w:space="0" w:color="auto"/>
        <w:right w:val="none" w:sz="0" w:space="0" w:color="auto"/>
      </w:divBdr>
    </w:div>
    <w:div w:id="594677072">
      <w:bodyDiv w:val="1"/>
      <w:marLeft w:val="0"/>
      <w:marRight w:val="0"/>
      <w:marTop w:val="0"/>
      <w:marBottom w:val="0"/>
      <w:divBdr>
        <w:top w:val="none" w:sz="0" w:space="0" w:color="auto"/>
        <w:left w:val="none" w:sz="0" w:space="0" w:color="auto"/>
        <w:bottom w:val="none" w:sz="0" w:space="0" w:color="auto"/>
        <w:right w:val="none" w:sz="0" w:space="0" w:color="auto"/>
      </w:divBdr>
      <w:divsChild>
        <w:div w:id="2090074253">
          <w:marLeft w:val="850"/>
          <w:marRight w:val="0"/>
          <w:marTop w:val="67"/>
          <w:marBottom w:val="0"/>
          <w:divBdr>
            <w:top w:val="none" w:sz="0" w:space="0" w:color="auto"/>
            <w:left w:val="none" w:sz="0" w:space="0" w:color="auto"/>
            <w:bottom w:val="none" w:sz="0" w:space="0" w:color="auto"/>
            <w:right w:val="none" w:sz="0" w:space="0" w:color="auto"/>
          </w:divBdr>
        </w:div>
      </w:divsChild>
    </w:div>
    <w:div w:id="605239306">
      <w:bodyDiv w:val="1"/>
      <w:marLeft w:val="0"/>
      <w:marRight w:val="0"/>
      <w:marTop w:val="0"/>
      <w:marBottom w:val="0"/>
      <w:divBdr>
        <w:top w:val="none" w:sz="0" w:space="0" w:color="auto"/>
        <w:left w:val="none" w:sz="0" w:space="0" w:color="auto"/>
        <w:bottom w:val="none" w:sz="0" w:space="0" w:color="auto"/>
        <w:right w:val="none" w:sz="0" w:space="0" w:color="auto"/>
      </w:divBdr>
    </w:div>
    <w:div w:id="624428452">
      <w:bodyDiv w:val="1"/>
      <w:marLeft w:val="0"/>
      <w:marRight w:val="0"/>
      <w:marTop w:val="0"/>
      <w:marBottom w:val="0"/>
      <w:divBdr>
        <w:top w:val="none" w:sz="0" w:space="0" w:color="auto"/>
        <w:left w:val="none" w:sz="0" w:space="0" w:color="auto"/>
        <w:bottom w:val="none" w:sz="0" w:space="0" w:color="auto"/>
        <w:right w:val="none" w:sz="0" w:space="0" w:color="auto"/>
      </w:divBdr>
    </w:div>
    <w:div w:id="676155435">
      <w:bodyDiv w:val="1"/>
      <w:marLeft w:val="0"/>
      <w:marRight w:val="0"/>
      <w:marTop w:val="0"/>
      <w:marBottom w:val="0"/>
      <w:divBdr>
        <w:top w:val="none" w:sz="0" w:space="0" w:color="auto"/>
        <w:left w:val="none" w:sz="0" w:space="0" w:color="auto"/>
        <w:bottom w:val="none" w:sz="0" w:space="0" w:color="auto"/>
        <w:right w:val="none" w:sz="0" w:space="0" w:color="auto"/>
      </w:divBdr>
    </w:div>
    <w:div w:id="686373939">
      <w:bodyDiv w:val="1"/>
      <w:marLeft w:val="0"/>
      <w:marRight w:val="0"/>
      <w:marTop w:val="0"/>
      <w:marBottom w:val="0"/>
      <w:divBdr>
        <w:top w:val="none" w:sz="0" w:space="0" w:color="auto"/>
        <w:left w:val="none" w:sz="0" w:space="0" w:color="auto"/>
        <w:bottom w:val="none" w:sz="0" w:space="0" w:color="auto"/>
        <w:right w:val="none" w:sz="0" w:space="0" w:color="auto"/>
      </w:divBdr>
    </w:div>
    <w:div w:id="696925128">
      <w:bodyDiv w:val="1"/>
      <w:marLeft w:val="0"/>
      <w:marRight w:val="0"/>
      <w:marTop w:val="0"/>
      <w:marBottom w:val="0"/>
      <w:divBdr>
        <w:top w:val="none" w:sz="0" w:space="0" w:color="auto"/>
        <w:left w:val="none" w:sz="0" w:space="0" w:color="auto"/>
        <w:bottom w:val="none" w:sz="0" w:space="0" w:color="auto"/>
        <w:right w:val="none" w:sz="0" w:space="0" w:color="auto"/>
      </w:divBdr>
    </w:div>
    <w:div w:id="699940111">
      <w:bodyDiv w:val="1"/>
      <w:marLeft w:val="0"/>
      <w:marRight w:val="0"/>
      <w:marTop w:val="0"/>
      <w:marBottom w:val="0"/>
      <w:divBdr>
        <w:top w:val="none" w:sz="0" w:space="0" w:color="auto"/>
        <w:left w:val="none" w:sz="0" w:space="0" w:color="auto"/>
        <w:bottom w:val="none" w:sz="0" w:space="0" w:color="auto"/>
        <w:right w:val="none" w:sz="0" w:space="0" w:color="auto"/>
      </w:divBdr>
    </w:div>
    <w:div w:id="720831785">
      <w:bodyDiv w:val="1"/>
      <w:marLeft w:val="0"/>
      <w:marRight w:val="0"/>
      <w:marTop w:val="0"/>
      <w:marBottom w:val="0"/>
      <w:divBdr>
        <w:top w:val="none" w:sz="0" w:space="0" w:color="auto"/>
        <w:left w:val="none" w:sz="0" w:space="0" w:color="auto"/>
        <w:bottom w:val="none" w:sz="0" w:space="0" w:color="auto"/>
        <w:right w:val="none" w:sz="0" w:space="0" w:color="auto"/>
      </w:divBdr>
    </w:div>
    <w:div w:id="727728330">
      <w:bodyDiv w:val="1"/>
      <w:marLeft w:val="0"/>
      <w:marRight w:val="0"/>
      <w:marTop w:val="0"/>
      <w:marBottom w:val="0"/>
      <w:divBdr>
        <w:top w:val="none" w:sz="0" w:space="0" w:color="auto"/>
        <w:left w:val="none" w:sz="0" w:space="0" w:color="auto"/>
        <w:bottom w:val="none" w:sz="0" w:space="0" w:color="auto"/>
        <w:right w:val="none" w:sz="0" w:space="0" w:color="auto"/>
      </w:divBdr>
    </w:div>
    <w:div w:id="742872865">
      <w:bodyDiv w:val="1"/>
      <w:marLeft w:val="0"/>
      <w:marRight w:val="0"/>
      <w:marTop w:val="0"/>
      <w:marBottom w:val="0"/>
      <w:divBdr>
        <w:top w:val="none" w:sz="0" w:space="0" w:color="auto"/>
        <w:left w:val="none" w:sz="0" w:space="0" w:color="auto"/>
        <w:bottom w:val="none" w:sz="0" w:space="0" w:color="auto"/>
        <w:right w:val="none" w:sz="0" w:space="0" w:color="auto"/>
      </w:divBdr>
    </w:div>
    <w:div w:id="745344243">
      <w:bodyDiv w:val="1"/>
      <w:marLeft w:val="0"/>
      <w:marRight w:val="0"/>
      <w:marTop w:val="0"/>
      <w:marBottom w:val="0"/>
      <w:divBdr>
        <w:top w:val="none" w:sz="0" w:space="0" w:color="auto"/>
        <w:left w:val="none" w:sz="0" w:space="0" w:color="auto"/>
        <w:bottom w:val="none" w:sz="0" w:space="0" w:color="auto"/>
        <w:right w:val="none" w:sz="0" w:space="0" w:color="auto"/>
      </w:divBdr>
    </w:div>
    <w:div w:id="749892257">
      <w:bodyDiv w:val="1"/>
      <w:marLeft w:val="0"/>
      <w:marRight w:val="0"/>
      <w:marTop w:val="0"/>
      <w:marBottom w:val="0"/>
      <w:divBdr>
        <w:top w:val="none" w:sz="0" w:space="0" w:color="auto"/>
        <w:left w:val="none" w:sz="0" w:space="0" w:color="auto"/>
        <w:bottom w:val="none" w:sz="0" w:space="0" w:color="auto"/>
        <w:right w:val="none" w:sz="0" w:space="0" w:color="auto"/>
      </w:divBdr>
    </w:div>
    <w:div w:id="756513798">
      <w:bodyDiv w:val="1"/>
      <w:marLeft w:val="0"/>
      <w:marRight w:val="0"/>
      <w:marTop w:val="0"/>
      <w:marBottom w:val="0"/>
      <w:divBdr>
        <w:top w:val="none" w:sz="0" w:space="0" w:color="auto"/>
        <w:left w:val="none" w:sz="0" w:space="0" w:color="auto"/>
        <w:bottom w:val="none" w:sz="0" w:space="0" w:color="auto"/>
        <w:right w:val="none" w:sz="0" w:space="0" w:color="auto"/>
      </w:divBdr>
    </w:div>
    <w:div w:id="758645715">
      <w:bodyDiv w:val="1"/>
      <w:marLeft w:val="0"/>
      <w:marRight w:val="0"/>
      <w:marTop w:val="0"/>
      <w:marBottom w:val="0"/>
      <w:divBdr>
        <w:top w:val="none" w:sz="0" w:space="0" w:color="auto"/>
        <w:left w:val="none" w:sz="0" w:space="0" w:color="auto"/>
        <w:bottom w:val="none" w:sz="0" w:space="0" w:color="auto"/>
        <w:right w:val="none" w:sz="0" w:space="0" w:color="auto"/>
      </w:divBdr>
    </w:div>
    <w:div w:id="760415427">
      <w:bodyDiv w:val="1"/>
      <w:marLeft w:val="0"/>
      <w:marRight w:val="0"/>
      <w:marTop w:val="0"/>
      <w:marBottom w:val="0"/>
      <w:divBdr>
        <w:top w:val="none" w:sz="0" w:space="0" w:color="auto"/>
        <w:left w:val="none" w:sz="0" w:space="0" w:color="auto"/>
        <w:bottom w:val="none" w:sz="0" w:space="0" w:color="auto"/>
        <w:right w:val="none" w:sz="0" w:space="0" w:color="auto"/>
      </w:divBdr>
    </w:div>
    <w:div w:id="769736342">
      <w:bodyDiv w:val="1"/>
      <w:marLeft w:val="0"/>
      <w:marRight w:val="0"/>
      <w:marTop w:val="0"/>
      <w:marBottom w:val="0"/>
      <w:divBdr>
        <w:top w:val="none" w:sz="0" w:space="0" w:color="auto"/>
        <w:left w:val="none" w:sz="0" w:space="0" w:color="auto"/>
        <w:bottom w:val="none" w:sz="0" w:space="0" w:color="auto"/>
        <w:right w:val="none" w:sz="0" w:space="0" w:color="auto"/>
      </w:divBdr>
    </w:div>
    <w:div w:id="770051061">
      <w:bodyDiv w:val="1"/>
      <w:marLeft w:val="0"/>
      <w:marRight w:val="0"/>
      <w:marTop w:val="0"/>
      <w:marBottom w:val="0"/>
      <w:divBdr>
        <w:top w:val="none" w:sz="0" w:space="0" w:color="auto"/>
        <w:left w:val="none" w:sz="0" w:space="0" w:color="auto"/>
        <w:bottom w:val="none" w:sz="0" w:space="0" w:color="auto"/>
        <w:right w:val="none" w:sz="0" w:space="0" w:color="auto"/>
      </w:divBdr>
    </w:div>
    <w:div w:id="783966069">
      <w:bodyDiv w:val="1"/>
      <w:marLeft w:val="0"/>
      <w:marRight w:val="0"/>
      <w:marTop w:val="0"/>
      <w:marBottom w:val="0"/>
      <w:divBdr>
        <w:top w:val="none" w:sz="0" w:space="0" w:color="auto"/>
        <w:left w:val="none" w:sz="0" w:space="0" w:color="auto"/>
        <w:bottom w:val="none" w:sz="0" w:space="0" w:color="auto"/>
        <w:right w:val="none" w:sz="0" w:space="0" w:color="auto"/>
      </w:divBdr>
    </w:div>
    <w:div w:id="828910883">
      <w:bodyDiv w:val="1"/>
      <w:marLeft w:val="0"/>
      <w:marRight w:val="0"/>
      <w:marTop w:val="0"/>
      <w:marBottom w:val="0"/>
      <w:divBdr>
        <w:top w:val="none" w:sz="0" w:space="0" w:color="auto"/>
        <w:left w:val="none" w:sz="0" w:space="0" w:color="auto"/>
        <w:bottom w:val="none" w:sz="0" w:space="0" w:color="auto"/>
        <w:right w:val="none" w:sz="0" w:space="0" w:color="auto"/>
      </w:divBdr>
    </w:div>
    <w:div w:id="831220250">
      <w:bodyDiv w:val="1"/>
      <w:marLeft w:val="0"/>
      <w:marRight w:val="0"/>
      <w:marTop w:val="0"/>
      <w:marBottom w:val="0"/>
      <w:divBdr>
        <w:top w:val="none" w:sz="0" w:space="0" w:color="auto"/>
        <w:left w:val="none" w:sz="0" w:space="0" w:color="auto"/>
        <w:bottom w:val="none" w:sz="0" w:space="0" w:color="auto"/>
        <w:right w:val="none" w:sz="0" w:space="0" w:color="auto"/>
      </w:divBdr>
    </w:div>
    <w:div w:id="835267103">
      <w:bodyDiv w:val="1"/>
      <w:marLeft w:val="0"/>
      <w:marRight w:val="0"/>
      <w:marTop w:val="0"/>
      <w:marBottom w:val="0"/>
      <w:divBdr>
        <w:top w:val="none" w:sz="0" w:space="0" w:color="auto"/>
        <w:left w:val="none" w:sz="0" w:space="0" w:color="auto"/>
        <w:bottom w:val="none" w:sz="0" w:space="0" w:color="auto"/>
        <w:right w:val="none" w:sz="0" w:space="0" w:color="auto"/>
      </w:divBdr>
    </w:div>
    <w:div w:id="842159129">
      <w:bodyDiv w:val="1"/>
      <w:marLeft w:val="0"/>
      <w:marRight w:val="0"/>
      <w:marTop w:val="0"/>
      <w:marBottom w:val="0"/>
      <w:divBdr>
        <w:top w:val="none" w:sz="0" w:space="0" w:color="auto"/>
        <w:left w:val="none" w:sz="0" w:space="0" w:color="auto"/>
        <w:bottom w:val="none" w:sz="0" w:space="0" w:color="auto"/>
        <w:right w:val="none" w:sz="0" w:space="0" w:color="auto"/>
      </w:divBdr>
    </w:div>
    <w:div w:id="850409291">
      <w:bodyDiv w:val="1"/>
      <w:marLeft w:val="0"/>
      <w:marRight w:val="0"/>
      <w:marTop w:val="0"/>
      <w:marBottom w:val="0"/>
      <w:divBdr>
        <w:top w:val="none" w:sz="0" w:space="0" w:color="auto"/>
        <w:left w:val="none" w:sz="0" w:space="0" w:color="auto"/>
        <w:bottom w:val="none" w:sz="0" w:space="0" w:color="auto"/>
        <w:right w:val="none" w:sz="0" w:space="0" w:color="auto"/>
      </w:divBdr>
    </w:div>
    <w:div w:id="866139736">
      <w:bodyDiv w:val="1"/>
      <w:marLeft w:val="0"/>
      <w:marRight w:val="0"/>
      <w:marTop w:val="0"/>
      <w:marBottom w:val="0"/>
      <w:divBdr>
        <w:top w:val="none" w:sz="0" w:space="0" w:color="auto"/>
        <w:left w:val="none" w:sz="0" w:space="0" w:color="auto"/>
        <w:bottom w:val="none" w:sz="0" w:space="0" w:color="auto"/>
        <w:right w:val="none" w:sz="0" w:space="0" w:color="auto"/>
      </w:divBdr>
    </w:div>
    <w:div w:id="870070122">
      <w:bodyDiv w:val="1"/>
      <w:marLeft w:val="0"/>
      <w:marRight w:val="0"/>
      <w:marTop w:val="0"/>
      <w:marBottom w:val="0"/>
      <w:divBdr>
        <w:top w:val="none" w:sz="0" w:space="0" w:color="auto"/>
        <w:left w:val="none" w:sz="0" w:space="0" w:color="auto"/>
        <w:bottom w:val="none" w:sz="0" w:space="0" w:color="auto"/>
        <w:right w:val="none" w:sz="0" w:space="0" w:color="auto"/>
      </w:divBdr>
    </w:div>
    <w:div w:id="897477207">
      <w:bodyDiv w:val="1"/>
      <w:marLeft w:val="0"/>
      <w:marRight w:val="0"/>
      <w:marTop w:val="0"/>
      <w:marBottom w:val="0"/>
      <w:divBdr>
        <w:top w:val="none" w:sz="0" w:space="0" w:color="auto"/>
        <w:left w:val="none" w:sz="0" w:space="0" w:color="auto"/>
        <w:bottom w:val="none" w:sz="0" w:space="0" w:color="auto"/>
        <w:right w:val="none" w:sz="0" w:space="0" w:color="auto"/>
      </w:divBdr>
    </w:div>
    <w:div w:id="897940774">
      <w:bodyDiv w:val="1"/>
      <w:marLeft w:val="0"/>
      <w:marRight w:val="0"/>
      <w:marTop w:val="0"/>
      <w:marBottom w:val="0"/>
      <w:divBdr>
        <w:top w:val="none" w:sz="0" w:space="0" w:color="auto"/>
        <w:left w:val="none" w:sz="0" w:space="0" w:color="auto"/>
        <w:bottom w:val="none" w:sz="0" w:space="0" w:color="auto"/>
        <w:right w:val="none" w:sz="0" w:space="0" w:color="auto"/>
      </w:divBdr>
    </w:div>
    <w:div w:id="898126606">
      <w:bodyDiv w:val="1"/>
      <w:marLeft w:val="0"/>
      <w:marRight w:val="0"/>
      <w:marTop w:val="0"/>
      <w:marBottom w:val="0"/>
      <w:divBdr>
        <w:top w:val="none" w:sz="0" w:space="0" w:color="auto"/>
        <w:left w:val="none" w:sz="0" w:space="0" w:color="auto"/>
        <w:bottom w:val="none" w:sz="0" w:space="0" w:color="auto"/>
        <w:right w:val="none" w:sz="0" w:space="0" w:color="auto"/>
      </w:divBdr>
    </w:div>
    <w:div w:id="909536651">
      <w:bodyDiv w:val="1"/>
      <w:marLeft w:val="0"/>
      <w:marRight w:val="0"/>
      <w:marTop w:val="0"/>
      <w:marBottom w:val="0"/>
      <w:divBdr>
        <w:top w:val="none" w:sz="0" w:space="0" w:color="auto"/>
        <w:left w:val="none" w:sz="0" w:space="0" w:color="auto"/>
        <w:bottom w:val="none" w:sz="0" w:space="0" w:color="auto"/>
        <w:right w:val="none" w:sz="0" w:space="0" w:color="auto"/>
      </w:divBdr>
    </w:div>
    <w:div w:id="912817360">
      <w:bodyDiv w:val="1"/>
      <w:marLeft w:val="0"/>
      <w:marRight w:val="0"/>
      <w:marTop w:val="0"/>
      <w:marBottom w:val="0"/>
      <w:divBdr>
        <w:top w:val="none" w:sz="0" w:space="0" w:color="auto"/>
        <w:left w:val="none" w:sz="0" w:space="0" w:color="auto"/>
        <w:bottom w:val="none" w:sz="0" w:space="0" w:color="auto"/>
        <w:right w:val="none" w:sz="0" w:space="0" w:color="auto"/>
      </w:divBdr>
    </w:div>
    <w:div w:id="918833949">
      <w:bodyDiv w:val="1"/>
      <w:marLeft w:val="0"/>
      <w:marRight w:val="0"/>
      <w:marTop w:val="0"/>
      <w:marBottom w:val="0"/>
      <w:divBdr>
        <w:top w:val="none" w:sz="0" w:space="0" w:color="auto"/>
        <w:left w:val="none" w:sz="0" w:space="0" w:color="auto"/>
        <w:bottom w:val="none" w:sz="0" w:space="0" w:color="auto"/>
        <w:right w:val="none" w:sz="0" w:space="0" w:color="auto"/>
      </w:divBdr>
    </w:div>
    <w:div w:id="920798980">
      <w:bodyDiv w:val="1"/>
      <w:marLeft w:val="0"/>
      <w:marRight w:val="0"/>
      <w:marTop w:val="0"/>
      <w:marBottom w:val="0"/>
      <w:divBdr>
        <w:top w:val="none" w:sz="0" w:space="0" w:color="auto"/>
        <w:left w:val="none" w:sz="0" w:space="0" w:color="auto"/>
        <w:bottom w:val="none" w:sz="0" w:space="0" w:color="auto"/>
        <w:right w:val="none" w:sz="0" w:space="0" w:color="auto"/>
      </w:divBdr>
    </w:div>
    <w:div w:id="928659862">
      <w:bodyDiv w:val="1"/>
      <w:marLeft w:val="0"/>
      <w:marRight w:val="0"/>
      <w:marTop w:val="0"/>
      <w:marBottom w:val="0"/>
      <w:divBdr>
        <w:top w:val="none" w:sz="0" w:space="0" w:color="auto"/>
        <w:left w:val="none" w:sz="0" w:space="0" w:color="auto"/>
        <w:bottom w:val="none" w:sz="0" w:space="0" w:color="auto"/>
        <w:right w:val="none" w:sz="0" w:space="0" w:color="auto"/>
      </w:divBdr>
    </w:div>
    <w:div w:id="942686494">
      <w:bodyDiv w:val="1"/>
      <w:marLeft w:val="0"/>
      <w:marRight w:val="0"/>
      <w:marTop w:val="0"/>
      <w:marBottom w:val="0"/>
      <w:divBdr>
        <w:top w:val="none" w:sz="0" w:space="0" w:color="auto"/>
        <w:left w:val="none" w:sz="0" w:space="0" w:color="auto"/>
        <w:bottom w:val="none" w:sz="0" w:space="0" w:color="auto"/>
        <w:right w:val="none" w:sz="0" w:space="0" w:color="auto"/>
      </w:divBdr>
    </w:div>
    <w:div w:id="964966867">
      <w:bodyDiv w:val="1"/>
      <w:marLeft w:val="0"/>
      <w:marRight w:val="0"/>
      <w:marTop w:val="0"/>
      <w:marBottom w:val="0"/>
      <w:divBdr>
        <w:top w:val="none" w:sz="0" w:space="0" w:color="auto"/>
        <w:left w:val="none" w:sz="0" w:space="0" w:color="auto"/>
        <w:bottom w:val="none" w:sz="0" w:space="0" w:color="auto"/>
        <w:right w:val="none" w:sz="0" w:space="0" w:color="auto"/>
      </w:divBdr>
    </w:div>
    <w:div w:id="979110804">
      <w:bodyDiv w:val="1"/>
      <w:marLeft w:val="0"/>
      <w:marRight w:val="0"/>
      <w:marTop w:val="0"/>
      <w:marBottom w:val="0"/>
      <w:divBdr>
        <w:top w:val="none" w:sz="0" w:space="0" w:color="auto"/>
        <w:left w:val="none" w:sz="0" w:space="0" w:color="auto"/>
        <w:bottom w:val="none" w:sz="0" w:space="0" w:color="auto"/>
        <w:right w:val="none" w:sz="0" w:space="0" w:color="auto"/>
      </w:divBdr>
    </w:div>
    <w:div w:id="981079761">
      <w:bodyDiv w:val="1"/>
      <w:marLeft w:val="0"/>
      <w:marRight w:val="0"/>
      <w:marTop w:val="0"/>
      <w:marBottom w:val="0"/>
      <w:divBdr>
        <w:top w:val="none" w:sz="0" w:space="0" w:color="auto"/>
        <w:left w:val="none" w:sz="0" w:space="0" w:color="auto"/>
        <w:bottom w:val="none" w:sz="0" w:space="0" w:color="auto"/>
        <w:right w:val="none" w:sz="0" w:space="0" w:color="auto"/>
      </w:divBdr>
      <w:divsChild>
        <w:div w:id="393243083">
          <w:marLeft w:val="0"/>
          <w:marRight w:val="0"/>
          <w:marTop w:val="0"/>
          <w:marBottom w:val="0"/>
          <w:divBdr>
            <w:top w:val="none" w:sz="0" w:space="0" w:color="auto"/>
            <w:left w:val="none" w:sz="0" w:space="0" w:color="auto"/>
            <w:bottom w:val="none" w:sz="0" w:space="0" w:color="auto"/>
            <w:right w:val="none" w:sz="0" w:space="0" w:color="auto"/>
          </w:divBdr>
          <w:divsChild>
            <w:div w:id="868221632">
              <w:marLeft w:val="0"/>
              <w:marRight w:val="0"/>
              <w:marTop w:val="0"/>
              <w:marBottom w:val="0"/>
              <w:divBdr>
                <w:top w:val="none" w:sz="0" w:space="0" w:color="auto"/>
                <w:left w:val="none" w:sz="0" w:space="0" w:color="auto"/>
                <w:bottom w:val="none" w:sz="0" w:space="0" w:color="auto"/>
                <w:right w:val="none" w:sz="0" w:space="0" w:color="auto"/>
              </w:divBdr>
              <w:divsChild>
                <w:div w:id="488712867">
                  <w:marLeft w:val="0"/>
                  <w:marRight w:val="0"/>
                  <w:marTop w:val="0"/>
                  <w:marBottom w:val="0"/>
                  <w:divBdr>
                    <w:top w:val="none" w:sz="0" w:space="0" w:color="auto"/>
                    <w:left w:val="none" w:sz="0" w:space="0" w:color="auto"/>
                    <w:bottom w:val="none" w:sz="0" w:space="0" w:color="auto"/>
                    <w:right w:val="none" w:sz="0" w:space="0" w:color="auto"/>
                  </w:divBdr>
                  <w:divsChild>
                    <w:div w:id="165729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984290">
      <w:bodyDiv w:val="1"/>
      <w:marLeft w:val="0"/>
      <w:marRight w:val="0"/>
      <w:marTop w:val="0"/>
      <w:marBottom w:val="0"/>
      <w:divBdr>
        <w:top w:val="none" w:sz="0" w:space="0" w:color="auto"/>
        <w:left w:val="none" w:sz="0" w:space="0" w:color="auto"/>
        <w:bottom w:val="none" w:sz="0" w:space="0" w:color="auto"/>
        <w:right w:val="none" w:sz="0" w:space="0" w:color="auto"/>
      </w:divBdr>
    </w:div>
    <w:div w:id="993872722">
      <w:bodyDiv w:val="1"/>
      <w:marLeft w:val="0"/>
      <w:marRight w:val="0"/>
      <w:marTop w:val="0"/>
      <w:marBottom w:val="0"/>
      <w:divBdr>
        <w:top w:val="none" w:sz="0" w:space="0" w:color="auto"/>
        <w:left w:val="none" w:sz="0" w:space="0" w:color="auto"/>
        <w:bottom w:val="none" w:sz="0" w:space="0" w:color="auto"/>
        <w:right w:val="none" w:sz="0" w:space="0" w:color="auto"/>
      </w:divBdr>
    </w:div>
    <w:div w:id="996425243">
      <w:bodyDiv w:val="1"/>
      <w:marLeft w:val="0"/>
      <w:marRight w:val="0"/>
      <w:marTop w:val="0"/>
      <w:marBottom w:val="0"/>
      <w:divBdr>
        <w:top w:val="none" w:sz="0" w:space="0" w:color="auto"/>
        <w:left w:val="none" w:sz="0" w:space="0" w:color="auto"/>
        <w:bottom w:val="none" w:sz="0" w:space="0" w:color="auto"/>
        <w:right w:val="none" w:sz="0" w:space="0" w:color="auto"/>
      </w:divBdr>
    </w:div>
    <w:div w:id="999430039">
      <w:bodyDiv w:val="1"/>
      <w:marLeft w:val="0"/>
      <w:marRight w:val="0"/>
      <w:marTop w:val="0"/>
      <w:marBottom w:val="0"/>
      <w:divBdr>
        <w:top w:val="none" w:sz="0" w:space="0" w:color="auto"/>
        <w:left w:val="none" w:sz="0" w:space="0" w:color="auto"/>
        <w:bottom w:val="none" w:sz="0" w:space="0" w:color="auto"/>
        <w:right w:val="none" w:sz="0" w:space="0" w:color="auto"/>
      </w:divBdr>
    </w:div>
    <w:div w:id="1002700867">
      <w:bodyDiv w:val="1"/>
      <w:marLeft w:val="0"/>
      <w:marRight w:val="0"/>
      <w:marTop w:val="0"/>
      <w:marBottom w:val="0"/>
      <w:divBdr>
        <w:top w:val="none" w:sz="0" w:space="0" w:color="auto"/>
        <w:left w:val="none" w:sz="0" w:space="0" w:color="auto"/>
        <w:bottom w:val="none" w:sz="0" w:space="0" w:color="auto"/>
        <w:right w:val="none" w:sz="0" w:space="0" w:color="auto"/>
      </w:divBdr>
      <w:divsChild>
        <w:div w:id="1006245157">
          <w:marLeft w:val="0"/>
          <w:marRight w:val="0"/>
          <w:marTop w:val="0"/>
          <w:marBottom w:val="0"/>
          <w:divBdr>
            <w:top w:val="none" w:sz="0" w:space="0" w:color="auto"/>
            <w:left w:val="none" w:sz="0" w:space="0" w:color="auto"/>
            <w:bottom w:val="none" w:sz="0" w:space="0" w:color="auto"/>
            <w:right w:val="none" w:sz="0" w:space="0" w:color="auto"/>
          </w:divBdr>
          <w:divsChild>
            <w:div w:id="1543787374">
              <w:marLeft w:val="0"/>
              <w:marRight w:val="0"/>
              <w:marTop w:val="0"/>
              <w:marBottom w:val="0"/>
              <w:divBdr>
                <w:top w:val="none" w:sz="0" w:space="0" w:color="auto"/>
                <w:left w:val="none" w:sz="0" w:space="0" w:color="auto"/>
                <w:bottom w:val="none" w:sz="0" w:space="0" w:color="auto"/>
                <w:right w:val="none" w:sz="0" w:space="0" w:color="auto"/>
              </w:divBdr>
              <w:divsChild>
                <w:div w:id="1922179280">
                  <w:marLeft w:val="0"/>
                  <w:marRight w:val="0"/>
                  <w:marTop w:val="0"/>
                  <w:marBottom w:val="0"/>
                  <w:divBdr>
                    <w:top w:val="none" w:sz="0" w:space="0" w:color="auto"/>
                    <w:left w:val="none" w:sz="0" w:space="0" w:color="auto"/>
                    <w:bottom w:val="none" w:sz="0" w:space="0" w:color="auto"/>
                    <w:right w:val="none" w:sz="0" w:space="0" w:color="auto"/>
                  </w:divBdr>
                  <w:divsChild>
                    <w:div w:id="1967004130">
                      <w:marLeft w:val="0"/>
                      <w:marRight w:val="0"/>
                      <w:marTop w:val="0"/>
                      <w:marBottom w:val="0"/>
                      <w:divBdr>
                        <w:top w:val="none" w:sz="0" w:space="0" w:color="auto"/>
                        <w:left w:val="none" w:sz="0" w:space="0" w:color="auto"/>
                        <w:bottom w:val="none" w:sz="0" w:space="0" w:color="auto"/>
                        <w:right w:val="none" w:sz="0" w:space="0" w:color="auto"/>
                      </w:divBdr>
                      <w:divsChild>
                        <w:div w:id="121389614">
                          <w:marLeft w:val="0"/>
                          <w:marRight w:val="0"/>
                          <w:marTop w:val="0"/>
                          <w:marBottom w:val="0"/>
                          <w:divBdr>
                            <w:top w:val="none" w:sz="0" w:space="0" w:color="auto"/>
                            <w:left w:val="none" w:sz="0" w:space="0" w:color="auto"/>
                            <w:bottom w:val="none" w:sz="0" w:space="0" w:color="auto"/>
                            <w:right w:val="none" w:sz="0" w:space="0" w:color="auto"/>
                          </w:divBdr>
                          <w:divsChild>
                            <w:div w:id="1534535272">
                              <w:marLeft w:val="0"/>
                              <w:marRight w:val="0"/>
                              <w:marTop w:val="0"/>
                              <w:marBottom w:val="0"/>
                              <w:divBdr>
                                <w:top w:val="none" w:sz="0" w:space="0" w:color="auto"/>
                                <w:left w:val="none" w:sz="0" w:space="0" w:color="auto"/>
                                <w:bottom w:val="none" w:sz="0" w:space="0" w:color="auto"/>
                                <w:right w:val="none" w:sz="0" w:space="0" w:color="auto"/>
                              </w:divBdr>
                              <w:divsChild>
                                <w:div w:id="1267545811">
                                  <w:marLeft w:val="0"/>
                                  <w:marRight w:val="0"/>
                                  <w:marTop w:val="0"/>
                                  <w:marBottom w:val="0"/>
                                  <w:divBdr>
                                    <w:top w:val="none" w:sz="0" w:space="0" w:color="auto"/>
                                    <w:left w:val="none" w:sz="0" w:space="0" w:color="auto"/>
                                    <w:bottom w:val="none" w:sz="0" w:space="0" w:color="auto"/>
                                    <w:right w:val="none" w:sz="0" w:space="0" w:color="auto"/>
                                  </w:divBdr>
                                  <w:divsChild>
                                    <w:div w:id="919218101">
                                      <w:marLeft w:val="0"/>
                                      <w:marRight w:val="0"/>
                                      <w:marTop w:val="0"/>
                                      <w:marBottom w:val="0"/>
                                      <w:divBdr>
                                        <w:top w:val="none" w:sz="0" w:space="0" w:color="auto"/>
                                        <w:left w:val="none" w:sz="0" w:space="0" w:color="auto"/>
                                        <w:bottom w:val="none" w:sz="0" w:space="0" w:color="auto"/>
                                        <w:right w:val="none" w:sz="0" w:space="0" w:color="auto"/>
                                      </w:divBdr>
                                      <w:divsChild>
                                        <w:div w:id="1756317038">
                                          <w:marLeft w:val="0"/>
                                          <w:marRight w:val="0"/>
                                          <w:marTop w:val="0"/>
                                          <w:marBottom w:val="0"/>
                                          <w:divBdr>
                                            <w:top w:val="none" w:sz="0" w:space="0" w:color="auto"/>
                                            <w:left w:val="none" w:sz="0" w:space="0" w:color="auto"/>
                                            <w:bottom w:val="none" w:sz="0" w:space="0" w:color="auto"/>
                                            <w:right w:val="none" w:sz="0" w:space="0" w:color="auto"/>
                                          </w:divBdr>
                                          <w:divsChild>
                                            <w:div w:id="709764398">
                                              <w:marLeft w:val="0"/>
                                              <w:marRight w:val="0"/>
                                              <w:marTop w:val="0"/>
                                              <w:marBottom w:val="0"/>
                                              <w:divBdr>
                                                <w:top w:val="none" w:sz="0" w:space="0" w:color="auto"/>
                                                <w:left w:val="none" w:sz="0" w:space="0" w:color="auto"/>
                                                <w:bottom w:val="none" w:sz="0" w:space="0" w:color="auto"/>
                                                <w:right w:val="none" w:sz="0" w:space="0" w:color="auto"/>
                                              </w:divBdr>
                                              <w:divsChild>
                                                <w:div w:id="1812938831">
                                                  <w:marLeft w:val="0"/>
                                                  <w:marRight w:val="0"/>
                                                  <w:marTop w:val="0"/>
                                                  <w:marBottom w:val="0"/>
                                                  <w:divBdr>
                                                    <w:top w:val="none" w:sz="0" w:space="0" w:color="auto"/>
                                                    <w:left w:val="none" w:sz="0" w:space="0" w:color="auto"/>
                                                    <w:bottom w:val="none" w:sz="0" w:space="0" w:color="auto"/>
                                                    <w:right w:val="none" w:sz="0" w:space="0" w:color="auto"/>
                                                  </w:divBdr>
                                                  <w:divsChild>
                                                    <w:div w:id="1023701163">
                                                      <w:marLeft w:val="0"/>
                                                      <w:marRight w:val="0"/>
                                                      <w:marTop w:val="0"/>
                                                      <w:marBottom w:val="0"/>
                                                      <w:divBdr>
                                                        <w:top w:val="single" w:sz="12" w:space="0" w:color="ABABAB"/>
                                                        <w:left w:val="single" w:sz="6" w:space="0" w:color="ABABAB"/>
                                                        <w:bottom w:val="none" w:sz="0" w:space="0" w:color="auto"/>
                                                        <w:right w:val="single" w:sz="6" w:space="0" w:color="ABABAB"/>
                                                      </w:divBdr>
                                                      <w:divsChild>
                                                        <w:div w:id="285047488">
                                                          <w:marLeft w:val="0"/>
                                                          <w:marRight w:val="0"/>
                                                          <w:marTop w:val="0"/>
                                                          <w:marBottom w:val="0"/>
                                                          <w:divBdr>
                                                            <w:top w:val="none" w:sz="0" w:space="0" w:color="auto"/>
                                                            <w:left w:val="none" w:sz="0" w:space="0" w:color="auto"/>
                                                            <w:bottom w:val="none" w:sz="0" w:space="0" w:color="auto"/>
                                                            <w:right w:val="none" w:sz="0" w:space="0" w:color="auto"/>
                                                          </w:divBdr>
                                                          <w:divsChild>
                                                            <w:div w:id="1146436049">
                                                              <w:marLeft w:val="0"/>
                                                              <w:marRight w:val="0"/>
                                                              <w:marTop w:val="0"/>
                                                              <w:marBottom w:val="0"/>
                                                              <w:divBdr>
                                                                <w:top w:val="none" w:sz="0" w:space="0" w:color="auto"/>
                                                                <w:left w:val="none" w:sz="0" w:space="0" w:color="auto"/>
                                                                <w:bottom w:val="none" w:sz="0" w:space="0" w:color="auto"/>
                                                                <w:right w:val="none" w:sz="0" w:space="0" w:color="auto"/>
                                                              </w:divBdr>
                                                              <w:divsChild>
                                                                <w:div w:id="1900096767">
                                                                  <w:marLeft w:val="0"/>
                                                                  <w:marRight w:val="0"/>
                                                                  <w:marTop w:val="0"/>
                                                                  <w:marBottom w:val="0"/>
                                                                  <w:divBdr>
                                                                    <w:top w:val="none" w:sz="0" w:space="0" w:color="auto"/>
                                                                    <w:left w:val="none" w:sz="0" w:space="0" w:color="auto"/>
                                                                    <w:bottom w:val="none" w:sz="0" w:space="0" w:color="auto"/>
                                                                    <w:right w:val="none" w:sz="0" w:space="0" w:color="auto"/>
                                                                  </w:divBdr>
                                                                  <w:divsChild>
                                                                    <w:div w:id="866257073">
                                                                      <w:marLeft w:val="0"/>
                                                                      <w:marRight w:val="0"/>
                                                                      <w:marTop w:val="0"/>
                                                                      <w:marBottom w:val="0"/>
                                                                      <w:divBdr>
                                                                        <w:top w:val="none" w:sz="0" w:space="0" w:color="auto"/>
                                                                        <w:left w:val="none" w:sz="0" w:space="0" w:color="auto"/>
                                                                        <w:bottom w:val="none" w:sz="0" w:space="0" w:color="auto"/>
                                                                        <w:right w:val="none" w:sz="0" w:space="0" w:color="auto"/>
                                                                      </w:divBdr>
                                                                      <w:divsChild>
                                                                        <w:div w:id="600183000">
                                                                          <w:marLeft w:val="0"/>
                                                                          <w:marRight w:val="0"/>
                                                                          <w:marTop w:val="0"/>
                                                                          <w:marBottom w:val="0"/>
                                                                          <w:divBdr>
                                                                            <w:top w:val="none" w:sz="0" w:space="0" w:color="auto"/>
                                                                            <w:left w:val="none" w:sz="0" w:space="0" w:color="auto"/>
                                                                            <w:bottom w:val="none" w:sz="0" w:space="0" w:color="auto"/>
                                                                            <w:right w:val="none" w:sz="0" w:space="0" w:color="auto"/>
                                                                          </w:divBdr>
                                                                          <w:divsChild>
                                                                            <w:div w:id="24914264">
                                                                              <w:marLeft w:val="0"/>
                                                                              <w:marRight w:val="0"/>
                                                                              <w:marTop w:val="0"/>
                                                                              <w:marBottom w:val="0"/>
                                                                              <w:divBdr>
                                                                                <w:top w:val="none" w:sz="0" w:space="0" w:color="auto"/>
                                                                                <w:left w:val="none" w:sz="0" w:space="0" w:color="auto"/>
                                                                                <w:bottom w:val="none" w:sz="0" w:space="0" w:color="auto"/>
                                                                                <w:right w:val="none" w:sz="0" w:space="0" w:color="auto"/>
                                                                              </w:divBdr>
                                                                              <w:divsChild>
                                                                                <w:div w:id="187447063">
                                                                                  <w:marLeft w:val="0"/>
                                                                                  <w:marRight w:val="0"/>
                                                                                  <w:marTop w:val="0"/>
                                                                                  <w:marBottom w:val="0"/>
                                                                                  <w:divBdr>
                                                                                    <w:top w:val="none" w:sz="0" w:space="0" w:color="auto"/>
                                                                                    <w:left w:val="none" w:sz="0" w:space="0" w:color="auto"/>
                                                                                    <w:bottom w:val="none" w:sz="0" w:space="0" w:color="auto"/>
                                                                                    <w:right w:val="none" w:sz="0" w:space="0" w:color="auto"/>
                                                                                  </w:divBdr>
                                                                                </w:div>
                                                                                <w:div w:id="710694228">
                                                                                  <w:marLeft w:val="0"/>
                                                                                  <w:marRight w:val="0"/>
                                                                                  <w:marTop w:val="0"/>
                                                                                  <w:marBottom w:val="0"/>
                                                                                  <w:divBdr>
                                                                                    <w:top w:val="none" w:sz="0" w:space="0" w:color="auto"/>
                                                                                    <w:left w:val="none" w:sz="0" w:space="0" w:color="auto"/>
                                                                                    <w:bottom w:val="none" w:sz="0" w:space="0" w:color="auto"/>
                                                                                    <w:right w:val="none" w:sz="0" w:space="0" w:color="auto"/>
                                                                                  </w:divBdr>
                                                                                </w:div>
                                                                                <w:div w:id="913005426">
                                                                                  <w:marLeft w:val="0"/>
                                                                                  <w:marRight w:val="0"/>
                                                                                  <w:marTop w:val="0"/>
                                                                                  <w:marBottom w:val="0"/>
                                                                                  <w:divBdr>
                                                                                    <w:top w:val="none" w:sz="0" w:space="0" w:color="auto"/>
                                                                                    <w:left w:val="none" w:sz="0" w:space="0" w:color="auto"/>
                                                                                    <w:bottom w:val="none" w:sz="0" w:space="0" w:color="auto"/>
                                                                                    <w:right w:val="none" w:sz="0" w:space="0" w:color="auto"/>
                                                                                  </w:divBdr>
                                                                                </w:div>
                                                                                <w:div w:id="957638424">
                                                                                  <w:marLeft w:val="0"/>
                                                                                  <w:marRight w:val="0"/>
                                                                                  <w:marTop w:val="0"/>
                                                                                  <w:marBottom w:val="0"/>
                                                                                  <w:divBdr>
                                                                                    <w:top w:val="none" w:sz="0" w:space="0" w:color="auto"/>
                                                                                    <w:left w:val="none" w:sz="0" w:space="0" w:color="auto"/>
                                                                                    <w:bottom w:val="none" w:sz="0" w:space="0" w:color="auto"/>
                                                                                    <w:right w:val="none" w:sz="0" w:space="0" w:color="auto"/>
                                                                                  </w:divBdr>
                                                                                </w:div>
                                                                                <w:div w:id="1123890865">
                                                                                  <w:marLeft w:val="0"/>
                                                                                  <w:marRight w:val="0"/>
                                                                                  <w:marTop w:val="0"/>
                                                                                  <w:marBottom w:val="0"/>
                                                                                  <w:divBdr>
                                                                                    <w:top w:val="none" w:sz="0" w:space="0" w:color="auto"/>
                                                                                    <w:left w:val="none" w:sz="0" w:space="0" w:color="auto"/>
                                                                                    <w:bottom w:val="none" w:sz="0" w:space="0" w:color="auto"/>
                                                                                    <w:right w:val="none" w:sz="0" w:space="0" w:color="auto"/>
                                                                                  </w:divBdr>
                                                                                </w:div>
                                                                                <w:div w:id="117021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20157091">
      <w:bodyDiv w:val="1"/>
      <w:marLeft w:val="0"/>
      <w:marRight w:val="0"/>
      <w:marTop w:val="0"/>
      <w:marBottom w:val="0"/>
      <w:divBdr>
        <w:top w:val="none" w:sz="0" w:space="0" w:color="auto"/>
        <w:left w:val="none" w:sz="0" w:space="0" w:color="auto"/>
        <w:bottom w:val="none" w:sz="0" w:space="0" w:color="auto"/>
        <w:right w:val="none" w:sz="0" w:space="0" w:color="auto"/>
      </w:divBdr>
    </w:div>
    <w:div w:id="1031221051">
      <w:bodyDiv w:val="1"/>
      <w:marLeft w:val="0"/>
      <w:marRight w:val="0"/>
      <w:marTop w:val="0"/>
      <w:marBottom w:val="0"/>
      <w:divBdr>
        <w:top w:val="none" w:sz="0" w:space="0" w:color="auto"/>
        <w:left w:val="none" w:sz="0" w:space="0" w:color="auto"/>
        <w:bottom w:val="none" w:sz="0" w:space="0" w:color="auto"/>
        <w:right w:val="none" w:sz="0" w:space="0" w:color="auto"/>
      </w:divBdr>
      <w:divsChild>
        <w:div w:id="97337710">
          <w:marLeft w:val="0"/>
          <w:marRight w:val="0"/>
          <w:marTop w:val="0"/>
          <w:marBottom w:val="0"/>
          <w:divBdr>
            <w:top w:val="none" w:sz="0" w:space="0" w:color="auto"/>
            <w:left w:val="none" w:sz="0" w:space="0" w:color="auto"/>
            <w:bottom w:val="none" w:sz="0" w:space="0" w:color="auto"/>
            <w:right w:val="none" w:sz="0" w:space="0" w:color="auto"/>
          </w:divBdr>
        </w:div>
      </w:divsChild>
    </w:div>
    <w:div w:id="1035427166">
      <w:bodyDiv w:val="1"/>
      <w:marLeft w:val="0"/>
      <w:marRight w:val="0"/>
      <w:marTop w:val="0"/>
      <w:marBottom w:val="0"/>
      <w:divBdr>
        <w:top w:val="none" w:sz="0" w:space="0" w:color="auto"/>
        <w:left w:val="none" w:sz="0" w:space="0" w:color="auto"/>
        <w:bottom w:val="none" w:sz="0" w:space="0" w:color="auto"/>
        <w:right w:val="none" w:sz="0" w:space="0" w:color="auto"/>
      </w:divBdr>
    </w:div>
    <w:div w:id="1040395038">
      <w:bodyDiv w:val="1"/>
      <w:marLeft w:val="0"/>
      <w:marRight w:val="0"/>
      <w:marTop w:val="0"/>
      <w:marBottom w:val="0"/>
      <w:divBdr>
        <w:top w:val="none" w:sz="0" w:space="0" w:color="auto"/>
        <w:left w:val="none" w:sz="0" w:space="0" w:color="auto"/>
        <w:bottom w:val="none" w:sz="0" w:space="0" w:color="auto"/>
        <w:right w:val="none" w:sz="0" w:space="0" w:color="auto"/>
      </w:divBdr>
    </w:div>
    <w:div w:id="1058088911">
      <w:bodyDiv w:val="1"/>
      <w:marLeft w:val="0"/>
      <w:marRight w:val="0"/>
      <w:marTop w:val="0"/>
      <w:marBottom w:val="0"/>
      <w:divBdr>
        <w:top w:val="none" w:sz="0" w:space="0" w:color="auto"/>
        <w:left w:val="none" w:sz="0" w:space="0" w:color="auto"/>
        <w:bottom w:val="none" w:sz="0" w:space="0" w:color="auto"/>
        <w:right w:val="none" w:sz="0" w:space="0" w:color="auto"/>
      </w:divBdr>
    </w:div>
    <w:div w:id="1071587667">
      <w:bodyDiv w:val="1"/>
      <w:marLeft w:val="0"/>
      <w:marRight w:val="0"/>
      <w:marTop w:val="0"/>
      <w:marBottom w:val="0"/>
      <w:divBdr>
        <w:top w:val="none" w:sz="0" w:space="0" w:color="auto"/>
        <w:left w:val="none" w:sz="0" w:space="0" w:color="auto"/>
        <w:bottom w:val="none" w:sz="0" w:space="0" w:color="auto"/>
        <w:right w:val="none" w:sz="0" w:space="0" w:color="auto"/>
      </w:divBdr>
      <w:divsChild>
        <w:div w:id="1560167564">
          <w:marLeft w:val="0"/>
          <w:marRight w:val="0"/>
          <w:marTop w:val="0"/>
          <w:marBottom w:val="0"/>
          <w:divBdr>
            <w:top w:val="none" w:sz="0" w:space="0" w:color="auto"/>
            <w:left w:val="none" w:sz="0" w:space="0" w:color="auto"/>
            <w:bottom w:val="none" w:sz="0" w:space="0" w:color="auto"/>
            <w:right w:val="none" w:sz="0" w:space="0" w:color="auto"/>
          </w:divBdr>
          <w:divsChild>
            <w:div w:id="907885201">
              <w:marLeft w:val="0"/>
              <w:marRight w:val="0"/>
              <w:marTop w:val="0"/>
              <w:marBottom w:val="0"/>
              <w:divBdr>
                <w:top w:val="none" w:sz="0" w:space="0" w:color="auto"/>
                <w:left w:val="none" w:sz="0" w:space="0" w:color="auto"/>
                <w:bottom w:val="none" w:sz="0" w:space="0" w:color="auto"/>
                <w:right w:val="none" w:sz="0" w:space="0" w:color="auto"/>
              </w:divBdr>
              <w:divsChild>
                <w:div w:id="209460991">
                  <w:marLeft w:val="0"/>
                  <w:marRight w:val="0"/>
                  <w:marTop w:val="0"/>
                  <w:marBottom w:val="0"/>
                  <w:divBdr>
                    <w:top w:val="none" w:sz="0" w:space="0" w:color="auto"/>
                    <w:left w:val="none" w:sz="0" w:space="0" w:color="auto"/>
                    <w:bottom w:val="none" w:sz="0" w:space="0" w:color="auto"/>
                    <w:right w:val="none" w:sz="0" w:space="0" w:color="auto"/>
                  </w:divBdr>
                  <w:divsChild>
                    <w:div w:id="947274960">
                      <w:marLeft w:val="2325"/>
                      <w:marRight w:val="0"/>
                      <w:marTop w:val="0"/>
                      <w:marBottom w:val="0"/>
                      <w:divBdr>
                        <w:top w:val="none" w:sz="0" w:space="0" w:color="auto"/>
                        <w:left w:val="none" w:sz="0" w:space="0" w:color="auto"/>
                        <w:bottom w:val="none" w:sz="0" w:space="0" w:color="auto"/>
                        <w:right w:val="none" w:sz="0" w:space="0" w:color="auto"/>
                      </w:divBdr>
                      <w:divsChild>
                        <w:div w:id="817458478">
                          <w:marLeft w:val="0"/>
                          <w:marRight w:val="0"/>
                          <w:marTop w:val="0"/>
                          <w:marBottom w:val="0"/>
                          <w:divBdr>
                            <w:top w:val="none" w:sz="0" w:space="0" w:color="auto"/>
                            <w:left w:val="none" w:sz="0" w:space="0" w:color="auto"/>
                            <w:bottom w:val="none" w:sz="0" w:space="0" w:color="auto"/>
                            <w:right w:val="none" w:sz="0" w:space="0" w:color="auto"/>
                          </w:divBdr>
                          <w:divsChild>
                            <w:div w:id="1681274665">
                              <w:marLeft w:val="0"/>
                              <w:marRight w:val="0"/>
                              <w:marTop w:val="0"/>
                              <w:marBottom w:val="0"/>
                              <w:divBdr>
                                <w:top w:val="none" w:sz="0" w:space="0" w:color="auto"/>
                                <w:left w:val="none" w:sz="0" w:space="0" w:color="auto"/>
                                <w:bottom w:val="none" w:sz="0" w:space="0" w:color="auto"/>
                                <w:right w:val="none" w:sz="0" w:space="0" w:color="auto"/>
                              </w:divBdr>
                              <w:divsChild>
                                <w:div w:id="1587571539">
                                  <w:marLeft w:val="0"/>
                                  <w:marRight w:val="0"/>
                                  <w:marTop w:val="0"/>
                                  <w:marBottom w:val="0"/>
                                  <w:divBdr>
                                    <w:top w:val="none" w:sz="0" w:space="0" w:color="auto"/>
                                    <w:left w:val="none" w:sz="0" w:space="0" w:color="auto"/>
                                    <w:bottom w:val="none" w:sz="0" w:space="0" w:color="auto"/>
                                    <w:right w:val="none" w:sz="0" w:space="0" w:color="auto"/>
                                  </w:divBdr>
                                  <w:divsChild>
                                    <w:div w:id="88964706">
                                      <w:marLeft w:val="0"/>
                                      <w:marRight w:val="0"/>
                                      <w:marTop w:val="0"/>
                                      <w:marBottom w:val="0"/>
                                      <w:divBdr>
                                        <w:top w:val="none" w:sz="0" w:space="0" w:color="auto"/>
                                        <w:left w:val="none" w:sz="0" w:space="0" w:color="auto"/>
                                        <w:bottom w:val="none" w:sz="0" w:space="0" w:color="auto"/>
                                        <w:right w:val="none" w:sz="0" w:space="0" w:color="auto"/>
                                      </w:divBdr>
                                      <w:divsChild>
                                        <w:div w:id="20718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5054307">
      <w:bodyDiv w:val="1"/>
      <w:marLeft w:val="0"/>
      <w:marRight w:val="0"/>
      <w:marTop w:val="0"/>
      <w:marBottom w:val="0"/>
      <w:divBdr>
        <w:top w:val="none" w:sz="0" w:space="0" w:color="auto"/>
        <w:left w:val="none" w:sz="0" w:space="0" w:color="auto"/>
        <w:bottom w:val="none" w:sz="0" w:space="0" w:color="auto"/>
        <w:right w:val="none" w:sz="0" w:space="0" w:color="auto"/>
      </w:divBdr>
    </w:div>
    <w:div w:id="1085111432">
      <w:bodyDiv w:val="1"/>
      <w:marLeft w:val="0"/>
      <w:marRight w:val="0"/>
      <w:marTop w:val="0"/>
      <w:marBottom w:val="0"/>
      <w:divBdr>
        <w:top w:val="none" w:sz="0" w:space="0" w:color="auto"/>
        <w:left w:val="none" w:sz="0" w:space="0" w:color="auto"/>
        <w:bottom w:val="none" w:sz="0" w:space="0" w:color="auto"/>
        <w:right w:val="none" w:sz="0" w:space="0" w:color="auto"/>
      </w:divBdr>
    </w:div>
    <w:div w:id="1092511710">
      <w:bodyDiv w:val="1"/>
      <w:marLeft w:val="0"/>
      <w:marRight w:val="0"/>
      <w:marTop w:val="0"/>
      <w:marBottom w:val="0"/>
      <w:divBdr>
        <w:top w:val="none" w:sz="0" w:space="0" w:color="auto"/>
        <w:left w:val="none" w:sz="0" w:space="0" w:color="auto"/>
        <w:bottom w:val="none" w:sz="0" w:space="0" w:color="auto"/>
        <w:right w:val="none" w:sz="0" w:space="0" w:color="auto"/>
      </w:divBdr>
    </w:div>
    <w:div w:id="1109547158">
      <w:bodyDiv w:val="1"/>
      <w:marLeft w:val="0"/>
      <w:marRight w:val="0"/>
      <w:marTop w:val="0"/>
      <w:marBottom w:val="0"/>
      <w:divBdr>
        <w:top w:val="none" w:sz="0" w:space="0" w:color="auto"/>
        <w:left w:val="none" w:sz="0" w:space="0" w:color="auto"/>
        <w:bottom w:val="none" w:sz="0" w:space="0" w:color="auto"/>
        <w:right w:val="none" w:sz="0" w:space="0" w:color="auto"/>
      </w:divBdr>
    </w:div>
    <w:div w:id="1110706011">
      <w:bodyDiv w:val="1"/>
      <w:marLeft w:val="0"/>
      <w:marRight w:val="0"/>
      <w:marTop w:val="0"/>
      <w:marBottom w:val="0"/>
      <w:divBdr>
        <w:top w:val="none" w:sz="0" w:space="0" w:color="auto"/>
        <w:left w:val="none" w:sz="0" w:space="0" w:color="auto"/>
        <w:bottom w:val="none" w:sz="0" w:space="0" w:color="auto"/>
        <w:right w:val="none" w:sz="0" w:space="0" w:color="auto"/>
      </w:divBdr>
    </w:div>
    <w:div w:id="1113675047">
      <w:bodyDiv w:val="1"/>
      <w:marLeft w:val="0"/>
      <w:marRight w:val="0"/>
      <w:marTop w:val="0"/>
      <w:marBottom w:val="0"/>
      <w:divBdr>
        <w:top w:val="none" w:sz="0" w:space="0" w:color="auto"/>
        <w:left w:val="none" w:sz="0" w:space="0" w:color="auto"/>
        <w:bottom w:val="none" w:sz="0" w:space="0" w:color="auto"/>
        <w:right w:val="none" w:sz="0" w:space="0" w:color="auto"/>
      </w:divBdr>
    </w:div>
    <w:div w:id="1133062929">
      <w:bodyDiv w:val="1"/>
      <w:marLeft w:val="0"/>
      <w:marRight w:val="0"/>
      <w:marTop w:val="0"/>
      <w:marBottom w:val="0"/>
      <w:divBdr>
        <w:top w:val="none" w:sz="0" w:space="0" w:color="auto"/>
        <w:left w:val="none" w:sz="0" w:space="0" w:color="auto"/>
        <w:bottom w:val="none" w:sz="0" w:space="0" w:color="auto"/>
        <w:right w:val="none" w:sz="0" w:space="0" w:color="auto"/>
      </w:divBdr>
    </w:div>
    <w:div w:id="1160996736">
      <w:bodyDiv w:val="1"/>
      <w:marLeft w:val="0"/>
      <w:marRight w:val="0"/>
      <w:marTop w:val="0"/>
      <w:marBottom w:val="0"/>
      <w:divBdr>
        <w:top w:val="none" w:sz="0" w:space="0" w:color="auto"/>
        <w:left w:val="none" w:sz="0" w:space="0" w:color="auto"/>
        <w:bottom w:val="none" w:sz="0" w:space="0" w:color="auto"/>
        <w:right w:val="none" w:sz="0" w:space="0" w:color="auto"/>
      </w:divBdr>
      <w:divsChild>
        <w:div w:id="2102532046">
          <w:marLeft w:val="0"/>
          <w:marRight w:val="0"/>
          <w:marTop w:val="0"/>
          <w:marBottom w:val="0"/>
          <w:divBdr>
            <w:top w:val="none" w:sz="0" w:space="0" w:color="auto"/>
            <w:left w:val="none" w:sz="0" w:space="0" w:color="auto"/>
            <w:bottom w:val="none" w:sz="0" w:space="0" w:color="auto"/>
            <w:right w:val="none" w:sz="0" w:space="0" w:color="auto"/>
          </w:divBdr>
          <w:divsChild>
            <w:div w:id="310140644">
              <w:marLeft w:val="0"/>
              <w:marRight w:val="0"/>
              <w:marTop w:val="0"/>
              <w:marBottom w:val="0"/>
              <w:divBdr>
                <w:top w:val="none" w:sz="0" w:space="0" w:color="auto"/>
                <w:left w:val="none" w:sz="0" w:space="0" w:color="auto"/>
                <w:bottom w:val="none" w:sz="0" w:space="0" w:color="auto"/>
                <w:right w:val="none" w:sz="0" w:space="0" w:color="auto"/>
              </w:divBdr>
              <w:divsChild>
                <w:div w:id="1561480575">
                  <w:marLeft w:val="0"/>
                  <w:marRight w:val="0"/>
                  <w:marTop w:val="0"/>
                  <w:marBottom w:val="0"/>
                  <w:divBdr>
                    <w:top w:val="none" w:sz="0" w:space="0" w:color="auto"/>
                    <w:left w:val="none" w:sz="0" w:space="0" w:color="auto"/>
                    <w:bottom w:val="none" w:sz="0" w:space="0" w:color="auto"/>
                    <w:right w:val="none" w:sz="0" w:space="0" w:color="auto"/>
                  </w:divBdr>
                  <w:divsChild>
                    <w:div w:id="1231650340">
                      <w:marLeft w:val="0"/>
                      <w:marRight w:val="0"/>
                      <w:marTop w:val="0"/>
                      <w:marBottom w:val="0"/>
                      <w:divBdr>
                        <w:top w:val="none" w:sz="0" w:space="0" w:color="auto"/>
                        <w:left w:val="none" w:sz="0" w:space="0" w:color="auto"/>
                        <w:bottom w:val="none" w:sz="0" w:space="0" w:color="auto"/>
                        <w:right w:val="none" w:sz="0" w:space="0" w:color="auto"/>
                      </w:divBdr>
                      <w:divsChild>
                        <w:div w:id="741679462">
                          <w:marLeft w:val="0"/>
                          <w:marRight w:val="0"/>
                          <w:marTop w:val="0"/>
                          <w:marBottom w:val="0"/>
                          <w:divBdr>
                            <w:top w:val="none" w:sz="0" w:space="0" w:color="auto"/>
                            <w:left w:val="none" w:sz="0" w:space="0" w:color="auto"/>
                            <w:bottom w:val="none" w:sz="0" w:space="0" w:color="auto"/>
                            <w:right w:val="none" w:sz="0" w:space="0" w:color="auto"/>
                          </w:divBdr>
                          <w:divsChild>
                            <w:div w:id="688802158">
                              <w:marLeft w:val="0"/>
                              <w:marRight w:val="0"/>
                              <w:marTop w:val="0"/>
                              <w:marBottom w:val="0"/>
                              <w:divBdr>
                                <w:top w:val="none" w:sz="0" w:space="0" w:color="auto"/>
                                <w:left w:val="none" w:sz="0" w:space="0" w:color="auto"/>
                                <w:bottom w:val="none" w:sz="0" w:space="0" w:color="auto"/>
                                <w:right w:val="none" w:sz="0" w:space="0" w:color="auto"/>
                              </w:divBdr>
                              <w:divsChild>
                                <w:div w:id="198469767">
                                  <w:marLeft w:val="0"/>
                                  <w:marRight w:val="0"/>
                                  <w:marTop w:val="0"/>
                                  <w:marBottom w:val="0"/>
                                  <w:divBdr>
                                    <w:top w:val="none" w:sz="0" w:space="0" w:color="auto"/>
                                    <w:left w:val="none" w:sz="0" w:space="0" w:color="auto"/>
                                    <w:bottom w:val="none" w:sz="0" w:space="0" w:color="auto"/>
                                    <w:right w:val="none" w:sz="0" w:space="0" w:color="auto"/>
                                  </w:divBdr>
                                  <w:divsChild>
                                    <w:div w:id="1696924586">
                                      <w:marLeft w:val="0"/>
                                      <w:marRight w:val="0"/>
                                      <w:marTop w:val="0"/>
                                      <w:marBottom w:val="0"/>
                                      <w:divBdr>
                                        <w:top w:val="none" w:sz="0" w:space="0" w:color="auto"/>
                                        <w:left w:val="none" w:sz="0" w:space="0" w:color="auto"/>
                                        <w:bottom w:val="none" w:sz="0" w:space="0" w:color="auto"/>
                                        <w:right w:val="none" w:sz="0" w:space="0" w:color="auto"/>
                                      </w:divBdr>
                                      <w:divsChild>
                                        <w:div w:id="946237087">
                                          <w:marLeft w:val="0"/>
                                          <w:marRight w:val="0"/>
                                          <w:marTop w:val="0"/>
                                          <w:marBottom w:val="0"/>
                                          <w:divBdr>
                                            <w:top w:val="none" w:sz="0" w:space="0" w:color="auto"/>
                                            <w:left w:val="none" w:sz="0" w:space="0" w:color="auto"/>
                                            <w:bottom w:val="none" w:sz="0" w:space="0" w:color="auto"/>
                                            <w:right w:val="none" w:sz="0" w:space="0" w:color="auto"/>
                                          </w:divBdr>
                                          <w:divsChild>
                                            <w:div w:id="1945183583">
                                              <w:marLeft w:val="0"/>
                                              <w:marRight w:val="0"/>
                                              <w:marTop w:val="0"/>
                                              <w:marBottom w:val="0"/>
                                              <w:divBdr>
                                                <w:top w:val="none" w:sz="0" w:space="0" w:color="auto"/>
                                                <w:left w:val="none" w:sz="0" w:space="0" w:color="auto"/>
                                                <w:bottom w:val="none" w:sz="0" w:space="0" w:color="auto"/>
                                                <w:right w:val="none" w:sz="0" w:space="0" w:color="auto"/>
                                              </w:divBdr>
                                              <w:divsChild>
                                                <w:div w:id="889153980">
                                                  <w:marLeft w:val="0"/>
                                                  <w:marRight w:val="0"/>
                                                  <w:marTop w:val="0"/>
                                                  <w:marBottom w:val="0"/>
                                                  <w:divBdr>
                                                    <w:top w:val="none" w:sz="0" w:space="0" w:color="auto"/>
                                                    <w:left w:val="none" w:sz="0" w:space="0" w:color="auto"/>
                                                    <w:bottom w:val="none" w:sz="0" w:space="0" w:color="auto"/>
                                                    <w:right w:val="none" w:sz="0" w:space="0" w:color="auto"/>
                                                  </w:divBdr>
                                                  <w:divsChild>
                                                    <w:div w:id="1346590450">
                                                      <w:marLeft w:val="0"/>
                                                      <w:marRight w:val="0"/>
                                                      <w:marTop w:val="0"/>
                                                      <w:marBottom w:val="0"/>
                                                      <w:divBdr>
                                                        <w:top w:val="single" w:sz="12" w:space="0" w:color="ABABAB"/>
                                                        <w:left w:val="single" w:sz="6" w:space="0" w:color="ABABAB"/>
                                                        <w:bottom w:val="none" w:sz="0" w:space="0" w:color="auto"/>
                                                        <w:right w:val="single" w:sz="6" w:space="0" w:color="ABABAB"/>
                                                      </w:divBdr>
                                                      <w:divsChild>
                                                        <w:div w:id="2133211616">
                                                          <w:marLeft w:val="0"/>
                                                          <w:marRight w:val="0"/>
                                                          <w:marTop w:val="0"/>
                                                          <w:marBottom w:val="0"/>
                                                          <w:divBdr>
                                                            <w:top w:val="none" w:sz="0" w:space="0" w:color="auto"/>
                                                            <w:left w:val="none" w:sz="0" w:space="0" w:color="auto"/>
                                                            <w:bottom w:val="none" w:sz="0" w:space="0" w:color="auto"/>
                                                            <w:right w:val="none" w:sz="0" w:space="0" w:color="auto"/>
                                                          </w:divBdr>
                                                          <w:divsChild>
                                                            <w:div w:id="1300646083">
                                                              <w:marLeft w:val="0"/>
                                                              <w:marRight w:val="0"/>
                                                              <w:marTop w:val="0"/>
                                                              <w:marBottom w:val="0"/>
                                                              <w:divBdr>
                                                                <w:top w:val="none" w:sz="0" w:space="0" w:color="auto"/>
                                                                <w:left w:val="none" w:sz="0" w:space="0" w:color="auto"/>
                                                                <w:bottom w:val="none" w:sz="0" w:space="0" w:color="auto"/>
                                                                <w:right w:val="none" w:sz="0" w:space="0" w:color="auto"/>
                                                              </w:divBdr>
                                                              <w:divsChild>
                                                                <w:div w:id="797337656">
                                                                  <w:marLeft w:val="0"/>
                                                                  <w:marRight w:val="0"/>
                                                                  <w:marTop w:val="0"/>
                                                                  <w:marBottom w:val="0"/>
                                                                  <w:divBdr>
                                                                    <w:top w:val="none" w:sz="0" w:space="0" w:color="auto"/>
                                                                    <w:left w:val="none" w:sz="0" w:space="0" w:color="auto"/>
                                                                    <w:bottom w:val="none" w:sz="0" w:space="0" w:color="auto"/>
                                                                    <w:right w:val="none" w:sz="0" w:space="0" w:color="auto"/>
                                                                  </w:divBdr>
                                                                  <w:divsChild>
                                                                    <w:div w:id="1807427978">
                                                                      <w:marLeft w:val="0"/>
                                                                      <w:marRight w:val="0"/>
                                                                      <w:marTop w:val="0"/>
                                                                      <w:marBottom w:val="0"/>
                                                                      <w:divBdr>
                                                                        <w:top w:val="none" w:sz="0" w:space="0" w:color="auto"/>
                                                                        <w:left w:val="none" w:sz="0" w:space="0" w:color="auto"/>
                                                                        <w:bottom w:val="none" w:sz="0" w:space="0" w:color="auto"/>
                                                                        <w:right w:val="none" w:sz="0" w:space="0" w:color="auto"/>
                                                                      </w:divBdr>
                                                                      <w:divsChild>
                                                                        <w:div w:id="807476018">
                                                                          <w:marLeft w:val="0"/>
                                                                          <w:marRight w:val="0"/>
                                                                          <w:marTop w:val="0"/>
                                                                          <w:marBottom w:val="0"/>
                                                                          <w:divBdr>
                                                                            <w:top w:val="none" w:sz="0" w:space="0" w:color="auto"/>
                                                                            <w:left w:val="none" w:sz="0" w:space="0" w:color="auto"/>
                                                                            <w:bottom w:val="none" w:sz="0" w:space="0" w:color="auto"/>
                                                                            <w:right w:val="none" w:sz="0" w:space="0" w:color="auto"/>
                                                                          </w:divBdr>
                                                                          <w:divsChild>
                                                                            <w:div w:id="25833183">
                                                                              <w:marLeft w:val="0"/>
                                                                              <w:marRight w:val="0"/>
                                                                              <w:marTop w:val="0"/>
                                                                              <w:marBottom w:val="0"/>
                                                                              <w:divBdr>
                                                                                <w:top w:val="none" w:sz="0" w:space="0" w:color="auto"/>
                                                                                <w:left w:val="none" w:sz="0" w:space="0" w:color="auto"/>
                                                                                <w:bottom w:val="none" w:sz="0" w:space="0" w:color="auto"/>
                                                                                <w:right w:val="none" w:sz="0" w:space="0" w:color="auto"/>
                                                                              </w:divBdr>
                                                                              <w:divsChild>
                                                                                <w:div w:id="1212232293">
                                                                                  <w:marLeft w:val="0"/>
                                                                                  <w:marRight w:val="0"/>
                                                                                  <w:marTop w:val="0"/>
                                                                                  <w:marBottom w:val="0"/>
                                                                                  <w:divBdr>
                                                                                    <w:top w:val="none" w:sz="0" w:space="0" w:color="auto"/>
                                                                                    <w:left w:val="none" w:sz="0" w:space="0" w:color="auto"/>
                                                                                    <w:bottom w:val="none" w:sz="0" w:space="0" w:color="auto"/>
                                                                                    <w:right w:val="none" w:sz="0" w:space="0" w:color="auto"/>
                                                                                  </w:divBdr>
                                                                                </w:div>
                                                                                <w:div w:id="1221743145">
                                                                                  <w:marLeft w:val="0"/>
                                                                                  <w:marRight w:val="0"/>
                                                                                  <w:marTop w:val="0"/>
                                                                                  <w:marBottom w:val="0"/>
                                                                                  <w:divBdr>
                                                                                    <w:top w:val="none" w:sz="0" w:space="0" w:color="auto"/>
                                                                                    <w:left w:val="none" w:sz="0" w:space="0" w:color="auto"/>
                                                                                    <w:bottom w:val="none" w:sz="0" w:space="0" w:color="auto"/>
                                                                                    <w:right w:val="none" w:sz="0" w:space="0" w:color="auto"/>
                                                                                  </w:divBdr>
                                                                                </w:div>
                                                                                <w:div w:id="1228222699">
                                                                                  <w:marLeft w:val="0"/>
                                                                                  <w:marRight w:val="0"/>
                                                                                  <w:marTop w:val="0"/>
                                                                                  <w:marBottom w:val="0"/>
                                                                                  <w:divBdr>
                                                                                    <w:top w:val="none" w:sz="0" w:space="0" w:color="auto"/>
                                                                                    <w:left w:val="none" w:sz="0" w:space="0" w:color="auto"/>
                                                                                    <w:bottom w:val="none" w:sz="0" w:space="0" w:color="auto"/>
                                                                                    <w:right w:val="none" w:sz="0" w:space="0" w:color="auto"/>
                                                                                  </w:divBdr>
                                                                                </w:div>
                                                                                <w:div w:id="162978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63158265">
      <w:bodyDiv w:val="1"/>
      <w:marLeft w:val="0"/>
      <w:marRight w:val="0"/>
      <w:marTop w:val="0"/>
      <w:marBottom w:val="0"/>
      <w:divBdr>
        <w:top w:val="none" w:sz="0" w:space="0" w:color="auto"/>
        <w:left w:val="none" w:sz="0" w:space="0" w:color="auto"/>
        <w:bottom w:val="none" w:sz="0" w:space="0" w:color="auto"/>
        <w:right w:val="none" w:sz="0" w:space="0" w:color="auto"/>
      </w:divBdr>
    </w:div>
    <w:div w:id="1172792048">
      <w:bodyDiv w:val="1"/>
      <w:marLeft w:val="0"/>
      <w:marRight w:val="0"/>
      <w:marTop w:val="0"/>
      <w:marBottom w:val="0"/>
      <w:divBdr>
        <w:top w:val="none" w:sz="0" w:space="0" w:color="auto"/>
        <w:left w:val="none" w:sz="0" w:space="0" w:color="auto"/>
        <w:bottom w:val="none" w:sz="0" w:space="0" w:color="auto"/>
        <w:right w:val="none" w:sz="0" w:space="0" w:color="auto"/>
      </w:divBdr>
    </w:div>
    <w:div w:id="1193030393">
      <w:bodyDiv w:val="1"/>
      <w:marLeft w:val="0"/>
      <w:marRight w:val="0"/>
      <w:marTop w:val="0"/>
      <w:marBottom w:val="0"/>
      <w:divBdr>
        <w:top w:val="none" w:sz="0" w:space="0" w:color="auto"/>
        <w:left w:val="none" w:sz="0" w:space="0" w:color="auto"/>
        <w:bottom w:val="none" w:sz="0" w:space="0" w:color="auto"/>
        <w:right w:val="none" w:sz="0" w:space="0" w:color="auto"/>
      </w:divBdr>
    </w:div>
    <w:div w:id="1195773699">
      <w:bodyDiv w:val="1"/>
      <w:marLeft w:val="0"/>
      <w:marRight w:val="0"/>
      <w:marTop w:val="0"/>
      <w:marBottom w:val="0"/>
      <w:divBdr>
        <w:top w:val="none" w:sz="0" w:space="0" w:color="auto"/>
        <w:left w:val="none" w:sz="0" w:space="0" w:color="auto"/>
        <w:bottom w:val="none" w:sz="0" w:space="0" w:color="auto"/>
        <w:right w:val="none" w:sz="0" w:space="0" w:color="auto"/>
      </w:divBdr>
    </w:div>
    <w:div w:id="1211309324">
      <w:bodyDiv w:val="1"/>
      <w:marLeft w:val="0"/>
      <w:marRight w:val="0"/>
      <w:marTop w:val="0"/>
      <w:marBottom w:val="0"/>
      <w:divBdr>
        <w:top w:val="none" w:sz="0" w:space="0" w:color="auto"/>
        <w:left w:val="none" w:sz="0" w:space="0" w:color="auto"/>
        <w:bottom w:val="none" w:sz="0" w:space="0" w:color="auto"/>
        <w:right w:val="none" w:sz="0" w:space="0" w:color="auto"/>
      </w:divBdr>
    </w:div>
    <w:div w:id="1229655112">
      <w:bodyDiv w:val="1"/>
      <w:marLeft w:val="0"/>
      <w:marRight w:val="0"/>
      <w:marTop w:val="0"/>
      <w:marBottom w:val="0"/>
      <w:divBdr>
        <w:top w:val="none" w:sz="0" w:space="0" w:color="auto"/>
        <w:left w:val="none" w:sz="0" w:space="0" w:color="auto"/>
        <w:bottom w:val="none" w:sz="0" w:space="0" w:color="auto"/>
        <w:right w:val="none" w:sz="0" w:space="0" w:color="auto"/>
      </w:divBdr>
    </w:div>
    <w:div w:id="1262493137">
      <w:bodyDiv w:val="1"/>
      <w:marLeft w:val="0"/>
      <w:marRight w:val="0"/>
      <w:marTop w:val="0"/>
      <w:marBottom w:val="0"/>
      <w:divBdr>
        <w:top w:val="none" w:sz="0" w:space="0" w:color="auto"/>
        <w:left w:val="none" w:sz="0" w:space="0" w:color="auto"/>
        <w:bottom w:val="none" w:sz="0" w:space="0" w:color="auto"/>
        <w:right w:val="none" w:sz="0" w:space="0" w:color="auto"/>
      </w:divBdr>
    </w:div>
    <w:div w:id="1269118810">
      <w:bodyDiv w:val="1"/>
      <w:marLeft w:val="0"/>
      <w:marRight w:val="0"/>
      <w:marTop w:val="0"/>
      <w:marBottom w:val="0"/>
      <w:divBdr>
        <w:top w:val="none" w:sz="0" w:space="0" w:color="auto"/>
        <w:left w:val="none" w:sz="0" w:space="0" w:color="auto"/>
        <w:bottom w:val="none" w:sz="0" w:space="0" w:color="auto"/>
        <w:right w:val="none" w:sz="0" w:space="0" w:color="auto"/>
      </w:divBdr>
      <w:divsChild>
        <w:div w:id="1742602969">
          <w:marLeft w:val="0"/>
          <w:marRight w:val="0"/>
          <w:marTop w:val="0"/>
          <w:marBottom w:val="0"/>
          <w:divBdr>
            <w:top w:val="none" w:sz="0" w:space="0" w:color="auto"/>
            <w:left w:val="none" w:sz="0" w:space="0" w:color="auto"/>
            <w:bottom w:val="none" w:sz="0" w:space="0" w:color="auto"/>
            <w:right w:val="none" w:sz="0" w:space="0" w:color="auto"/>
          </w:divBdr>
          <w:divsChild>
            <w:div w:id="1237012191">
              <w:marLeft w:val="0"/>
              <w:marRight w:val="0"/>
              <w:marTop w:val="0"/>
              <w:marBottom w:val="0"/>
              <w:divBdr>
                <w:top w:val="none" w:sz="0" w:space="0" w:color="auto"/>
                <w:left w:val="none" w:sz="0" w:space="0" w:color="auto"/>
                <w:bottom w:val="none" w:sz="0" w:space="0" w:color="auto"/>
                <w:right w:val="none" w:sz="0" w:space="0" w:color="auto"/>
              </w:divBdr>
              <w:divsChild>
                <w:div w:id="464348839">
                  <w:marLeft w:val="0"/>
                  <w:marRight w:val="0"/>
                  <w:marTop w:val="0"/>
                  <w:marBottom w:val="0"/>
                  <w:divBdr>
                    <w:top w:val="none" w:sz="0" w:space="0" w:color="auto"/>
                    <w:left w:val="none" w:sz="0" w:space="0" w:color="auto"/>
                    <w:bottom w:val="none" w:sz="0" w:space="0" w:color="auto"/>
                    <w:right w:val="none" w:sz="0" w:space="0" w:color="auto"/>
                  </w:divBdr>
                  <w:divsChild>
                    <w:div w:id="8526307">
                      <w:marLeft w:val="0"/>
                      <w:marRight w:val="0"/>
                      <w:marTop w:val="0"/>
                      <w:marBottom w:val="0"/>
                      <w:divBdr>
                        <w:top w:val="none" w:sz="0" w:space="0" w:color="auto"/>
                        <w:left w:val="none" w:sz="0" w:space="0" w:color="auto"/>
                        <w:bottom w:val="none" w:sz="0" w:space="0" w:color="auto"/>
                        <w:right w:val="none" w:sz="0" w:space="0" w:color="auto"/>
                      </w:divBdr>
                      <w:divsChild>
                        <w:div w:id="242839847">
                          <w:marLeft w:val="0"/>
                          <w:marRight w:val="0"/>
                          <w:marTop w:val="0"/>
                          <w:marBottom w:val="0"/>
                          <w:divBdr>
                            <w:top w:val="none" w:sz="0" w:space="0" w:color="auto"/>
                            <w:left w:val="none" w:sz="0" w:space="0" w:color="auto"/>
                            <w:bottom w:val="none" w:sz="0" w:space="0" w:color="auto"/>
                            <w:right w:val="none" w:sz="0" w:space="0" w:color="auto"/>
                          </w:divBdr>
                          <w:divsChild>
                            <w:div w:id="1520662703">
                              <w:marLeft w:val="0"/>
                              <w:marRight w:val="0"/>
                              <w:marTop w:val="0"/>
                              <w:marBottom w:val="0"/>
                              <w:divBdr>
                                <w:top w:val="none" w:sz="0" w:space="0" w:color="auto"/>
                                <w:left w:val="none" w:sz="0" w:space="0" w:color="auto"/>
                                <w:bottom w:val="none" w:sz="0" w:space="0" w:color="auto"/>
                                <w:right w:val="none" w:sz="0" w:space="0" w:color="auto"/>
                              </w:divBdr>
                              <w:divsChild>
                                <w:div w:id="647902621">
                                  <w:marLeft w:val="0"/>
                                  <w:marRight w:val="0"/>
                                  <w:marTop w:val="0"/>
                                  <w:marBottom w:val="0"/>
                                  <w:divBdr>
                                    <w:top w:val="none" w:sz="0" w:space="0" w:color="auto"/>
                                    <w:left w:val="none" w:sz="0" w:space="0" w:color="auto"/>
                                    <w:bottom w:val="none" w:sz="0" w:space="0" w:color="auto"/>
                                    <w:right w:val="none" w:sz="0" w:space="0" w:color="auto"/>
                                  </w:divBdr>
                                  <w:divsChild>
                                    <w:div w:id="1756240061">
                                      <w:marLeft w:val="0"/>
                                      <w:marRight w:val="0"/>
                                      <w:marTop w:val="0"/>
                                      <w:marBottom w:val="0"/>
                                      <w:divBdr>
                                        <w:top w:val="none" w:sz="0" w:space="0" w:color="auto"/>
                                        <w:left w:val="none" w:sz="0" w:space="0" w:color="auto"/>
                                        <w:bottom w:val="none" w:sz="0" w:space="0" w:color="auto"/>
                                        <w:right w:val="none" w:sz="0" w:space="0" w:color="auto"/>
                                      </w:divBdr>
                                      <w:divsChild>
                                        <w:div w:id="1882935541">
                                          <w:marLeft w:val="0"/>
                                          <w:marRight w:val="0"/>
                                          <w:marTop w:val="0"/>
                                          <w:marBottom w:val="0"/>
                                          <w:divBdr>
                                            <w:top w:val="none" w:sz="0" w:space="0" w:color="auto"/>
                                            <w:left w:val="none" w:sz="0" w:space="0" w:color="auto"/>
                                            <w:bottom w:val="none" w:sz="0" w:space="0" w:color="auto"/>
                                            <w:right w:val="none" w:sz="0" w:space="0" w:color="auto"/>
                                          </w:divBdr>
                                          <w:divsChild>
                                            <w:div w:id="926815290">
                                              <w:marLeft w:val="3444"/>
                                              <w:marRight w:val="0"/>
                                              <w:marTop w:val="0"/>
                                              <w:marBottom w:val="0"/>
                                              <w:divBdr>
                                                <w:top w:val="single" w:sz="4" w:space="0" w:color="D2D5D7"/>
                                                <w:left w:val="single" w:sz="4" w:space="0" w:color="D2D5D7"/>
                                                <w:bottom w:val="none" w:sz="0" w:space="0" w:color="auto"/>
                                                <w:right w:val="single" w:sz="4" w:space="0" w:color="D2D5D7"/>
                                              </w:divBdr>
                                              <w:divsChild>
                                                <w:div w:id="1970041645">
                                                  <w:marLeft w:val="0"/>
                                                  <w:marRight w:val="0"/>
                                                  <w:marTop w:val="0"/>
                                                  <w:marBottom w:val="0"/>
                                                  <w:divBdr>
                                                    <w:top w:val="none" w:sz="0" w:space="0" w:color="auto"/>
                                                    <w:left w:val="none" w:sz="0" w:space="0" w:color="auto"/>
                                                    <w:bottom w:val="none" w:sz="0" w:space="0" w:color="auto"/>
                                                    <w:right w:val="none" w:sz="0" w:space="0" w:color="auto"/>
                                                  </w:divBdr>
                                                  <w:divsChild>
                                                    <w:div w:id="1034814757">
                                                      <w:marLeft w:val="0"/>
                                                      <w:marRight w:val="0"/>
                                                      <w:marTop w:val="0"/>
                                                      <w:marBottom w:val="0"/>
                                                      <w:divBdr>
                                                        <w:top w:val="none" w:sz="0" w:space="0" w:color="auto"/>
                                                        <w:left w:val="none" w:sz="0" w:space="0" w:color="auto"/>
                                                        <w:bottom w:val="none" w:sz="0" w:space="0" w:color="auto"/>
                                                        <w:right w:val="none" w:sz="0" w:space="0" w:color="auto"/>
                                                      </w:divBdr>
                                                      <w:divsChild>
                                                        <w:div w:id="555243030">
                                                          <w:marLeft w:val="0"/>
                                                          <w:marRight w:val="0"/>
                                                          <w:marTop w:val="0"/>
                                                          <w:marBottom w:val="0"/>
                                                          <w:divBdr>
                                                            <w:top w:val="none" w:sz="0" w:space="0" w:color="auto"/>
                                                            <w:left w:val="none" w:sz="0" w:space="0" w:color="auto"/>
                                                            <w:bottom w:val="none" w:sz="0" w:space="0" w:color="auto"/>
                                                            <w:right w:val="none" w:sz="0" w:space="0" w:color="auto"/>
                                                          </w:divBdr>
                                                          <w:divsChild>
                                                            <w:div w:id="2017730383">
                                                              <w:marLeft w:val="0"/>
                                                              <w:marRight w:val="0"/>
                                                              <w:marTop w:val="0"/>
                                                              <w:marBottom w:val="0"/>
                                                              <w:divBdr>
                                                                <w:top w:val="none" w:sz="0" w:space="0" w:color="auto"/>
                                                                <w:left w:val="none" w:sz="0" w:space="0" w:color="auto"/>
                                                                <w:bottom w:val="none" w:sz="0" w:space="0" w:color="auto"/>
                                                                <w:right w:val="none" w:sz="0" w:space="0" w:color="auto"/>
                                                              </w:divBdr>
                                                              <w:divsChild>
                                                                <w:div w:id="706443923">
                                                                  <w:marLeft w:val="0"/>
                                                                  <w:marRight w:val="0"/>
                                                                  <w:marTop w:val="0"/>
                                                                  <w:marBottom w:val="0"/>
                                                                  <w:divBdr>
                                                                    <w:top w:val="none" w:sz="0" w:space="0" w:color="auto"/>
                                                                    <w:left w:val="none" w:sz="0" w:space="0" w:color="auto"/>
                                                                    <w:bottom w:val="none" w:sz="0" w:space="0" w:color="auto"/>
                                                                    <w:right w:val="none" w:sz="0" w:space="0" w:color="auto"/>
                                                                  </w:divBdr>
                                                                  <w:divsChild>
                                                                    <w:div w:id="63487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80260425">
      <w:bodyDiv w:val="1"/>
      <w:marLeft w:val="0"/>
      <w:marRight w:val="0"/>
      <w:marTop w:val="0"/>
      <w:marBottom w:val="0"/>
      <w:divBdr>
        <w:top w:val="none" w:sz="0" w:space="0" w:color="auto"/>
        <w:left w:val="none" w:sz="0" w:space="0" w:color="auto"/>
        <w:bottom w:val="none" w:sz="0" w:space="0" w:color="auto"/>
        <w:right w:val="none" w:sz="0" w:space="0" w:color="auto"/>
      </w:divBdr>
    </w:div>
    <w:div w:id="1283227026">
      <w:bodyDiv w:val="1"/>
      <w:marLeft w:val="0"/>
      <w:marRight w:val="0"/>
      <w:marTop w:val="0"/>
      <w:marBottom w:val="0"/>
      <w:divBdr>
        <w:top w:val="none" w:sz="0" w:space="0" w:color="auto"/>
        <w:left w:val="none" w:sz="0" w:space="0" w:color="auto"/>
        <w:bottom w:val="none" w:sz="0" w:space="0" w:color="auto"/>
        <w:right w:val="none" w:sz="0" w:space="0" w:color="auto"/>
      </w:divBdr>
    </w:div>
    <w:div w:id="1290551962">
      <w:bodyDiv w:val="1"/>
      <w:marLeft w:val="0"/>
      <w:marRight w:val="0"/>
      <w:marTop w:val="0"/>
      <w:marBottom w:val="0"/>
      <w:divBdr>
        <w:top w:val="none" w:sz="0" w:space="0" w:color="auto"/>
        <w:left w:val="none" w:sz="0" w:space="0" w:color="auto"/>
        <w:bottom w:val="none" w:sz="0" w:space="0" w:color="auto"/>
        <w:right w:val="none" w:sz="0" w:space="0" w:color="auto"/>
      </w:divBdr>
      <w:divsChild>
        <w:div w:id="1474787772">
          <w:marLeft w:val="0"/>
          <w:marRight w:val="0"/>
          <w:marTop w:val="0"/>
          <w:marBottom w:val="0"/>
          <w:divBdr>
            <w:top w:val="none" w:sz="0" w:space="0" w:color="auto"/>
            <w:left w:val="none" w:sz="0" w:space="0" w:color="auto"/>
            <w:bottom w:val="none" w:sz="0" w:space="0" w:color="auto"/>
            <w:right w:val="none" w:sz="0" w:space="0" w:color="auto"/>
          </w:divBdr>
          <w:divsChild>
            <w:div w:id="1762557419">
              <w:marLeft w:val="0"/>
              <w:marRight w:val="0"/>
              <w:marTop w:val="0"/>
              <w:marBottom w:val="0"/>
              <w:divBdr>
                <w:top w:val="none" w:sz="0" w:space="0" w:color="auto"/>
                <w:left w:val="none" w:sz="0" w:space="0" w:color="auto"/>
                <w:bottom w:val="none" w:sz="0" w:space="0" w:color="auto"/>
                <w:right w:val="none" w:sz="0" w:space="0" w:color="auto"/>
              </w:divBdr>
              <w:divsChild>
                <w:div w:id="73091580">
                  <w:marLeft w:val="0"/>
                  <w:marRight w:val="0"/>
                  <w:marTop w:val="0"/>
                  <w:marBottom w:val="0"/>
                  <w:divBdr>
                    <w:top w:val="none" w:sz="0" w:space="0" w:color="auto"/>
                    <w:left w:val="none" w:sz="0" w:space="0" w:color="auto"/>
                    <w:bottom w:val="none" w:sz="0" w:space="0" w:color="auto"/>
                    <w:right w:val="none" w:sz="0" w:space="0" w:color="auto"/>
                  </w:divBdr>
                  <w:divsChild>
                    <w:div w:id="156899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453855">
      <w:bodyDiv w:val="1"/>
      <w:marLeft w:val="0"/>
      <w:marRight w:val="0"/>
      <w:marTop w:val="0"/>
      <w:marBottom w:val="0"/>
      <w:divBdr>
        <w:top w:val="none" w:sz="0" w:space="0" w:color="auto"/>
        <w:left w:val="none" w:sz="0" w:space="0" w:color="auto"/>
        <w:bottom w:val="none" w:sz="0" w:space="0" w:color="auto"/>
        <w:right w:val="none" w:sz="0" w:space="0" w:color="auto"/>
      </w:divBdr>
      <w:divsChild>
        <w:div w:id="486440907">
          <w:marLeft w:val="0"/>
          <w:marRight w:val="0"/>
          <w:marTop w:val="0"/>
          <w:marBottom w:val="0"/>
          <w:divBdr>
            <w:top w:val="none" w:sz="0" w:space="0" w:color="auto"/>
            <w:left w:val="none" w:sz="0" w:space="0" w:color="auto"/>
            <w:bottom w:val="none" w:sz="0" w:space="0" w:color="auto"/>
            <w:right w:val="none" w:sz="0" w:space="0" w:color="auto"/>
          </w:divBdr>
          <w:divsChild>
            <w:div w:id="769473978">
              <w:marLeft w:val="0"/>
              <w:marRight w:val="0"/>
              <w:marTop w:val="0"/>
              <w:marBottom w:val="0"/>
              <w:divBdr>
                <w:top w:val="none" w:sz="0" w:space="0" w:color="auto"/>
                <w:left w:val="none" w:sz="0" w:space="0" w:color="auto"/>
                <w:bottom w:val="none" w:sz="0" w:space="0" w:color="auto"/>
                <w:right w:val="none" w:sz="0" w:space="0" w:color="auto"/>
              </w:divBdr>
              <w:divsChild>
                <w:div w:id="775369656">
                  <w:marLeft w:val="0"/>
                  <w:marRight w:val="0"/>
                  <w:marTop w:val="0"/>
                  <w:marBottom w:val="0"/>
                  <w:divBdr>
                    <w:top w:val="none" w:sz="0" w:space="0" w:color="auto"/>
                    <w:left w:val="none" w:sz="0" w:space="0" w:color="auto"/>
                    <w:bottom w:val="none" w:sz="0" w:space="0" w:color="auto"/>
                    <w:right w:val="none" w:sz="0" w:space="0" w:color="auto"/>
                  </w:divBdr>
                  <w:divsChild>
                    <w:div w:id="126761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894571">
      <w:bodyDiv w:val="1"/>
      <w:marLeft w:val="0"/>
      <w:marRight w:val="0"/>
      <w:marTop w:val="0"/>
      <w:marBottom w:val="0"/>
      <w:divBdr>
        <w:top w:val="none" w:sz="0" w:space="0" w:color="auto"/>
        <w:left w:val="none" w:sz="0" w:space="0" w:color="auto"/>
        <w:bottom w:val="none" w:sz="0" w:space="0" w:color="auto"/>
        <w:right w:val="none" w:sz="0" w:space="0" w:color="auto"/>
      </w:divBdr>
      <w:divsChild>
        <w:div w:id="1778328634">
          <w:marLeft w:val="0"/>
          <w:marRight w:val="0"/>
          <w:marTop w:val="0"/>
          <w:marBottom w:val="0"/>
          <w:divBdr>
            <w:top w:val="none" w:sz="0" w:space="0" w:color="auto"/>
            <w:left w:val="none" w:sz="0" w:space="0" w:color="auto"/>
            <w:bottom w:val="none" w:sz="0" w:space="0" w:color="auto"/>
            <w:right w:val="none" w:sz="0" w:space="0" w:color="auto"/>
          </w:divBdr>
          <w:divsChild>
            <w:div w:id="61487908">
              <w:marLeft w:val="0"/>
              <w:marRight w:val="0"/>
              <w:marTop w:val="0"/>
              <w:marBottom w:val="0"/>
              <w:divBdr>
                <w:top w:val="none" w:sz="0" w:space="0" w:color="auto"/>
                <w:left w:val="none" w:sz="0" w:space="0" w:color="auto"/>
                <w:bottom w:val="none" w:sz="0" w:space="0" w:color="auto"/>
                <w:right w:val="none" w:sz="0" w:space="0" w:color="auto"/>
              </w:divBdr>
              <w:divsChild>
                <w:div w:id="2146385584">
                  <w:marLeft w:val="0"/>
                  <w:marRight w:val="0"/>
                  <w:marTop w:val="0"/>
                  <w:marBottom w:val="0"/>
                  <w:divBdr>
                    <w:top w:val="none" w:sz="0" w:space="0" w:color="auto"/>
                    <w:left w:val="none" w:sz="0" w:space="0" w:color="auto"/>
                    <w:bottom w:val="none" w:sz="0" w:space="0" w:color="auto"/>
                    <w:right w:val="none" w:sz="0" w:space="0" w:color="auto"/>
                  </w:divBdr>
                  <w:divsChild>
                    <w:div w:id="116424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686806">
      <w:bodyDiv w:val="1"/>
      <w:marLeft w:val="0"/>
      <w:marRight w:val="0"/>
      <w:marTop w:val="0"/>
      <w:marBottom w:val="0"/>
      <w:divBdr>
        <w:top w:val="none" w:sz="0" w:space="0" w:color="auto"/>
        <w:left w:val="none" w:sz="0" w:space="0" w:color="auto"/>
        <w:bottom w:val="none" w:sz="0" w:space="0" w:color="auto"/>
        <w:right w:val="none" w:sz="0" w:space="0" w:color="auto"/>
      </w:divBdr>
      <w:divsChild>
        <w:div w:id="2126459576">
          <w:marLeft w:val="0"/>
          <w:marRight w:val="0"/>
          <w:marTop w:val="0"/>
          <w:marBottom w:val="0"/>
          <w:divBdr>
            <w:top w:val="none" w:sz="0" w:space="0" w:color="auto"/>
            <w:left w:val="none" w:sz="0" w:space="0" w:color="auto"/>
            <w:bottom w:val="none" w:sz="0" w:space="0" w:color="auto"/>
            <w:right w:val="none" w:sz="0" w:space="0" w:color="auto"/>
          </w:divBdr>
          <w:divsChild>
            <w:div w:id="243340880">
              <w:marLeft w:val="0"/>
              <w:marRight w:val="0"/>
              <w:marTop w:val="0"/>
              <w:marBottom w:val="0"/>
              <w:divBdr>
                <w:top w:val="none" w:sz="0" w:space="0" w:color="auto"/>
                <w:left w:val="none" w:sz="0" w:space="0" w:color="auto"/>
                <w:bottom w:val="none" w:sz="0" w:space="0" w:color="auto"/>
                <w:right w:val="none" w:sz="0" w:space="0" w:color="auto"/>
              </w:divBdr>
            </w:div>
            <w:div w:id="1167787853">
              <w:marLeft w:val="0"/>
              <w:marRight w:val="0"/>
              <w:marTop w:val="0"/>
              <w:marBottom w:val="0"/>
              <w:divBdr>
                <w:top w:val="none" w:sz="0" w:space="0" w:color="auto"/>
                <w:left w:val="none" w:sz="0" w:space="0" w:color="auto"/>
                <w:bottom w:val="none" w:sz="0" w:space="0" w:color="auto"/>
                <w:right w:val="none" w:sz="0" w:space="0" w:color="auto"/>
              </w:divBdr>
              <w:divsChild>
                <w:div w:id="1480612478">
                  <w:marLeft w:val="0"/>
                  <w:marRight w:val="0"/>
                  <w:marTop w:val="0"/>
                  <w:marBottom w:val="0"/>
                  <w:divBdr>
                    <w:top w:val="none" w:sz="0" w:space="0" w:color="auto"/>
                    <w:left w:val="none" w:sz="0" w:space="0" w:color="auto"/>
                    <w:bottom w:val="none" w:sz="0" w:space="0" w:color="auto"/>
                    <w:right w:val="none" w:sz="0" w:space="0" w:color="auto"/>
                  </w:divBdr>
                  <w:divsChild>
                    <w:div w:id="118494143">
                      <w:marLeft w:val="0"/>
                      <w:marRight w:val="0"/>
                      <w:marTop w:val="0"/>
                      <w:marBottom w:val="0"/>
                      <w:divBdr>
                        <w:top w:val="none" w:sz="0" w:space="0" w:color="auto"/>
                        <w:left w:val="none" w:sz="0" w:space="0" w:color="auto"/>
                        <w:bottom w:val="none" w:sz="0" w:space="0" w:color="auto"/>
                        <w:right w:val="none" w:sz="0" w:space="0" w:color="auto"/>
                      </w:divBdr>
                      <w:divsChild>
                        <w:div w:id="1413770978">
                          <w:marLeft w:val="0"/>
                          <w:marRight w:val="0"/>
                          <w:marTop w:val="0"/>
                          <w:marBottom w:val="0"/>
                          <w:divBdr>
                            <w:top w:val="none" w:sz="0" w:space="0" w:color="auto"/>
                            <w:left w:val="none" w:sz="0" w:space="0" w:color="auto"/>
                            <w:bottom w:val="none" w:sz="0" w:space="0" w:color="auto"/>
                            <w:right w:val="none" w:sz="0" w:space="0" w:color="auto"/>
                          </w:divBdr>
                        </w:div>
                      </w:divsChild>
                    </w:div>
                    <w:div w:id="1845167353">
                      <w:marLeft w:val="0"/>
                      <w:marRight w:val="0"/>
                      <w:marTop w:val="0"/>
                      <w:marBottom w:val="0"/>
                      <w:divBdr>
                        <w:top w:val="none" w:sz="0" w:space="0" w:color="auto"/>
                        <w:left w:val="none" w:sz="0" w:space="0" w:color="auto"/>
                        <w:bottom w:val="none" w:sz="0" w:space="0" w:color="auto"/>
                        <w:right w:val="none" w:sz="0" w:space="0" w:color="auto"/>
                      </w:divBdr>
                      <w:divsChild>
                        <w:div w:id="1520505126">
                          <w:marLeft w:val="0"/>
                          <w:marRight w:val="0"/>
                          <w:marTop w:val="0"/>
                          <w:marBottom w:val="0"/>
                          <w:divBdr>
                            <w:top w:val="none" w:sz="0" w:space="0" w:color="auto"/>
                            <w:left w:val="none" w:sz="0" w:space="0" w:color="auto"/>
                            <w:bottom w:val="none" w:sz="0" w:space="0" w:color="auto"/>
                            <w:right w:val="none" w:sz="0" w:space="0" w:color="auto"/>
                          </w:divBdr>
                          <w:divsChild>
                            <w:div w:id="1908688566">
                              <w:marLeft w:val="0"/>
                              <w:marRight w:val="0"/>
                              <w:marTop w:val="0"/>
                              <w:marBottom w:val="0"/>
                              <w:divBdr>
                                <w:top w:val="none" w:sz="0" w:space="0" w:color="auto"/>
                                <w:left w:val="none" w:sz="0" w:space="0" w:color="auto"/>
                                <w:bottom w:val="none" w:sz="0" w:space="0" w:color="auto"/>
                                <w:right w:val="none" w:sz="0" w:space="0" w:color="auto"/>
                              </w:divBdr>
                              <w:divsChild>
                                <w:div w:id="60446526">
                                  <w:marLeft w:val="0"/>
                                  <w:marRight w:val="0"/>
                                  <w:marTop w:val="0"/>
                                  <w:marBottom w:val="0"/>
                                  <w:divBdr>
                                    <w:top w:val="none" w:sz="0" w:space="0" w:color="auto"/>
                                    <w:left w:val="none" w:sz="0" w:space="0" w:color="auto"/>
                                    <w:bottom w:val="none" w:sz="0" w:space="0" w:color="auto"/>
                                    <w:right w:val="none" w:sz="0" w:space="0" w:color="auto"/>
                                  </w:divBdr>
                                </w:div>
                                <w:div w:id="129710040">
                                  <w:marLeft w:val="0"/>
                                  <w:marRight w:val="0"/>
                                  <w:marTop w:val="0"/>
                                  <w:marBottom w:val="0"/>
                                  <w:divBdr>
                                    <w:top w:val="none" w:sz="0" w:space="0" w:color="auto"/>
                                    <w:left w:val="none" w:sz="0" w:space="0" w:color="auto"/>
                                    <w:bottom w:val="none" w:sz="0" w:space="0" w:color="auto"/>
                                    <w:right w:val="none" w:sz="0" w:space="0" w:color="auto"/>
                                  </w:divBdr>
                                </w:div>
                                <w:div w:id="170026930">
                                  <w:marLeft w:val="0"/>
                                  <w:marRight w:val="0"/>
                                  <w:marTop w:val="0"/>
                                  <w:marBottom w:val="0"/>
                                  <w:divBdr>
                                    <w:top w:val="none" w:sz="0" w:space="0" w:color="auto"/>
                                    <w:left w:val="none" w:sz="0" w:space="0" w:color="auto"/>
                                    <w:bottom w:val="none" w:sz="0" w:space="0" w:color="auto"/>
                                    <w:right w:val="none" w:sz="0" w:space="0" w:color="auto"/>
                                  </w:divBdr>
                                </w:div>
                                <w:div w:id="234243615">
                                  <w:marLeft w:val="0"/>
                                  <w:marRight w:val="0"/>
                                  <w:marTop w:val="0"/>
                                  <w:marBottom w:val="0"/>
                                  <w:divBdr>
                                    <w:top w:val="none" w:sz="0" w:space="0" w:color="auto"/>
                                    <w:left w:val="none" w:sz="0" w:space="0" w:color="auto"/>
                                    <w:bottom w:val="none" w:sz="0" w:space="0" w:color="auto"/>
                                    <w:right w:val="none" w:sz="0" w:space="0" w:color="auto"/>
                                  </w:divBdr>
                                </w:div>
                                <w:div w:id="276835139">
                                  <w:marLeft w:val="0"/>
                                  <w:marRight w:val="0"/>
                                  <w:marTop w:val="0"/>
                                  <w:marBottom w:val="0"/>
                                  <w:divBdr>
                                    <w:top w:val="none" w:sz="0" w:space="0" w:color="auto"/>
                                    <w:left w:val="none" w:sz="0" w:space="0" w:color="auto"/>
                                    <w:bottom w:val="none" w:sz="0" w:space="0" w:color="auto"/>
                                    <w:right w:val="none" w:sz="0" w:space="0" w:color="auto"/>
                                  </w:divBdr>
                                </w:div>
                                <w:div w:id="330448436">
                                  <w:marLeft w:val="0"/>
                                  <w:marRight w:val="0"/>
                                  <w:marTop w:val="0"/>
                                  <w:marBottom w:val="0"/>
                                  <w:divBdr>
                                    <w:top w:val="none" w:sz="0" w:space="0" w:color="auto"/>
                                    <w:left w:val="none" w:sz="0" w:space="0" w:color="auto"/>
                                    <w:bottom w:val="none" w:sz="0" w:space="0" w:color="auto"/>
                                    <w:right w:val="none" w:sz="0" w:space="0" w:color="auto"/>
                                  </w:divBdr>
                                </w:div>
                                <w:div w:id="345521868">
                                  <w:marLeft w:val="0"/>
                                  <w:marRight w:val="0"/>
                                  <w:marTop w:val="0"/>
                                  <w:marBottom w:val="0"/>
                                  <w:divBdr>
                                    <w:top w:val="none" w:sz="0" w:space="0" w:color="auto"/>
                                    <w:left w:val="none" w:sz="0" w:space="0" w:color="auto"/>
                                    <w:bottom w:val="none" w:sz="0" w:space="0" w:color="auto"/>
                                    <w:right w:val="none" w:sz="0" w:space="0" w:color="auto"/>
                                  </w:divBdr>
                                </w:div>
                                <w:div w:id="362249478">
                                  <w:marLeft w:val="0"/>
                                  <w:marRight w:val="0"/>
                                  <w:marTop w:val="0"/>
                                  <w:marBottom w:val="0"/>
                                  <w:divBdr>
                                    <w:top w:val="none" w:sz="0" w:space="0" w:color="auto"/>
                                    <w:left w:val="none" w:sz="0" w:space="0" w:color="auto"/>
                                    <w:bottom w:val="none" w:sz="0" w:space="0" w:color="auto"/>
                                    <w:right w:val="none" w:sz="0" w:space="0" w:color="auto"/>
                                  </w:divBdr>
                                </w:div>
                                <w:div w:id="457258603">
                                  <w:marLeft w:val="0"/>
                                  <w:marRight w:val="0"/>
                                  <w:marTop w:val="0"/>
                                  <w:marBottom w:val="0"/>
                                  <w:divBdr>
                                    <w:top w:val="none" w:sz="0" w:space="0" w:color="auto"/>
                                    <w:left w:val="none" w:sz="0" w:space="0" w:color="auto"/>
                                    <w:bottom w:val="none" w:sz="0" w:space="0" w:color="auto"/>
                                    <w:right w:val="none" w:sz="0" w:space="0" w:color="auto"/>
                                  </w:divBdr>
                                </w:div>
                                <w:div w:id="463698858">
                                  <w:marLeft w:val="0"/>
                                  <w:marRight w:val="0"/>
                                  <w:marTop w:val="0"/>
                                  <w:marBottom w:val="0"/>
                                  <w:divBdr>
                                    <w:top w:val="none" w:sz="0" w:space="0" w:color="auto"/>
                                    <w:left w:val="none" w:sz="0" w:space="0" w:color="auto"/>
                                    <w:bottom w:val="none" w:sz="0" w:space="0" w:color="auto"/>
                                    <w:right w:val="none" w:sz="0" w:space="0" w:color="auto"/>
                                  </w:divBdr>
                                </w:div>
                                <w:div w:id="542979760">
                                  <w:marLeft w:val="0"/>
                                  <w:marRight w:val="0"/>
                                  <w:marTop w:val="0"/>
                                  <w:marBottom w:val="0"/>
                                  <w:divBdr>
                                    <w:top w:val="none" w:sz="0" w:space="0" w:color="auto"/>
                                    <w:left w:val="none" w:sz="0" w:space="0" w:color="auto"/>
                                    <w:bottom w:val="none" w:sz="0" w:space="0" w:color="auto"/>
                                    <w:right w:val="none" w:sz="0" w:space="0" w:color="auto"/>
                                  </w:divBdr>
                                </w:div>
                                <w:div w:id="546991096">
                                  <w:marLeft w:val="0"/>
                                  <w:marRight w:val="0"/>
                                  <w:marTop w:val="0"/>
                                  <w:marBottom w:val="0"/>
                                  <w:divBdr>
                                    <w:top w:val="none" w:sz="0" w:space="0" w:color="auto"/>
                                    <w:left w:val="none" w:sz="0" w:space="0" w:color="auto"/>
                                    <w:bottom w:val="none" w:sz="0" w:space="0" w:color="auto"/>
                                    <w:right w:val="none" w:sz="0" w:space="0" w:color="auto"/>
                                  </w:divBdr>
                                </w:div>
                                <w:div w:id="575089650">
                                  <w:marLeft w:val="0"/>
                                  <w:marRight w:val="0"/>
                                  <w:marTop w:val="0"/>
                                  <w:marBottom w:val="0"/>
                                  <w:divBdr>
                                    <w:top w:val="none" w:sz="0" w:space="0" w:color="auto"/>
                                    <w:left w:val="none" w:sz="0" w:space="0" w:color="auto"/>
                                    <w:bottom w:val="none" w:sz="0" w:space="0" w:color="auto"/>
                                    <w:right w:val="none" w:sz="0" w:space="0" w:color="auto"/>
                                  </w:divBdr>
                                </w:div>
                                <w:div w:id="608782375">
                                  <w:marLeft w:val="0"/>
                                  <w:marRight w:val="0"/>
                                  <w:marTop w:val="0"/>
                                  <w:marBottom w:val="0"/>
                                  <w:divBdr>
                                    <w:top w:val="none" w:sz="0" w:space="0" w:color="auto"/>
                                    <w:left w:val="none" w:sz="0" w:space="0" w:color="auto"/>
                                    <w:bottom w:val="none" w:sz="0" w:space="0" w:color="auto"/>
                                    <w:right w:val="none" w:sz="0" w:space="0" w:color="auto"/>
                                  </w:divBdr>
                                </w:div>
                                <w:div w:id="667901775">
                                  <w:marLeft w:val="0"/>
                                  <w:marRight w:val="0"/>
                                  <w:marTop w:val="0"/>
                                  <w:marBottom w:val="0"/>
                                  <w:divBdr>
                                    <w:top w:val="none" w:sz="0" w:space="0" w:color="auto"/>
                                    <w:left w:val="none" w:sz="0" w:space="0" w:color="auto"/>
                                    <w:bottom w:val="none" w:sz="0" w:space="0" w:color="auto"/>
                                    <w:right w:val="none" w:sz="0" w:space="0" w:color="auto"/>
                                  </w:divBdr>
                                </w:div>
                                <w:div w:id="747575497">
                                  <w:marLeft w:val="0"/>
                                  <w:marRight w:val="0"/>
                                  <w:marTop w:val="0"/>
                                  <w:marBottom w:val="0"/>
                                  <w:divBdr>
                                    <w:top w:val="none" w:sz="0" w:space="0" w:color="auto"/>
                                    <w:left w:val="none" w:sz="0" w:space="0" w:color="auto"/>
                                    <w:bottom w:val="none" w:sz="0" w:space="0" w:color="auto"/>
                                    <w:right w:val="none" w:sz="0" w:space="0" w:color="auto"/>
                                  </w:divBdr>
                                </w:div>
                                <w:div w:id="750614692">
                                  <w:marLeft w:val="0"/>
                                  <w:marRight w:val="0"/>
                                  <w:marTop w:val="0"/>
                                  <w:marBottom w:val="0"/>
                                  <w:divBdr>
                                    <w:top w:val="none" w:sz="0" w:space="0" w:color="auto"/>
                                    <w:left w:val="none" w:sz="0" w:space="0" w:color="auto"/>
                                    <w:bottom w:val="none" w:sz="0" w:space="0" w:color="auto"/>
                                    <w:right w:val="none" w:sz="0" w:space="0" w:color="auto"/>
                                  </w:divBdr>
                                </w:div>
                                <w:div w:id="755446401">
                                  <w:marLeft w:val="0"/>
                                  <w:marRight w:val="0"/>
                                  <w:marTop w:val="0"/>
                                  <w:marBottom w:val="0"/>
                                  <w:divBdr>
                                    <w:top w:val="none" w:sz="0" w:space="0" w:color="auto"/>
                                    <w:left w:val="none" w:sz="0" w:space="0" w:color="auto"/>
                                    <w:bottom w:val="none" w:sz="0" w:space="0" w:color="auto"/>
                                    <w:right w:val="none" w:sz="0" w:space="0" w:color="auto"/>
                                  </w:divBdr>
                                </w:div>
                                <w:div w:id="761417701">
                                  <w:marLeft w:val="0"/>
                                  <w:marRight w:val="0"/>
                                  <w:marTop w:val="0"/>
                                  <w:marBottom w:val="0"/>
                                  <w:divBdr>
                                    <w:top w:val="none" w:sz="0" w:space="0" w:color="auto"/>
                                    <w:left w:val="none" w:sz="0" w:space="0" w:color="auto"/>
                                    <w:bottom w:val="none" w:sz="0" w:space="0" w:color="auto"/>
                                    <w:right w:val="none" w:sz="0" w:space="0" w:color="auto"/>
                                  </w:divBdr>
                                </w:div>
                                <w:div w:id="775487561">
                                  <w:marLeft w:val="0"/>
                                  <w:marRight w:val="0"/>
                                  <w:marTop w:val="0"/>
                                  <w:marBottom w:val="0"/>
                                  <w:divBdr>
                                    <w:top w:val="none" w:sz="0" w:space="0" w:color="auto"/>
                                    <w:left w:val="none" w:sz="0" w:space="0" w:color="auto"/>
                                    <w:bottom w:val="none" w:sz="0" w:space="0" w:color="auto"/>
                                    <w:right w:val="none" w:sz="0" w:space="0" w:color="auto"/>
                                  </w:divBdr>
                                </w:div>
                                <w:div w:id="814489777">
                                  <w:marLeft w:val="0"/>
                                  <w:marRight w:val="0"/>
                                  <w:marTop w:val="0"/>
                                  <w:marBottom w:val="0"/>
                                  <w:divBdr>
                                    <w:top w:val="none" w:sz="0" w:space="0" w:color="auto"/>
                                    <w:left w:val="none" w:sz="0" w:space="0" w:color="auto"/>
                                    <w:bottom w:val="none" w:sz="0" w:space="0" w:color="auto"/>
                                    <w:right w:val="none" w:sz="0" w:space="0" w:color="auto"/>
                                  </w:divBdr>
                                </w:div>
                                <w:div w:id="857160366">
                                  <w:marLeft w:val="0"/>
                                  <w:marRight w:val="0"/>
                                  <w:marTop w:val="0"/>
                                  <w:marBottom w:val="0"/>
                                  <w:divBdr>
                                    <w:top w:val="none" w:sz="0" w:space="0" w:color="auto"/>
                                    <w:left w:val="none" w:sz="0" w:space="0" w:color="auto"/>
                                    <w:bottom w:val="none" w:sz="0" w:space="0" w:color="auto"/>
                                    <w:right w:val="none" w:sz="0" w:space="0" w:color="auto"/>
                                  </w:divBdr>
                                </w:div>
                                <w:div w:id="870264912">
                                  <w:marLeft w:val="0"/>
                                  <w:marRight w:val="0"/>
                                  <w:marTop w:val="0"/>
                                  <w:marBottom w:val="0"/>
                                  <w:divBdr>
                                    <w:top w:val="none" w:sz="0" w:space="0" w:color="auto"/>
                                    <w:left w:val="none" w:sz="0" w:space="0" w:color="auto"/>
                                    <w:bottom w:val="none" w:sz="0" w:space="0" w:color="auto"/>
                                    <w:right w:val="none" w:sz="0" w:space="0" w:color="auto"/>
                                  </w:divBdr>
                                </w:div>
                                <w:div w:id="948050820">
                                  <w:marLeft w:val="0"/>
                                  <w:marRight w:val="0"/>
                                  <w:marTop w:val="0"/>
                                  <w:marBottom w:val="0"/>
                                  <w:divBdr>
                                    <w:top w:val="none" w:sz="0" w:space="0" w:color="auto"/>
                                    <w:left w:val="none" w:sz="0" w:space="0" w:color="auto"/>
                                    <w:bottom w:val="none" w:sz="0" w:space="0" w:color="auto"/>
                                    <w:right w:val="none" w:sz="0" w:space="0" w:color="auto"/>
                                  </w:divBdr>
                                </w:div>
                                <w:div w:id="984161258">
                                  <w:marLeft w:val="0"/>
                                  <w:marRight w:val="0"/>
                                  <w:marTop w:val="0"/>
                                  <w:marBottom w:val="0"/>
                                  <w:divBdr>
                                    <w:top w:val="none" w:sz="0" w:space="0" w:color="auto"/>
                                    <w:left w:val="none" w:sz="0" w:space="0" w:color="auto"/>
                                    <w:bottom w:val="none" w:sz="0" w:space="0" w:color="auto"/>
                                    <w:right w:val="none" w:sz="0" w:space="0" w:color="auto"/>
                                  </w:divBdr>
                                </w:div>
                                <w:div w:id="1000617568">
                                  <w:marLeft w:val="0"/>
                                  <w:marRight w:val="0"/>
                                  <w:marTop w:val="0"/>
                                  <w:marBottom w:val="0"/>
                                  <w:divBdr>
                                    <w:top w:val="none" w:sz="0" w:space="0" w:color="auto"/>
                                    <w:left w:val="none" w:sz="0" w:space="0" w:color="auto"/>
                                    <w:bottom w:val="none" w:sz="0" w:space="0" w:color="auto"/>
                                    <w:right w:val="none" w:sz="0" w:space="0" w:color="auto"/>
                                  </w:divBdr>
                                </w:div>
                                <w:div w:id="1035622122">
                                  <w:marLeft w:val="0"/>
                                  <w:marRight w:val="0"/>
                                  <w:marTop w:val="0"/>
                                  <w:marBottom w:val="0"/>
                                  <w:divBdr>
                                    <w:top w:val="none" w:sz="0" w:space="0" w:color="auto"/>
                                    <w:left w:val="none" w:sz="0" w:space="0" w:color="auto"/>
                                    <w:bottom w:val="none" w:sz="0" w:space="0" w:color="auto"/>
                                    <w:right w:val="none" w:sz="0" w:space="0" w:color="auto"/>
                                  </w:divBdr>
                                </w:div>
                                <w:div w:id="1046224546">
                                  <w:marLeft w:val="0"/>
                                  <w:marRight w:val="0"/>
                                  <w:marTop w:val="0"/>
                                  <w:marBottom w:val="0"/>
                                  <w:divBdr>
                                    <w:top w:val="none" w:sz="0" w:space="0" w:color="auto"/>
                                    <w:left w:val="none" w:sz="0" w:space="0" w:color="auto"/>
                                    <w:bottom w:val="none" w:sz="0" w:space="0" w:color="auto"/>
                                    <w:right w:val="none" w:sz="0" w:space="0" w:color="auto"/>
                                  </w:divBdr>
                                </w:div>
                                <w:div w:id="1102146399">
                                  <w:marLeft w:val="0"/>
                                  <w:marRight w:val="0"/>
                                  <w:marTop w:val="0"/>
                                  <w:marBottom w:val="0"/>
                                  <w:divBdr>
                                    <w:top w:val="none" w:sz="0" w:space="0" w:color="auto"/>
                                    <w:left w:val="none" w:sz="0" w:space="0" w:color="auto"/>
                                    <w:bottom w:val="none" w:sz="0" w:space="0" w:color="auto"/>
                                    <w:right w:val="none" w:sz="0" w:space="0" w:color="auto"/>
                                  </w:divBdr>
                                </w:div>
                                <w:div w:id="1133056656">
                                  <w:marLeft w:val="0"/>
                                  <w:marRight w:val="0"/>
                                  <w:marTop w:val="0"/>
                                  <w:marBottom w:val="0"/>
                                  <w:divBdr>
                                    <w:top w:val="none" w:sz="0" w:space="0" w:color="auto"/>
                                    <w:left w:val="none" w:sz="0" w:space="0" w:color="auto"/>
                                    <w:bottom w:val="none" w:sz="0" w:space="0" w:color="auto"/>
                                    <w:right w:val="none" w:sz="0" w:space="0" w:color="auto"/>
                                  </w:divBdr>
                                </w:div>
                                <w:div w:id="1137912353">
                                  <w:marLeft w:val="0"/>
                                  <w:marRight w:val="0"/>
                                  <w:marTop w:val="0"/>
                                  <w:marBottom w:val="0"/>
                                  <w:divBdr>
                                    <w:top w:val="none" w:sz="0" w:space="0" w:color="auto"/>
                                    <w:left w:val="none" w:sz="0" w:space="0" w:color="auto"/>
                                    <w:bottom w:val="none" w:sz="0" w:space="0" w:color="auto"/>
                                    <w:right w:val="none" w:sz="0" w:space="0" w:color="auto"/>
                                  </w:divBdr>
                                </w:div>
                                <w:div w:id="1174296759">
                                  <w:marLeft w:val="0"/>
                                  <w:marRight w:val="0"/>
                                  <w:marTop w:val="0"/>
                                  <w:marBottom w:val="0"/>
                                  <w:divBdr>
                                    <w:top w:val="none" w:sz="0" w:space="0" w:color="auto"/>
                                    <w:left w:val="none" w:sz="0" w:space="0" w:color="auto"/>
                                    <w:bottom w:val="none" w:sz="0" w:space="0" w:color="auto"/>
                                    <w:right w:val="none" w:sz="0" w:space="0" w:color="auto"/>
                                  </w:divBdr>
                                </w:div>
                                <w:div w:id="1280186801">
                                  <w:marLeft w:val="0"/>
                                  <w:marRight w:val="0"/>
                                  <w:marTop w:val="0"/>
                                  <w:marBottom w:val="0"/>
                                  <w:divBdr>
                                    <w:top w:val="none" w:sz="0" w:space="0" w:color="auto"/>
                                    <w:left w:val="none" w:sz="0" w:space="0" w:color="auto"/>
                                    <w:bottom w:val="none" w:sz="0" w:space="0" w:color="auto"/>
                                    <w:right w:val="none" w:sz="0" w:space="0" w:color="auto"/>
                                  </w:divBdr>
                                </w:div>
                                <w:div w:id="1405494116">
                                  <w:marLeft w:val="0"/>
                                  <w:marRight w:val="0"/>
                                  <w:marTop w:val="0"/>
                                  <w:marBottom w:val="0"/>
                                  <w:divBdr>
                                    <w:top w:val="none" w:sz="0" w:space="0" w:color="auto"/>
                                    <w:left w:val="none" w:sz="0" w:space="0" w:color="auto"/>
                                    <w:bottom w:val="none" w:sz="0" w:space="0" w:color="auto"/>
                                    <w:right w:val="none" w:sz="0" w:space="0" w:color="auto"/>
                                  </w:divBdr>
                                </w:div>
                                <w:div w:id="1490948555">
                                  <w:marLeft w:val="0"/>
                                  <w:marRight w:val="0"/>
                                  <w:marTop w:val="0"/>
                                  <w:marBottom w:val="0"/>
                                  <w:divBdr>
                                    <w:top w:val="none" w:sz="0" w:space="0" w:color="auto"/>
                                    <w:left w:val="none" w:sz="0" w:space="0" w:color="auto"/>
                                    <w:bottom w:val="none" w:sz="0" w:space="0" w:color="auto"/>
                                    <w:right w:val="none" w:sz="0" w:space="0" w:color="auto"/>
                                  </w:divBdr>
                                </w:div>
                                <w:div w:id="1694645271">
                                  <w:marLeft w:val="0"/>
                                  <w:marRight w:val="0"/>
                                  <w:marTop w:val="0"/>
                                  <w:marBottom w:val="0"/>
                                  <w:divBdr>
                                    <w:top w:val="none" w:sz="0" w:space="0" w:color="auto"/>
                                    <w:left w:val="none" w:sz="0" w:space="0" w:color="auto"/>
                                    <w:bottom w:val="none" w:sz="0" w:space="0" w:color="auto"/>
                                    <w:right w:val="none" w:sz="0" w:space="0" w:color="auto"/>
                                  </w:divBdr>
                                </w:div>
                                <w:div w:id="1715084713">
                                  <w:marLeft w:val="0"/>
                                  <w:marRight w:val="0"/>
                                  <w:marTop w:val="0"/>
                                  <w:marBottom w:val="0"/>
                                  <w:divBdr>
                                    <w:top w:val="none" w:sz="0" w:space="0" w:color="auto"/>
                                    <w:left w:val="none" w:sz="0" w:space="0" w:color="auto"/>
                                    <w:bottom w:val="none" w:sz="0" w:space="0" w:color="auto"/>
                                    <w:right w:val="none" w:sz="0" w:space="0" w:color="auto"/>
                                  </w:divBdr>
                                </w:div>
                                <w:div w:id="1724713966">
                                  <w:marLeft w:val="0"/>
                                  <w:marRight w:val="0"/>
                                  <w:marTop w:val="0"/>
                                  <w:marBottom w:val="0"/>
                                  <w:divBdr>
                                    <w:top w:val="none" w:sz="0" w:space="0" w:color="auto"/>
                                    <w:left w:val="none" w:sz="0" w:space="0" w:color="auto"/>
                                    <w:bottom w:val="none" w:sz="0" w:space="0" w:color="auto"/>
                                    <w:right w:val="none" w:sz="0" w:space="0" w:color="auto"/>
                                  </w:divBdr>
                                </w:div>
                                <w:div w:id="1791900413">
                                  <w:marLeft w:val="0"/>
                                  <w:marRight w:val="0"/>
                                  <w:marTop w:val="0"/>
                                  <w:marBottom w:val="0"/>
                                  <w:divBdr>
                                    <w:top w:val="none" w:sz="0" w:space="0" w:color="auto"/>
                                    <w:left w:val="none" w:sz="0" w:space="0" w:color="auto"/>
                                    <w:bottom w:val="none" w:sz="0" w:space="0" w:color="auto"/>
                                    <w:right w:val="none" w:sz="0" w:space="0" w:color="auto"/>
                                  </w:divBdr>
                                </w:div>
                                <w:div w:id="1917350986">
                                  <w:marLeft w:val="0"/>
                                  <w:marRight w:val="0"/>
                                  <w:marTop w:val="0"/>
                                  <w:marBottom w:val="0"/>
                                  <w:divBdr>
                                    <w:top w:val="none" w:sz="0" w:space="0" w:color="auto"/>
                                    <w:left w:val="none" w:sz="0" w:space="0" w:color="auto"/>
                                    <w:bottom w:val="none" w:sz="0" w:space="0" w:color="auto"/>
                                    <w:right w:val="none" w:sz="0" w:space="0" w:color="auto"/>
                                  </w:divBdr>
                                </w:div>
                                <w:div w:id="1947536452">
                                  <w:marLeft w:val="0"/>
                                  <w:marRight w:val="0"/>
                                  <w:marTop w:val="0"/>
                                  <w:marBottom w:val="0"/>
                                  <w:divBdr>
                                    <w:top w:val="none" w:sz="0" w:space="0" w:color="auto"/>
                                    <w:left w:val="none" w:sz="0" w:space="0" w:color="auto"/>
                                    <w:bottom w:val="none" w:sz="0" w:space="0" w:color="auto"/>
                                    <w:right w:val="none" w:sz="0" w:space="0" w:color="auto"/>
                                  </w:divBdr>
                                </w:div>
                                <w:div w:id="1948924259">
                                  <w:marLeft w:val="0"/>
                                  <w:marRight w:val="0"/>
                                  <w:marTop w:val="0"/>
                                  <w:marBottom w:val="0"/>
                                  <w:divBdr>
                                    <w:top w:val="none" w:sz="0" w:space="0" w:color="auto"/>
                                    <w:left w:val="none" w:sz="0" w:space="0" w:color="auto"/>
                                    <w:bottom w:val="none" w:sz="0" w:space="0" w:color="auto"/>
                                    <w:right w:val="none" w:sz="0" w:space="0" w:color="auto"/>
                                  </w:divBdr>
                                </w:div>
                                <w:div w:id="1953319758">
                                  <w:marLeft w:val="0"/>
                                  <w:marRight w:val="0"/>
                                  <w:marTop w:val="0"/>
                                  <w:marBottom w:val="0"/>
                                  <w:divBdr>
                                    <w:top w:val="none" w:sz="0" w:space="0" w:color="auto"/>
                                    <w:left w:val="none" w:sz="0" w:space="0" w:color="auto"/>
                                    <w:bottom w:val="none" w:sz="0" w:space="0" w:color="auto"/>
                                    <w:right w:val="none" w:sz="0" w:space="0" w:color="auto"/>
                                  </w:divBdr>
                                </w:div>
                                <w:div w:id="1978295451">
                                  <w:marLeft w:val="0"/>
                                  <w:marRight w:val="0"/>
                                  <w:marTop w:val="0"/>
                                  <w:marBottom w:val="0"/>
                                  <w:divBdr>
                                    <w:top w:val="none" w:sz="0" w:space="0" w:color="auto"/>
                                    <w:left w:val="none" w:sz="0" w:space="0" w:color="auto"/>
                                    <w:bottom w:val="none" w:sz="0" w:space="0" w:color="auto"/>
                                    <w:right w:val="none" w:sz="0" w:space="0" w:color="auto"/>
                                  </w:divBdr>
                                </w:div>
                                <w:div w:id="1981032727">
                                  <w:marLeft w:val="0"/>
                                  <w:marRight w:val="0"/>
                                  <w:marTop w:val="0"/>
                                  <w:marBottom w:val="0"/>
                                  <w:divBdr>
                                    <w:top w:val="none" w:sz="0" w:space="0" w:color="auto"/>
                                    <w:left w:val="none" w:sz="0" w:space="0" w:color="auto"/>
                                    <w:bottom w:val="none" w:sz="0" w:space="0" w:color="auto"/>
                                    <w:right w:val="none" w:sz="0" w:space="0" w:color="auto"/>
                                  </w:divBdr>
                                </w:div>
                                <w:div w:id="2010671093">
                                  <w:marLeft w:val="0"/>
                                  <w:marRight w:val="0"/>
                                  <w:marTop w:val="0"/>
                                  <w:marBottom w:val="0"/>
                                  <w:divBdr>
                                    <w:top w:val="none" w:sz="0" w:space="0" w:color="auto"/>
                                    <w:left w:val="none" w:sz="0" w:space="0" w:color="auto"/>
                                    <w:bottom w:val="none" w:sz="0" w:space="0" w:color="auto"/>
                                    <w:right w:val="none" w:sz="0" w:space="0" w:color="auto"/>
                                  </w:divBdr>
                                </w:div>
                                <w:div w:id="2072189091">
                                  <w:marLeft w:val="0"/>
                                  <w:marRight w:val="0"/>
                                  <w:marTop w:val="0"/>
                                  <w:marBottom w:val="0"/>
                                  <w:divBdr>
                                    <w:top w:val="none" w:sz="0" w:space="0" w:color="auto"/>
                                    <w:left w:val="none" w:sz="0" w:space="0" w:color="auto"/>
                                    <w:bottom w:val="none" w:sz="0" w:space="0" w:color="auto"/>
                                    <w:right w:val="none" w:sz="0" w:space="0" w:color="auto"/>
                                  </w:divBdr>
                                </w:div>
                                <w:div w:id="209539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9651447">
      <w:bodyDiv w:val="1"/>
      <w:marLeft w:val="0"/>
      <w:marRight w:val="0"/>
      <w:marTop w:val="0"/>
      <w:marBottom w:val="0"/>
      <w:divBdr>
        <w:top w:val="none" w:sz="0" w:space="0" w:color="auto"/>
        <w:left w:val="none" w:sz="0" w:space="0" w:color="auto"/>
        <w:bottom w:val="none" w:sz="0" w:space="0" w:color="auto"/>
        <w:right w:val="none" w:sz="0" w:space="0" w:color="auto"/>
      </w:divBdr>
    </w:div>
    <w:div w:id="1331252759">
      <w:bodyDiv w:val="1"/>
      <w:marLeft w:val="0"/>
      <w:marRight w:val="0"/>
      <w:marTop w:val="0"/>
      <w:marBottom w:val="0"/>
      <w:divBdr>
        <w:top w:val="none" w:sz="0" w:space="0" w:color="auto"/>
        <w:left w:val="none" w:sz="0" w:space="0" w:color="auto"/>
        <w:bottom w:val="none" w:sz="0" w:space="0" w:color="auto"/>
        <w:right w:val="none" w:sz="0" w:space="0" w:color="auto"/>
      </w:divBdr>
    </w:div>
    <w:div w:id="1338849430">
      <w:bodyDiv w:val="1"/>
      <w:marLeft w:val="0"/>
      <w:marRight w:val="0"/>
      <w:marTop w:val="0"/>
      <w:marBottom w:val="0"/>
      <w:divBdr>
        <w:top w:val="none" w:sz="0" w:space="0" w:color="auto"/>
        <w:left w:val="none" w:sz="0" w:space="0" w:color="auto"/>
        <w:bottom w:val="none" w:sz="0" w:space="0" w:color="auto"/>
        <w:right w:val="none" w:sz="0" w:space="0" w:color="auto"/>
      </w:divBdr>
    </w:div>
    <w:div w:id="1345207292">
      <w:bodyDiv w:val="1"/>
      <w:marLeft w:val="0"/>
      <w:marRight w:val="0"/>
      <w:marTop w:val="0"/>
      <w:marBottom w:val="0"/>
      <w:divBdr>
        <w:top w:val="none" w:sz="0" w:space="0" w:color="auto"/>
        <w:left w:val="none" w:sz="0" w:space="0" w:color="auto"/>
        <w:bottom w:val="none" w:sz="0" w:space="0" w:color="auto"/>
        <w:right w:val="none" w:sz="0" w:space="0" w:color="auto"/>
      </w:divBdr>
    </w:div>
    <w:div w:id="1345211141">
      <w:bodyDiv w:val="1"/>
      <w:marLeft w:val="0"/>
      <w:marRight w:val="0"/>
      <w:marTop w:val="0"/>
      <w:marBottom w:val="0"/>
      <w:divBdr>
        <w:top w:val="none" w:sz="0" w:space="0" w:color="auto"/>
        <w:left w:val="none" w:sz="0" w:space="0" w:color="auto"/>
        <w:bottom w:val="none" w:sz="0" w:space="0" w:color="auto"/>
        <w:right w:val="none" w:sz="0" w:space="0" w:color="auto"/>
      </w:divBdr>
    </w:div>
    <w:div w:id="1368220651">
      <w:bodyDiv w:val="1"/>
      <w:marLeft w:val="0"/>
      <w:marRight w:val="0"/>
      <w:marTop w:val="0"/>
      <w:marBottom w:val="0"/>
      <w:divBdr>
        <w:top w:val="none" w:sz="0" w:space="0" w:color="auto"/>
        <w:left w:val="none" w:sz="0" w:space="0" w:color="auto"/>
        <w:bottom w:val="none" w:sz="0" w:space="0" w:color="auto"/>
        <w:right w:val="none" w:sz="0" w:space="0" w:color="auto"/>
      </w:divBdr>
    </w:div>
    <w:div w:id="1387875485">
      <w:bodyDiv w:val="1"/>
      <w:marLeft w:val="0"/>
      <w:marRight w:val="0"/>
      <w:marTop w:val="0"/>
      <w:marBottom w:val="0"/>
      <w:divBdr>
        <w:top w:val="none" w:sz="0" w:space="0" w:color="auto"/>
        <w:left w:val="none" w:sz="0" w:space="0" w:color="auto"/>
        <w:bottom w:val="none" w:sz="0" w:space="0" w:color="auto"/>
        <w:right w:val="none" w:sz="0" w:space="0" w:color="auto"/>
      </w:divBdr>
    </w:div>
    <w:div w:id="1395665249">
      <w:bodyDiv w:val="1"/>
      <w:marLeft w:val="0"/>
      <w:marRight w:val="0"/>
      <w:marTop w:val="0"/>
      <w:marBottom w:val="0"/>
      <w:divBdr>
        <w:top w:val="none" w:sz="0" w:space="0" w:color="auto"/>
        <w:left w:val="none" w:sz="0" w:space="0" w:color="auto"/>
        <w:bottom w:val="none" w:sz="0" w:space="0" w:color="auto"/>
        <w:right w:val="none" w:sz="0" w:space="0" w:color="auto"/>
      </w:divBdr>
    </w:div>
    <w:div w:id="1400398499">
      <w:bodyDiv w:val="1"/>
      <w:marLeft w:val="0"/>
      <w:marRight w:val="0"/>
      <w:marTop w:val="0"/>
      <w:marBottom w:val="0"/>
      <w:divBdr>
        <w:top w:val="none" w:sz="0" w:space="0" w:color="auto"/>
        <w:left w:val="none" w:sz="0" w:space="0" w:color="auto"/>
        <w:bottom w:val="none" w:sz="0" w:space="0" w:color="auto"/>
        <w:right w:val="none" w:sz="0" w:space="0" w:color="auto"/>
      </w:divBdr>
    </w:div>
    <w:div w:id="1412502090">
      <w:bodyDiv w:val="1"/>
      <w:marLeft w:val="0"/>
      <w:marRight w:val="0"/>
      <w:marTop w:val="0"/>
      <w:marBottom w:val="0"/>
      <w:divBdr>
        <w:top w:val="none" w:sz="0" w:space="0" w:color="auto"/>
        <w:left w:val="none" w:sz="0" w:space="0" w:color="auto"/>
        <w:bottom w:val="none" w:sz="0" w:space="0" w:color="auto"/>
        <w:right w:val="none" w:sz="0" w:space="0" w:color="auto"/>
      </w:divBdr>
      <w:divsChild>
        <w:div w:id="1252204205">
          <w:marLeft w:val="0"/>
          <w:marRight w:val="0"/>
          <w:marTop w:val="0"/>
          <w:marBottom w:val="0"/>
          <w:divBdr>
            <w:top w:val="none" w:sz="0" w:space="0" w:color="auto"/>
            <w:left w:val="none" w:sz="0" w:space="0" w:color="auto"/>
            <w:bottom w:val="none" w:sz="0" w:space="0" w:color="auto"/>
            <w:right w:val="none" w:sz="0" w:space="0" w:color="auto"/>
          </w:divBdr>
          <w:divsChild>
            <w:div w:id="1422533069">
              <w:marLeft w:val="0"/>
              <w:marRight w:val="0"/>
              <w:marTop w:val="0"/>
              <w:marBottom w:val="0"/>
              <w:divBdr>
                <w:top w:val="none" w:sz="0" w:space="0" w:color="auto"/>
                <w:left w:val="none" w:sz="0" w:space="0" w:color="auto"/>
                <w:bottom w:val="none" w:sz="0" w:space="0" w:color="auto"/>
                <w:right w:val="none" w:sz="0" w:space="0" w:color="auto"/>
              </w:divBdr>
              <w:divsChild>
                <w:div w:id="9950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713363">
      <w:bodyDiv w:val="1"/>
      <w:marLeft w:val="0"/>
      <w:marRight w:val="0"/>
      <w:marTop w:val="0"/>
      <w:marBottom w:val="0"/>
      <w:divBdr>
        <w:top w:val="none" w:sz="0" w:space="0" w:color="auto"/>
        <w:left w:val="none" w:sz="0" w:space="0" w:color="auto"/>
        <w:bottom w:val="none" w:sz="0" w:space="0" w:color="auto"/>
        <w:right w:val="none" w:sz="0" w:space="0" w:color="auto"/>
      </w:divBdr>
    </w:div>
    <w:div w:id="1470051915">
      <w:bodyDiv w:val="1"/>
      <w:marLeft w:val="0"/>
      <w:marRight w:val="0"/>
      <w:marTop w:val="0"/>
      <w:marBottom w:val="0"/>
      <w:divBdr>
        <w:top w:val="none" w:sz="0" w:space="0" w:color="auto"/>
        <w:left w:val="none" w:sz="0" w:space="0" w:color="auto"/>
        <w:bottom w:val="none" w:sz="0" w:space="0" w:color="auto"/>
        <w:right w:val="none" w:sz="0" w:space="0" w:color="auto"/>
      </w:divBdr>
    </w:div>
    <w:div w:id="1471635208">
      <w:bodyDiv w:val="1"/>
      <w:marLeft w:val="0"/>
      <w:marRight w:val="0"/>
      <w:marTop w:val="0"/>
      <w:marBottom w:val="0"/>
      <w:divBdr>
        <w:top w:val="none" w:sz="0" w:space="0" w:color="auto"/>
        <w:left w:val="none" w:sz="0" w:space="0" w:color="auto"/>
        <w:bottom w:val="none" w:sz="0" w:space="0" w:color="auto"/>
        <w:right w:val="none" w:sz="0" w:space="0" w:color="auto"/>
      </w:divBdr>
    </w:div>
    <w:div w:id="1472095676">
      <w:bodyDiv w:val="1"/>
      <w:marLeft w:val="0"/>
      <w:marRight w:val="0"/>
      <w:marTop w:val="0"/>
      <w:marBottom w:val="0"/>
      <w:divBdr>
        <w:top w:val="none" w:sz="0" w:space="0" w:color="auto"/>
        <w:left w:val="none" w:sz="0" w:space="0" w:color="auto"/>
        <w:bottom w:val="none" w:sz="0" w:space="0" w:color="auto"/>
        <w:right w:val="none" w:sz="0" w:space="0" w:color="auto"/>
      </w:divBdr>
    </w:div>
    <w:div w:id="1473864238">
      <w:bodyDiv w:val="1"/>
      <w:marLeft w:val="0"/>
      <w:marRight w:val="0"/>
      <w:marTop w:val="0"/>
      <w:marBottom w:val="0"/>
      <w:divBdr>
        <w:top w:val="none" w:sz="0" w:space="0" w:color="auto"/>
        <w:left w:val="none" w:sz="0" w:space="0" w:color="auto"/>
        <w:bottom w:val="none" w:sz="0" w:space="0" w:color="auto"/>
        <w:right w:val="none" w:sz="0" w:space="0" w:color="auto"/>
      </w:divBdr>
    </w:div>
    <w:div w:id="1474446791">
      <w:bodyDiv w:val="1"/>
      <w:marLeft w:val="0"/>
      <w:marRight w:val="0"/>
      <w:marTop w:val="0"/>
      <w:marBottom w:val="0"/>
      <w:divBdr>
        <w:top w:val="none" w:sz="0" w:space="0" w:color="auto"/>
        <w:left w:val="none" w:sz="0" w:space="0" w:color="auto"/>
        <w:bottom w:val="none" w:sz="0" w:space="0" w:color="auto"/>
        <w:right w:val="none" w:sz="0" w:space="0" w:color="auto"/>
      </w:divBdr>
    </w:div>
    <w:div w:id="1479033083">
      <w:bodyDiv w:val="1"/>
      <w:marLeft w:val="0"/>
      <w:marRight w:val="0"/>
      <w:marTop w:val="0"/>
      <w:marBottom w:val="0"/>
      <w:divBdr>
        <w:top w:val="none" w:sz="0" w:space="0" w:color="auto"/>
        <w:left w:val="none" w:sz="0" w:space="0" w:color="auto"/>
        <w:bottom w:val="none" w:sz="0" w:space="0" w:color="auto"/>
        <w:right w:val="none" w:sz="0" w:space="0" w:color="auto"/>
      </w:divBdr>
    </w:div>
    <w:div w:id="1546142958">
      <w:bodyDiv w:val="1"/>
      <w:marLeft w:val="0"/>
      <w:marRight w:val="0"/>
      <w:marTop w:val="0"/>
      <w:marBottom w:val="0"/>
      <w:divBdr>
        <w:top w:val="none" w:sz="0" w:space="0" w:color="auto"/>
        <w:left w:val="none" w:sz="0" w:space="0" w:color="auto"/>
        <w:bottom w:val="none" w:sz="0" w:space="0" w:color="auto"/>
        <w:right w:val="none" w:sz="0" w:space="0" w:color="auto"/>
      </w:divBdr>
    </w:div>
    <w:div w:id="1546985380">
      <w:bodyDiv w:val="1"/>
      <w:marLeft w:val="0"/>
      <w:marRight w:val="0"/>
      <w:marTop w:val="0"/>
      <w:marBottom w:val="0"/>
      <w:divBdr>
        <w:top w:val="none" w:sz="0" w:space="0" w:color="auto"/>
        <w:left w:val="none" w:sz="0" w:space="0" w:color="auto"/>
        <w:bottom w:val="none" w:sz="0" w:space="0" w:color="auto"/>
        <w:right w:val="none" w:sz="0" w:space="0" w:color="auto"/>
      </w:divBdr>
      <w:divsChild>
        <w:div w:id="1593396645">
          <w:marLeft w:val="0"/>
          <w:marRight w:val="0"/>
          <w:marTop w:val="0"/>
          <w:marBottom w:val="0"/>
          <w:divBdr>
            <w:top w:val="none" w:sz="0" w:space="0" w:color="auto"/>
            <w:left w:val="none" w:sz="0" w:space="0" w:color="auto"/>
            <w:bottom w:val="none" w:sz="0" w:space="0" w:color="auto"/>
            <w:right w:val="none" w:sz="0" w:space="0" w:color="auto"/>
          </w:divBdr>
          <w:divsChild>
            <w:div w:id="379212842">
              <w:marLeft w:val="0"/>
              <w:marRight w:val="0"/>
              <w:marTop w:val="0"/>
              <w:marBottom w:val="0"/>
              <w:divBdr>
                <w:top w:val="none" w:sz="0" w:space="0" w:color="auto"/>
                <w:left w:val="none" w:sz="0" w:space="0" w:color="auto"/>
                <w:bottom w:val="none" w:sz="0" w:space="0" w:color="auto"/>
                <w:right w:val="none" w:sz="0" w:space="0" w:color="auto"/>
              </w:divBdr>
              <w:divsChild>
                <w:div w:id="111175327">
                  <w:marLeft w:val="0"/>
                  <w:marRight w:val="0"/>
                  <w:marTop w:val="0"/>
                  <w:marBottom w:val="0"/>
                  <w:divBdr>
                    <w:top w:val="none" w:sz="0" w:space="0" w:color="auto"/>
                    <w:left w:val="none" w:sz="0" w:space="0" w:color="auto"/>
                    <w:bottom w:val="none" w:sz="0" w:space="0" w:color="auto"/>
                    <w:right w:val="none" w:sz="0" w:space="0" w:color="auto"/>
                  </w:divBdr>
                  <w:divsChild>
                    <w:div w:id="661202883">
                      <w:marLeft w:val="0"/>
                      <w:marRight w:val="0"/>
                      <w:marTop w:val="0"/>
                      <w:marBottom w:val="0"/>
                      <w:divBdr>
                        <w:top w:val="none" w:sz="0" w:space="0" w:color="auto"/>
                        <w:left w:val="none" w:sz="0" w:space="0" w:color="auto"/>
                        <w:bottom w:val="none" w:sz="0" w:space="0" w:color="auto"/>
                        <w:right w:val="none" w:sz="0" w:space="0" w:color="auto"/>
                      </w:divBdr>
                      <w:divsChild>
                        <w:div w:id="455409722">
                          <w:marLeft w:val="0"/>
                          <w:marRight w:val="0"/>
                          <w:marTop w:val="0"/>
                          <w:marBottom w:val="0"/>
                          <w:divBdr>
                            <w:top w:val="none" w:sz="0" w:space="0" w:color="auto"/>
                            <w:left w:val="none" w:sz="0" w:space="0" w:color="auto"/>
                            <w:bottom w:val="none" w:sz="0" w:space="0" w:color="auto"/>
                            <w:right w:val="none" w:sz="0" w:space="0" w:color="auto"/>
                          </w:divBdr>
                          <w:divsChild>
                            <w:div w:id="460466757">
                              <w:marLeft w:val="0"/>
                              <w:marRight w:val="0"/>
                              <w:marTop w:val="0"/>
                              <w:marBottom w:val="0"/>
                              <w:divBdr>
                                <w:top w:val="none" w:sz="0" w:space="0" w:color="auto"/>
                                <w:left w:val="none" w:sz="0" w:space="0" w:color="auto"/>
                                <w:bottom w:val="none" w:sz="0" w:space="0" w:color="auto"/>
                                <w:right w:val="none" w:sz="0" w:space="0" w:color="auto"/>
                              </w:divBdr>
                              <w:divsChild>
                                <w:div w:id="981420555">
                                  <w:marLeft w:val="0"/>
                                  <w:marRight w:val="0"/>
                                  <w:marTop w:val="0"/>
                                  <w:marBottom w:val="0"/>
                                  <w:divBdr>
                                    <w:top w:val="none" w:sz="0" w:space="0" w:color="auto"/>
                                    <w:left w:val="none" w:sz="0" w:space="0" w:color="auto"/>
                                    <w:bottom w:val="none" w:sz="0" w:space="0" w:color="auto"/>
                                    <w:right w:val="none" w:sz="0" w:space="0" w:color="auto"/>
                                  </w:divBdr>
                                  <w:divsChild>
                                    <w:div w:id="988439490">
                                      <w:marLeft w:val="0"/>
                                      <w:marRight w:val="0"/>
                                      <w:marTop w:val="0"/>
                                      <w:marBottom w:val="0"/>
                                      <w:divBdr>
                                        <w:top w:val="none" w:sz="0" w:space="0" w:color="auto"/>
                                        <w:left w:val="none" w:sz="0" w:space="0" w:color="auto"/>
                                        <w:bottom w:val="none" w:sz="0" w:space="0" w:color="auto"/>
                                        <w:right w:val="none" w:sz="0" w:space="0" w:color="auto"/>
                                      </w:divBdr>
                                      <w:divsChild>
                                        <w:div w:id="1639995103">
                                          <w:marLeft w:val="0"/>
                                          <w:marRight w:val="0"/>
                                          <w:marTop w:val="0"/>
                                          <w:marBottom w:val="0"/>
                                          <w:divBdr>
                                            <w:top w:val="none" w:sz="0" w:space="0" w:color="auto"/>
                                            <w:left w:val="none" w:sz="0" w:space="0" w:color="auto"/>
                                            <w:bottom w:val="none" w:sz="0" w:space="0" w:color="auto"/>
                                            <w:right w:val="none" w:sz="0" w:space="0" w:color="auto"/>
                                          </w:divBdr>
                                          <w:divsChild>
                                            <w:div w:id="209196686">
                                              <w:marLeft w:val="3444"/>
                                              <w:marRight w:val="0"/>
                                              <w:marTop w:val="0"/>
                                              <w:marBottom w:val="0"/>
                                              <w:divBdr>
                                                <w:top w:val="single" w:sz="4" w:space="0" w:color="D2D5D7"/>
                                                <w:left w:val="single" w:sz="4" w:space="0" w:color="D2D5D7"/>
                                                <w:bottom w:val="none" w:sz="0" w:space="0" w:color="auto"/>
                                                <w:right w:val="single" w:sz="4" w:space="0" w:color="D2D5D7"/>
                                              </w:divBdr>
                                              <w:divsChild>
                                                <w:div w:id="526454729">
                                                  <w:marLeft w:val="0"/>
                                                  <w:marRight w:val="0"/>
                                                  <w:marTop w:val="0"/>
                                                  <w:marBottom w:val="0"/>
                                                  <w:divBdr>
                                                    <w:top w:val="none" w:sz="0" w:space="0" w:color="auto"/>
                                                    <w:left w:val="none" w:sz="0" w:space="0" w:color="auto"/>
                                                    <w:bottom w:val="none" w:sz="0" w:space="0" w:color="auto"/>
                                                    <w:right w:val="none" w:sz="0" w:space="0" w:color="auto"/>
                                                  </w:divBdr>
                                                  <w:divsChild>
                                                    <w:div w:id="1763598063">
                                                      <w:marLeft w:val="0"/>
                                                      <w:marRight w:val="0"/>
                                                      <w:marTop w:val="0"/>
                                                      <w:marBottom w:val="0"/>
                                                      <w:divBdr>
                                                        <w:top w:val="none" w:sz="0" w:space="0" w:color="auto"/>
                                                        <w:left w:val="none" w:sz="0" w:space="0" w:color="auto"/>
                                                        <w:bottom w:val="none" w:sz="0" w:space="0" w:color="auto"/>
                                                        <w:right w:val="none" w:sz="0" w:space="0" w:color="auto"/>
                                                      </w:divBdr>
                                                      <w:divsChild>
                                                        <w:div w:id="480998861">
                                                          <w:marLeft w:val="0"/>
                                                          <w:marRight w:val="0"/>
                                                          <w:marTop w:val="0"/>
                                                          <w:marBottom w:val="0"/>
                                                          <w:divBdr>
                                                            <w:top w:val="none" w:sz="0" w:space="0" w:color="auto"/>
                                                            <w:left w:val="none" w:sz="0" w:space="0" w:color="auto"/>
                                                            <w:bottom w:val="none" w:sz="0" w:space="0" w:color="auto"/>
                                                            <w:right w:val="none" w:sz="0" w:space="0" w:color="auto"/>
                                                          </w:divBdr>
                                                          <w:divsChild>
                                                            <w:div w:id="670792850">
                                                              <w:marLeft w:val="0"/>
                                                              <w:marRight w:val="0"/>
                                                              <w:marTop w:val="0"/>
                                                              <w:marBottom w:val="0"/>
                                                              <w:divBdr>
                                                                <w:top w:val="none" w:sz="0" w:space="0" w:color="auto"/>
                                                                <w:left w:val="none" w:sz="0" w:space="0" w:color="auto"/>
                                                                <w:bottom w:val="none" w:sz="0" w:space="0" w:color="auto"/>
                                                                <w:right w:val="none" w:sz="0" w:space="0" w:color="auto"/>
                                                              </w:divBdr>
                                                              <w:divsChild>
                                                                <w:div w:id="377050729">
                                                                  <w:marLeft w:val="0"/>
                                                                  <w:marRight w:val="0"/>
                                                                  <w:marTop w:val="0"/>
                                                                  <w:marBottom w:val="0"/>
                                                                  <w:divBdr>
                                                                    <w:top w:val="none" w:sz="0" w:space="0" w:color="auto"/>
                                                                    <w:left w:val="none" w:sz="0" w:space="0" w:color="auto"/>
                                                                    <w:bottom w:val="none" w:sz="0" w:space="0" w:color="auto"/>
                                                                    <w:right w:val="none" w:sz="0" w:space="0" w:color="auto"/>
                                                                  </w:divBdr>
                                                                  <w:divsChild>
                                                                    <w:div w:id="859466680">
                                                                      <w:marLeft w:val="0"/>
                                                                      <w:marRight w:val="0"/>
                                                                      <w:marTop w:val="0"/>
                                                                      <w:marBottom w:val="0"/>
                                                                      <w:divBdr>
                                                                        <w:top w:val="none" w:sz="0" w:space="0" w:color="auto"/>
                                                                        <w:left w:val="none" w:sz="0" w:space="0" w:color="auto"/>
                                                                        <w:bottom w:val="none" w:sz="0" w:space="0" w:color="auto"/>
                                                                        <w:right w:val="none" w:sz="0" w:space="0" w:color="auto"/>
                                                                      </w:divBdr>
                                                                      <w:divsChild>
                                                                        <w:div w:id="377171604">
                                                                          <w:marLeft w:val="0"/>
                                                                          <w:marRight w:val="0"/>
                                                                          <w:marTop w:val="0"/>
                                                                          <w:marBottom w:val="0"/>
                                                                          <w:divBdr>
                                                                            <w:top w:val="none" w:sz="0" w:space="0" w:color="auto"/>
                                                                            <w:left w:val="none" w:sz="0" w:space="0" w:color="auto"/>
                                                                            <w:bottom w:val="none" w:sz="0" w:space="0" w:color="auto"/>
                                                                            <w:right w:val="none" w:sz="0" w:space="0" w:color="auto"/>
                                                                          </w:divBdr>
                                                                        </w:div>
                                                                        <w:div w:id="434906519">
                                                                          <w:marLeft w:val="0"/>
                                                                          <w:marRight w:val="0"/>
                                                                          <w:marTop w:val="0"/>
                                                                          <w:marBottom w:val="0"/>
                                                                          <w:divBdr>
                                                                            <w:top w:val="none" w:sz="0" w:space="0" w:color="auto"/>
                                                                            <w:left w:val="none" w:sz="0" w:space="0" w:color="auto"/>
                                                                            <w:bottom w:val="none" w:sz="0" w:space="0" w:color="auto"/>
                                                                            <w:right w:val="none" w:sz="0" w:space="0" w:color="auto"/>
                                                                          </w:divBdr>
                                                                        </w:div>
                                                                        <w:div w:id="465203978">
                                                                          <w:marLeft w:val="0"/>
                                                                          <w:marRight w:val="0"/>
                                                                          <w:marTop w:val="0"/>
                                                                          <w:marBottom w:val="0"/>
                                                                          <w:divBdr>
                                                                            <w:top w:val="none" w:sz="0" w:space="0" w:color="auto"/>
                                                                            <w:left w:val="none" w:sz="0" w:space="0" w:color="auto"/>
                                                                            <w:bottom w:val="none" w:sz="0" w:space="0" w:color="auto"/>
                                                                            <w:right w:val="none" w:sz="0" w:space="0" w:color="auto"/>
                                                                          </w:divBdr>
                                                                          <w:divsChild>
                                                                            <w:div w:id="124665785">
                                                                              <w:marLeft w:val="0"/>
                                                                              <w:marRight w:val="0"/>
                                                                              <w:marTop w:val="0"/>
                                                                              <w:marBottom w:val="0"/>
                                                                              <w:divBdr>
                                                                                <w:top w:val="none" w:sz="0" w:space="0" w:color="auto"/>
                                                                                <w:left w:val="none" w:sz="0" w:space="0" w:color="auto"/>
                                                                                <w:bottom w:val="none" w:sz="0" w:space="0" w:color="auto"/>
                                                                                <w:right w:val="none" w:sz="0" w:space="0" w:color="auto"/>
                                                                              </w:divBdr>
                                                                            </w:div>
                                                                            <w:div w:id="173539839">
                                                                              <w:marLeft w:val="0"/>
                                                                              <w:marRight w:val="0"/>
                                                                              <w:marTop w:val="0"/>
                                                                              <w:marBottom w:val="0"/>
                                                                              <w:divBdr>
                                                                                <w:top w:val="none" w:sz="0" w:space="0" w:color="auto"/>
                                                                                <w:left w:val="none" w:sz="0" w:space="0" w:color="auto"/>
                                                                                <w:bottom w:val="none" w:sz="0" w:space="0" w:color="auto"/>
                                                                                <w:right w:val="none" w:sz="0" w:space="0" w:color="auto"/>
                                                                              </w:divBdr>
                                                                            </w:div>
                                                                            <w:div w:id="546382327">
                                                                              <w:marLeft w:val="0"/>
                                                                              <w:marRight w:val="0"/>
                                                                              <w:marTop w:val="0"/>
                                                                              <w:marBottom w:val="0"/>
                                                                              <w:divBdr>
                                                                                <w:top w:val="none" w:sz="0" w:space="0" w:color="auto"/>
                                                                                <w:left w:val="none" w:sz="0" w:space="0" w:color="auto"/>
                                                                                <w:bottom w:val="none" w:sz="0" w:space="0" w:color="auto"/>
                                                                                <w:right w:val="none" w:sz="0" w:space="0" w:color="auto"/>
                                                                              </w:divBdr>
                                                                            </w:div>
                                                                            <w:div w:id="608047993">
                                                                              <w:marLeft w:val="0"/>
                                                                              <w:marRight w:val="0"/>
                                                                              <w:marTop w:val="0"/>
                                                                              <w:marBottom w:val="0"/>
                                                                              <w:divBdr>
                                                                                <w:top w:val="none" w:sz="0" w:space="0" w:color="auto"/>
                                                                                <w:left w:val="none" w:sz="0" w:space="0" w:color="auto"/>
                                                                                <w:bottom w:val="none" w:sz="0" w:space="0" w:color="auto"/>
                                                                                <w:right w:val="none" w:sz="0" w:space="0" w:color="auto"/>
                                                                              </w:divBdr>
                                                                            </w:div>
                                                                            <w:div w:id="787092767">
                                                                              <w:marLeft w:val="0"/>
                                                                              <w:marRight w:val="0"/>
                                                                              <w:marTop w:val="0"/>
                                                                              <w:marBottom w:val="0"/>
                                                                              <w:divBdr>
                                                                                <w:top w:val="none" w:sz="0" w:space="0" w:color="auto"/>
                                                                                <w:left w:val="none" w:sz="0" w:space="0" w:color="auto"/>
                                                                                <w:bottom w:val="none" w:sz="0" w:space="0" w:color="auto"/>
                                                                                <w:right w:val="none" w:sz="0" w:space="0" w:color="auto"/>
                                                                              </w:divBdr>
                                                                            </w:div>
                                                                            <w:div w:id="1196692319">
                                                                              <w:marLeft w:val="0"/>
                                                                              <w:marRight w:val="0"/>
                                                                              <w:marTop w:val="0"/>
                                                                              <w:marBottom w:val="0"/>
                                                                              <w:divBdr>
                                                                                <w:top w:val="none" w:sz="0" w:space="0" w:color="auto"/>
                                                                                <w:left w:val="none" w:sz="0" w:space="0" w:color="auto"/>
                                                                                <w:bottom w:val="none" w:sz="0" w:space="0" w:color="auto"/>
                                                                                <w:right w:val="none" w:sz="0" w:space="0" w:color="auto"/>
                                                                              </w:divBdr>
                                                                            </w:div>
                                                                            <w:div w:id="1307203658">
                                                                              <w:marLeft w:val="0"/>
                                                                              <w:marRight w:val="0"/>
                                                                              <w:marTop w:val="0"/>
                                                                              <w:marBottom w:val="0"/>
                                                                              <w:divBdr>
                                                                                <w:top w:val="none" w:sz="0" w:space="0" w:color="auto"/>
                                                                                <w:left w:val="none" w:sz="0" w:space="0" w:color="auto"/>
                                                                                <w:bottom w:val="none" w:sz="0" w:space="0" w:color="auto"/>
                                                                                <w:right w:val="none" w:sz="0" w:space="0" w:color="auto"/>
                                                                              </w:divBdr>
                                                                            </w:div>
                                                                            <w:div w:id="1318726222">
                                                                              <w:marLeft w:val="0"/>
                                                                              <w:marRight w:val="0"/>
                                                                              <w:marTop w:val="0"/>
                                                                              <w:marBottom w:val="0"/>
                                                                              <w:divBdr>
                                                                                <w:top w:val="none" w:sz="0" w:space="0" w:color="auto"/>
                                                                                <w:left w:val="none" w:sz="0" w:space="0" w:color="auto"/>
                                                                                <w:bottom w:val="none" w:sz="0" w:space="0" w:color="auto"/>
                                                                                <w:right w:val="none" w:sz="0" w:space="0" w:color="auto"/>
                                                                              </w:divBdr>
                                                                            </w:div>
                                                                            <w:div w:id="1570967475">
                                                                              <w:marLeft w:val="0"/>
                                                                              <w:marRight w:val="0"/>
                                                                              <w:marTop w:val="0"/>
                                                                              <w:marBottom w:val="0"/>
                                                                              <w:divBdr>
                                                                                <w:top w:val="none" w:sz="0" w:space="0" w:color="auto"/>
                                                                                <w:left w:val="none" w:sz="0" w:space="0" w:color="auto"/>
                                                                                <w:bottom w:val="none" w:sz="0" w:space="0" w:color="auto"/>
                                                                                <w:right w:val="none" w:sz="0" w:space="0" w:color="auto"/>
                                                                              </w:divBdr>
                                                                            </w:div>
                                                                            <w:div w:id="1718779431">
                                                                              <w:marLeft w:val="0"/>
                                                                              <w:marRight w:val="0"/>
                                                                              <w:marTop w:val="0"/>
                                                                              <w:marBottom w:val="0"/>
                                                                              <w:divBdr>
                                                                                <w:top w:val="none" w:sz="0" w:space="0" w:color="auto"/>
                                                                                <w:left w:val="none" w:sz="0" w:space="0" w:color="auto"/>
                                                                                <w:bottom w:val="none" w:sz="0" w:space="0" w:color="auto"/>
                                                                                <w:right w:val="none" w:sz="0" w:space="0" w:color="auto"/>
                                                                              </w:divBdr>
                                                                            </w:div>
                                                                          </w:divsChild>
                                                                        </w:div>
                                                                        <w:div w:id="496843513">
                                                                          <w:marLeft w:val="0"/>
                                                                          <w:marRight w:val="0"/>
                                                                          <w:marTop w:val="0"/>
                                                                          <w:marBottom w:val="0"/>
                                                                          <w:divBdr>
                                                                            <w:top w:val="none" w:sz="0" w:space="0" w:color="auto"/>
                                                                            <w:left w:val="none" w:sz="0" w:space="0" w:color="auto"/>
                                                                            <w:bottom w:val="none" w:sz="0" w:space="0" w:color="auto"/>
                                                                            <w:right w:val="none" w:sz="0" w:space="0" w:color="auto"/>
                                                                          </w:divBdr>
                                                                          <w:divsChild>
                                                                            <w:div w:id="525675040">
                                                                              <w:marLeft w:val="0"/>
                                                                              <w:marRight w:val="0"/>
                                                                              <w:marTop w:val="0"/>
                                                                              <w:marBottom w:val="0"/>
                                                                              <w:divBdr>
                                                                                <w:top w:val="none" w:sz="0" w:space="0" w:color="auto"/>
                                                                                <w:left w:val="none" w:sz="0" w:space="0" w:color="auto"/>
                                                                                <w:bottom w:val="none" w:sz="0" w:space="0" w:color="auto"/>
                                                                                <w:right w:val="none" w:sz="0" w:space="0" w:color="auto"/>
                                                                              </w:divBdr>
                                                                            </w:div>
                                                                            <w:div w:id="615411299">
                                                                              <w:marLeft w:val="0"/>
                                                                              <w:marRight w:val="0"/>
                                                                              <w:marTop w:val="0"/>
                                                                              <w:marBottom w:val="0"/>
                                                                              <w:divBdr>
                                                                                <w:top w:val="none" w:sz="0" w:space="0" w:color="auto"/>
                                                                                <w:left w:val="none" w:sz="0" w:space="0" w:color="auto"/>
                                                                                <w:bottom w:val="none" w:sz="0" w:space="0" w:color="auto"/>
                                                                                <w:right w:val="none" w:sz="0" w:space="0" w:color="auto"/>
                                                                              </w:divBdr>
                                                                            </w:div>
                                                                            <w:div w:id="693462070">
                                                                              <w:marLeft w:val="0"/>
                                                                              <w:marRight w:val="0"/>
                                                                              <w:marTop w:val="0"/>
                                                                              <w:marBottom w:val="0"/>
                                                                              <w:divBdr>
                                                                                <w:top w:val="none" w:sz="0" w:space="0" w:color="auto"/>
                                                                                <w:left w:val="none" w:sz="0" w:space="0" w:color="auto"/>
                                                                                <w:bottom w:val="none" w:sz="0" w:space="0" w:color="auto"/>
                                                                                <w:right w:val="none" w:sz="0" w:space="0" w:color="auto"/>
                                                                              </w:divBdr>
                                                                            </w:div>
                                                                            <w:div w:id="861937180">
                                                                              <w:marLeft w:val="0"/>
                                                                              <w:marRight w:val="0"/>
                                                                              <w:marTop w:val="0"/>
                                                                              <w:marBottom w:val="0"/>
                                                                              <w:divBdr>
                                                                                <w:top w:val="none" w:sz="0" w:space="0" w:color="auto"/>
                                                                                <w:left w:val="none" w:sz="0" w:space="0" w:color="auto"/>
                                                                                <w:bottom w:val="none" w:sz="0" w:space="0" w:color="auto"/>
                                                                                <w:right w:val="none" w:sz="0" w:space="0" w:color="auto"/>
                                                                              </w:divBdr>
                                                                            </w:div>
                                                                            <w:div w:id="1142039399">
                                                                              <w:marLeft w:val="0"/>
                                                                              <w:marRight w:val="0"/>
                                                                              <w:marTop w:val="0"/>
                                                                              <w:marBottom w:val="0"/>
                                                                              <w:divBdr>
                                                                                <w:top w:val="none" w:sz="0" w:space="0" w:color="auto"/>
                                                                                <w:left w:val="none" w:sz="0" w:space="0" w:color="auto"/>
                                                                                <w:bottom w:val="none" w:sz="0" w:space="0" w:color="auto"/>
                                                                                <w:right w:val="none" w:sz="0" w:space="0" w:color="auto"/>
                                                                              </w:divBdr>
                                                                            </w:div>
                                                                            <w:div w:id="1369645363">
                                                                              <w:marLeft w:val="0"/>
                                                                              <w:marRight w:val="0"/>
                                                                              <w:marTop w:val="0"/>
                                                                              <w:marBottom w:val="0"/>
                                                                              <w:divBdr>
                                                                                <w:top w:val="none" w:sz="0" w:space="0" w:color="auto"/>
                                                                                <w:left w:val="none" w:sz="0" w:space="0" w:color="auto"/>
                                                                                <w:bottom w:val="none" w:sz="0" w:space="0" w:color="auto"/>
                                                                                <w:right w:val="none" w:sz="0" w:space="0" w:color="auto"/>
                                                                              </w:divBdr>
                                                                            </w:div>
                                                                            <w:div w:id="1971207419">
                                                                              <w:marLeft w:val="0"/>
                                                                              <w:marRight w:val="0"/>
                                                                              <w:marTop w:val="0"/>
                                                                              <w:marBottom w:val="0"/>
                                                                              <w:divBdr>
                                                                                <w:top w:val="none" w:sz="0" w:space="0" w:color="auto"/>
                                                                                <w:left w:val="none" w:sz="0" w:space="0" w:color="auto"/>
                                                                                <w:bottom w:val="none" w:sz="0" w:space="0" w:color="auto"/>
                                                                                <w:right w:val="none" w:sz="0" w:space="0" w:color="auto"/>
                                                                              </w:divBdr>
                                                                            </w:div>
                                                                            <w:div w:id="2082092849">
                                                                              <w:marLeft w:val="0"/>
                                                                              <w:marRight w:val="0"/>
                                                                              <w:marTop w:val="0"/>
                                                                              <w:marBottom w:val="0"/>
                                                                              <w:divBdr>
                                                                                <w:top w:val="none" w:sz="0" w:space="0" w:color="auto"/>
                                                                                <w:left w:val="none" w:sz="0" w:space="0" w:color="auto"/>
                                                                                <w:bottom w:val="none" w:sz="0" w:space="0" w:color="auto"/>
                                                                                <w:right w:val="none" w:sz="0" w:space="0" w:color="auto"/>
                                                                              </w:divBdr>
                                                                            </w:div>
                                                                          </w:divsChild>
                                                                        </w:div>
                                                                        <w:div w:id="649020978">
                                                                          <w:marLeft w:val="0"/>
                                                                          <w:marRight w:val="0"/>
                                                                          <w:marTop w:val="0"/>
                                                                          <w:marBottom w:val="0"/>
                                                                          <w:divBdr>
                                                                            <w:top w:val="none" w:sz="0" w:space="0" w:color="auto"/>
                                                                            <w:left w:val="none" w:sz="0" w:space="0" w:color="auto"/>
                                                                            <w:bottom w:val="none" w:sz="0" w:space="0" w:color="auto"/>
                                                                            <w:right w:val="none" w:sz="0" w:space="0" w:color="auto"/>
                                                                          </w:divBdr>
                                                                        </w:div>
                                                                        <w:div w:id="1571964000">
                                                                          <w:marLeft w:val="0"/>
                                                                          <w:marRight w:val="0"/>
                                                                          <w:marTop w:val="0"/>
                                                                          <w:marBottom w:val="0"/>
                                                                          <w:divBdr>
                                                                            <w:top w:val="none" w:sz="0" w:space="0" w:color="auto"/>
                                                                            <w:left w:val="none" w:sz="0" w:space="0" w:color="auto"/>
                                                                            <w:bottom w:val="none" w:sz="0" w:space="0" w:color="auto"/>
                                                                            <w:right w:val="none" w:sz="0" w:space="0" w:color="auto"/>
                                                                          </w:divBdr>
                                                                          <w:divsChild>
                                                                            <w:div w:id="128983582">
                                                                              <w:marLeft w:val="0"/>
                                                                              <w:marRight w:val="0"/>
                                                                              <w:marTop w:val="0"/>
                                                                              <w:marBottom w:val="0"/>
                                                                              <w:divBdr>
                                                                                <w:top w:val="none" w:sz="0" w:space="0" w:color="auto"/>
                                                                                <w:left w:val="none" w:sz="0" w:space="0" w:color="auto"/>
                                                                                <w:bottom w:val="none" w:sz="0" w:space="0" w:color="auto"/>
                                                                                <w:right w:val="none" w:sz="0" w:space="0" w:color="auto"/>
                                                                              </w:divBdr>
                                                                            </w:div>
                                                                            <w:div w:id="605890910">
                                                                              <w:marLeft w:val="0"/>
                                                                              <w:marRight w:val="0"/>
                                                                              <w:marTop w:val="0"/>
                                                                              <w:marBottom w:val="0"/>
                                                                              <w:divBdr>
                                                                                <w:top w:val="none" w:sz="0" w:space="0" w:color="auto"/>
                                                                                <w:left w:val="none" w:sz="0" w:space="0" w:color="auto"/>
                                                                                <w:bottom w:val="none" w:sz="0" w:space="0" w:color="auto"/>
                                                                                <w:right w:val="none" w:sz="0" w:space="0" w:color="auto"/>
                                                                              </w:divBdr>
                                                                            </w:div>
                                                                            <w:div w:id="1464076449">
                                                                              <w:marLeft w:val="0"/>
                                                                              <w:marRight w:val="0"/>
                                                                              <w:marTop w:val="0"/>
                                                                              <w:marBottom w:val="0"/>
                                                                              <w:divBdr>
                                                                                <w:top w:val="none" w:sz="0" w:space="0" w:color="auto"/>
                                                                                <w:left w:val="none" w:sz="0" w:space="0" w:color="auto"/>
                                                                                <w:bottom w:val="none" w:sz="0" w:space="0" w:color="auto"/>
                                                                                <w:right w:val="none" w:sz="0" w:space="0" w:color="auto"/>
                                                                              </w:divBdr>
                                                                            </w:div>
                                                                            <w:div w:id="213498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47252371">
      <w:bodyDiv w:val="1"/>
      <w:marLeft w:val="0"/>
      <w:marRight w:val="0"/>
      <w:marTop w:val="0"/>
      <w:marBottom w:val="0"/>
      <w:divBdr>
        <w:top w:val="none" w:sz="0" w:space="0" w:color="auto"/>
        <w:left w:val="none" w:sz="0" w:space="0" w:color="auto"/>
        <w:bottom w:val="none" w:sz="0" w:space="0" w:color="auto"/>
        <w:right w:val="none" w:sz="0" w:space="0" w:color="auto"/>
      </w:divBdr>
    </w:div>
    <w:div w:id="1568177776">
      <w:bodyDiv w:val="1"/>
      <w:marLeft w:val="0"/>
      <w:marRight w:val="0"/>
      <w:marTop w:val="0"/>
      <w:marBottom w:val="0"/>
      <w:divBdr>
        <w:top w:val="none" w:sz="0" w:space="0" w:color="auto"/>
        <w:left w:val="none" w:sz="0" w:space="0" w:color="auto"/>
        <w:bottom w:val="none" w:sz="0" w:space="0" w:color="auto"/>
        <w:right w:val="none" w:sz="0" w:space="0" w:color="auto"/>
      </w:divBdr>
    </w:div>
    <w:div w:id="1576814896">
      <w:bodyDiv w:val="1"/>
      <w:marLeft w:val="0"/>
      <w:marRight w:val="0"/>
      <w:marTop w:val="0"/>
      <w:marBottom w:val="0"/>
      <w:divBdr>
        <w:top w:val="none" w:sz="0" w:space="0" w:color="auto"/>
        <w:left w:val="none" w:sz="0" w:space="0" w:color="auto"/>
        <w:bottom w:val="none" w:sz="0" w:space="0" w:color="auto"/>
        <w:right w:val="none" w:sz="0" w:space="0" w:color="auto"/>
      </w:divBdr>
    </w:div>
    <w:div w:id="1577595697">
      <w:bodyDiv w:val="1"/>
      <w:marLeft w:val="0"/>
      <w:marRight w:val="0"/>
      <w:marTop w:val="0"/>
      <w:marBottom w:val="0"/>
      <w:divBdr>
        <w:top w:val="none" w:sz="0" w:space="0" w:color="auto"/>
        <w:left w:val="none" w:sz="0" w:space="0" w:color="auto"/>
        <w:bottom w:val="none" w:sz="0" w:space="0" w:color="auto"/>
        <w:right w:val="none" w:sz="0" w:space="0" w:color="auto"/>
      </w:divBdr>
    </w:div>
    <w:div w:id="1581065117">
      <w:bodyDiv w:val="1"/>
      <w:marLeft w:val="0"/>
      <w:marRight w:val="0"/>
      <w:marTop w:val="0"/>
      <w:marBottom w:val="0"/>
      <w:divBdr>
        <w:top w:val="none" w:sz="0" w:space="0" w:color="auto"/>
        <w:left w:val="none" w:sz="0" w:space="0" w:color="auto"/>
        <w:bottom w:val="none" w:sz="0" w:space="0" w:color="auto"/>
        <w:right w:val="none" w:sz="0" w:space="0" w:color="auto"/>
      </w:divBdr>
    </w:div>
    <w:div w:id="1599026084">
      <w:bodyDiv w:val="1"/>
      <w:marLeft w:val="0"/>
      <w:marRight w:val="0"/>
      <w:marTop w:val="0"/>
      <w:marBottom w:val="0"/>
      <w:divBdr>
        <w:top w:val="none" w:sz="0" w:space="0" w:color="auto"/>
        <w:left w:val="none" w:sz="0" w:space="0" w:color="auto"/>
        <w:bottom w:val="none" w:sz="0" w:space="0" w:color="auto"/>
        <w:right w:val="none" w:sz="0" w:space="0" w:color="auto"/>
      </w:divBdr>
      <w:divsChild>
        <w:div w:id="249702952">
          <w:marLeft w:val="0"/>
          <w:marRight w:val="0"/>
          <w:marTop w:val="0"/>
          <w:marBottom w:val="0"/>
          <w:divBdr>
            <w:top w:val="single" w:sz="6" w:space="0" w:color="343541"/>
            <w:left w:val="none" w:sz="0" w:space="0" w:color="auto"/>
            <w:bottom w:val="none" w:sz="0" w:space="0" w:color="auto"/>
            <w:right w:val="none" w:sz="0" w:space="0" w:color="auto"/>
          </w:divBdr>
          <w:divsChild>
            <w:div w:id="650063912">
              <w:marLeft w:val="0"/>
              <w:marRight w:val="0"/>
              <w:marTop w:val="0"/>
              <w:marBottom w:val="0"/>
              <w:divBdr>
                <w:top w:val="none" w:sz="0" w:space="0" w:color="auto"/>
                <w:left w:val="none" w:sz="0" w:space="0" w:color="auto"/>
                <w:bottom w:val="none" w:sz="0" w:space="0" w:color="auto"/>
                <w:right w:val="none" w:sz="0" w:space="0" w:color="auto"/>
              </w:divBdr>
              <w:divsChild>
                <w:div w:id="157994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997136">
          <w:marLeft w:val="0"/>
          <w:marRight w:val="0"/>
          <w:marTop w:val="0"/>
          <w:marBottom w:val="0"/>
          <w:divBdr>
            <w:top w:val="none" w:sz="0" w:space="0" w:color="auto"/>
            <w:left w:val="none" w:sz="0" w:space="0" w:color="auto"/>
            <w:bottom w:val="none" w:sz="0" w:space="0" w:color="auto"/>
            <w:right w:val="none" w:sz="0" w:space="0" w:color="auto"/>
          </w:divBdr>
          <w:divsChild>
            <w:div w:id="892275770">
              <w:marLeft w:val="0"/>
              <w:marRight w:val="0"/>
              <w:marTop w:val="0"/>
              <w:marBottom w:val="0"/>
              <w:divBdr>
                <w:top w:val="none" w:sz="0" w:space="0" w:color="auto"/>
                <w:left w:val="none" w:sz="0" w:space="0" w:color="auto"/>
                <w:bottom w:val="none" w:sz="0" w:space="0" w:color="auto"/>
                <w:right w:val="none" w:sz="0" w:space="0" w:color="auto"/>
              </w:divBdr>
              <w:divsChild>
                <w:div w:id="1223103441">
                  <w:marLeft w:val="0"/>
                  <w:marRight w:val="0"/>
                  <w:marTop w:val="0"/>
                  <w:marBottom w:val="0"/>
                  <w:divBdr>
                    <w:top w:val="none" w:sz="0" w:space="0" w:color="auto"/>
                    <w:left w:val="none" w:sz="0" w:space="0" w:color="auto"/>
                    <w:bottom w:val="none" w:sz="0" w:space="0" w:color="auto"/>
                    <w:right w:val="none" w:sz="0" w:space="0" w:color="auto"/>
                  </w:divBdr>
                  <w:divsChild>
                    <w:div w:id="193202041">
                      <w:marLeft w:val="0"/>
                      <w:marRight w:val="0"/>
                      <w:marTop w:val="0"/>
                      <w:marBottom w:val="0"/>
                      <w:divBdr>
                        <w:top w:val="none" w:sz="0" w:space="0" w:color="auto"/>
                        <w:left w:val="none" w:sz="0" w:space="0" w:color="auto"/>
                        <w:bottom w:val="none" w:sz="0" w:space="0" w:color="auto"/>
                        <w:right w:val="none" w:sz="0" w:space="0" w:color="auto"/>
                      </w:divBdr>
                      <w:divsChild>
                        <w:div w:id="1663006598">
                          <w:marLeft w:val="0"/>
                          <w:marRight w:val="0"/>
                          <w:marTop w:val="0"/>
                          <w:marBottom w:val="0"/>
                          <w:divBdr>
                            <w:top w:val="none" w:sz="0" w:space="0" w:color="auto"/>
                            <w:left w:val="none" w:sz="0" w:space="0" w:color="auto"/>
                            <w:bottom w:val="none" w:sz="0" w:space="0" w:color="auto"/>
                            <w:right w:val="none" w:sz="0" w:space="0" w:color="auto"/>
                          </w:divBdr>
                          <w:divsChild>
                            <w:div w:id="34232829">
                              <w:marLeft w:val="0"/>
                              <w:marRight w:val="0"/>
                              <w:marTop w:val="0"/>
                              <w:marBottom w:val="0"/>
                              <w:divBdr>
                                <w:top w:val="none" w:sz="0" w:space="0" w:color="auto"/>
                                <w:left w:val="none" w:sz="0" w:space="0" w:color="auto"/>
                                <w:bottom w:val="none" w:sz="0" w:space="0" w:color="auto"/>
                                <w:right w:val="none" w:sz="0" w:space="0" w:color="auto"/>
                              </w:divBdr>
                              <w:divsChild>
                                <w:div w:id="1060976007">
                                  <w:marLeft w:val="0"/>
                                  <w:marRight w:val="0"/>
                                  <w:marTop w:val="0"/>
                                  <w:marBottom w:val="0"/>
                                  <w:divBdr>
                                    <w:top w:val="none" w:sz="0" w:space="0" w:color="auto"/>
                                    <w:left w:val="none" w:sz="0" w:space="0" w:color="auto"/>
                                    <w:bottom w:val="none" w:sz="0" w:space="0" w:color="auto"/>
                                    <w:right w:val="none" w:sz="0" w:space="0" w:color="auto"/>
                                  </w:divBdr>
                                  <w:divsChild>
                                    <w:div w:id="179825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070459">
                              <w:marLeft w:val="0"/>
                              <w:marRight w:val="0"/>
                              <w:marTop w:val="0"/>
                              <w:marBottom w:val="0"/>
                              <w:divBdr>
                                <w:top w:val="none" w:sz="0" w:space="0" w:color="auto"/>
                                <w:left w:val="none" w:sz="0" w:space="0" w:color="auto"/>
                                <w:bottom w:val="none" w:sz="0" w:space="0" w:color="auto"/>
                                <w:right w:val="none" w:sz="0" w:space="0" w:color="auto"/>
                              </w:divBdr>
                              <w:divsChild>
                                <w:div w:id="208668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2568909">
      <w:bodyDiv w:val="1"/>
      <w:marLeft w:val="0"/>
      <w:marRight w:val="0"/>
      <w:marTop w:val="0"/>
      <w:marBottom w:val="0"/>
      <w:divBdr>
        <w:top w:val="none" w:sz="0" w:space="0" w:color="auto"/>
        <w:left w:val="none" w:sz="0" w:space="0" w:color="auto"/>
        <w:bottom w:val="none" w:sz="0" w:space="0" w:color="auto"/>
        <w:right w:val="none" w:sz="0" w:space="0" w:color="auto"/>
      </w:divBdr>
    </w:div>
    <w:div w:id="1627665622">
      <w:bodyDiv w:val="1"/>
      <w:marLeft w:val="0"/>
      <w:marRight w:val="0"/>
      <w:marTop w:val="0"/>
      <w:marBottom w:val="0"/>
      <w:divBdr>
        <w:top w:val="none" w:sz="0" w:space="0" w:color="auto"/>
        <w:left w:val="none" w:sz="0" w:space="0" w:color="auto"/>
        <w:bottom w:val="none" w:sz="0" w:space="0" w:color="auto"/>
        <w:right w:val="none" w:sz="0" w:space="0" w:color="auto"/>
      </w:divBdr>
    </w:div>
    <w:div w:id="1637493939">
      <w:bodyDiv w:val="1"/>
      <w:marLeft w:val="0"/>
      <w:marRight w:val="0"/>
      <w:marTop w:val="0"/>
      <w:marBottom w:val="0"/>
      <w:divBdr>
        <w:top w:val="none" w:sz="0" w:space="0" w:color="auto"/>
        <w:left w:val="none" w:sz="0" w:space="0" w:color="auto"/>
        <w:bottom w:val="none" w:sz="0" w:space="0" w:color="auto"/>
        <w:right w:val="none" w:sz="0" w:space="0" w:color="auto"/>
      </w:divBdr>
      <w:divsChild>
        <w:div w:id="532957140">
          <w:marLeft w:val="0"/>
          <w:marRight w:val="0"/>
          <w:marTop w:val="0"/>
          <w:marBottom w:val="0"/>
          <w:divBdr>
            <w:top w:val="none" w:sz="0" w:space="0" w:color="auto"/>
            <w:left w:val="none" w:sz="0" w:space="0" w:color="auto"/>
            <w:bottom w:val="none" w:sz="0" w:space="0" w:color="auto"/>
            <w:right w:val="none" w:sz="0" w:space="0" w:color="auto"/>
          </w:divBdr>
          <w:divsChild>
            <w:div w:id="1367440740">
              <w:marLeft w:val="0"/>
              <w:marRight w:val="0"/>
              <w:marTop w:val="0"/>
              <w:marBottom w:val="0"/>
              <w:divBdr>
                <w:top w:val="none" w:sz="0" w:space="0" w:color="auto"/>
                <w:left w:val="none" w:sz="0" w:space="0" w:color="auto"/>
                <w:bottom w:val="none" w:sz="0" w:space="0" w:color="auto"/>
                <w:right w:val="none" w:sz="0" w:space="0" w:color="auto"/>
              </w:divBdr>
              <w:divsChild>
                <w:div w:id="602151763">
                  <w:marLeft w:val="0"/>
                  <w:marRight w:val="0"/>
                  <w:marTop w:val="0"/>
                  <w:marBottom w:val="0"/>
                  <w:divBdr>
                    <w:top w:val="none" w:sz="0" w:space="0" w:color="auto"/>
                    <w:left w:val="none" w:sz="0" w:space="0" w:color="auto"/>
                    <w:bottom w:val="none" w:sz="0" w:space="0" w:color="auto"/>
                    <w:right w:val="none" w:sz="0" w:space="0" w:color="auto"/>
                  </w:divBdr>
                  <w:divsChild>
                    <w:div w:id="814687729">
                      <w:marLeft w:val="0"/>
                      <w:marRight w:val="0"/>
                      <w:marTop w:val="0"/>
                      <w:marBottom w:val="0"/>
                      <w:divBdr>
                        <w:top w:val="single" w:sz="12" w:space="0" w:color="F5F5F5"/>
                        <w:left w:val="single" w:sz="12" w:space="0" w:color="F5F5F5"/>
                        <w:bottom w:val="single" w:sz="12" w:space="0" w:color="F5F5F5"/>
                        <w:right w:val="single" w:sz="12" w:space="0" w:color="F5F5F5"/>
                      </w:divBdr>
                      <w:divsChild>
                        <w:div w:id="1501508713">
                          <w:marLeft w:val="0"/>
                          <w:marRight w:val="0"/>
                          <w:marTop w:val="0"/>
                          <w:marBottom w:val="0"/>
                          <w:divBdr>
                            <w:top w:val="none" w:sz="0" w:space="0" w:color="auto"/>
                            <w:left w:val="none" w:sz="0" w:space="0" w:color="auto"/>
                            <w:bottom w:val="none" w:sz="0" w:space="0" w:color="auto"/>
                            <w:right w:val="none" w:sz="0" w:space="0" w:color="auto"/>
                          </w:divBdr>
                          <w:divsChild>
                            <w:div w:id="42476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928586">
      <w:bodyDiv w:val="1"/>
      <w:marLeft w:val="0"/>
      <w:marRight w:val="0"/>
      <w:marTop w:val="0"/>
      <w:marBottom w:val="0"/>
      <w:divBdr>
        <w:top w:val="none" w:sz="0" w:space="0" w:color="auto"/>
        <w:left w:val="none" w:sz="0" w:space="0" w:color="auto"/>
        <w:bottom w:val="none" w:sz="0" w:space="0" w:color="auto"/>
        <w:right w:val="none" w:sz="0" w:space="0" w:color="auto"/>
      </w:divBdr>
    </w:div>
    <w:div w:id="1665469867">
      <w:bodyDiv w:val="1"/>
      <w:marLeft w:val="0"/>
      <w:marRight w:val="0"/>
      <w:marTop w:val="0"/>
      <w:marBottom w:val="0"/>
      <w:divBdr>
        <w:top w:val="none" w:sz="0" w:space="0" w:color="auto"/>
        <w:left w:val="none" w:sz="0" w:space="0" w:color="auto"/>
        <w:bottom w:val="none" w:sz="0" w:space="0" w:color="auto"/>
        <w:right w:val="none" w:sz="0" w:space="0" w:color="auto"/>
      </w:divBdr>
    </w:div>
    <w:div w:id="1666392849">
      <w:bodyDiv w:val="1"/>
      <w:marLeft w:val="0"/>
      <w:marRight w:val="0"/>
      <w:marTop w:val="0"/>
      <w:marBottom w:val="0"/>
      <w:divBdr>
        <w:top w:val="none" w:sz="0" w:space="0" w:color="auto"/>
        <w:left w:val="none" w:sz="0" w:space="0" w:color="auto"/>
        <w:bottom w:val="none" w:sz="0" w:space="0" w:color="auto"/>
        <w:right w:val="none" w:sz="0" w:space="0" w:color="auto"/>
      </w:divBdr>
    </w:div>
    <w:div w:id="1687438568">
      <w:bodyDiv w:val="1"/>
      <w:marLeft w:val="0"/>
      <w:marRight w:val="0"/>
      <w:marTop w:val="0"/>
      <w:marBottom w:val="0"/>
      <w:divBdr>
        <w:top w:val="none" w:sz="0" w:space="0" w:color="auto"/>
        <w:left w:val="none" w:sz="0" w:space="0" w:color="auto"/>
        <w:bottom w:val="none" w:sz="0" w:space="0" w:color="auto"/>
        <w:right w:val="none" w:sz="0" w:space="0" w:color="auto"/>
      </w:divBdr>
    </w:div>
    <w:div w:id="1695305078">
      <w:bodyDiv w:val="1"/>
      <w:marLeft w:val="0"/>
      <w:marRight w:val="0"/>
      <w:marTop w:val="0"/>
      <w:marBottom w:val="0"/>
      <w:divBdr>
        <w:top w:val="none" w:sz="0" w:space="0" w:color="auto"/>
        <w:left w:val="none" w:sz="0" w:space="0" w:color="auto"/>
        <w:bottom w:val="none" w:sz="0" w:space="0" w:color="auto"/>
        <w:right w:val="none" w:sz="0" w:space="0" w:color="auto"/>
      </w:divBdr>
    </w:div>
    <w:div w:id="1700622958">
      <w:bodyDiv w:val="1"/>
      <w:marLeft w:val="0"/>
      <w:marRight w:val="0"/>
      <w:marTop w:val="0"/>
      <w:marBottom w:val="0"/>
      <w:divBdr>
        <w:top w:val="none" w:sz="0" w:space="0" w:color="auto"/>
        <w:left w:val="none" w:sz="0" w:space="0" w:color="auto"/>
        <w:bottom w:val="none" w:sz="0" w:space="0" w:color="auto"/>
        <w:right w:val="none" w:sz="0" w:space="0" w:color="auto"/>
      </w:divBdr>
    </w:div>
    <w:div w:id="1702053215">
      <w:bodyDiv w:val="1"/>
      <w:marLeft w:val="0"/>
      <w:marRight w:val="0"/>
      <w:marTop w:val="0"/>
      <w:marBottom w:val="0"/>
      <w:divBdr>
        <w:top w:val="none" w:sz="0" w:space="0" w:color="auto"/>
        <w:left w:val="none" w:sz="0" w:space="0" w:color="auto"/>
        <w:bottom w:val="none" w:sz="0" w:space="0" w:color="auto"/>
        <w:right w:val="none" w:sz="0" w:space="0" w:color="auto"/>
      </w:divBdr>
    </w:div>
    <w:div w:id="1705213348">
      <w:bodyDiv w:val="1"/>
      <w:marLeft w:val="0"/>
      <w:marRight w:val="0"/>
      <w:marTop w:val="0"/>
      <w:marBottom w:val="0"/>
      <w:divBdr>
        <w:top w:val="none" w:sz="0" w:space="0" w:color="auto"/>
        <w:left w:val="none" w:sz="0" w:space="0" w:color="auto"/>
        <w:bottom w:val="none" w:sz="0" w:space="0" w:color="auto"/>
        <w:right w:val="none" w:sz="0" w:space="0" w:color="auto"/>
      </w:divBdr>
    </w:div>
    <w:div w:id="1713267777">
      <w:bodyDiv w:val="1"/>
      <w:marLeft w:val="0"/>
      <w:marRight w:val="0"/>
      <w:marTop w:val="0"/>
      <w:marBottom w:val="0"/>
      <w:divBdr>
        <w:top w:val="none" w:sz="0" w:space="0" w:color="auto"/>
        <w:left w:val="none" w:sz="0" w:space="0" w:color="auto"/>
        <w:bottom w:val="none" w:sz="0" w:space="0" w:color="auto"/>
        <w:right w:val="none" w:sz="0" w:space="0" w:color="auto"/>
      </w:divBdr>
    </w:div>
    <w:div w:id="1738169249">
      <w:bodyDiv w:val="1"/>
      <w:marLeft w:val="0"/>
      <w:marRight w:val="0"/>
      <w:marTop w:val="0"/>
      <w:marBottom w:val="0"/>
      <w:divBdr>
        <w:top w:val="none" w:sz="0" w:space="0" w:color="auto"/>
        <w:left w:val="none" w:sz="0" w:space="0" w:color="auto"/>
        <w:bottom w:val="none" w:sz="0" w:space="0" w:color="auto"/>
        <w:right w:val="none" w:sz="0" w:space="0" w:color="auto"/>
      </w:divBdr>
    </w:div>
    <w:div w:id="1743061145">
      <w:bodyDiv w:val="1"/>
      <w:marLeft w:val="0"/>
      <w:marRight w:val="0"/>
      <w:marTop w:val="0"/>
      <w:marBottom w:val="0"/>
      <w:divBdr>
        <w:top w:val="none" w:sz="0" w:space="0" w:color="auto"/>
        <w:left w:val="none" w:sz="0" w:space="0" w:color="auto"/>
        <w:bottom w:val="none" w:sz="0" w:space="0" w:color="auto"/>
        <w:right w:val="none" w:sz="0" w:space="0" w:color="auto"/>
      </w:divBdr>
    </w:div>
    <w:div w:id="1784691003">
      <w:bodyDiv w:val="1"/>
      <w:marLeft w:val="0"/>
      <w:marRight w:val="0"/>
      <w:marTop w:val="0"/>
      <w:marBottom w:val="0"/>
      <w:divBdr>
        <w:top w:val="none" w:sz="0" w:space="0" w:color="auto"/>
        <w:left w:val="none" w:sz="0" w:space="0" w:color="auto"/>
        <w:bottom w:val="none" w:sz="0" w:space="0" w:color="auto"/>
        <w:right w:val="none" w:sz="0" w:space="0" w:color="auto"/>
      </w:divBdr>
    </w:div>
    <w:div w:id="1786532623">
      <w:bodyDiv w:val="1"/>
      <w:marLeft w:val="0"/>
      <w:marRight w:val="0"/>
      <w:marTop w:val="0"/>
      <w:marBottom w:val="0"/>
      <w:divBdr>
        <w:top w:val="none" w:sz="0" w:space="0" w:color="auto"/>
        <w:left w:val="none" w:sz="0" w:space="0" w:color="auto"/>
        <w:bottom w:val="none" w:sz="0" w:space="0" w:color="auto"/>
        <w:right w:val="none" w:sz="0" w:space="0" w:color="auto"/>
      </w:divBdr>
    </w:div>
    <w:div w:id="1810902423">
      <w:bodyDiv w:val="1"/>
      <w:marLeft w:val="0"/>
      <w:marRight w:val="0"/>
      <w:marTop w:val="0"/>
      <w:marBottom w:val="0"/>
      <w:divBdr>
        <w:top w:val="none" w:sz="0" w:space="0" w:color="auto"/>
        <w:left w:val="none" w:sz="0" w:space="0" w:color="auto"/>
        <w:bottom w:val="none" w:sz="0" w:space="0" w:color="auto"/>
        <w:right w:val="none" w:sz="0" w:space="0" w:color="auto"/>
      </w:divBdr>
    </w:div>
    <w:div w:id="1812674503">
      <w:bodyDiv w:val="1"/>
      <w:marLeft w:val="0"/>
      <w:marRight w:val="0"/>
      <w:marTop w:val="0"/>
      <w:marBottom w:val="0"/>
      <w:divBdr>
        <w:top w:val="none" w:sz="0" w:space="0" w:color="auto"/>
        <w:left w:val="none" w:sz="0" w:space="0" w:color="auto"/>
        <w:bottom w:val="none" w:sz="0" w:space="0" w:color="auto"/>
        <w:right w:val="none" w:sz="0" w:space="0" w:color="auto"/>
      </w:divBdr>
    </w:div>
    <w:div w:id="1819111075">
      <w:bodyDiv w:val="1"/>
      <w:marLeft w:val="0"/>
      <w:marRight w:val="0"/>
      <w:marTop w:val="0"/>
      <w:marBottom w:val="0"/>
      <w:divBdr>
        <w:top w:val="none" w:sz="0" w:space="0" w:color="auto"/>
        <w:left w:val="none" w:sz="0" w:space="0" w:color="auto"/>
        <w:bottom w:val="none" w:sz="0" w:space="0" w:color="auto"/>
        <w:right w:val="none" w:sz="0" w:space="0" w:color="auto"/>
      </w:divBdr>
    </w:div>
    <w:div w:id="1856923257">
      <w:bodyDiv w:val="1"/>
      <w:marLeft w:val="0"/>
      <w:marRight w:val="0"/>
      <w:marTop w:val="0"/>
      <w:marBottom w:val="0"/>
      <w:divBdr>
        <w:top w:val="none" w:sz="0" w:space="0" w:color="auto"/>
        <w:left w:val="none" w:sz="0" w:space="0" w:color="auto"/>
        <w:bottom w:val="none" w:sz="0" w:space="0" w:color="auto"/>
        <w:right w:val="none" w:sz="0" w:space="0" w:color="auto"/>
      </w:divBdr>
    </w:div>
    <w:div w:id="1864515005">
      <w:bodyDiv w:val="1"/>
      <w:marLeft w:val="0"/>
      <w:marRight w:val="0"/>
      <w:marTop w:val="0"/>
      <w:marBottom w:val="0"/>
      <w:divBdr>
        <w:top w:val="none" w:sz="0" w:space="0" w:color="auto"/>
        <w:left w:val="none" w:sz="0" w:space="0" w:color="auto"/>
        <w:bottom w:val="none" w:sz="0" w:space="0" w:color="auto"/>
        <w:right w:val="none" w:sz="0" w:space="0" w:color="auto"/>
      </w:divBdr>
    </w:div>
    <w:div w:id="1864902968">
      <w:bodyDiv w:val="1"/>
      <w:marLeft w:val="0"/>
      <w:marRight w:val="0"/>
      <w:marTop w:val="0"/>
      <w:marBottom w:val="0"/>
      <w:divBdr>
        <w:top w:val="none" w:sz="0" w:space="0" w:color="auto"/>
        <w:left w:val="none" w:sz="0" w:space="0" w:color="auto"/>
        <w:bottom w:val="none" w:sz="0" w:space="0" w:color="auto"/>
        <w:right w:val="none" w:sz="0" w:space="0" w:color="auto"/>
      </w:divBdr>
    </w:div>
    <w:div w:id="1877082414">
      <w:bodyDiv w:val="1"/>
      <w:marLeft w:val="0"/>
      <w:marRight w:val="0"/>
      <w:marTop w:val="0"/>
      <w:marBottom w:val="0"/>
      <w:divBdr>
        <w:top w:val="none" w:sz="0" w:space="0" w:color="auto"/>
        <w:left w:val="none" w:sz="0" w:space="0" w:color="auto"/>
        <w:bottom w:val="none" w:sz="0" w:space="0" w:color="auto"/>
        <w:right w:val="none" w:sz="0" w:space="0" w:color="auto"/>
      </w:divBdr>
    </w:div>
    <w:div w:id="1916085533">
      <w:bodyDiv w:val="1"/>
      <w:marLeft w:val="0"/>
      <w:marRight w:val="0"/>
      <w:marTop w:val="0"/>
      <w:marBottom w:val="0"/>
      <w:divBdr>
        <w:top w:val="none" w:sz="0" w:space="0" w:color="auto"/>
        <w:left w:val="none" w:sz="0" w:space="0" w:color="auto"/>
        <w:bottom w:val="none" w:sz="0" w:space="0" w:color="auto"/>
        <w:right w:val="none" w:sz="0" w:space="0" w:color="auto"/>
      </w:divBdr>
    </w:div>
    <w:div w:id="1921256742">
      <w:bodyDiv w:val="1"/>
      <w:marLeft w:val="0"/>
      <w:marRight w:val="0"/>
      <w:marTop w:val="0"/>
      <w:marBottom w:val="0"/>
      <w:divBdr>
        <w:top w:val="none" w:sz="0" w:space="0" w:color="auto"/>
        <w:left w:val="none" w:sz="0" w:space="0" w:color="auto"/>
        <w:bottom w:val="none" w:sz="0" w:space="0" w:color="auto"/>
        <w:right w:val="none" w:sz="0" w:space="0" w:color="auto"/>
      </w:divBdr>
    </w:div>
    <w:div w:id="1946376000">
      <w:bodyDiv w:val="1"/>
      <w:marLeft w:val="0"/>
      <w:marRight w:val="0"/>
      <w:marTop w:val="0"/>
      <w:marBottom w:val="0"/>
      <w:divBdr>
        <w:top w:val="none" w:sz="0" w:space="0" w:color="auto"/>
        <w:left w:val="none" w:sz="0" w:space="0" w:color="auto"/>
        <w:bottom w:val="none" w:sz="0" w:space="0" w:color="auto"/>
        <w:right w:val="none" w:sz="0" w:space="0" w:color="auto"/>
      </w:divBdr>
    </w:div>
    <w:div w:id="1947301823">
      <w:bodyDiv w:val="1"/>
      <w:marLeft w:val="0"/>
      <w:marRight w:val="0"/>
      <w:marTop w:val="0"/>
      <w:marBottom w:val="0"/>
      <w:divBdr>
        <w:top w:val="none" w:sz="0" w:space="0" w:color="auto"/>
        <w:left w:val="none" w:sz="0" w:space="0" w:color="auto"/>
        <w:bottom w:val="none" w:sz="0" w:space="0" w:color="auto"/>
        <w:right w:val="none" w:sz="0" w:space="0" w:color="auto"/>
      </w:divBdr>
    </w:div>
    <w:div w:id="1959142322">
      <w:bodyDiv w:val="1"/>
      <w:marLeft w:val="0"/>
      <w:marRight w:val="0"/>
      <w:marTop w:val="0"/>
      <w:marBottom w:val="0"/>
      <w:divBdr>
        <w:top w:val="none" w:sz="0" w:space="0" w:color="auto"/>
        <w:left w:val="none" w:sz="0" w:space="0" w:color="auto"/>
        <w:bottom w:val="none" w:sz="0" w:space="0" w:color="auto"/>
        <w:right w:val="none" w:sz="0" w:space="0" w:color="auto"/>
      </w:divBdr>
    </w:div>
    <w:div w:id="1974283759">
      <w:bodyDiv w:val="1"/>
      <w:marLeft w:val="0"/>
      <w:marRight w:val="0"/>
      <w:marTop w:val="0"/>
      <w:marBottom w:val="0"/>
      <w:divBdr>
        <w:top w:val="none" w:sz="0" w:space="0" w:color="auto"/>
        <w:left w:val="none" w:sz="0" w:space="0" w:color="auto"/>
        <w:bottom w:val="none" w:sz="0" w:space="0" w:color="auto"/>
        <w:right w:val="none" w:sz="0" w:space="0" w:color="auto"/>
      </w:divBdr>
    </w:div>
    <w:div w:id="1976832882">
      <w:bodyDiv w:val="1"/>
      <w:marLeft w:val="0"/>
      <w:marRight w:val="0"/>
      <w:marTop w:val="0"/>
      <w:marBottom w:val="0"/>
      <w:divBdr>
        <w:top w:val="none" w:sz="0" w:space="0" w:color="auto"/>
        <w:left w:val="none" w:sz="0" w:space="0" w:color="auto"/>
        <w:bottom w:val="none" w:sz="0" w:space="0" w:color="auto"/>
        <w:right w:val="none" w:sz="0" w:space="0" w:color="auto"/>
      </w:divBdr>
    </w:div>
    <w:div w:id="1977448881">
      <w:bodyDiv w:val="1"/>
      <w:marLeft w:val="0"/>
      <w:marRight w:val="0"/>
      <w:marTop w:val="0"/>
      <w:marBottom w:val="0"/>
      <w:divBdr>
        <w:top w:val="none" w:sz="0" w:space="0" w:color="auto"/>
        <w:left w:val="none" w:sz="0" w:space="0" w:color="auto"/>
        <w:bottom w:val="none" w:sz="0" w:space="0" w:color="auto"/>
        <w:right w:val="none" w:sz="0" w:space="0" w:color="auto"/>
      </w:divBdr>
    </w:div>
    <w:div w:id="1979794675">
      <w:bodyDiv w:val="1"/>
      <w:marLeft w:val="0"/>
      <w:marRight w:val="0"/>
      <w:marTop w:val="0"/>
      <w:marBottom w:val="0"/>
      <w:divBdr>
        <w:top w:val="none" w:sz="0" w:space="0" w:color="auto"/>
        <w:left w:val="none" w:sz="0" w:space="0" w:color="auto"/>
        <w:bottom w:val="none" w:sz="0" w:space="0" w:color="auto"/>
        <w:right w:val="none" w:sz="0" w:space="0" w:color="auto"/>
      </w:divBdr>
      <w:divsChild>
        <w:div w:id="506602685">
          <w:marLeft w:val="0"/>
          <w:marRight w:val="0"/>
          <w:marTop w:val="0"/>
          <w:marBottom w:val="0"/>
          <w:divBdr>
            <w:top w:val="none" w:sz="0" w:space="0" w:color="auto"/>
            <w:left w:val="none" w:sz="0" w:space="0" w:color="auto"/>
            <w:bottom w:val="none" w:sz="0" w:space="0" w:color="auto"/>
            <w:right w:val="none" w:sz="0" w:space="0" w:color="auto"/>
          </w:divBdr>
          <w:divsChild>
            <w:div w:id="191918465">
              <w:marLeft w:val="0"/>
              <w:marRight w:val="0"/>
              <w:marTop w:val="0"/>
              <w:marBottom w:val="0"/>
              <w:divBdr>
                <w:top w:val="none" w:sz="0" w:space="0" w:color="auto"/>
                <w:left w:val="none" w:sz="0" w:space="0" w:color="auto"/>
                <w:bottom w:val="none" w:sz="0" w:space="0" w:color="auto"/>
                <w:right w:val="none" w:sz="0" w:space="0" w:color="auto"/>
              </w:divBdr>
              <w:divsChild>
                <w:div w:id="1436748758">
                  <w:marLeft w:val="0"/>
                  <w:marRight w:val="0"/>
                  <w:marTop w:val="0"/>
                  <w:marBottom w:val="0"/>
                  <w:divBdr>
                    <w:top w:val="none" w:sz="0" w:space="0" w:color="auto"/>
                    <w:left w:val="none" w:sz="0" w:space="0" w:color="auto"/>
                    <w:bottom w:val="none" w:sz="0" w:space="0" w:color="auto"/>
                    <w:right w:val="none" w:sz="0" w:space="0" w:color="auto"/>
                  </w:divBdr>
                  <w:divsChild>
                    <w:div w:id="206925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188972">
      <w:bodyDiv w:val="1"/>
      <w:marLeft w:val="0"/>
      <w:marRight w:val="0"/>
      <w:marTop w:val="0"/>
      <w:marBottom w:val="0"/>
      <w:divBdr>
        <w:top w:val="none" w:sz="0" w:space="0" w:color="auto"/>
        <w:left w:val="none" w:sz="0" w:space="0" w:color="auto"/>
        <w:bottom w:val="none" w:sz="0" w:space="0" w:color="auto"/>
        <w:right w:val="none" w:sz="0" w:space="0" w:color="auto"/>
      </w:divBdr>
    </w:div>
    <w:div w:id="1988627881">
      <w:bodyDiv w:val="1"/>
      <w:marLeft w:val="0"/>
      <w:marRight w:val="0"/>
      <w:marTop w:val="0"/>
      <w:marBottom w:val="0"/>
      <w:divBdr>
        <w:top w:val="none" w:sz="0" w:space="0" w:color="auto"/>
        <w:left w:val="none" w:sz="0" w:space="0" w:color="auto"/>
        <w:bottom w:val="none" w:sz="0" w:space="0" w:color="auto"/>
        <w:right w:val="none" w:sz="0" w:space="0" w:color="auto"/>
      </w:divBdr>
      <w:divsChild>
        <w:div w:id="599945150">
          <w:marLeft w:val="0"/>
          <w:marRight w:val="0"/>
          <w:marTop w:val="0"/>
          <w:marBottom w:val="0"/>
          <w:divBdr>
            <w:top w:val="none" w:sz="0" w:space="0" w:color="auto"/>
            <w:left w:val="none" w:sz="0" w:space="0" w:color="auto"/>
            <w:bottom w:val="none" w:sz="0" w:space="0" w:color="auto"/>
            <w:right w:val="none" w:sz="0" w:space="0" w:color="auto"/>
          </w:divBdr>
          <w:divsChild>
            <w:div w:id="384959496">
              <w:marLeft w:val="0"/>
              <w:marRight w:val="0"/>
              <w:marTop w:val="0"/>
              <w:marBottom w:val="0"/>
              <w:divBdr>
                <w:top w:val="none" w:sz="0" w:space="0" w:color="auto"/>
                <w:left w:val="none" w:sz="0" w:space="0" w:color="auto"/>
                <w:bottom w:val="none" w:sz="0" w:space="0" w:color="auto"/>
                <w:right w:val="none" w:sz="0" w:space="0" w:color="auto"/>
              </w:divBdr>
              <w:divsChild>
                <w:div w:id="1378358791">
                  <w:marLeft w:val="0"/>
                  <w:marRight w:val="0"/>
                  <w:marTop w:val="0"/>
                  <w:marBottom w:val="0"/>
                  <w:divBdr>
                    <w:top w:val="none" w:sz="0" w:space="0" w:color="auto"/>
                    <w:left w:val="none" w:sz="0" w:space="0" w:color="auto"/>
                    <w:bottom w:val="none" w:sz="0" w:space="0" w:color="auto"/>
                    <w:right w:val="none" w:sz="0" w:space="0" w:color="auto"/>
                  </w:divBdr>
                  <w:divsChild>
                    <w:div w:id="473987526">
                      <w:marLeft w:val="2325"/>
                      <w:marRight w:val="0"/>
                      <w:marTop w:val="0"/>
                      <w:marBottom w:val="0"/>
                      <w:divBdr>
                        <w:top w:val="none" w:sz="0" w:space="0" w:color="auto"/>
                        <w:left w:val="none" w:sz="0" w:space="0" w:color="auto"/>
                        <w:bottom w:val="none" w:sz="0" w:space="0" w:color="auto"/>
                        <w:right w:val="none" w:sz="0" w:space="0" w:color="auto"/>
                      </w:divBdr>
                      <w:divsChild>
                        <w:div w:id="867060058">
                          <w:marLeft w:val="0"/>
                          <w:marRight w:val="0"/>
                          <w:marTop w:val="0"/>
                          <w:marBottom w:val="0"/>
                          <w:divBdr>
                            <w:top w:val="none" w:sz="0" w:space="0" w:color="auto"/>
                            <w:left w:val="none" w:sz="0" w:space="0" w:color="auto"/>
                            <w:bottom w:val="none" w:sz="0" w:space="0" w:color="auto"/>
                            <w:right w:val="none" w:sz="0" w:space="0" w:color="auto"/>
                          </w:divBdr>
                          <w:divsChild>
                            <w:div w:id="1460605514">
                              <w:marLeft w:val="0"/>
                              <w:marRight w:val="0"/>
                              <w:marTop w:val="0"/>
                              <w:marBottom w:val="0"/>
                              <w:divBdr>
                                <w:top w:val="none" w:sz="0" w:space="0" w:color="auto"/>
                                <w:left w:val="none" w:sz="0" w:space="0" w:color="auto"/>
                                <w:bottom w:val="none" w:sz="0" w:space="0" w:color="auto"/>
                                <w:right w:val="none" w:sz="0" w:space="0" w:color="auto"/>
                              </w:divBdr>
                              <w:divsChild>
                                <w:div w:id="1554122841">
                                  <w:marLeft w:val="0"/>
                                  <w:marRight w:val="0"/>
                                  <w:marTop w:val="0"/>
                                  <w:marBottom w:val="0"/>
                                  <w:divBdr>
                                    <w:top w:val="none" w:sz="0" w:space="0" w:color="auto"/>
                                    <w:left w:val="none" w:sz="0" w:space="0" w:color="auto"/>
                                    <w:bottom w:val="none" w:sz="0" w:space="0" w:color="auto"/>
                                    <w:right w:val="none" w:sz="0" w:space="0" w:color="auto"/>
                                  </w:divBdr>
                                  <w:divsChild>
                                    <w:div w:id="1797017494">
                                      <w:marLeft w:val="0"/>
                                      <w:marRight w:val="0"/>
                                      <w:marTop w:val="0"/>
                                      <w:marBottom w:val="0"/>
                                      <w:divBdr>
                                        <w:top w:val="none" w:sz="0" w:space="0" w:color="auto"/>
                                        <w:left w:val="none" w:sz="0" w:space="0" w:color="auto"/>
                                        <w:bottom w:val="none" w:sz="0" w:space="0" w:color="auto"/>
                                        <w:right w:val="none" w:sz="0" w:space="0" w:color="auto"/>
                                      </w:divBdr>
                                      <w:divsChild>
                                        <w:div w:id="1963611782">
                                          <w:marLeft w:val="0"/>
                                          <w:marRight w:val="0"/>
                                          <w:marTop w:val="0"/>
                                          <w:marBottom w:val="0"/>
                                          <w:divBdr>
                                            <w:top w:val="none" w:sz="0" w:space="0" w:color="auto"/>
                                            <w:left w:val="none" w:sz="0" w:space="0" w:color="auto"/>
                                            <w:bottom w:val="none" w:sz="0" w:space="0" w:color="auto"/>
                                            <w:right w:val="none" w:sz="0" w:space="0" w:color="auto"/>
                                          </w:divBdr>
                                          <w:divsChild>
                                            <w:div w:id="1892569953">
                                              <w:marLeft w:val="0"/>
                                              <w:marRight w:val="0"/>
                                              <w:marTop w:val="0"/>
                                              <w:marBottom w:val="0"/>
                                              <w:divBdr>
                                                <w:top w:val="none" w:sz="0" w:space="0" w:color="auto"/>
                                                <w:left w:val="none" w:sz="0" w:space="0" w:color="auto"/>
                                                <w:bottom w:val="none" w:sz="0" w:space="0" w:color="auto"/>
                                                <w:right w:val="none" w:sz="0" w:space="0" w:color="auto"/>
                                              </w:divBdr>
                                              <w:divsChild>
                                                <w:div w:id="374621735">
                                                  <w:marLeft w:val="0"/>
                                                  <w:marRight w:val="0"/>
                                                  <w:marTop w:val="0"/>
                                                  <w:marBottom w:val="0"/>
                                                  <w:divBdr>
                                                    <w:top w:val="none" w:sz="0" w:space="0" w:color="auto"/>
                                                    <w:left w:val="none" w:sz="0" w:space="0" w:color="auto"/>
                                                    <w:bottom w:val="none" w:sz="0" w:space="0" w:color="auto"/>
                                                    <w:right w:val="none" w:sz="0" w:space="0" w:color="auto"/>
                                                  </w:divBdr>
                                                  <w:divsChild>
                                                    <w:div w:id="110321658">
                                                      <w:marLeft w:val="0"/>
                                                      <w:marRight w:val="0"/>
                                                      <w:marTop w:val="0"/>
                                                      <w:marBottom w:val="0"/>
                                                      <w:divBdr>
                                                        <w:top w:val="none" w:sz="0" w:space="0" w:color="auto"/>
                                                        <w:left w:val="none" w:sz="0" w:space="0" w:color="auto"/>
                                                        <w:bottom w:val="none" w:sz="0" w:space="0" w:color="auto"/>
                                                        <w:right w:val="none" w:sz="0" w:space="0" w:color="auto"/>
                                                      </w:divBdr>
                                                    </w:div>
                                                    <w:div w:id="34217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4674112">
      <w:bodyDiv w:val="1"/>
      <w:marLeft w:val="0"/>
      <w:marRight w:val="0"/>
      <w:marTop w:val="0"/>
      <w:marBottom w:val="0"/>
      <w:divBdr>
        <w:top w:val="none" w:sz="0" w:space="0" w:color="auto"/>
        <w:left w:val="none" w:sz="0" w:space="0" w:color="auto"/>
        <w:bottom w:val="none" w:sz="0" w:space="0" w:color="auto"/>
        <w:right w:val="none" w:sz="0" w:space="0" w:color="auto"/>
      </w:divBdr>
    </w:div>
    <w:div w:id="2050835023">
      <w:bodyDiv w:val="1"/>
      <w:marLeft w:val="0"/>
      <w:marRight w:val="0"/>
      <w:marTop w:val="0"/>
      <w:marBottom w:val="0"/>
      <w:divBdr>
        <w:top w:val="none" w:sz="0" w:space="0" w:color="auto"/>
        <w:left w:val="none" w:sz="0" w:space="0" w:color="auto"/>
        <w:bottom w:val="none" w:sz="0" w:space="0" w:color="auto"/>
        <w:right w:val="none" w:sz="0" w:space="0" w:color="auto"/>
      </w:divBdr>
    </w:div>
    <w:div w:id="2057311510">
      <w:bodyDiv w:val="1"/>
      <w:marLeft w:val="0"/>
      <w:marRight w:val="0"/>
      <w:marTop w:val="0"/>
      <w:marBottom w:val="0"/>
      <w:divBdr>
        <w:top w:val="none" w:sz="0" w:space="0" w:color="auto"/>
        <w:left w:val="none" w:sz="0" w:space="0" w:color="auto"/>
        <w:bottom w:val="none" w:sz="0" w:space="0" w:color="auto"/>
        <w:right w:val="none" w:sz="0" w:space="0" w:color="auto"/>
      </w:divBdr>
    </w:div>
    <w:div w:id="2073116353">
      <w:bodyDiv w:val="1"/>
      <w:marLeft w:val="0"/>
      <w:marRight w:val="0"/>
      <w:marTop w:val="0"/>
      <w:marBottom w:val="0"/>
      <w:divBdr>
        <w:top w:val="none" w:sz="0" w:space="0" w:color="auto"/>
        <w:left w:val="none" w:sz="0" w:space="0" w:color="auto"/>
        <w:bottom w:val="none" w:sz="0" w:space="0" w:color="auto"/>
        <w:right w:val="none" w:sz="0" w:space="0" w:color="auto"/>
      </w:divBdr>
      <w:divsChild>
        <w:div w:id="1752196106">
          <w:marLeft w:val="0"/>
          <w:marRight w:val="0"/>
          <w:marTop w:val="0"/>
          <w:marBottom w:val="0"/>
          <w:divBdr>
            <w:top w:val="none" w:sz="0" w:space="0" w:color="auto"/>
            <w:left w:val="none" w:sz="0" w:space="0" w:color="auto"/>
            <w:bottom w:val="none" w:sz="0" w:space="0" w:color="auto"/>
            <w:right w:val="none" w:sz="0" w:space="0" w:color="auto"/>
          </w:divBdr>
          <w:divsChild>
            <w:div w:id="587228063">
              <w:marLeft w:val="0"/>
              <w:marRight w:val="0"/>
              <w:marTop w:val="0"/>
              <w:marBottom w:val="0"/>
              <w:divBdr>
                <w:top w:val="none" w:sz="0" w:space="0" w:color="auto"/>
                <w:left w:val="none" w:sz="0" w:space="0" w:color="auto"/>
                <w:bottom w:val="none" w:sz="0" w:space="0" w:color="auto"/>
                <w:right w:val="none" w:sz="0" w:space="0" w:color="auto"/>
              </w:divBdr>
              <w:divsChild>
                <w:div w:id="1150054125">
                  <w:marLeft w:val="0"/>
                  <w:marRight w:val="0"/>
                  <w:marTop w:val="0"/>
                  <w:marBottom w:val="0"/>
                  <w:divBdr>
                    <w:top w:val="none" w:sz="0" w:space="0" w:color="auto"/>
                    <w:left w:val="none" w:sz="0" w:space="0" w:color="auto"/>
                    <w:bottom w:val="none" w:sz="0" w:space="0" w:color="auto"/>
                    <w:right w:val="none" w:sz="0" w:space="0" w:color="auto"/>
                  </w:divBdr>
                  <w:divsChild>
                    <w:div w:id="198138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260149">
      <w:bodyDiv w:val="1"/>
      <w:marLeft w:val="0"/>
      <w:marRight w:val="0"/>
      <w:marTop w:val="0"/>
      <w:marBottom w:val="0"/>
      <w:divBdr>
        <w:top w:val="none" w:sz="0" w:space="0" w:color="auto"/>
        <w:left w:val="none" w:sz="0" w:space="0" w:color="auto"/>
        <w:bottom w:val="none" w:sz="0" w:space="0" w:color="auto"/>
        <w:right w:val="none" w:sz="0" w:space="0" w:color="auto"/>
      </w:divBdr>
    </w:div>
    <w:div w:id="2087652788">
      <w:bodyDiv w:val="1"/>
      <w:marLeft w:val="0"/>
      <w:marRight w:val="0"/>
      <w:marTop w:val="0"/>
      <w:marBottom w:val="0"/>
      <w:divBdr>
        <w:top w:val="none" w:sz="0" w:space="0" w:color="auto"/>
        <w:left w:val="none" w:sz="0" w:space="0" w:color="auto"/>
        <w:bottom w:val="none" w:sz="0" w:space="0" w:color="auto"/>
        <w:right w:val="none" w:sz="0" w:space="0" w:color="auto"/>
      </w:divBdr>
    </w:div>
    <w:div w:id="2093355627">
      <w:bodyDiv w:val="1"/>
      <w:marLeft w:val="0"/>
      <w:marRight w:val="0"/>
      <w:marTop w:val="0"/>
      <w:marBottom w:val="0"/>
      <w:divBdr>
        <w:top w:val="none" w:sz="0" w:space="0" w:color="auto"/>
        <w:left w:val="none" w:sz="0" w:space="0" w:color="auto"/>
        <w:bottom w:val="none" w:sz="0" w:space="0" w:color="auto"/>
        <w:right w:val="none" w:sz="0" w:space="0" w:color="auto"/>
      </w:divBdr>
    </w:div>
    <w:div w:id="2093811881">
      <w:bodyDiv w:val="1"/>
      <w:marLeft w:val="0"/>
      <w:marRight w:val="0"/>
      <w:marTop w:val="0"/>
      <w:marBottom w:val="0"/>
      <w:divBdr>
        <w:top w:val="none" w:sz="0" w:space="0" w:color="auto"/>
        <w:left w:val="none" w:sz="0" w:space="0" w:color="auto"/>
        <w:bottom w:val="none" w:sz="0" w:space="0" w:color="auto"/>
        <w:right w:val="none" w:sz="0" w:space="0" w:color="auto"/>
      </w:divBdr>
    </w:div>
    <w:div w:id="2094357373">
      <w:bodyDiv w:val="1"/>
      <w:marLeft w:val="0"/>
      <w:marRight w:val="0"/>
      <w:marTop w:val="0"/>
      <w:marBottom w:val="0"/>
      <w:divBdr>
        <w:top w:val="none" w:sz="0" w:space="0" w:color="auto"/>
        <w:left w:val="none" w:sz="0" w:space="0" w:color="auto"/>
        <w:bottom w:val="none" w:sz="0" w:space="0" w:color="auto"/>
        <w:right w:val="none" w:sz="0" w:space="0" w:color="auto"/>
      </w:divBdr>
    </w:div>
    <w:div w:id="2095007865">
      <w:bodyDiv w:val="1"/>
      <w:marLeft w:val="0"/>
      <w:marRight w:val="0"/>
      <w:marTop w:val="0"/>
      <w:marBottom w:val="0"/>
      <w:divBdr>
        <w:top w:val="none" w:sz="0" w:space="0" w:color="auto"/>
        <w:left w:val="none" w:sz="0" w:space="0" w:color="auto"/>
        <w:bottom w:val="none" w:sz="0" w:space="0" w:color="auto"/>
        <w:right w:val="none" w:sz="0" w:space="0" w:color="auto"/>
      </w:divBdr>
    </w:div>
    <w:div w:id="2098820918">
      <w:bodyDiv w:val="1"/>
      <w:marLeft w:val="0"/>
      <w:marRight w:val="0"/>
      <w:marTop w:val="0"/>
      <w:marBottom w:val="0"/>
      <w:divBdr>
        <w:top w:val="none" w:sz="0" w:space="0" w:color="auto"/>
        <w:left w:val="none" w:sz="0" w:space="0" w:color="auto"/>
        <w:bottom w:val="none" w:sz="0" w:space="0" w:color="auto"/>
        <w:right w:val="none" w:sz="0" w:space="0" w:color="auto"/>
      </w:divBdr>
    </w:div>
    <w:div w:id="2107075370">
      <w:bodyDiv w:val="1"/>
      <w:marLeft w:val="0"/>
      <w:marRight w:val="0"/>
      <w:marTop w:val="0"/>
      <w:marBottom w:val="0"/>
      <w:divBdr>
        <w:top w:val="none" w:sz="0" w:space="0" w:color="auto"/>
        <w:left w:val="none" w:sz="0" w:space="0" w:color="auto"/>
        <w:bottom w:val="none" w:sz="0" w:space="0" w:color="auto"/>
        <w:right w:val="none" w:sz="0" w:space="0" w:color="auto"/>
      </w:divBdr>
    </w:div>
    <w:div w:id="2110660990">
      <w:bodyDiv w:val="1"/>
      <w:marLeft w:val="0"/>
      <w:marRight w:val="0"/>
      <w:marTop w:val="0"/>
      <w:marBottom w:val="0"/>
      <w:divBdr>
        <w:top w:val="none" w:sz="0" w:space="0" w:color="auto"/>
        <w:left w:val="none" w:sz="0" w:space="0" w:color="auto"/>
        <w:bottom w:val="none" w:sz="0" w:space="0" w:color="auto"/>
        <w:right w:val="none" w:sz="0" w:space="0" w:color="auto"/>
      </w:divBdr>
    </w:div>
    <w:div w:id="2115442491">
      <w:bodyDiv w:val="1"/>
      <w:marLeft w:val="0"/>
      <w:marRight w:val="0"/>
      <w:marTop w:val="0"/>
      <w:marBottom w:val="0"/>
      <w:divBdr>
        <w:top w:val="none" w:sz="0" w:space="0" w:color="auto"/>
        <w:left w:val="none" w:sz="0" w:space="0" w:color="auto"/>
        <w:bottom w:val="none" w:sz="0" w:space="0" w:color="auto"/>
        <w:right w:val="none" w:sz="0" w:space="0" w:color="auto"/>
      </w:divBdr>
    </w:div>
    <w:div w:id="2118019280">
      <w:bodyDiv w:val="1"/>
      <w:marLeft w:val="0"/>
      <w:marRight w:val="0"/>
      <w:marTop w:val="0"/>
      <w:marBottom w:val="0"/>
      <w:divBdr>
        <w:top w:val="none" w:sz="0" w:space="0" w:color="auto"/>
        <w:left w:val="none" w:sz="0" w:space="0" w:color="auto"/>
        <w:bottom w:val="none" w:sz="0" w:space="0" w:color="auto"/>
        <w:right w:val="none" w:sz="0" w:space="0" w:color="auto"/>
      </w:divBdr>
    </w:div>
    <w:div w:id="2118090268">
      <w:bodyDiv w:val="1"/>
      <w:marLeft w:val="0"/>
      <w:marRight w:val="0"/>
      <w:marTop w:val="0"/>
      <w:marBottom w:val="0"/>
      <w:divBdr>
        <w:top w:val="none" w:sz="0" w:space="0" w:color="auto"/>
        <w:left w:val="none" w:sz="0" w:space="0" w:color="auto"/>
        <w:bottom w:val="none" w:sz="0" w:space="0" w:color="auto"/>
        <w:right w:val="none" w:sz="0" w:space="0" w:color="auto"/>
      </w:divBdr>
    </w:div>
    <w:div w:id="2137018917">
      <w:bodyDiv w:val="1"/>
      <w:marLeft w:val="0"/>
      <w:marRight w:val="0"/>
      <w:marTop w:val="0"/>
      <w:marBottom w:val="0"/>
      <w:divBdr>
        <w:top w:val="none" w:sz="0" w:space="0" w:color="auto"/>
        <w:left w:val="none" w:sz="0" w:space="0" w:color="auto"/>
        <w:bottom w:val="none" w:sz="0" w:space="0" w:color="auto"/>
        <w:right w:val="none" w:sz="0" w:space="0" w:color="auto"/>
      </w:divBdr>
    </w:div>
    <w:div w:id="2139909639">
      <w:bodyDiv w:val="1"/>
      <w:marLeft w:val="0"/>
      <w:marRight w:val="0"/>
      <w:marTop w:val="0"/>
      <w:marBottom w:val="0"/>
      <w:divBdr>
        <w:top w:val="none" w:sz="0" w:space="0" w:color="auto"/>
        <w:left w:val="none" w:sz="0" w:space="0" w:color="auto"/>
        <w:bottom w:val="none" w:sz="0" w:space="0" w:color="auto"/>
        <w:right w:val="none" w:sz="0" w:space="0" w:color="auto"/>
      </w:divBdr>
    </w:div>
    <w:div w:id="2142922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5.png"/></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20486-4BBB-4664-B679-ABFC82C2BDB1}">
  <ds:schemaRefs>
    <ds:schemaRef ds:uri="http://schemas.openxmlformats.org/officeDocument/2006/bibliography"/>
  </ds:schemaRefs>
</ds:datastoreItem>
</file>

<file path=docMetadata/LabelInfo.xml><?xml version="1.0" encoding="utf-8"?>
<clbl:labelList xmlns:clbl="http://schemas.microsoft.com/office/2020/mipLabelMetadata">
  <clbl:label id="{7f8e4cf0-71fb-489c-a336-3f9252a63908}" enabled="0" method="" siteId="{7f8e4cf0-71fb-489c-a336-3f9252a63908}" removed="1"/>
</clbl:labelList>
</file>

<file path=docProps/app.xml><?xml version="1.0" encoding="utf-8"?>
<Properties xmlns="http://schemas.openxmlformats.org/officeDocument/2006/extended-properties" xmlns:vt="http://schemas.openxmlformats.org/officeDocument/2006/docPropsVTypes">
  <Template>Normal</Template>
  <TotalTime>1591</TotalTime>
  <Pages>51</Pages>
  <Words>13410</Words>
  <Characters>71077</Characters>
  <Application>Microsoft Office Word</Application>
  <DocSecurity>0</DocSecurity>
  <Lines>592</Lines>
  <Paragraphs>168</Paragraphs>
  <ScaleCrop>false</ScaleCrop>
  <Company/>
  <LinksUpToDate>false</LinksUpToDate>
  <CharactersWithSpaces>84319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Inge Christoffer Olsen</dc:creator>
  <cp:keywords/>
  <cp:lastModifiedBy>Therese Buerengen</cp:lastModifiedBy>
  <cp:revision>26</cp:revision>
  <dcterms:created xsi:type="dcterms:W3CDTF">2026-10-09T08:18:00Z</dcterms:created>
  <dcterms:modified xsi:type="dcterms:W3CDTF">2026-10-10T13:26:00Z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number-depth">
    <vt:lpwstr>4</vt:lpwstr>
  </property>
  <property fmtid="{D5CDD505-2E9C-101B-9397-08002B2CF9AE}" pid="10" name="pagetitle">
    <vt:lpwstr>NORWELCG Statistical Analysis Plan</vt:lpwstr>
  </property>
  <property fmtid="{D5CDD505-2E9C-101B-9397-08002B2CF9AE}" pid="11" name="sap-date">
    <vt:lpwstr>6 October 2026</vt:lpwstr>
  </property>
  <property fmtid="{D5CDD505-2E9C-101B-9397-08002B2CF9AE}" pid="12" name="sap-version">
    <vt:lpwstr>0.85</vt:lpwstr>
  </property>
  <property fmtid="{D5CDD505-2E9C-101B-9397-08002B2CF9AE}" pid="13" name="toc-title">
    <vt:lpwstr>Table of contents</vt:lpwstr>
  </property>
</Properties>
</file>